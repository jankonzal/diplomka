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1B496D" w14:textId="1770A2C3" w:rsidR="00C71A5C" w:rsidRDefault="00C71A5C" w:rsidP="00C71A5C">
      <w:pPr>
        <w:widowControl w:val="0"/>
        <w:autoSpaceDE w:val="0"/>
        <w:autoSpaceDN w:val="0"/>
        <w:adjustRightInd w:val="0"/>
        <w:spacing w:line="240" w:lineRule="auto"/>
        <w:rPr>
          <w:sz w:val="20"/>
          <w:szCs w:val="20"/>
        </w:rPr>
      </w:pPr>
      <w:r>
        <w:rPr>
          <w:noProof/>
          <w:sz w:val="20"/>
          <w:szCs w:val="20"/>
        </w:rPr>
        <w:drawing>
          <wp:anchor distT="0" distB="0" distL="114300" distR="114300" simplePos="0" relativeHeight="251658240" behindDoc="1" locked="0" layoutInCell="1" allowOverlap="1" wp14:anchorId="5FB661A1" wp14:editId="45621011">
            <wp:simplePos x="0" y="0"/>
            <wp:positionH relativeFrom="column">
              <wp:posOffset>6350</wp:posOffset>
            </wp:positionH>
            <wp:positionV relativeFrom="paragraph">
              <wp:posOffset>-1905</wp:posOffset>
            </wp:positionV>
            <wp:extent cx="1476375" cy="1476375"/>
            <wp:effectExtent l="0" t="0" r="9525" b="9525"/>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br/>
      </w:r>
      <w:r>
        <w:rPr>
          <w:sz w:val="20"/>
          <w:szCs w:val="20"/>
        </w:rPr>
        <w:br/>
      </w:r>
    </w:p>
    <w:p w14:paraId="088D7AAF" w14:textId="77777777" w:rsidR="00C71A5C" w:rsidRDefault="00C71A5C" w:rsidP="00C71A5C">
      <w:pPr>
        <w:widowControl w:val="0"/>
        <w:autoSpaceDE w:val="0"/>
        <w:autoSpaceDN w:val="0"/>
        <w:adjustRightInd w:val="0"/>
        <w:spacing w:line="240" w:lineRule="auto"/>
        <w:rPr>
          <w:sz w:val="20"/>
          <w:szCs w:val="20"/>
        </w:rPr>
      </w:pPr>
    </w:p>
    <w:p w14:paraId="727BBC5F" w14:textId="77777777" w:rsidR="00C71A5C" w:rsidRDefault="00C71A5C" w:rsidP="00C71A5C">
      <w:pPr>
        <w:widowControl w:val="0"/>
        <w:autoSpaceDE w:val="0"/>
        <w:autoSpaceDN w:val="0"/>
        <w:adjustRightInd w:val="0"/>
        <w:spacing w:line="240" w:lineRule="auto"/>
        <w:rPr>
          <w:sz w:val="20"/>
          <w:szCs w:val="20"/>
        </w:rPr>
      </w:pPr>
    </w:p>
    <w:p w14:paraId="007D1F82" w14:textId="77777777" w:rsidR="00C71A5C" w:rsidRDefault="00C71A5C" w:rsidP="00C71A5C">
      <w:pPr>
        <w:widowControl w:val="0"/>
        <w:autoSpaceDE w:val="0"/>
        <w:autoSpaceDN w:val="0"/>
        <w:adjustRightInd w:val="0"/>
        <w:spacing w:line="240" w:lineRule="auto"/>
        <w:rPr>
          <w:sz w:val="20"/>
          <w:szCs w:val="20"/>
        </w:rPr>
      </w:pPr>
    </w:p>
    <w:p w14:paraId="1D68939D" w14:textId="77777777" w:rsidR="00C71A5C" w:rsidRDefault="00C71A5C" w:rsidP="00C71A5C">
      <w:pPr>
        <w:widowControl w:val="0"/>
        <w:autoSpaceDE w:val="0"/>
        <w:autoSpaceDN w:val="0"/>
        <w:adjustRightInd w:val="0"/>
        <w:spacing w:line="240" w:lineRule="auto"/>
        <w:rPr>
          <w:sz w:val="20"/>
          <w:szCs w:val="20"/>
        </w:rPr>
      </w:pPr>
    </w:p>
    <w:p w14:paraId="517F2524" w14:textId="77777777" w:rsidR="00C71A5C" w:rsidRDefault="00C71A5C" w:rsidP="00C71A5C">
      <w:pPr>
        <w:widowControl w:val="0"/>
        <w:autoSpaceDE w:val="0"/>
        <w:autoSpaceDN w:val="0"/>
        <w:adjustRightInd w:val="0"/>
        <w:spacing w:line="240" w:lineRule="auto"/>
        <w:rPr>
          <w:sz w:val="20"/>
          <w:szCs w:val="20"/>
        </w:rPr>
      </w:pPr>
    </w:p>
    <w:p w14:paraId="28E9293D" w14:textId="77777777" w:rsidR="00C71A5C" w:rsidRDefault="00C71A5C" w:rsidP="00C71A5C">
      <w:pPr>
        <w:widowControl w:val="0"/>
        <w:autoSpaceDE w:val="0"/>
        <w:autoSpaceDN w:val="0"/>
        <w:adjustRightInd w:val="0"/>
        <w:spacing w:line="240" w:lineRule="auto"/>
        <w:rPr>
          <w:sz w:val="20"/>
          <w:szCs w:val="20"/>
        </w:rPr>
      </w:pPr>
    </w:p>
    <w:p w14:paraId="07B2137A" w14:textId="77777777" w:rsidR="00C71A5C" w:rsidRDefault="00C71A5C" w:rsidP="00C71A5C">
      <w:pPr>
        <w:widowControl w:val="0"/>
        <w:autoSpaceDE w:val="0"/>
        <w:autoSpaceDN w:val="0"/>
        <w:adjustRightInd w:val="0"/>
        <w:spacing w:line="240" w:lineRule="auto"/>
        <w:rPr>
          <w:sz w:val="20"/>
          <w:szCs w:val="20"/>
        </w:rPr>
      </w:pPr>
      <w:r>
        <w:rPr>
          <w:sz w:val="20"/>
          <w:szCs w:val="20"/>
        </w:rPr>
        <w:br/>
      </w:r>
    </w:p>
    <w:p w14:paraId="3C1F5975" w14:textId="77777777" w:rsidR="00C71A5C" w:rsidRDefault="00C71A5C" w:rsidP="00C71A5C">
      <w:pPr>
        <w:widowControl w:val="0"/>
        <w:autoSpaceDE w:val="0"/>
        <w:autoSpaceDN w:val="0"/>
        <w:adjustRightInd w:val="0"/>
        <w:spacing w:line="240" w:lineRule="auto"/>
        <w:rPr>
          <w:sz w:val="20"/>
          <w:szCs w:val="20"/>
        </w:rPr>
      </w:pPr>
    </w:p>
    <w:p w14:paraId="72CC4BDB" w14:textId="19B7B672" w:rsidR="00C71A5C" w:rsidRDefault="00C71A5C" w:rsidP="00C71A5C">
      <w:pPr>
        <w:widowControl w:val="0"/>
        <w:autoSpaceDE w:val="0"/>
        <w:autoSpaceDN w:val="0"/>
        <w:adjustRightInd w:val="0"/>
        <w:spacing w:line="240" w:lineRule="auto"/>
        <w:rPr>
          <w:sz w:val="20"/>
          <w:szCs w:val="20"/>
        </w:rPr>
      </w:pPr>
      <w:r>
        <w:rPr>
          <w:sz w:val="20"/>
          <w:szCs w:val="20"/>
        </w:rPr>
        <w:br/>
      </w:r>
    </w:p>
    <w:tbl>
      <w:tblPr>
        <w:tblW w:w="0" w:type="auto"/>
        <w:tblLayout w:type="fixed"/>
        <w:tblCellMar>
          <w:left w:w="0" w:type="dxa"/>
          <w:right w:w="0" w:type="dxa"/>
        </w:tblCellMar>
        <w:tblLook w:val="04A0" w:firstRow="1" w:lastRow="0" w:firstColumn="1" w:lastColumn="0" w:noHBand="0" w:noVBand="1"/>
      </w:tblPr>
      <w:tblGrid>
        <w:gridCol w:w="3686"/>
        <w:gridCol w:w="4820"/>
      </w:tblGrid>
      <w:tr w:rsidR="00C71A5C" w14:paraId="3380D03E" w14:textId="77777777" w:rsidTr="00C71A5C">
        <w:trPr>
          <w:trHeight w:val="7088"/>
        </w:trPr>
        <w:tc>
          <w:tcPr>
            <w:tcW w:w="8505" w:type="dxa"/>
            <w:gridSpan w:val="2"/>
            <w:tcBorders>
              <w:top w:val="nil"/>
              <w:left w:val="nil"/>
              <w:bottom w:val="nil"/>
              <w:right w:val="nil"/>
            </w:tcBorders>
            <w:hideMark/>
          </w:tcPr>
          <w:p w14:paraId="228716C2"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50"/>
                <w:szCs w:val="50"/>
              </w:rPr>
              <w:t>VYSOKÉ UČENÍ TECHNICKÉ V BRNĚ</w:t>
            </w:r>
            <w:r>
              <w:rPr>
                <w:sz w:val="20"/>
                <w:szCs w:val="20"/>
              </w:rPr>
              <w:br/>
            </w:r>
            <w:r>
              <w:rPr>
                <w:rFonts w:ascii="Vafle VUT" w:hAnsi="Vafle VUT" w:cs="Vafle VUT"/>
                <w:color w:val="8A8C90"/>
              </w:rPr>
              <w:t>BRNO UNIVERSITY OF TECHNOLOGY</w:t>
            </w:r>
            <w:r>
              <w:rPr>
                <w:sz w:val="20"/>
                <w:szCs w:val="20"/>
              </w:rPr>
              <w:br/>
            </w:r>
            <w:r>
              <w:rPr>
                <w:sz w:val="20"/>
                <w:szCs w:val="20"/>
              </w:rPr>
              <w:br/>
            </w:r>
            <w:r>
              <w:rPr>
                <w:sz w:val="20"/>
                <w:szCs w:val="20"/>
              </w:rPr>
              <w:br/>
            </w:r>
            <w:r>
              <w:rPr>
                <w:rFonts w:ascii="Vafle VUT" w:hAnsi="Vafle VUT" w:cs="Vafle VUT"/>
                <w:sz w:val="36"/>
                <w:szCs w:val="36"/>
              </w:rPr>
              <w:t>FAKULTA ELEKTROTECHNIKY</w:t>
            </w:r>
            <w:r>
              <w:rPr>
                <w:rFonts w:ascii="Vafle VUT" w:hAnsi="Vafle VUT" w:cs="Vafle VUT"/>
                <w:sz w:val="36"/>
                <w:szCs w:val="36"/>
              </w:rPr>
              <w:br/>
              <w:t>A KOMUNIKAČNÍCH TECHNOLOGIÍ</w:t>
            </w:r>
            <w:r>
              <w:rPr>
                <w:sz w:val="20"/>
                <w:szCs w:val="20"/>
              </w:rPr>
              <w:br/>
            </w:r>
            <w:r>
              <w:rPr>
                <w:rFonts w:ascii="Vafle VUT" w:hAnsi="Vafle VUT" w:cs="Vafle VUT"/>
                <w:color w:val="8A8C90"/>
              </w:rPr>
              <w:t>FACULTY OF ELECTRICAL ENGINEERING AND COMMUNICATION</w:t>
            </w:r>
            <w:r>
              <w:rPr>
                <w:sz w:val="20"/>
                <w:szCs w:val="20"/>
              </w:rPr>
              <w:br/>
            </w:r>
            <w:r>
              <w:rPr>
                <w:sz w:val="20"/>
                <w:szCs w:val="20"/>
              </w:rPr>
              <w:br/>
            </w:r>
            <w:r>
              <w:rPr>
                <w:sz w:val="20"/>
                <w:szCs w:val="20"/>
              </w:rPr>
              <w:br/>
            </w:r>
            <w:r>
              <w:rPr>
                <w:rFonts w:ascii="Vafle VUT" w:hAnsi="Vafle VUT" w:cs="Vafle VUT"/>
                <w:sz w:val="36"/>
                <w:szCs w:val="36"/>
              </w:rPr>
              <w:t>ÚSTAV TELEKOMUNIKACÍ</w:t>
            </w:r>
            <w:r>
              <w:rPr>
                <w:sz w:val="20"/>
                <w:szCs w:val="20"/>
              </w:rPr>
              <w:br/>
            </w:r>
            <w:r>
              <w:rPr>
                <w:rFonts w:ascii="Vafle VUT" w:hAnsi="Vafle VUT" w:cs="Vafle VUT"/>
                <w:color w:val="8A8C90"/>
              </w:rPr>
              <w:t>DEPARTMENT OF TELECOMMUNICATIONS</w:t>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rFonts w:ascii="Vafle VUT" w:hAnsi="Vafle VUT" w:cs="Vafle VUT"/>
                <w:sz w:val="42"/>
                <w:szCs w:val="42"/>
              </w:rPr>
              <w:t>ANALYTICKÝ NÁSTROJ PRO GENEROVÁNÍ BICÍCH TRIGGERŮ Z DOWNMIX ZÁZNAMU</w:t>
            </w:r>
            <w:r>
              <w:rPr>
                <w:sz w:val="20"/>
                <w:szCs w:val="20"/>
              </w:rPr>
              <w:br/>
            </w:r>
            <w:r>
              <w:rPr>
                <w:rFonts w:ascii="Vafle VUT" w:hAnsi="Vafle VUT" w:cs="Vafle VUT"/>
                <w:color w:val="8A8C90"/>
              </w:rPr>
              <w:t>ANALYSING TOOL FOR GENERATING OF DRUM TRIGGERS FROM DOWNMIX RECORD</w:t>
            </w:r>
            <w:r>
              <w:rPr>
                <w:sz w:val="20"/>
                <w:szCs w:val="20"/>
              </w:rPr>
              <w:br/>
            </w:r>
            <w:r>
              <w:rPr>
                <w:sz w:val="20"/>
                <w:szCs w:val="20"/>
              </w:rPr>
              <w:br/>
            </w:r>
            <w:r>
              <w:rPr>
                <w:sz w:val="20"/>
                <w:szCs w:val="20"/>
              </w:rPr>
              <w:br/>
            </w:r>
          </w:p>
        </w:tc>
      </w:tr>
      <w:tr w:rsidR="00C71A5C" w14:paraId="72C16185" w14:textId="77777777" w:rsidTr="00C71A5C">
        <w:trPr>
          <w:trHeight w:val="1021"/>
        </w:trPr>
        <w:tc>
          <w:tcPr>
            <w:tcW w:w="8505" w:type="dxa"/>
            <w:gridSpan w:val="2"/>
            <w:tcBorders>
              <w:top w:val="nil"/>
              <w:left w:val="nil"/>
              <w:bottom w:val="nil"/>
              <w:right w:val="nil"/>
            </w:tcBorders>
            <w:hideMark/>
          </w:tcPr>
          <w:p w14:paraId="6FC1A41A"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DIPLOMOVÁ PRÁCE</w:t>
            </w:r>
            <w:r>
              <w:rPr>
                <w:sz w:val="20"/>
                <w:szCs w:val="20"/>
              </w:rPr>
              <w:br/>
            </w:r>
            <w:r>
              <w:rPr>
                <w:rFonts w:ascii="Vafle VUT" w:hAnsi="Vafle VUT" w:cs="Vafle VUT"/>
                <w:color w:val="8A8C90"/>
              </w:rPr>
              <w:t>MASTER'S THESIS</w:t>
            </w:r>
            <w:r>
              <w:rPr>
                <w:sz w:val="20"/>
                <w:szCs w:val="20"/>
              </w:rPr>
              <w:br/>
            </w:r>
          </w:p>
        </w:tc>
      </w:tr>
      <w:tr w:rsidR="00C71A5C" w14:paraId="0F1CB464" w14:textId="77777777" w:rsidTr="00C71A5C">
        <w:trPr>
          <w:trHeight w:val="1021"/>
        </w:trPr>
        <w:tc>
          <w:tcPr>
            <w:tcW w:w="3686" w:type="dxa"/>
            <w:hideMark/>
          </w:tcPr>
          <w:p w14:paraId="7FC710B1"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AUTOR PRÁCE</w:t>
            </w:r>
            <w:r>
              <w:rPr>
                <w:sz w:val="20"/>
                <w:szCs w:val="20"/>
              </w:rPr>
              <w:br/>
            </w:r>
            <w:r>
              <w:rPr>
                <w:rFonts w:ascii="Vafle VUT" w:hAnsi="Vafle VUT" w:cs="Vafle VUT"/>
                <w:color w:val="8A8C90"/>
              </w:rPr>
              <w:t>AUTHOR</w:t>
            </w:r>
            <w:r>
              <w:rPr>
                <w:sz w:val="20"/>
                <w:szCs w:val="20"/>
              </w:rPr>
              <w:br/>
            </w:r>
          </w:p>
        </w:tc>
        <w:tc>
          <w:tcPr>
            <w:tcW w:w="4820" w:type="dxa"/>
            <w:hideMark/>
          </w:tcPr>
          <w:p w14:paraId="12D84D5D"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Bc. Jan Konzal</w:t>
            </w:r>
          </w:p>
        </w:tc>
      </w:tr>
      <w:tr w:rsidR="00C71A5C" w14:paraId="11068234" w14:textId="77777777" w:rsidTr="00C71A5C">
        <w:trPr>
          <w:trHeight w:val="1418"/>
        </w:trPr>
        <w:tc>
          <w:tcPr>
            <w:tcW w:w="3686" w:type="dxa"/>
            <w:hideMark/>
          </w:tcPr>
          <w:p w14:paraId="5B411E5E"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VEDOUCÍ PRÁCE</w:t>
            </w:r>
            <w:r>
              <w:rPr>
                <w:sz w:val="20"/>
                <w:szCs w:val="20"/>
              </w:rPr>
              <w:br/>
            </w:r>
            <w:r>
              <w:rPr>
                <w:rFonts w:ascii="Vafle VUT" w:hAnsi="Vafle VUT" w:cs="Vafle VUT"/>
                <w:color w:val="8A8C90"/>
              </w:rPr>
              <w:t>SUPERVISOR</w:t>
            </w:r>
            <w:r>
              <w:rPr>
                <w:sz w:val="20"/>
                <w:szCs w:val="20"/>
              </w:rPr>
              <w:br/>
            </w:r>
          </w:p>
        </w:tc>
        <w:tc>
          <w:tcPr>
            <w:tcW w:w="4820" w:type="dxa"/>
            <w:hideMark/>
          </w:tcPr>
          <w:p w14:paraId="6C36E545"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RNDr. Lubor Přikryl</w:t>
            </w:r>
          </w:p>
        </w:tc>
      </w:tr>
      <w:tr w:rsidR="00C71A5C" w14:paraId="240A404F" w14:textId="77777777" w:rsidTr="00C71A5C">
        <w:trPr>
          <w:trHeight w:val="284"/>
        </w:trPr>
        <w:tc>
          <w:tcPr>
            <w:tcW w:w="3686" w:type="dxa"/>
            <w:hideMark/>
          </w:tcPr>
          <w:p w14:paraId="41BDBB5D"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BRNO 2020</w:t>
            </w:r>
          </w:p>
        </w:tc>
        <w:tc>
          <w:tcPr>
            <w:tcW w:w="4820" w:type="dxa"/>
            <w:hideMark/>
          </w:tcPr>
          <w:p w14:paraId="26C9BAA6" w14:textId="77777777" w:rsidR="00C71A5C" w:rsidRDefault="00C71A5C">
            <w:pPr>
              <w:widowControl w:val="0"/>
              <w:autoSpaceDE w:val="0"/>
              <w:autoSpaceDN w:val="0"/>
              <w:adjustRightInd w:val="0"/>
              <w:spacing w:line="240" w:lineRule="auto"/>
              <w:rPr>
                <w:sz w:val="20"/>
                <w:szCs w:val="20"/>
              </w:rPr>
            </w:pPr>
            <w:r>
              <w:rPr>
                <w:sz w:val="20"/>
                <w:szCs w:val="20"/>
              </w:rPr>
              <w:t> </w:t>
            </w:r>
          </w:p>
        </w:tc>
      </w:tr>
    </w:tbl>
    <w:p w14:paraId="55E62375" w14:textId="346CDF6B" w:rsidR="00877C96" w:rsidRPr="00C30A19" w:rsidRDefault="00877C96" w:rsidP="004A3FCF">
      <w:pPr>
        <w:ind w:left="-1985"/>
        <w:rPr>
          <w:rFonts w:ascii="Arial" w:hAnsi="Arial" w:cs="Arial"/>
          <w:szCs w:val="22"/>
        </w:rPr>
        <w:sectPr w:rsidR="00877C96" w:rsidRPr="00C30A19" w:rsidSect="002007F0">
          <w:footerReference w:type="even" r:id="rId9"/>
          <w:footerReference w:type="default" r:id="rId10"/>
          <w:footerReference w:type="first" r:id="rId11"/>
          <w:type w:val="continuous"/>
          <w:pgSz w:w="11906" w:h="16838"/>
          <w:pgMar w:top="993" w:right="1418" w:bottom="1701" w:left="1418" w:header="709" w:footer="709" w:gutter="567"/>
          <w:cols w:space="708"/>
          <w:titlePg/>
          <w:docGrid w:linePitch="360"/>
        </w:sectPr>
      </w:pPr>
    </w:p>
    <w:p w14:paraId="2E16FF67" w14:textId="062D4C4C" w:rsidR="00FD0138" w:rsidRDefault="00FD0138" w:rsidP="002007F0">
      <w:pPr>
        <w:spacing w:line="240" w:lineRule="auto"/>
        <w:ind w:left="-1985"/>
        <w:rPr>
          <w:b/>
          <w:sz w:val="32"/>
          <w:szCs w:val="32"/>
        </w:rPr>
      </w:pPr>
      <w:r>
        <w:rPr>
          <w:noProof/>
        </w:rPr>
        <w:lastRenderedPageBreak/>
        <w:drawing>
          <wp:inline distT="0" distB="0" distL="0" distR="0" wp14:anchorId="57237C33" wp14:editId="69DE0F2D">
            <wp:extent cx="7562850" cy="10702903"/>
            <wp:effectExtent l="0" t="0" r="0" b="3810"/>
            <wp:docPr id="137" name="Obráze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5287" cy="10706351"/>
                    </a:xfrm>
                    <a:prstGeom prst="rect">
                      <a:avLst/>
                    </a:prstGeom>
                    <a:noFill/>
                    <a:ln>
                      <a:noFill/>
                    </a:ln>
                  </pic:spPr>
                </pic:pic>
              </a:graphicData>
            </a:graphic>
          </wp:inline>
        </w:drawing>
      </w:r>
    </w:p>
    <w:p w14:paraId="35330F08" w14:textId="77777777" w:rsidR="002007F0" w:rsidRDefault="002007F0" w:rsidP="0019118E">
      <w:pPr>
        <w:pStyle w:val="ds34nadpis"/>
        <w:spacing w:line="276" w:lineRule="auto"/>
      </w:pPr>
    </w:p>
    <w:p w14:paraId="2AA351AD" w14:textId="77777777" w:rsidR="002007F0" w:rsidRDefault="002007F0" w:rsidP="0019118E">
      <w:pPr>
        <w:pStyle w:val="ds34nadpis"/>
        <w:spacing w:line="276" w:lineRule="auto"/>
      </w:pPr>
    </w:p>
    <w:p w14:paraId="78EB1538" w14:textId="078DFCC8" w:rsidR="00A86523" w:rsidRPr="00C30A19" w:rsidRDefault="00A86523" w:rsidP="0019118E">
      <w:pPr>
        <w:pStyle w:val="ds34nadpis"/>
        <w:spacing w:line="276" w:lineRule="auto"/>
      </w:pPr>
      <w:r w:rsidRPr="00C30A19">
        <w:t>Abstrakt</w:t>
      </w:r>
    </w:p>
    <w:p w14:paraId="47A8AB0E" w14:textId="5FE7E26E" w:rsidR="00A86523" w:rsidRPr="00C30A19" w:rsidRDefault="00406AFD" w:rsidP="005A4109">
      <w:pPr>
        <w:pStyle w:val="ds34"/>
        <w:spacing w:line="276" w:lineRule="auto"/>
        <w:jc w:val="both"/>
      </w:pPr>
      <w:r>
        <w:t xml:space="preserve">Tato diplomová práce se zabývá návrhem a realizací nástroje pro generování </w:t>
      </w:r>
      <w:r w:rsidR="00635087">
        <w:t xml:space="preserve">časových </w:t>
      </w:r>
      <w:proofErr w:type="spellStart"/>
      <w:r>
        <w:t>triggerů</w:t>
      </w:r>
      <w:proofErr w:type="spellEnd"/>
      <w:r>
        <w:t xml:space="preserve"> bicí soupravy z </w:t>
      </w:r>
      <w:proofErr w:type="spellStart"/>
      <w:r>
        <w:t>downmix</w:t>
      </w:r>
      <w:proofErr w:type="spellEnd"/>
      <w:r>
        <w:t xml:space="preserve"> záznamu.</w:t>
      </w:r>
      <w:r w:rsidR="007E17A1">
        <w:t xml:space="preserve"> V práci je popsáno předzpracování vstupního zvukového signálu a metody pro klasifikaci úderů.</w:t>
      </w:r>
      <w:r>
        <w:t xml:space="preserve"> Rozeznávání úderů je založeno na </w:t>
      </w:r>
      <w:r w:rsidR="005A4109">
        <w:t xml:space="preserve">podobnosti signálů ve frekvenční oblasti. Pro snížení počtu dimenzí a nalezení charakteristických vlastností vstupních dat byla využita analýza hlavních komponent (PCA). Pro klasifikaci dat do jednotlivých tříd představující části bicí soupravy byla využita metoda podpůrných vektorů (SVM). </w:t>
      </w:r>
      <w:r w:rsidR="009E2FBC">
        <w:t xml:space="preserve">Program byl realizován v prostředí </w:t>
      </w:r>
      <w:proofErr w:type="spellStart"/>
      <w:r w:rsidR="009E2FBC">
        <w:t>Matlab</w:t>
      </w:r>
      <w:proofErr w:type="spellEnd"/>
      <w:r w:rsidR="009E2FBC">
        <w:t xml:space="preserve">. </w:t>
      </w:r>
      <w:r w:rsidR="00CE567E">
        <w:t>Klasifikační model byl vytrénován na sadě 728 vzorků úderů pro sedm kategorii (velký bube, malý buben, hi-hat,</w:t>
      </w:r>
      <w:r w:rsidR="00E732EE">
        <w:t xml:space="preserve"> </w:t>
      </w:r>
      <w:proofErr w:type="spellStart"/>
      <w:r w:rsidR="00E732EE">
        <w:t>crash</w:t>
      </w:r>
      <w:proofErr w:type="spellEnd"/>
      <w:r w:rsidR="00E732EE">
        <w:t xml:space="preserve">, </w:t>
      </w:r>
      <w:proofErr w:type="spellStart"/>
      <w:r w:rsidR="00E732EE">
        <w:t>ride</w:t>
      </w:r>
      <w:proofErr w:type="spellEnd"/>
      <w:r w:rsidR="00E732EE">
        <w:t>, velký buben + hi-hat, malý buben + hi-hat</w:t>
      </w:r>
      <w:r w:rsidR="00CE567E">
        <w:t>).  Systém vykazuje úspěšnost rozeznání úderu 75 %.</w:t>
      </w:r>
    </w:p>
    <w:p w14:paraId="2CB71F1D" w14:textId="77777777" w:rsidR="00A86523" w:rsidRPr="00C30A19" w:rsidRDefault="00A86523" w:rsidP="0019118E">
      <w:pPr>
        <w:pStyle w:val="ds34"/>
        <w:spacing w:line="276" w:lineRule="auto"/>
      </w:pPr>
    </w:p>
    <w:p w14:paraId="08316C03" w14:textId="77777777" w:rsidR="00A86523" w:rsidRPr="00C30A19" w:rsidRDefault="00A86523" w:rsidP="0019118E">
      <w:pPr>
        <w:pStyle w:val="ds34"/>
        <w:spacing w:line="276" w:lineRule="auto"/>
      </w:pPr>
    </w:p>
    <w:p w14:paraId="6B0965B6" w14:textId="77777777" w:rsidR="00A86523" w:rsidRPr="00C30A19" w:rsidRDefault="00A86523" w:rsidP="0019118E">
      <w:pPr>
        <w:pStyle w:val="ds34"/>
        <w:spacing w:line="276" w:lineRule="auto"/>
      </w:pPr>
    </w:p>
    <w:p w14:paraId="628FE0EA" w14:textId="77777777" w:rsidR="00A86523" w:rsidRPr="00C30A19" w:rsidRDefault="00A86523" w:rsidP="0019118E">
      <w:pPr>
        <w:pStyle w:val="ds34nadpis"/>
        <w:spacing w:line="276" w:lineRule="auto"/>
      </w:pPr>
      <w:r w:rsidRPr="00C30A19">
        <w:t>Klíčová slova</w:t>
      </w:r>
    </w:p>
    <w:p w14:paraId="44B45D21" w14:textId="5C4C55D3" w:rsidR="00A86523" w:rsidRPr="00E732EE" w:rsidRDefault="00E732EE" w:rsidP="008010F8">
      <w:pPr>
        <w:pStyle w:val="Odstavecprvn"/>
        <w:rPr>
          <w:i w:val="0"/>
        </w:rPr>
      </w:pPr>
      <w:r>
        <w:rPr>
          <w:i w:val="0"/>
        </w:rPr>
        <w:t xml:space="preserve">bicí souprava, analýza hlavních komponent, metoda podpůrných vektorů, </w:t>
      </w:r>
      <w:proofErr w:type="spellStart"/>
      <w:r>
        <w:rPr>
          <w:i w:val="0"/>
        </w:rPr>
        <w:t>k</w:t>
      </w:r>
      <w:r w:rsidRPr="00E732EE">
        <w:rPr>
          <w:i w:val="0"/>
        </w:rPr>
        <w:t>lasi</w:t>
      </w:r>
      <w:r>
        <w:rPr>
          <w:i w:val="0"/>
        </w:rPr>
        <w:t>-</w:t>
      </w:r>
      <w:r w:rsidRPr="00E732EE">
        <w:rPr>
          <w:i w:val="0"/>
        </w:rPr>
        <w:t>fikace</w:t>
      </w:r>
      <w:proofErr w:type="spellEnd"/>
      <w:r w:rsidRPr="00E732EE">
        <w:rPr>
          <w:i w:val="0"/>
        </w:rPr>
        <w:t>,</w:t>
      </w:r>
    </w:p>
    <w:p w14:paraId="563AAE8A" w14:textId="77777777" w:rsidR="00C35202" w:rsidRDefault="00C35202" w:rsidP="004A369D">
      <w:pPr>
        <w:pStyle w:val="ds34nadpis"/>
        <w:spacing w:line="276" w:lineRule="auto"/>
      </w:pPr>
    </w:p>
    <w:p w14:paraId="64B97643" w14:textId="77777777" w:rsidR="00C35202" w:rsidRDefault="00C35202" w:rsidP="004A369D">
      <w:pPr>
        <w:pStyle w:val="ds34nadpis"/>
        <w:spacing w:line="276" w:lineRule="auto"/>
      </w:pPr>
    </w:p>
    <w:p w14:paraId="1A6ACE57" w14:textId="5C8E9365" w:rsidR="004A369D" w:rsidRPr="00C30A19" w:rsidRDefault="004A369D" w:rsidP="004A369D">
      <w:pPr>
        <w:pStyle w:val="ds34nadpis"/>
        <w:spacing w:line="276" w:lineRule="auto"/>
      </w:pPr>
      <w:proofErr w:type="spellStart"/>
      <w:r w:rsidRPr="00C30A19">
        <w:t>Abstract</w:t>
      </w:r>
      <w:proofErr w:type="spellEnd"/>
    </w:p>
    <w:p w14:paraId="13EA0A72" w14:textId="5F75088D" w:rsidR="0019118E" w:rsidRPr="00C30A19" w:rsidRDefault="00A90568" w:rsidP="00A90568">
      <w:pPr>
        <w:pStyle w:val="ds34"/>
        <w:spacing w:line="276" w:lineRule="auto"/>
        <w:jc w:val="both"/>
      </w:pPr>
      <w:proofErr w:type="spellStart"/>
      <w:r w:rsidRPr="00A90568">
        <w:t>This</w:t>
      </w:r>
      <w:proofErr w:type="spellEnd"/>
      <w:r w:rsidRPr="00A90568">
        <w:t xml:space="preserve"> thesis </w:t>
      </w:r>
      <w:proofErr w:type="spellStart"/>
      <w:r w:rsidRPr="00A90568">
        <w:t>deals</w:t>
      </w:r>
      <w:proofErr w:type="spellEnd"/>
      <w:r w:rsidRPr="00A90568">
        <w:t xml:space="preserve"> </w:t>
      </w:r>
      <w:proofErr w:type="spellStart"/>
      <w:r w:rsidRPr="00A90568">
        <w:t>with</w:t>
      </w:r>
      <w:proofErr w:type="spellEnd"/>
      <w:r w:rsidRPr="00A90568">
        <w:t xml:space="preserve"> </w:t>
      </w:r>
      <w:proofErr w:type="spellStart"/>
      <w:r w:rsidRPr="00A90568">
        <w:t>the</w:t>
      </w:r>
      <w:proofErr w:type="spellEnd"/>
      <w:r w:rsidRPr="00A90568">
        <w:t xml:space="preserve"> design and </w:t>
      </w:r>
      <w:proofErr w:type="spellStart"/>
      <w:r w:rsidRPr="00A90568">
        <w:t>implementation</w:t>
      </w:r>
      <w:proofErr w:type="spellEnd"/>
      <w:r w:rsidRPr="00A90568">
        <w:t xml:space="preserve"> </w:t>
      </w:r>
      <w:proofErr w:type="spellStart"/>
      <w:r w:rsidRPr="00A90568">
        <w:t>of</w:t>
      </w:r>
      <w:proofErr w:type="spellEnd"/>
      <w:r w:rsidRPr="00A90568">
        <w:t xml:space="preserve"> a </w:t>
      </w:r>
      <w:proofErr w:type="spellStart"/>
      <w:r w:rsidRPr="00A90568">
        <w:t>tool</w:t>
      </w:r>
      <w:proofErr w:type="spellEnd"/>
      <w:r w:rsidRPr="00A90568">
        <w:t xml:space="preserve"> </w:t>
      </w:r>
      <w:proofErr w:type="spellStart"/>
      <w:r w:rsidRPr="00A90568">
        <w:t>for</w:t>
      </w:r>
      <w:proofErr w:type="spellEnd"/>
      <w:r w:rsidRPr="00A90568">
        <w:t xml:space="preserve"> </w:t>
      </w:r>
      <w:proofErr w:type="spellStart"/>
      <w:r w:rsidRPr="00A90568">
        <w:t>generating</w:t>
      </w:r>
      <w:proofErr w:type="spellEnd"/>
      <w:r w:rsidRPr="00A90568">
        <w:t xml:space="preserve"> </w:t>
      </w:r>
      <w:proofErr w:type="spellStart"/>
      <w:r w:rsidRPr="00A90568">
        <w:t>drum</w:t>
      </w:r>
      <w:r>
        <w:t>s</w:t>
      </w:r>
      <w:proofErr w:type="spellEnd"/>
      <w:r w:rsidRPr="00A90568">
        <w:t xml:space="preserve"> </w:t>
      </w:r>
      <w:proofErr w:type="spellStart"/>
      <w:r w:rsidRPr="00A90568">
        <w:t>triggers</w:t>
      </w:r>
      <w:proofErr w:type="spellEnd"/>
      <w:r w:rsidRPr="00A90568">
        <w:t xml:space="preserve"> </w:t>
      </w:r>
      <w:proofErr w:type="spellStart"/>
      <w:r w:rsidRPr="00A90568">
        <w:t>from</w:t>
      </w:r>
      <w:proofErr w:type="spellEnd"/>
      <w:r w:rsidRPr="00A90568">
        <w:t xml:space="preserve"> a </w:t>
      </w:r>
      <w:proofErr w:type="spellStart"/>
      <w:r w:rsidRPr="00A90568">
        <w:t>downmix</w:t>
      </w:r>
      <w:proofErr w:type="spellEnd"/>
      <w:r w:rsidRPr="00A90568">
        <w:t xml:space="preserve"> </w:t>
      </w:r>
      <w:proofErr w:type="spellStart"/>
      <w:r w:rsidRPr="00A90568">
        <w:t>record</w:t>
      </w:r>
      <w:proofErr w:type="spellEnd"/>
      <w:r w:rsidRPr="00A90568">
        <w:t xml:space="preserve">. </w:t>
      </w:r>
      <w:proofErr w:type="spellStart"/>
      <w:r w:rsidRPr="00A90568">
        <w:t>The</w:t>
      </w:r>
      <w:proofErr w:type="spellEnd"/>
      <w:r w:rsidRPr="00A90568">
        <w:t xml:space="preserve"> </w:t>
      </w:r>
      <w:proofErr w:type="spellStart"/>
      <w:r w:rsidRPr="00A90568">
        <w:t>work</w:t>
      </w:r>
      <w:proofErr w:type="spellEnd"/>
      <w:r w:rsidRPr="00A90568">
        <w:t xml:space="preserve"> </w:t>
      </w:r>
      <w:proofErr w:type="spellStart"/>
      <w:r w:rsidRPr="00A90568">
        <w:t>describes</w:t>
      </w:r>
      <w:proofErr w:type="spellEnd"/>
      <w:r w:rsidRPr="00A90568">
        <w:t xml:space="preserve"> </w:t>
      </w:r>
      <w:proofErr w:type="spellStart"/>
      <w:r w:rsidRPr="00A90568">
        <w:t>the</w:t>
      </w:r>
      <w:proofErr w:type="spellEnd"/>
      <w:r w:rsidRPr="00A90568">
        <w:t xml:space="preserve"> </w:t>
      </w:r>
      <w:proofErr w:type="spellStart"/>
      <w:r w:rsidRPr="00A90568">
        <w:t>preprocessing</w:t>
      </w:r>
      <w:proofErr w:type="spellEnd"/>
      <w:r w:rsidRPr="00A90568">
        <w:t xml:space="preserve"> </w:t>
      </w:r>
      <w:proofErr w:type="spellStart"/>
      <w:r w:rsidRPr="00A90568">
        <w:t>of</w:t>
      </w:r>
      <w:proofErr w:type="spellEnd"/>
      <w:r w:rsidRPr="00A90568">
        <w:t xml:space="preserve"> </w:t>
      </w:r>
      <w:proofErr w:type="spellStart"/>
      <w:r w:rsidRPr="00A90568">
        <w:t>the</w:t>
      </w:r>
      <w:proofErr w:type="spellEnd"/>
      <w:r w:rsidRPr="00A90568">
        <w:t xml:space="preserve"> input audio </w:t>
      </w:r>
      <w:proofErr w:type="spellStart"/>
      <w:r w:rsidRPr="00A90568">
        <w:t>signal</w:t>
      </w:r>
      <w:proofErr w:type="spellEnd"/>
      <w:r w:rsidRPr="00A90568">
        <w:t xml:space="preserve"> and </w:t>
      </w:r>
      <w:proofErr w:type="spellStart"/>
      <w:r w:rsidRPr="00A90568">
        <w:t>methods</w:t>
      </w:r>
      <w:proofErr w:type="spellEnd"/>
      <w:r w:rsidRPr="00A90568">
        <w:t xml:space="preserve"> </w:t>
      </w:r>
      <w:proofErr w:type="spellStart"/>
      <w:r w:rsidRPr="00A90568">
        <w:t>for</w:t>
      </w:r>
      <w:proofErr w:type="spellEnd"/>
      <w:r w:rsidRPr="00A90568">
        <w:t xml:space="preserve"> </w:t>
      </w:r>
      <w:proofErr w:type="spellStart"/>
      <w:r w:rsidRPr="00A90568">
        <w:t>the</w:t>
      </w:r>
      <w:proofErr w:type="spellEnd"/>
      <w:r w:rsidRPr="00A90568">
        <w:t xml:space="preserve"> </w:t>
      </w:r>
      <w:proofErr w:type="spellStart"/>
      <w:r w:rsidRPr="00A90568">
        <w:t>classification</w:t>
      </w:r>
      <w:proofErr w:type="spellEnd"/>
      <w:r w:rsidRPr="00A90568">
        <w:t xml:space="preserve"> </w:t>
      </w:r>
      <w:proofErr w:type="spellStart"/>
      <w:r w:rsidRPr="00A90568">
        <w:t>of</w:t>
      </w:r>
      <w:proofErr w:type="spellEnd"/>
      <w:r w:rsidRPr="00A90568">
        <w:t xml:space="preserve"> </w:t>
      </w:r>
      <w:proofErr w:type="spellStart"/>
      <w:r w:rsidRPr="00A90568">
        <w:t>strokes</w:t>
      </w:r>
      <w:proofErr w:type="spellEnd"/>
      <w:r w:rsidRPr="00A90568">
        <w:t xml:space="preserve">. </w:t>
      </w:r>
      <w:proofErr w:type="spellStart"/>
      <w:r w:rsidR="00C35202">
        <w:t>T</w:t>
      </w:r>
      <w:r w:rsidR="00C35202" w:rsidRPr="00C35202">
        <w:t>he</w:t>
      </w:r>
      <w:proofErr w:type="spellEnd"/>
      <w:r w:rsidR="00C35202" w:rsidRPr="00C35202">
        <w:t xml:space="preserve"> </w:t>
      </w:r>
      <w:proofErr w:type="spellStart"/>
      <w:r w:rsidR="00C35202" w:rsidRPr="00C35202">
        <w:t>drum</w:t>
      </w:r>
      <w:proofErr w:type="spellEnd"/>
      <w:r w:rsidR="00C35202" w:rsidRPr="00C35202">
        <w:t xml:space="preserve"> </w:t>
      </w:r>
      <w:proofErr w:type="spellStart"/>
      <w:r w:rsidR="00C35202" w:rsidRPr="00C35202">
        <w:t>classification</w:t>
      </w:r>
      <w:proofErr w:type="spellEnd"/>
      <w:r w:rsidR="00C35202" w:rsidRPr="00C35202">
        <w:t xml:space="preserve"> </w:t>
      </w:r>
      <w:proofErr w:type="spellStart"/>
      <w:r w:rsidR="00C35202" w:rsidRPr="00C35202">
        <w:t>is</w:t>
      </w:r>
      <w:proofErr w:type="spellEnd"/>
      <w:r w:rsidR="00C35202" w:rsidRPr="00C35202">
        <w:t xml:space="preserve"> </w:t>
      </w:r>
      <w:proofErr w:type="spellStart"/>
      <w:r w:rsidR="00C35202" w:rsidRPr="00C35202">
        <w:t>based</w:t>
      </w:r>
      <w:proofErr w:type="spellEnd"/>
      <w:r w:rsidR="00C35202" w:rsidRPr="00C35202">
        <w:t xml:space="preserve"> on </w:t>
      </w:r>
      <w:proofErr w:type="spellStart"/>
      <w:r w:rsidR="00C35202" w:rsidRPr="00C35202">
        <w:t>the</w:t>
      </w:r>
      <w:proofErr w:type="spellEnd"/>
      <w:r w:rsidR="00C35202" w:rsidRPr="00C35202">
        <w:t xml:space="preserve"> </w:t>
      </w:r>
      <w:proofErr w:type="spellStart"/>
      <w:r w:rsidR="00C35202" w:rsidRPr="00C35202">
        <w:t>similarity</w:t>
      </w:r>
      <w:proofErr w:type="spellEnd"/>
      <w:r w:rsidR="00C35202" w:rsidRPr="00C35202">
        <w:t xml:space="preserve"> </w:t>
      </w:r>
      <w:proofErr w:type="spellStart"/>
      <w:r w:rsidR="00C35202" w:rsidRPr="00C35202">
        <w:t>of</w:t>
      </w:r>
      <w:proofErr w:type="spellEnd"/>
      <w:r w:rsidR="00C35202" w:rsidRPr="00C35202">
        <w:t xml:space="preserve"> </w:t>
      </w:r>
      <w:proofErr w:type="spellStart"/>
      <w:r w:rsidR="00C35202" w:rsidRPr="00C35202">
        <w:t>the</w:t>
      </w:r>
      <w:proofErr w:type="spellEnd"/>
      <w:r w:rsidR="00C35202" w:rsidRPr="00C35202">
        <w:t xml:space="preserve"> </w:t>
      </w:r>
      <w:proofErr w:type="spellStart"/>
      <w:r w:rsidR="00C35202" w:rsidRPr="00C35202">
        <w:t>signals</w:t>
      </w:r>
      <w:proofErr w:type="spellEnd"/>
      <w:r w:rsidR="00C35202" w:rsidRPr="00C35202">
        <w:t xml:space="preserve"> in </w:t>
      </w:r>
      <w:proofErr w:type="spellStart"/>
      <w:r w:rsidR="00C35202" w:rsidRPr="00C35202">
        <w:t>the</w:t>
      </w:r>
      <w:proofErr w:type="spellEnd"/>
      <w:r w:rsidR="00C35202" w:rsidRPr="00C35202">
        <w:t xml:space="preserve"> </w:t>
      </w:r>
      <w:proofErr w:type="spellStart"/>
      <w:r w:rsidR="00C35202" w:rsidRPr="00C35202">
        <w:t>frequency</w:t>
      </w:r>
      <w:proofErr w:type="spellEnd"/>
      <w:r w:rsidR="00C35202" w:rsidRPr="00C35202">
        <w:t xml:space="preserve"> </w:t>
      </w:r>
      <w:proofErr w:type="spellStart"/>
      <w:r w:rsidR="00C35202" w:rsidRPr="00C35202">
        <w:t>domain</w:t>
      </w:r>
      <w:proofErr w:type="spellEnd"/>
      <w:r w:rsidR="00C35202" w:rsidRPr="00C35202">
        <w:t>.</w:t>
      </w:r>
      <w:r w:rsidRPr="00A90568">
        <w:t xml:space="preserve"> </w:t>
      </w:r>
      <w:proofErr w:type="spellStart"/>
      <w:r w:rsidRPr="00A90568">
        <w:t>Principal</w:t>
      </w:r>
      <w:proofErr w:type="spellEnd"/>
      <w:r w:rsidRPr="00A90568">
        <w:t xml:space="preserve"> </w:t>
      </w:r>
      <w:proofErr w:type="spellStart"/>
      <w:r w:rsidRPr="00A90568">
        <w:t>component</w:t>
      </w:r>
      <w:proofErr w:type="spellEnd"/>
      <w:r w:rsidRPr="00A90568">
        <w:t xml:space="preserve"> </w:t>
      </w:r>
      <w:proofErr w:type="spellStart"/>
      <w:r w:rsidRPr="00A90568">
        <w:t>analysis</w:t>
      </w:r>
      <w:proofErr w:type="spellEnd"/>
      <w:r w:rsidRPr="00A90568">
        <w:t xml:space="preserve"> (PCA) </w:t>
      </w:r>
      <w:proofErr w:type="spellStart"/>
      <w:r w:rsidRPr="00A90568">
        <w:t>was</w:t>
      </w:r>
      <w:proofErr w:type="spellEnd"/>
      <w:r w:rsidRPr="00A90568">
        <w:t xml:space="preserve"> </w:t>
      </w:r>
      <w:proofErr w:type="spellStart"/>
      <w:r w:rsidRPr="00A90568">
        <w:t>used</w:t>
      </w:r>
      <w:proofErr w:type="spellEnd"/>
      <w:r w:rsidRPr="00A90568">
        <w:t xml:space="preserve"> to </w:t>
      </w:r>
      <w:proofErr w:type="spellStart"/>
      <w:r w:rsidRPr="00A90568">
        <w:t>reduce</w:t>
      </w:r>
      <w:proofErr w:type="spellEnd"/>
      <w:r w:rsidRPr="00A90568">
        <w:t xml:space="preserve"> </w:t>
      </w:r>
      <w:proofErr w:type="spellStart"/>
      <w:r w:rsidRPr="00A90568">
        <w:t>the</w:t>
      </w:r>
      <w:proofErr w:type="spellEnd"/>
      <w:r w:rsidRPr="00A90568">
        <w:t xml:space="preserve"> </w:t>
      </w:r>
      <w:proofErr w:type="spellStart"/>
      <w:r w:rsidRPr="00A90568">
        <w:t>number</w:t>
      </w:r>
      <w:proofErr w:type="spellEnd"/>
      <w:r w:rsidRPr="00A90568">
        <w:t xml:space="preserve"> </w:t>
      </w:r>
      <w:proofErr w:type="spellStart"/>
      <w:r w:rsidRPr="00A90568">
        <w:t>of</w:t>
      </w:r>
      <w:proofErr w:type="spellEnd"/>
      <w:r w:rsidRPr="00A90568">
        <w:t xml:space="preserve"> </w:t>
      </w:r>
      <w:proofErr w:type="spellStart"/>
      <w:r w:rsidRPr="00A90568">
        <w:t>dimensions</w:t>
      </w:r>
      <w:proofErr w:type="spellEnd"/>
      <w:r w:rsidRPr="00A90568">
        <w:t xml:space="preserve"> and to </w:t>
      </w:r>
      <w:proofErr w:type="spellStart"/>
      <w:r w:rsidRPr="00A90568">
        <w:t>find</w:t>
      </w:r>
      <w:proofErr w:type="spellEnd"/>
      <w:r w:rsidRPr="00A90568">
        <w:t xml:space="preserve"> </w:t>
      </w:r>
      <w:proofErr w:type="spellStart"/>
      <w:r w:rsidRPr="00A90568">
        <w:t>the</w:t>
      </w:r>
      <w:proofErr w:type="spellEnd"/>
      <w:r w:rsidRPr="00A90568">
        <w:t xml:space="preserve"> </w:t>
      </w:r>
      <w:proofErr w:type="spellStart"/>
      <w:r w:rsidRPr="00A90568">
        <w:t>characteristic</w:t>
      </w:r>
      <w:proofErr w:type="spellEnd"/>
      <w:r w:rsidRPr="00A90568">
        <w:t xml:space="preserve"> </w:t>
      </w:r>
      <w:proofErr w:type="spellStart"/>
      <w:r w:rsidRPr="00A90568">
        <w:t>properties</w:t>
      </w:r>
      <w:proofErr w:type="spellEnd"/>
      <w:r w:rsidRPr="00A90568">
        <w:t xml:space="preserve"> </w:t>
      </w:r>
      <w:proofErr w:type="spellStart"/>
      <w:r w:rsidRPr="00A90568">
        <w:t>of</w:t>
      </w:r>
      <w:proofErr w:type="spellEnd"/>
      <w:r w:rsidRPr="00A90568">
        <w:t xml:space="preserve"> </w:t>
      </w:r>
      <w:proofErr w:type="spellStart"/>
      <w:r w:rsidRPr="00A90568">
        <w:t>the</w:t>
      </w:r>
      <w:proofErr w:type="spellEnd"/>
      <w:r w:rsidRPr="00A90568">
        <w:t xml:space="preserve"> input data. </w:t>
      </w:r>
      <w:proofErr w:type="spellStart"/>
      <w:r w:rsidRPr="00A90568">
        <w:t>The</w:t>
      </w:r>
      <w:proofErr w:type="spellEnd"/>
      <w:r>
        <w:t xml:space="preserve"> </w:t>
      </w:r>
      <w:proofErr w:type="spellStart"/>
      <w:r>
        <w:t>method</w:t>
      </w:r>
      <w:proofErr w:type="spellEnd"/>
      <w:r>
        <w:t xml:space="preserve"> </w:t>
      </w:r>
      <w:r w:rsidRPr="00E732EE">
        <w:t xml:space="preserve">support </w:t>
      </w:r>
      <w:proofErr w:type="spellStart"/>
      <w:r w:rsidRPr="00E732EE">
        <w:t>vector</w:t>
      </w:r>
      <w:proofErr w:type="spellEnd"/>
      <w:r w:rsidRPr="00E732EE">
        <w:t xml:space="preserve"> </w:t>
      </w:r>
      <w:proofErr w:type="spellStart"/>
      <w:r w:rsidRPr="00E732EE">
        <w:t>machine</w:t>
      </w:r>
      <w:proofErr w:type="spellEnd"/>
      <w:r>
        <w:t xml:space="preserve"> </w:t>
      </w:r>
      <w:r w:rsidRPr="00A90568">
        <w:t xml:space="preserve">(SVM) </w:t>
      </w:r>
      <w:proofErr w:type="spellStart"/>
      <w:r w:rsidRPr="00A90568">
        <w:t>was</w:t>
      </w:r>
      <w:proofErr w:type="spellEnd"/>
      <w:r w:rsidRPr="00A90568">
        <w:t xml:space="preserve"> </w:t>
      </w:r>
      <w:proofErr w:type="spellStart"/>
      <w:r w:rsidRPr="00A90568">
        <w:t>used</w:t>
      </w:r>
      <w:proofErr w:type="spellEnd"/>
      <w:r w:rsidRPr="00A90568">
        <w:t xml:space="preserve"> to </w:t>
      </w:r>
      <w:proofErr w:type="spellStart"/>
      <w:r w:rsidRPr="00A90568">
        <w:t>classify</w:t>
      </w:r>
      <w:proofErr w:type="spellEnd"/>
      <w:r w:rsidRPr="00A90568">
        <w:t xml:space="preserve"> </w:t>
      </w:r>
      <w:proofErr w:type="spellStart"/>
      <w:r w:rsidRPr="00A90568">
        <w:t>the</w:t>
      </w:r>
      <w:proofErr w:type="spellEnd"/>
      <w:r w:rsidRPr="00A90568">
        <w:t xml:space="preserve"> data </w:t>
      </w:r>
      <w:proofErr w:type="spellStart"/>
      <w:r w:rsidRPr="00A90568">
        <w:t>into</w:t>
      </w:r>
      <w:proofErr w:type="spellEnd"/>
      <w:r w:rsidRPr="00A90568">
        <w:t xml:space="preserve"> </w:t>
      </w:r>
      <w:proofErr w:type="spellStart"/>
      <w:r w:rsidRPr="00A90568">
        <w:t>individual</w:t>
      </w:r>
      <w:proofErr w:type="spellEnd"/>
      <w:r w:rsidRPr="00A90568">
        <w:t xml:space="preserve"> </w:t>
      </w:r>
      <w:proofErr w:type="spellStart"/>
      <w:r w:rsidRPr="00A90568">
        <w:t>classes</w:t>
      </w:r>
      <w:proofErr w:type="spellEnd"/>
      <w:r w:rsidRPr="00A90568">
        <w:t xml:space="preserve"> </w:t>
      </w:r>
      <w:proofErr w:type="spellStart"/>
      <w:r w:rsidRPr="00A90568">
        <w:t>representing</w:t>
      </w:r>
      <w:proofErr w:type="spellEnd"/>
      <w:r w:rsidRPr="00A90568">
        <w:t xml:space="preserve"> </w:t>
      </w:r>
      <w:proofErr w:type="spellStart"/>
      <w:r w:rsidRPr="00A90568">
        <w:t>parts</w:t>
      </w:r>
      <w:proofErr w:type="spellEnd"/>
      <w:r w:rsidRPr="00A90568">
        <w:t xml:space="preserve"> </w:t>
      </w:r>
      <w:proofErr w:type="spellStart"/>
      <w:r w:rsidRPr="00A90568">
        <w:t>of</w:t>
      </w:r>
      <w:proofErr w:type="spellEnd"/>
      <w:r w:rsidRPr="00A90568">
        <w:t xml:space="preserve"> </w:t>
      </w:r>
      <w:proofErr w:type="spellStart"/>
      <w:r w:rsidRPr="00A90568">
        <w:t>the</w:t>
      </w:r>
      <w:proofErr w:type="spellEnd"/>
      <w:r w:rsidRPr="00A90568">
        <w:t xml:space="preserve"> </w:t>
      </w:r>
      <w:proofErr w:type="spellStart"/>
      <w:r w:rsidRPr="00A90568">
        <w:t>drum</w:t>
      </w:r>
      <w:proofErr w:type="spellEnd"/>
      <w:r w:rsidRPr="00A90568">
        <w:t xml:space="preserve"> </w:t>
      </w:r>
      <w:proofErr w:type="spellStart"/>
      <w:r w:rsidRPr="00A90568">
        <w:t>kit</w:t>
      </w:r>
      <w:proofErr w:type="spellEnd"/>
      <w:r w:rsidRPr="00A90568">
        <w:t xml:space="preserve">. </w:t>
      </w:r>
      <w:proofErr w:type="spellStart"/>
      <w:r w:rsidR="00C35202" w:rsidRPr="00C35202">
        <w:t>The</w:t>
      </w:r>
      <w:proofErr w:type="spellEnd"/>
      <w:r w:rsidR="00C35202" w:rsidRPr="00C35202">
        <w:t xml:space="preserve"> software </w:t>
      </w:r>
      <w:proofErr w:type="spellStart"/>
      <w:r w:rsidR="00C35202" w:rsidRPr="00C35202">
        <w:t>was</w:t>
      </w:r>
      <w:proofErr w:type="spellEnd"/>
      <w:r w:rsidR="00C35202" w:rsidRPr="00C35202">
        <w:t xml:space="preserve"> </w:t>
      </w:r>
      <w:proofErr w:type="spellStart"/>
      <w:r w:rsidR="00C35202" w:rsidRPr="00C35202">
        <w:t>programmed</w:t>
      </w:r>
      <w:proofErr w:type="spellEnd"/>
      <w:r w:rsidR="00C35202" w:rsidRPr="00C35202">
        <w:t xml:space="preserve"> in </w:t>
      </w:r>
      <w:proofErr w:type="spellStart"/>
      <w:r w:rsidR="00C35202" w:rsidRPr="00C35202">
        <w:t>Matlab</w:t>
      </w:r>
      <w:proofErr w:type="spellEnd"/>
      <w:r w:rsidRPr="00A90568">
        <w:t xml:space="preserve">. </w:t>
      </w:r>
      <w:proofErr w:type="spellStart"/>
      <w:r w:rsidRPr="00A90568">
        <w:t>The</w:t>
      </w:r>
      <w:proofErr w:type="spellEnd"/>
      <w:r w:rsidRPr="00A90568">
        <w:t xml:space="preserve"> </w:t>
      </w:r>
      <w:proofErr w:type="spellStart"/>
      <w:r w:rsidRPr="00A90568">
        <w:t>classification</w:t>
      </w:r>
      <w:proofErr w:type="spellEnd"/>
      <w:r w:rsidRPr="00A90568">
        <w:t xml:space="preserve"> model </w:t>
      </w:r>
      <w:proofErr w:type="spellStart"/>
      <w:r w:rsidRPr="00A90568">
        <w:t>was</w:t>
      </w:r>
      <w:proofErr w:type="spellEnd"/>
      <w:r w:rsidRPr="00A90568">
        <w:t xml:space="preserve"> </w:t>
      </w:r>
      <w:proofErr w:type="spellStart"/>
      <w:r w:rsidRPr="00A90568">
        <w:t>trained</w:t>
      </w:r>
      <w:proofErr w:type="spellEnd"/>
      <w:r w:rsidRPr="00A90568">
        <w:t xml:space="preserve"> on a set </w:t>
      </w:r>
      <w:proofErr w:type="spellStart"/>
      <w:r w:rsidRPr="00A90568">
        <w:t>of</w:t>
      </w:r>
      <w:proofErr w:type="spellEnd"/>
      <w:r w:rsidRPr="00A90568">
        <w:t xml:space="preserve"> 728 </w:t>
      </w:r>
      <w:proofErr w:type="spellStart"/>
      <w:r>
        <w:t>drum</w:t>
      </w:r>
      <w:proofErr w:type="spellEnd"/>
      <w:r w:rsidRPr="00A90568">
        <w:t xml:space="preserve"> </w:t>
      </w:r>
      <w:proofErr w:type="spellStart"/>
      <w:r w:rsidRPr="00A90568">
        <w:t>samples</w:t>
      </w:r>
      <w:proofErr w:type="spellEnd"/>
      <w:r w:rsidRPr="00A90568">
        <w:t xml:space="preserve"> </w:t>
      </w:r>
      <w:proofErr w:type="spellStart"/>
      <w:r w:rsidRPr="00A90568">
        <w:t>for</w:t>
      </w:r>
      <w:proofErr w:type="spellEnd"/>
      <w:r w:rsidRPr="00A90568">
        <w:t xml:space="preserve"> </w:t>
      </w:r>
      <w:proofErr w:type="spellStart"/>
      <w:r w:rsidRPr="00A90568">
        <w:t>seven</w:t>
      </w:r>
      <w:proofErr w:type="spellEnd"/>
      <w:r w:rsidRPr="00A90568">
        <w:t xml:space="preserve"> </w:t>
      </w:r>
      <w:proofErr w:type="spellStart"/>
      <w:r w:rsidRPr="00A90568">
        <w:t>categories</w:t>
      </w:r>
      <w:proofErr w:type="spellEnd"/>
      <w:r w:rsidRPr="00A90568">
        <w:t xml:space="preserve"> (</w:t>
      </w:r>
      <w:proofErr w:type="spellStart"/>
      <w:r>
        <w:t>kick</w:t>
      </w:r>
      <w:proofErr w:type="spellEnd"/>
      <w:r w:rsidRPr="00A90568">
        <w:t xml:space="preserve">, </w:t>
      </w:r>
      <w:proofErr w:type="spellStart"/>
      <w:r>
        <w:t>snare</w:t>
      </w:r>
      <w:proofErr w:type="spellEnd"/>
      <w:r w:rsidRPr="00A90568">
        <w:t xml:space="preserve">, hi-hat, </w:t>
      </w:r>
      <w:proofErr w:type="spellStart"/>
      <w:r w:rsidRPr="00A90568">
        <w:t>crash</w:t>
      </w:r>
      <w:proofErr w:type="spellEnd"/>
      <w:r w:rsidRPr="00A90568">
        <w:t xml:space="preserve">, </w:t>
      </w:r>
      <w:proofErr w:type="spellStart"/>
      <w:r w:rsidRPr="00A90568">
        <w:t>ride</w:t>
      </w:r>
      <w:proofErr w:type="spellEnd"/>
      <w:r w:rsidRPr="00A90568">
        <w:t xml:space="preserve">, </w:t>
      </w:r>
      <w:proofErr w:type="spellStart"/>
      <w:r>
        <w:t>kick</w:t>
      </w:r>
      <w:proofErr w:type="spellEnd"/>
      <w:r w:rsidRPr="00A90568">
        <w:t xml:space="preserve"> + hi-hat, </w:t>
      </w:r>
      <w:proofErr w:type="spellStart"/>
      <w:r>
        <w:t>snare</w:t>
      </w:r>
      <w:proofErr w:type="spellEnd"/>
      <w:r w:rsidRPr="00A90568">
        <w:t xml:space="preserve"> + hi-hat). </w:t>
      </w:r>
      <w:proofErr w:type="spellStart"/>
      <w:r w:rsidR="00C35202" w:rsidRPr="00C35202">
        <w:t>The</w:t>
      </w:r>
      <w:proofErr w:type="spellEnd"/>
      <w:r w:rsidR="00C35202" w:rsidRPr="00C35202">
        <w:t xml:space="preserve"> </w:t>
      </w:r>
      <w:proofErr w:type="spellStart"/>
      <w:r w:rsidR="00C35202" w:rsidRPr="00C35202">
        <w:t>success</w:t>
      </w:r>
      <w:proofErr w:type="spellEnd"/>
      <w:r w:rsidR="00C35202" w:rsidRPr="00C35202">
        <w:t xml:space="preserve"> </w:t>
      </w:r>
      <w:proofErr w:type="spellStart"/>
      <w:r w:rsidR="00C35202" w:rsidRPr="00C35202">
        <w:t>of</w:t>
      </w:r>
      <w:proofErr w:type="spellEnd"/>
      <w:r w:rsidR="00C35202" w:rsidRPr="00C35202">
        <w:t xml:space="preserve"> </w:t>
      </w:r>
      <w:proofErr w:type="spellStart"/>
      <w:r w:rsidR="00C35202" w:rsidRPr="00C35202">
        <w:t>the</w:t>
      </w:r>
      <w:proofErr w:type="spellEnd"/>
      <w:r w:rsidR="00C35202" w:rsidRPr="00C35202">
        <w:t xml:space="preserve"> </w:t>
      </w:r>
      <w:proofErr w:type="spellStart"/>
      <w:r w:rsidR="00C35202" w:rsidRPr="00C35202">
        <w:t>system</w:t>
      </w:r>
      <w:proofErr w:type="spellEnd"/>
      <w:r w:rsidR="00C35202" w:rsidRPr="00C35202">
        <w:t xml:space="preserve"> in </w:t>
      </w:r>
      <w:proofErr w:type="spellStart"/>
      <w:r w:rsidR="00C35202" w:rsidRPr="00C35202">
        <w:t>the</w:t>
      </w:r>
      <w:proofErr w:type="spellEnd"/>
      <w:r w:rsidR="00C35202" w:rsidRPr="00C35202">
        <w:t xml:space="preserve"> </w:t>
      </w:r>
      <w:proofErr w:type="spellStart"/>
      <w:r w:rsidR="00C35202" w:rsidRPr="00C35202">
        <w:t>classification</w:t>
      </w:r>
      <w:proofErr w:type="spellEnd"/>
      <w:r w:rsidR="00C35202" w:rsidRPr="00C35202">
        <w:t xml:space="preserve"> </w:t>
      </w:r>
      <w:proofErr w:type="spellStart"/>
      <w:r w:rsidR="00C35202" w:rsidRPr="00C35202">
        <w:t>is</w:t>
      </w:r>
      <w:proofErr w:type="spellEnd"/>
      <w:r w:rsidR="00C35202" w:rsidRPr="00C35202">
        <w:t xml:space="preserve"> 75</w:t>
      </w:r>
      <w:r w:rsidR="00C35202">
        <w:t xml:space="preserve"> </w:t>
      </w:r>
      <w:r w:rsidR="00C35202" w:rsidRPr="00C35202">
        <w:t>%</w:t>
      </w:r>
      <w:r w:rsidR="00C35202">
        <w:t>.</w:t>
      </w:r>
    </w:p>
    <w:p w14:paraId="4B908CFF" w14:textId="77777777" w:rsidR="00C35202" w:rsidRDefault="00C35202" w:rsidP="0019118E">
      <w:pPr>
        <w:pStyle w:val="ds34nadpis"/>
        <w:spacing w:line="276" w:lineRule="auto"/>
      </w:pPr>
    </w:p>
    <w:p w14:paraId="0AA530D0" w14:textId="2446CF6F" w:rsidR="00A86523" w:rsidRPr="00C30A19" w:rsidRDefault="00A86523" w:rsidP="0019118E">
      <w:pPr>
        <w:pStyle w:val="ds34nadpis"/>
        <w:spacing w:line="276" w:lineRule="auto"/>
      </w:pPr>
      <w:proofErr w:type="spellStart"/>
      <w:r w:rsidRPr="00C30A19">
        <w:t>Keywords</w:t>
      </w:r>
      <w:proofErr w:type="spellEnd"/>
    </w:p>
    <w:p w14:paraId="1EB6733C" w14:textId="655B9D18" w:rsidR="00A86523" w:rsidRPr="00C30A19" w:rsidRDefault="00E732EE" w:rsidP="0019118E">
      <w:pPr>
        <w:pStyle w:val="ds34"/>
        <w:spacing w:line="276" w:lineRule="auto"/>
      </w:pPr>
      <w:proofErr w:type="spellStart"/>
      <w:r w:rsidRPr="00E732EE">
        <w:t>drum</w:t>
      </w:r>
      <w:proofErr w:type="spellEnd"/>
      <w:r w:rsidRPr="00E732EE">
        <w:t xml:space="preserve"> </w:t>
      </w:r>
      <w:proofErr w:type="spellStart"/>
      <w:r w:rsidR="00A90568">
        <w:t>kit</w:t>
      </w:r>
      <w:proofErr w:type="spellEnd"/>
      <w:r>
        <w:t xml:space="preserve">, </w:t>
      </w:r>
      <w:proofErr w:type="spellStart"/>
      <w:r>
        <w:t>p</w:t>
      </w:r>
      <w:r w:rsidRPr="00E732EE">
        <w:t>rincipal</w:t>
      </w:r>
      <w:proofErr w:type="spellEnd"/>
      <w:r w:rsidRPr="00E732EE">
        <w:t xml:space="preserve"> </w:t>
      </w:r>
      <w:proofErr w:type="spellStart"/>
      <w:r>
        <w:t>c</w:t>
      </w:r>
      <w:r w:rsidRPr="00E732EE">
        <w:t>omponent</w:t>
      </w:r>
      <w:proofErr w:type="spellEnd"/>
      <w:r w:rsidRPr="00E732EE">
        <w:t xml:space="preserve"> </w:t>
      </w:r>
      <w:proofErr w:type="spellStart"/>
      <w:r>
        <w:t>a</w:t>
      </w:r>
      <w:r w:rsidRPr="00E732EE">
        <w:t>nalysis</w:t>
      </w:r>
      <w:proofErr w:type="spellEnd"/>
      <w:r>
        <w:t xml:space="preserve">, </w:t>
      </w:r>
      <w:r w:rsidRPr="00E732EE">
        <w:t xml:space="preserve">support </w:t>
      </w:r>
      <w:proofErr w:type="spellStart"/>
      <w:r w:rsidRPr="00E732EE">
        <w:t>vector</w:t>
      </w:r>
      <w:proofErr w:type="spellEnd"/>
      <w:r w:rsidRPr="00E732EE">
        <w:t xml:space="preserve"> </w:t>
      </w:r>
      <w:proofErr w:type="spellStart"/>
      <w:r w:rsidRPr="00E732EE">
        <w:t>machine</w:t>
      </w:r>
      <w:proofErr w:type="spellEnd"/>
      <w:r>
        <w:t xml:space="preserve">, </w:t>
      </w:r>
      <w:proofErr w:type="spellStart"/>
      <w:r w:rsidR="00A90568">
        <w:t>c</w:t>
      </w:r>
      <w:r w:rsidR="00A90568" w:rsidRPr="00A90568">
        <w:t>lassification</w:t>
      </w:r>
      <w:proofErr w:type="spellEnd"/>
    </w:p>
    <w:p w14:paraId="586F9771" w14:textId="77777777" w:rsidR="0019118E" w:rsidRPr="00C30A19" w:rsidRDefault="0019118E" w:rsidP="0019118E">
      <w:pPr>
        <w:pStyle w:val="ds34"/>
        <w:spacing w:line="276" w:lineRule="auto"/>
      </w:pPr>
    </w:p>
    <w:p w14:paraId="1A1CFF9D" w14:textId="77777777" w:rsidR="00184AC4" w:rsidRPr="00C30A19" w:rsidRDefault="00184AC4" w:rsidP="00C35202">
      <w:pPr>
        <w:pStyle w:val="ds34"/>
        <w:spacing w:line="276" w:lineRule="auto"/>
        <w:ind w:left="0"/>
      </w:pPr>
    </w:p>
    <w:p w14:paraId="44A26EF7" w14:textId="77777777" w:rsidR="004A369D" w:rsidRPr="00C30A19" w:rsidRDefault="004A369D" w:rsidP="0019118E">
      <w:pPr>
        <w:pStyle w:val="ds34"/>
        <w:spacing w:line="276" w:lineRule="auto"/>
      </w:pPr>
    </w:p>
    <w:p w14:paraId="2687C735" w14:textId="77777777" w:rsidR="004A369D" w:rsidRPr="00C30A19" w:rsidRDefault="004A369D" w:rsidP="0019118E">
      <w:pPr>
        <w:pStyle w:val="ds34"/>
        <w:spacing w:line="276" w:lineRule="auto"/>
      </w:pPr>
    </w:p>
    <w:p w14:paraId="41F20F0D" w14:textId="77777777" w:rsidR="004A369D" w:rsidRPr="00C30A19" w:rsidRDefault="004A369D" w:rsidP="0019118E">
      <w:pPr>
        <w:pStyle w:val="ds34"/>
        <w:spacing w:line="276" w:lineRule="auto"/>
      </w:pPr>
    </w:p>
    <w:p w14:paraId="7E38348B" w14:textId="77777777" w:rsidR="004A369D" w:rsidRPr="00C30A19" w:rsidRDefault="004A369D" w:rsidP="0019118E">
      <w:pPr>
        <w:pStyle w:val="ds34"/>
        <w:spacing w:line="276" w:lineRule="auto"/>
      </w:pPr>
    </w:p>
    <w:p w14:paraId="4D44BBFF" w14:textId="77777777" w:rsidR="004A369D" w:rsidRPr="00C30A19" w:rsidRDefault="004A369D" w:rsidP="0019118E">
      <w:pPr>
        <w:pStyle w:val="ds34"/>
        <w:spacing w:line="276" w:lineRule="auto"/>
      </w:pPr>
    </w:p>
    <w:p w14:paraId="60ECF715" w14:textId="77777777" w:rsidR="004A369D" w:rsidRPr="00C30A19" w:rsidRDefault="004A369D" w:rsidP="0019118E">
      <w:pPr>
        <w:pStyle w:val="ds34"/>
        <w:spacing w:line="276" w:lineRule="auto"/>
      </w:pPr>
    </w:p>
    <w:p w14:paraId="7DCFCB79" w14:textId="77777777" w:rsidR="004A369D" w:rsidRPr="00C30A19" w:rsidRDefault="004A369D" w:rsidP="0019118E">
      <w:pPr>
        <w:pStyle w:val="ds34"/>
        <w:spacing w:line="276" w:lineRule="auto"/>
      </w:pPr>
    </w:p>
    <w:p w14:paraId="27BDE1E9" w14:textId="77777777" w:rsidR="004A369D" w:rsidRPr="00C30A19" w:rsidRDefault="004A369D" w:rsidP="0019118E">
      <w:pPr>
        <w:pStyle w:val="ds34"/>
        <w:spacing w:line="276" w:lineRule="auto"/>
      </w:pPr>
    </w:p>
    <w:p w14:paraId="3A907259" w14:textId="77777777" w:rsidR="004A369D" w:rsidRPr="00C30A19" w:rsidRDefault="004A369D" w:rsidP="0019118E">
      <w:pPr>
        <w:pStyle w:val="ds34"/>
        <w:spacing w:line="276" w:lineRule="auto"/>
      </w:pPr>
    </w:p>
    <w:p w14:paraId="527F9DD7" w14:textId="77777777" w:rsidR="004A369D" w:rsidRPr="00C30A19" w:rsidRDefault="004A369D" w:rsidP="0019118E">
      <w:pPr>
        <w:pStyle w:val="ds34"/>
        <w:spacing w:line="276" w:lineRule="auto"/>
      </w:pPr>
    </w:p>
    <w:p w14:paraId="04D73553" w14:textId="77777777" w:rsidR="004A369D" w:rsidRPr="00C30A19" w:rsidRDefault="004A369D" w:rsidP="0019118E">
      <w:pPr>
        <w:pStyle w:val="ds34"/>
        <w:spacing w:line="276" w:lineRule="auto"/>
      </w:pPr>
    </w:p>
    <w:p w14:paraId="4F255A10" w14:textId="77777777" w:rsidR="004A369D" w:rsidRPr="00C30A19" w:rsidRDefault="004A369D" w:rsidP="0019118E">
      <w:pPr>
        <w:pStyle w:val="ds34"/>
        <w:spacing w:line="276" w:lineRule="auto"/>
      </w:pPr>
    </w:p>
    <w:p w14:paraId="66FCF865" w14:textId="77777777" w:rsidR="004A369D" w:rsidRPr="00C30A19" w:rsidRDefault="004A369D" w:rsidP="0019118E">
      <w:pPr>
        <w:pStyle w:val="ds34"/>
        <w:spacing w:line="276" w:lineRule="auto"/>
      </w:pPr>
    </w:p>
    <w:p w14:paraId="11D219B4" w14:textId="77777777" w:rsidR="004A369D" w:rsidRPr="00C30A19" w:rsidRDefault="004A369D" w:rsidP="0019118E">
      <w:pPr>
        <w:pStyle w:val="ds34"/>
        <w:spacing w:line="276" w:lineRule="auto"/>
      </w:pPr>
    </w:p>
    <w:p w14:paraId="4430CE28" w14:textId="77777777" w:rsidR="004A369D" w:rsidRPr="00C30A19" w:rsidRDefault="004A369D" w:rsidP="0019118E">
      <w:pPr>
        <w:pStyle w:val="ds34"/>
        <w:spacing w:line="276" w:lineRule="auto"/>
      </w:pPr>
    </w:p>
    <w:p w14:paraId="1F619E1D" w14:textId="77777777" w:rsidR="004A369D" w:rsidRPr="00C30A19" w:rsidRDefault="004A369D" w:rsidP="0019118E">
      <w:pPr>
        <w:pStyle w:val="ds34"/>
        <w:spacing w:line="276" w:lineRule="auto"/>
      </w:pPr>
    </w:p>
    <w:p w14:paraId="7EFB803E" w14:textId="77777777" w:rsidR="004A369D" w:rsidRPr="00C30A19" w:rsidRDefault="004A369D" w:rsidP="0019118E">
      <w:pPr>
        <w:pStyle w:val="ds34"/>
        <w:spacing w:line="276" w:lineRule="auto"/>
      </w:pPr>
    </w:p>
    <w:p w14:paraId="1173D631" w14:textId="77777777" w:rsidR="004A369D" w:rsidRPr="00C30A19" w:rsidRDefault="004A369D" w:rsidP="0019118E">
      <w:pPr>
        <w:pStyle w:val="ds34"/>
        <w:spacing w:line="276" w:lineRule="auto"/>
      </w:pPr>
    </w:p>
    <w:p w14:paraId="23ECDF75" w14:textId="77777777" w:rsidR="004A369D" w:rsidRPr="00C30A19" w:rsidRDefault="004A369D" w:rsidP="0019118E">
      <w:pPr>
        <w:pStyle w:val="ds34"/>
        <w:spacing w:line="276" w:lineRule="auto"/>
      </w:pPr>
    </w:p>
    <w:p w14:paraId="5145542F" w14:textId="77777777" w:rsidR="004A369D" w:rsidRPr="00C30A19" w:rsidRDefault="004A369D" w:rsidP="0019118E">
      <w:pPr>
        <w:pStyle w:val="ds34"/>
        <w:spacing w:line="276" w:lineRule="auto"/>
      </w:pPr>
    </w:p>
    <w:p w14:paraId="6BBB7041" w14:textId="77777777" w:rsidR="004A369D" w:rsidRPr="00C30A19" w:rsidRDefault="004A369D" w:rsidP="0019118E">
      <w:pPr>
        <w:pStyle w:val="ds34"/>
        <w:spacing w:line="276" w:lineRule="auto"/>
      </w:pPr>
    </w:p>
    <w:p w14:paraId="10CE5E02" w14:textId="77777777" w:rsidR="004A369D" w:rsidRPr="00C30A19" w:rsidRDefault="004A369D" w:rsidP="0019118E">
      <w:pPr>
        <w:pStyle w:val="ds34"/>
        <w:spacing w:line="276" w:lineRule="auto"/>
      </w:pPr>
    </w:p>
    <w:p w14:paraId="57F937E2" w14:textId="77777777" w:rsidR="004A369D" w:rsidRPr="00C30A19" w:rsidRDefault="004A369D" w:rsidP="0019118E">
      <w:pPr>
        <w:pStyle w:val="ds34"/>
        <w:spacing w:line="276" w:lineRule="auto"/>
      </w:pPr>
    </w:p>
    <w:p w14:paraId="0EE1CC0B" w14:textId="77777777" w:rsidR="004A369D" w:rsidRPr="00C30A19" w:rsidRDefault="004A369D" w:rsidP="0019118E">
      <w:pPr>
        <w:pStyle w:val="ds34"/>
        <w:spacing w:line="276" w:lineRule="auto"/>
      </w:pPr>
    </w:p>
    <w:p w14:paraId="075D8DE7" w14:textId="77777777" w:rsidR="004A369D" w:rsidRPr="00C30A19" w:rsidRDefault="004A369D" w:rsidP="0019118E">
      <w:pPr>
        <w:pStyle w:val="ds34"/>
        <w:spacing w:line="276" w:lineRule="auto"/>
      </w:pPr>
    </w:p>
    <w:p w14:paraId="2B198A78" w14:textId="77777777" w:rsidR="004A369D" w:rsidRPr="00C30A19" w:rsidRDefault="004A369D" w:rsidP="0019118E">
      <w:pPr>
        <w:pStyle w:val="ds34"/>
        <w:spacing w:line="276" w:lineRule="auto"/>
      </w:pPr>
    </w:p>
    <w:p w14:paraId="0DE1F63D" w14:textId="77777777" w:rsidR="004A369D" w:rsidRPr="00C30A19" w:rsidRDefault="004A369D" w:rsidP="0019118E">
      <w:pPr>
        <w:pStyle w:val="ds34"/>
        <w:spacing w:line="276" w:lineRule="auto"/>
      </w:pPr>
    </w:p>
    <w:p w14:paraId="30B03111" w14:textId="77777777" w:rsidR="004A369D" w:rsidRPr="00C30A19" w:rsidRDefault="004A369D" w:rsidP="0019118E">
      <w:pPr>
        <w:pStyle w:val="ds34"/>
        <w:spacing w:line="276" w:lineRule="auto"/>
      </w:pPr>
    </w:p>
    <w:p w14:paraId="725727C6" w14:textId="59E8DFE0" w:rsidR="004A369D" w:rsidRDefault="004A369D" w:rsidP="0019118E">
      <w:pPr>
        <w:pStyle w:val="ds34"/>
        <w:spacing w:line="276" w:lineRule="auto"/>
      </w:pPr>
    </w:p>
    <w:p w14:paraId="55E17555" w14:textId="455F195E" w:rsidR="008010F8" w:rsidRDefault="008010F8" w:rsidP="0019118E">
      <w:pPr>
        <w:pStyle w:val="ds34"/>
        <w:spacing w:line="276" w:lineRule="auto"/>
      </w:pPr>
    </w:p>
    <w:p w14:paraId="6C5CFCAB" w14:textId="46561DF0" w:rsidR="008010F8" w:rsidRDefault="008010F8" w:rsidP="0019118E">
      <w:pPr>
        <w:pStyle w:val="ds34"/>
        <w:spacing w:line="276" w:lineRule="auto"/>
      </w:pPr>
    </w:p>
    <w:p w14:paraId="70C756BA" w14:textId="2A5715E8" w:rsidR="008010F8" w:rsidRDefault="008010F8" w:rsidP="0019118E">
      <w:pPr>
        <w:pStyle w:val="ds34"/>
        <w:spacing w:line="276" w:lineRule="auto"/>
      </w:pPr>
    </w:p>
    <w:p w14:paraId="69F03454" w14:textId="3F146C8F" w:rsidR="008010F8" w:rsidRDefault="008010F8" w:rsidP="0019118E">
      <w:pPr>
        <w:pStyle w:val="ds34"/>
        <w:spacing w:line="276" w:lineRule="auto"/>
      </w:pPr>
    </w:p>
    <w:p w14:paraId="0D956EF6" w14:textId="38CE9202" w:rsidR="008010F8" w:rsidRDefault="008010F8" w:rsidP="0019118E">
      <w:pPr>
        <w:pStyle w:val="ds34"/>
        <w:spacing w:line="276" w:lineRule="auto"/>
      </w:pPr>
    </w:p>
    <w:p w14:paraId="67C42ADE" w14:textId="6BAD862D" w:rsidR="008010F8" w:rsidRDefault="008010F8" w:rsidP="0019118E">
      <w:pPr>
        <w:pStyle w:val="ds34"/>
        <w:spacing w:line="276" w:lineRule="auto"/>
      </w:pPr>
    </w:p>
    <w:p w14:paraId="7B014C07" w14:textId="7BCEA718" w:rsidR="008010F8" w:rsidRDefault="008010F8" w:rsidP="0019118E">
      <w:pPr>
        <w:pStyle w:val="ds34"/>
        <w:spacing w:line="276" w:lineRule="auto"/>
      </w:pPr>
    </w:p>
    <w:p w14:paraId="41ED3BFB" w14:textId="4522D431" w:rsidR="008010F8" w:rsidRDefault="008010F8" w:rsidP="0019118E">
      <w:pPr>
        <w:pStyle w:val="ds34"/>
        <w:spacing w:line="276" w:lineRule="auto"/>
      </w:pPr>
    </w:p>
    <w:p w14:paraId="7B362232" w14:textId="77777777" w:rsidR="008010F8" w:rsidRPr="00C30A19" w:rsidRDefault="008010F8" w:rsidP="0019118E">
      <w:pPr>
        <w:pStyle w:val="ds34"/>
        <w:spacing w:line="276" w:lineRule="auto"/>
      </w:pPr>
    </w:p>
    <w:p w14:paraId="149DC587" w14:textId="77777777" w:rsidR="0019118E" w:rsidRPr="00C30A19" w:rsidRDefault="0019118E" w:rsidP="0019118E">
      <w:pPr>
        <w:pStyle w:val="ds34"/>
        <w:spacing w:line="276" w:lineRule="auto"/>
      </w:pPr>
    </w:p>
    <w:p w14:paraId="03AF836B" w14:textId="77777777" w:rsidR="004A369D" w:rsidRPr="00C30A19" w:rsidRDefault="004A369D" w:rsidP="004A369D">
      <w:pPr>
        <w:pStyle w:val="ds34nadpis"/>
        <w:spacing w:line="276" w:lineRule="auto"/>
      </w:pPr>
      <w:r w:rsidRPr="00C30A19">
        <w:t>Bibliografická citace:</w:t>
      </w:r>
    </w:p>
    <w:p w14:paraId="6F4D5F9D" w14:textId="581C8A0C" w:rsidR="007504B5" w:rsidRPr="008010F8" w:rsidRDefault="008010F8" w:rsidP="008010F8">
      <w:pPr>
        <w:pStyle w:val="Odstavecprvn"/>
      </w:pPr>
      <w:r w:rsidRPr="008010F8">
        <w:t xml:space="preserve">KONZAL, Jan. </w:t>
      </w:r>
      <w:r w:rsidRPr="008010F8">
        <w:rPr>
          <w:iCs/>
        </w:rPr>
        <w:t xml:space="preserve">Analytický nástroj pro generování bicích </w:t>
      </w:r>
      <w:proofErr w:type="spellStart"/>
      <w:r w:rsidRPr="008010F8">
        <w:rPr>
          <w:iCs/>
        </w:rPr>
        <w:t>triggerů</w:t>
      </w:r>
      <w:proofErr w:type="spellEnd"/>
      <w:r w:rsidRPr="008010F8">
        <w:rPr>
          <w:iCs/>
        </w:rPr>
        <w:t xml:space="preserve"> z </w:t>
      </w:r>
      <w:proofErr w:type="spellStart"/>
      <w:r w:rsidRPr="008010F8">
        <w:rPr>
          <w:iCs/>
        </w:rPr>
        <w:t>downmix</w:t>
      </w:r>
      <w:proofErr w:type="spellEnd"/>
      <w:r w:rsidRPr="008010F8">
        <w:rPr>
          <w:iCs/>
        </w:rPr>
        <w:t xml:space="preserve"> záznamu</w:t>
      </w:r>
      <w:r w:rsidRPr="008010F8">
        <w:t xml:space="preserve"> [online]. Brno, 2020 </w:t>
      </w:r>
      <w:r w:rsidRPr="008010F8">
        <w:rPr>
          <w:rStyle w:val="bsttip"/>
        </w:rPr>
        <w:t>[cit. 2020-05-26]</w:t>
      </w:r>
      <w:r w:rsidRPr="008010F8">
        <w:t>. Dostupné z: https://www.vutbr.cz/studenti/zav-prace/detail/127317. Diplomová práce. Vysoké učení technické v Brně, Fakulta elektrotechniky a komunikačních technologií, Ústav telekomunikací. Vedoucí práce Lubor Přikryl.</w:t>
      </w:r>
    </w:p>
    <w:p w14:paraId="0659EBD2" w14:textId="25467D2E" w:rsidR="00493F19" w:rsidRPr="00C30A19" w:rsidRDefault="00493F19" w:rsidP="008010F8">
      <w:pPr>
        <w:pStyle w:val="Odstavecprvn"/>
      </w:pPr>
    </w:p>
    <w:p w14:paraId="42B88C6A" w14:textId="0F261C89" w:rsidR="0019118E" w:rsidRDefault="0019118E" w:rsidP="0080263D">
      <w:pPr>
        <w:autoSpaceDE w:val="0"/>
        <w:autoSpaceDN w:val="0"/>
        <w:adjustRightInd w:val="0"/>
        <w:spacing w:line="240" w:lineRule="auto"/>
        <w:jc w:val="both"/>
      </w:pPr>
    </w:p>
    <w:p w14:paraId="442175B5" w14:textId="52AD7499" w:rsidR="008010F8" w:rsidRDefault="008010F8" w:rsidP="0080263D">
      <w:pPr>
        <w:autoSpaceDE w:val="0"/>
        <w:autoSpaceDN w:val="0"/>
        <w:adjustRightInd w:val="0"/>
        <w:spacing w:line="240" w:lineRule="auto"/>
        <w:jc w:val="both"/>
      </w:pPr>
    </w:p>
    <w:p w14:paraId="635EF53C" w14:textId="4CF2EEF7" w:rsidR="008010F8" w:rsidRDefault="008010F8" w:rsidP="0080263D">
      <w:pPr>
        <w:autoSpaceDE w:val="0"/>
        <w:autoSpaceDN w:val="0"/>
        <w:adjustRightInd w:val="0"/>
        <w:spacing w:line="240" w:lineRule="auto"/>
        <w:jc w:val="both"/>
      </w:pPr>
    </w:p>
    <w:p w14:paraId="1EC6505A" w14:textId="39053F46" w:rsidR="008010F8" w:rsidRDefault="008010F8" w:rsidP="0080263D">
      <w:pPr>
        <w:autoSpaceDE w:val="0"/>
        <w:autoSpaceDN w:val="0"/>
        <w:adjustRightInd w:val="0"/>
        <w:spacing w:line="240" w:lineRule="auto"/>
        <w:jc w:val="both"/>
      </w:pPr>
    </w:p>
    <w:p w14:paraId="19592B36" w14:textId="0CDB74BC" w:rsidR="008010F8" w:rsidRDefault="008010F8" w:rsidP="0080263D">
      <w:pPr>
        <w:autoSpaceDE w:val="0"/>
        <w:autoSpaceDN w:val="0"/>
        <w:adjustRightInd w:val="0"/>
        <w:spacing w:line="240" w:lineRule="auto"/>
        <w:jc w:val="both"/>
      </w:pPr>
    </w:p>
    <w:p w14:paraId="5A1A1A06" w14:textId="36654E31" w:rsidR="008010F8" w:rsidRDefault="008010F8" w:rsidP="0080263D">
      <w:pPr>
        <w:autoSpaceDE w:val="0"/>
        <w:autoSpaceDN w:val="0"/>
        <w:adjustRightInd w:val="0"/>
        <w:spacing w:line="240" w:lineRule="auto"/>
        <w:jc w:val="both"/>
      </w:pPr>
    </w:p>
    <w:p w14:paraId="67758ADC" w14:textId="235D0AB1" w:rsidR="008010F8" w:rsidRDefault="008010F8" w:rsidP="0080263D">
      <w:pPr>
        <w:autoSpaceDE w:val="0"/>
        <w:autoSpaceDN w:val="0"/>
        <w:adjustRightInd w:val="0"/>
        <w:spacing w:line="240" w:lineRule="auto"/>
        <w:jc w:val="both"/>
      </w:pPr>
    </w:p>
    <w:p w14:paraId="436FE9F0" w14:textId="376E7A86" w:rsidR="008010F8" w:rsidRDefault="008010F8" w:rsidP="0080263D">
      <w:pPr>
        <w:autoSpaceDE w:val="0"/>
        <w:autoSpaceDN w:val="0"/>
        <w:adjustRightInd w:val="0"/>
        <w:spacing w:line="240" w:lineRule="auto"/>
        <w:jc w:val="both"/>
      </w:pPr>
    </w:p>
    <w:p w14:paraId="245F3475" w14:textId="736C34CF" w:rsidR="008010F8" w:rsidRDefault="008010F8" w:rsidP="0080263D">
      <w:pPr>
        <w:autoSpaceDE w:val="0"/>
        <w:autoSpaceDN w:val="0"/>
        <w:adjustRightInd w:val="0"/>
        <w:spacing w:line="240" w:lineRule="auto"/>
        <w:jc w:val="both"/>
      </w:pPr>
    </w:p>
    <w:p w14:paraId="1932CDE8" w14:textId="4D11F58D" w:rsidR="008010F8" w:rsidRDefault="008010F8" w:rsidP="0080263D">
      <w:pPr>
        <w:autoSpaceDE w:val="0"/>
        <w:autoSpaceDN w:val="0"/>
        <w:adjustRightInd w:val="0"/>
        <w:spacing w:line="240" w:lineRule="auto"/>
        <w:jc w:val="both"/>
      </w:pPr>
    </w:p>
    <w:p w14:paraId="45060BDF" w14:textId="14024833" w:rsidR="008010F8" w:rsidRDefault="008010F8" w:rsidP="0080263D">
      <w:pPr>
        <w:autoSpaceDE w:val="0"/>
        <w:autoSpaceDN w:val="0"/>
        <w:adjustRightInd w:val="0"/>
        <w:spacing w:line="240" w:lineRule="auto"/>
        <w:jc w:val="both"/>
      </w:pPr>
    </w:p>
    <w:p w14:paraId="36988C5E" w14:textId="154DC2B3" w:rsidR="008010F8" w:rsidRDefault="008010F8" w:rsidP="0080263D">
      <w:pPr>
        <w:autoSpaceDE w:val="0"/>
        <w:autoSpaceDN w:val="0"/>
        <w:adjustRightInd w:val="0"/>
        <w:spacing w:line="240" w:lineRule="auto"/>
        <w:jc w:val="both"/>
      </w:pPr>
    </w:p>
    <w:p w14:paraId="63330A9E" w14:textId="382B3514" w:rsidR="008010F8" w:rsidRDefault="008010F8" w:rsidP="0080263D">
      <w:pPr>
        <w:autoSpaceDE w:val="0"/>
        <w:autoSpaceDN w:val="0"/>
        <w:adjustRightInd w:val="0"/>
        <w:spacing w:line="240" w:lineRule="auto"/>
        <w:jc w:val="both"/>
      </w:pPr>
    </w:p>
    <w:p w14:paraId="6CA00665" w14:textId="5222517E" w:rsidR="008010F8" w:rsidRDefault="008010F8" w:rsidP="0080263D">
      <w:pPr>
        <w:autoSpaceDE w:val="0"/>
        <w:autoSpaceDN w:val="0"/>
        <w:adjustRightInd w:val="0"/>
        <w:spacing w:line="240" w:lineRule="auto"/>
        <w:jc w:val="both"/>
      </w:pPr>
    </w:p>
    <w:p w14:paraId="099D31E8" w14:textId="6E9050AB" w:rsidR="008010F8" w:rsidRDefault="008010F8" w:rsidP="0080263D">
      <w:pPr>
        <w:autoSpaceDE w:val="0"/>
        <w:autoSpaceDN w:val="0"/>
        <w:adjustRightInd w:val="0"/>
        <w:spacing w:line="240" w:lineRule="auto"/>
        <w:jc w:val="both"/>
      </w:pPr>
    </w:p>
    <w:p w14:paraId="3173A396" w14:textId="3C5787E3" w:rsidR="008010F8" w:rsidRDefault="008010F8" w:rsidP="0080263D">
      <w:pPr>
        <w:autoSpaceDE w:val="0"/>
        <w:autoSpaceDN w:val="0"/>
        <w:adjustRightInd w:val="0"/>
        <w:spacing w:line="240" w:lineRule="auto"/>
        <w:jc w:val="both"/>
      </w:pPr>
    </w:p>
    <w:p w14:paraId="0504D381" w14:textId="2532ACA5" w:rsidR="008010F8" w:rsidRDefault="008010F8" w:rsidP="0080263D">
      <w:pPr>
        <w:autoSpaceDE w:val="0"/>
        <w:autoSpaceDN w:val="0"/>
        <w:adjustRightInd w:val="0"/>
        <w:spacing w:line="240" w:lineRule="auto"/>
        <w:jc w:val="both"/>
      </w:pPr>
    </w:p>
    <w:p w14:paraId="2415F2EF" w14:textId="79158F1E" w:rsidR="008010F8" w:rsidRDefault="008010F8" w:rsidP="0080263D">
      <w:pPr>
        <w:autoSpaceDE w:val="0"/>
        <w:autoSpaceDN w:val="0"/>
        <w:adjustRightInd w:val="0"/>
        <w:spacing w:line="240" w:lineRule="auto"/>
        <w:jc w:val="both"/>
      </w:pPr>
    </w:p>
    <w:p w14:paraId="1BCCC3EB" w14:textId="77777777" w:rsidR="008010F8" w:rsidRPr="00C30A19" w:rsidRDefault="008010F8" w:rsidP="0080263D">
      <w:pPr>
        <w:autoSpaceDE w:val="0"/>
        <w:autoSpaceDN w:val="0"/>
        <w:adjustRightInd w:val="0"/>
        <w:spacing w:line="240" w:lineRule="auto"/>
        <w:jc w:val="both"/>
      </w:pPr>
    </w:p>
    <w:p w14:paraId="3CEF9008" w14:textId="77777777" w:rsidR="002B340E" w:rsidRPr="00C30A19" w:rsidRDefault="002B340E" w:rsidP="0080263D">
      <w:pPr>
        <w:autoSpaceDE w:val="0"/>
        <w:autoSpaceDN w:val="0"/>
        <w:adjustRightInd w:val="0"/>
        <w:spacing w:line="240" w:lineRule="auto"/>
        <w:jc w:val="both"/>
      </w:pPr>
    </w:p>
    <w:p w14:paraId="4D754E5C" w14:textId="77777777" w:rsidR="002B340E" w:rsidRPr="00C30A19" w:rsidRDefault="002B340E" w:rsidP="0080263D">
      <w:pPr>
        <w:autoSpaceDE w:val="0"/>
        <w:autoSpaceDN w:val="0"/>
        <w:adjustRightInd w:val="0"/>
        <w:spacing w:line="240" w:lineRule="auto"/>
        <w:jc w:val="both"/>
      </w:pPr>
    </w:p>
    <w:p w14:paraId="284BF5E4" w14:textId="77777777" w:rsidR="002B340E" w:rsidRPr="00C30A19" w:rsidRDefault="002B340E" w:rsidP="0080263D">
      <w:pPr>
        <w:autoSpaceDE w:val="0"/>
        <w:autoSpaceDN w:val="0"/>
        <w:adjustRightInd w:val="0"/>
        <w:spacing w:line="240" w:lineRule="auto"/>
        <w:jc w:val="both"/>
      </w:pPr>
    </w:p>
    <w:p w14:paraId="0524F6D6" w14:textId="77777777" w:rsidR="002B340E" w:rsidRPr="00C30A19" w:rsidRDefault="002B340E" w:rsidP="0080263D">
      <w:pPr>
        <w:autoSpaceDE w:val="0"/>
        <w:autoSpaceDN w:val="0"/>
        <w:adjustRightInd w:val="0"/>
        <w:spacing w:line="240" w:lineRule="auto"/>
        <w:jc w:val="both"/>
      </w:pPr>
    </w:p>
    <w:p w14:paraId="761E1C65" w14:textId="77777777" w:rsidR="002B340E" w:rsidRPr="00C30A19" w:rsidRDefault="002B340E" w:rsidP="0080263D">
      <w:pPr>
        <w:autoSpaceDE w:val="0"/>
        <w:autoSpaceDN w:val="0"/>
        <w:adjustRightInd w:val="0"/>
        <w:spacing w:line="240" w:lineRule="auto"/>
        <w:jc w:val="both"/>
      </w:pPr>
    </w:p>
    <w:p w14:paraId="7C3458C8" w14:textId="77777777" w:rsidR="002B340E" w:rsidRPr="00C30A19" w:rsidRDefault="002B340E" w:rsidP="0080263D">
      <w:pPr>
        <w:autoSpaceDE w:val="0"/>
        <w:autoSpaceDN w:val="0"/>
        <w:adjustRightInd w:val="0"/>
        <w:spacing w:line="240" w:lineRule="auto"/>
        <w:jc w:val="both"/>
      </w:pPr>
    </w:p>
    <w:p w14:paraId="7F3EE7DD" w14:textId="77777777" w:rsidR="002B340E" w:rsidRPr="00C30A19" w:rsidRDefault="002B340E" w:rsidP="0080263D">
      <w:pPr>
        <w:autoSpaceDE w:val="0"/>
        <w:autoSpaceDN w:val="0"/>
        <w:adjustRightInd w:val="0"/>
        <w:spacing w:line="240" w:lineRule="auto"/>
        <w:jc w:val="both"/>
      </w:pPr>
    </w:p>
    <w:p w14:paraId="2B520930" w14:textId="77777777" w:rsidR="002B340E" w:rsidRPr="00C30A19" w:rsidRDefault="002B340E" w:rsidP="0080263D">
      <w:pPr>
        <w:autoSpaceDE w:val="0"/>
        <w:autoSpaceDN w:val="0"/>
        <w:adjustRightInd w:val="0"/>
        <w:spacing w:line="240" w:lineRule="auto"/>
        <w:jc w:val="both"/>
      </w:pPr>
    </w:p>
    <w:p w14:paraId="053752AE" w14:textId="77777777" w:rsidR="002B340E" w:rsidRPr="00C30A19" w:rsidRDefault="002B340E" w:rsidP="0080263D">
      <w:pPr>
        <w:autoSpaceDE w:val="0"/>
        <w:autoSpaceDN w:val="0"/>
        <w:adjustRightInd w:val="0"/>
        <w:spacing w:line="240" w:lineRule="auto"/>
        <w:jc w:val="both"/>
      </w:pPr>
    </w:p>
    <w:p w14:paraId="366B8154" w14:textId="77777777" w:rsidR="002B340E" w:rsidRPr="00C30A19" w:rsidRDefault="002B340E" w:rsidP="0080263D">
      <w:pPr>
        <w:autoSpaceDE w:val="0"/>
        <w:autoSpaceDN w:val="0"/>
        <w:adjustRightInd w:val="0"/>
        <w:spacing w:line="240" w:lineRule="auto"/>
        <w:jc w:val="both"/>
      </w:pPr>
    </w:p>
    <w:p w14:paraId="554D3C1F" w14:textId="77777777" w:rsidR="002B340E" w:rsidRPr="00C30A19" w:rsidRDefault="002B340E" w:rsidP="0080263D">
      <w:pPr>
        <w:autoSpaceDE w:val="0"/>
        <w:autoSpaceDN w:val="0"/>
        <w:adjustRightInd w:val="0"/>
        <w:spacing w:line="240" w:lineRule="auto"/>
        <w:jc w:val="both"/>
      </w:pPr>
    </w:p>
    <w:p w14:paraId="0F084B7B" w14:textId="77777777" w:rsidR="002B340E" w:rsidRPr="00C30A19" w:rsidRDefault="002B340E" w:rsidP="0080263D">
      <w:pPr>
        <w:autoSpaceDE w:val="0"/>
        <w:autoSpaceDN w:val="0"/>
        <w:adjustRightInd w:val="0"/>
        <w:spacing w:line="240" w:lineRule="auto"/>
        <w:jc w:val="both"/>
      </w:pPr>
    </w:p>
    <w:p w14:paraId="4C445578" w14:textId="77777777" w:rsidR="002B340E" w:rsidRPr="00C30A19" w:rsidRDefault="002B340E" w:rsidP="0080263D">
      <w:pPr>
        <w:autoSpaceDE w:val="0"/>
        <w:autoSpaceDN w:val="0"/>
        <w:adjustRightInd w:val="0"/>
        <w:spacing w:line="240" w:lineRule="auto"/>
        <w:jc w:val="both"/>
      </w:pPr>
    </w:p>
    <w:p w14:paraId="748FC7BD" w14:textId="77777777" w:rsidR="002B340E" w:rsidRPr="00C30A19" w:rsidRDefault="002B340E" w:rsidP="0080263D">
      <w:pPr>
        <w:autoSpaceDE w:val="0"/>
        <w:autoSpaceDN w:val="0"/>
        <w:adjustRightInd w:val="0"/>
        <w:spacing w:line="240" w:lineRule="auto"/>
        <w:jc w:val="both"/>
      </w:pPr>
    </w:p>
    <w:p w14:paraId="4AEE941F" w14:textId="77777777" w:rsidR="002B340E" w:rsidRPr="00C30A19" w:rsidRDefault="002B340E" w:rsidP="0080263D">
      <w:pPr>
        <w:autoSpaceDE w:val="0"/>
        <w:autoSpaceDN w:val="0"/>
        <w:adjustRightInd w:val="0"/>
        <w:spacing w:line="240" w:lineRule="auto"/>
        <w:jc w:val="both"/>
      </w:pPr>
    </w:p>
    <w:p w14:paraId="3DB549D8" w14:textId="77777777" w:rsidR="00A86523" w:rsidRPr="00C30A19" w:rsidRDefault="00A86523" w:rsidP="000540F5">
      <w:pPr>
        <w:pStyle w:val="ds34nadpis"/>
        <w:spacing w:line="276" w:lineRule="auto"/>
      </w:pPr>
      <w:r w:rsidRPr="00C30A19">
        <w:t>Prohlášení</w:t>
      </w:r>
    </w:p>
    <w:p w14:paraId="6EDEC27A" w14:textId="152AFC9E" w:rsidR="00F963B0" w:rsidRPr="008010F8" w:rsidRDefault="00F963B0" w:rsidP="008010F8">
      <w:pPr>
        <w:pStyle w:val="Odstavecprvn"/>
      </w:pPr>
      <w:r w:rsidRPr="008010F8">
        <w:t xml:space="preserve">„Prohlašuji, že svou diplomovou práci na téma </w:t>
      </w:r>
      <w:r w:rsidR="008010F8" w:rsidRPr="008010F8">
        <w:t xml:space="preserve">Analytický nástroj pro generování bicích </w:t>
      </w:r>
      <w:proofErr w:type="spellStart"/>
      <w:r w:rsidR="008010F8" w:rsidRPr="008010F8">
        <w:t>triggerů</w:t>
      </w:r>
      <w:proofErr w:type="spellEnd"/>
      <w:r w:rsidR="008010F8" w:rsidRPr="008010F8">
        <w:t xml:space="preserve"> z </w:t>
      </w:r>
      <w:proofErr w:type="spellStart"/>
      <w:r w:rsidR="008010F8" w:rsidRPr="008010F8">
        <w:t>downmix</w:t>
      </w:r>
      <w:proofErr w:type="spellEnd"/>
      <w:r w:rsidR="008010F8" w:rsidRPr="008010F8">
        <w:t xml:space="preserve"> záznamu </w:t>
      </w:r>
      <w:r w:rsidRPr="008010F8">
        <w:t xml:space="preserve">jsem vypracoval samostatně pod vedením vedoucího diplomové práce a s použitím odborné literatury a dalších informačních zdrojů, které jsou všechny citovány v práci a uvedeny v seznamu literatury na konci práce. </w:t>
      </w:r>
    </w:p>
    <w:p w14:paraId="72D7A872" w14:textId="170CB9F7" w:rsidR="00C078C3" w:rsidRPr="008010F8" w:rsidRDefault="00F963B0" w:rsidP="008010F8">
      <w:pPr>
        <w:pStyle w:val="Odstavecprvn"/>
      </w:pPr>
      <w:r w:rsidRPr="008010F8">
        <w:t xml:space="preserve">Jako autor uvedené diplomové práce dále prohlašuji, že v souvislosti s vytvořením této diplomové práce jsem neporušil autorská práva třetích osob, zejména jsem nezasáhl nedovoleným způsobem do cizích autorských práv osobnostních a jsem si plně vědom následků porušení ustanovení § </w:t>
      </w:r>
      <w:smartTag w:uri="urn:schemas-microsoft-com:office:smarttags" w:element="metricconverter">
        <w:smartTagPr>
          <w:attr w:name="ProductID" w:val="11 a"/>
        </w:smartTagPr>
        <w:r w:rsidRPr="008010F8">
          <w:t>11 a</w:t>
        </w:r>
      </w:smartTag>
      <w:r w:rsidRPr="008010F8">
        <w:t xml:space="preserve"> následujících autorského zákona č. 121/2000 Sb., včetně možných trestněprávních důsledků vyplývajících z ustanovení části druhé, hlavy VI. díl 4 Trestního zákoníku č. 40/2009 Sb.</w:t>
      </w:r>
    </w:p>
    <w:p w14:paraId="56660D6E" w14:textId="77777777" w:rsidR="00371111" w:rsidRPr="00C30A19" w:rsidRDefault="00371111" w:rsidP="00371111">
      <w:pPr>
        <w:pStyle w:val="Prosttext"/>
        <w:rPr>
          <w:rFonts w:ascii="Times New Roman" w:hAnsi="Times New Roman"/>
          <w:sz w:val="24"/>
        </w:rPr>
      </w:pPr>
    </w:p>
    <w:p w14:paraId="241E2415" w14:textId="77777777" w:rsidR="00371111" w:rsidRPr="00C30A19" w:rsidRDefault="00371111" w:rsidP="00371111">
      <w:pPr>
        <w:pStyle w:val="Prosttext"/>
        <w:rPr>
          <w:rFonts w:ascii="Times New Roman" w:hAnsi="Times New Roman"/>
          <w:sz w:val="24"/>
        </w:rPr>
      </w:pPr>
    </w:p>
    <w:p w14:paraId="335AFB6B" w14:textId="77777777" w:rsidR="00371111" w:rsidRPr="00C30A19" w:rsidRDefault="00371111" w:rsidP="00371111">
      <w:pPr>
        <w:pStyle w:val="Prosttext"/>
        <w:rPr>
          <w:rFonts w:ascii="Times New Roman" w:hAnsi="Times New Roman"/>
          <w:sz w:val="24"/>
        </w:rPr>
      </w:pPr>
    </w:p>
    <w:p w14:paraId="446BFDC7" w14:textId="633C6446" w:rsidR="00371111" w:rsidRPr="00C30A19" w:rsidRDefault="00371111" w:rsidP="00371111">
      <w:pPr>
        <w:pStyle w:val="Prosttext"/>
        <w:rPr>
          <w:rFonts w:ascii="Times New Roman" w:hAnsi="Times New Roman"/>
          <w:sz w:val="24"/>
        </w:rPr>
      </w:pPr>
      <w:r w:rsidRPr="00C30A19">
        <w:rPr>
          <w:rFonts w:ascii="Times New Roman" w:hAnsi="Times New Roman"/>
          <w:sz w:val="24"/>
        </w:rPr>
        <w:t>V Brně dne:</w:t>
      </w:r>
      <w:r w:rsidRPr="00C30A19">
        <w:rPr>
          <w:rFonts w:ascii="Times New Roman" w:hAnsi="Times New Roman"/>
          <w:color w:val="FF0000"/>
          <w:sz w:val="24"/>
        </w:rPr>
        <w:t xml:space="preserve"> </w:t>
      </w:r>
      <w:r w:rsidR="008010F8" w:rsidRPr="008010F8">
        <w:rPr>
          <w:rFonts w:ascii="Times New Roman" w:hAnsi="Times New Roman"/>
          <w:b/>
          <w:sz w:val="24"/>
        </w:rPr>
        <w:t>1</w:t>
      </w:r>
      <w:r w:rsidRPr="008010F8">
        <w:rPr>
          <w:rFonts w:ascii="Times New Roman" w:hAnsi="Times New Roman"/>
          <w:b/>
          <w:sz w:val="24"/>
        </w:rPr>
        <w:t xml:space="preserve">. </w:t>
      </w:r>
      <w:r w:rsidR="008010F8" w:rsidRPr="008010F8">
        <w:rPr>
          <w:rFonts w:ascii="Times New Roman" w:hAnsi="Times New Roman"/>
          <w:b/>
          <w:sz w:val="24"/>
        </w:rPr>
        <w:t>června</w:t>
      </w:r>
      <w:r w:rsidRPr="008010F8">
        <w:rPr>
          <w:rFonts w:ascii="Times New Roman" w:hAnsi="Times New Roman"/>
          <w:b/>
          <w:sz w:val="24"/>
        </w:rPr>
        <w:t xml:space="preserve"> 20</w:t>
      </w:r>
      <w:r w:rsidR="008010F8" w:rsidRPr="008010F8">
        <w:rPr>
          <w:rFonts w:ascii="Times New Roman" w:hAnsi="Times New Roman"/>
          <w:b/>
          <w:sz w:val="24"/>
        </w:rPr>
        <w:t>20</w:t>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00FE71F2" w:rsidRPr="00C30A19">
        <w:rPr>
          <w:rFonts w:ascii="Times New Roman" w:hAnsi="Times New Roman"/>
          <w:sz w:val="24"/>
        </w:rPr>
        <w:t xml:space="preserve">   </w:t>
      </w:r>
      <w:r w:rsidRPr="00C30A19">
        <w:rPr>
          <w:rFonts w:ascii="Times New Roman" w:hAnsi="Times New Roman"/>
          <w:sz w:val="24"/>
        </w:rPr>
        <w:t>…………………………</w:t>
      </w:r>
    </w:p>
    <w:p w14:paraId="7DF3A730" w14:textId="77777777" w:rsidR="00371111" w:rsidRPr="00C30A19" w:rsidRDefault="00371111" w:rsidP="00371111">
      <w:pPr>
        <w:pStyle w:val="Prosttext"/>
        <w:rPr>
          <w:rFonts w:ascii="Times New Roman" w:hAnsi="Times New Roman"/>
          <w:sz w:val="24"/>
        </w:rPr>
      </w:pPr>
      <w:r w:rsidRPr="00C30A19">
        <w:rPr>
          <w:rFonts w:ascii="Times New Roman" w:hAnsi="Times New Roman"/>
          <w:sz w:val="24"/>
        </w:rPr>
        <w:lastRenderedPageBreak/>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t>podpis autora</w:t>
      </w:r>
    </w:p>
    <w:p w14:paraId="0761CBDC" w14:textId="77777777" w:rsidR="00A86523" w:rsidRPr="00C30A19" w:rsidRDefault="00A86523" w:rsidP="0019118E">
      <w:pPr>
        <w:pStyle w:val="ds2"/>
        <w:spacing w:line="276" w:lineRule="auto"/>
        <w:rPr>
          <w:lang w:val="cs-CZ"/>
        </w:rPr>
      </w:pPr>
    </w:p>
    <w:p w14:paraId="4DD66E4B" w14:textId="77777777" w:rsidR="00A86523" w:rsidRPr="00C30A19" w:rsidRDefault="00A86523" w:rsidP="0019118E">
      <w:pPr>
        <w:pStyle w:val="ds2"/>
        <w:spacing w:line="276" w:lineRule="auto"/>
        <w:rPr>
          <w:lang w:val="cs-CZ"/>
        </w:rPr>
      </w:pPr>
    </w:p>
    <w:p w14:paraId="36521601" w14:textId="77777777" w:rsidR="00A86523" w:rsidRPr="00C30A19" w:rsidRDefault="00A86523" w:rsidP="0019118E">
      <w:pPr>
        <w:pStyle w:val="ds2"/>
        <w:spacing w:line="276" w:lineRule="auto"/>
        <w:rPr>
          <w:lang w:val="cs-CZ"/>
        </w:rPr>
      </w:pPr>
    </w:p>
    <w:p w14:paraId="0622E747" w14:textId="77777777" w:rsidR="002B340E" w:rsidRPr="00C30A19" w:rsidRDefault="002B340E" w:rsidP="0019118E">
      <w:pPr>
        <w:pStyle w:val="ds2"/>
        <w:spacing w:line="276" w:lineRule="auto"/>
        <w:rPr>
          <w:lang w:val="cs-CZ"/>
        </w:rPr>
      </w:pPr>
    </w:p>
    <w:p w14:paraId="4E94C945" w14:textId="74F224DA" w:rsidR="002B340E" w:rsidRDefault="002B340E" w:rsidP="008010F8">
      <w:pPr>
        <w:pStyle w:val="ds2"/>
        <w:spacing w:line="276" w:lineRule="auto"/>
        <w:ind w:left="0"/>
        <w:rPr>
          <w:lang w:val="cs-CZ"/>
        </w:rPr>
      </w:pPr>
    </w:p>
    <w:p w14:paraId="087CAED8" w14:textId="324C3A75" w:rsidR="008010F8" w:rsidRDefault="008010F8" w:rsidP="008010F8">
      <w:pPr>
        <w:pStyle w:val="ds2"/>
        <w:spacing w:line="276" w:lineRule="auto"/>
        <w:ind w:left="0"/>
        <w:rPr>
          <w:lang w:val="cs-CZ"/>
        </w:rPr>
      </w:pPr>
    </w:p>
    <w:p w14:paraId="316B77DE" w14:textId="02E23F91" w:rsidR="008010F8" w:rsidRDefault="008010F8" w:rsidP="008010F8">
      <w:pPr>
        <w:pStyle w:val="ds2"/>
        <w:spacing w:line="276" w:lineRule="auto"/>
        <w:ind w:left="0"/>
        <w:rPr>
          <w:lang w:val="cs-CZ"/>
        </w:rPr>
      </w:pPr>
    </w:p>
    <w:p w14:paraId="3CAD4ED4" w14:textId="5FB5FADA" w:rsidR="008010F8" w:rsidRDefault="008010F8" w:rsidP="008010F8">
      <w:pPr>
        <w:pStyle w:val="ds2"/>
        <w:spacing w:line="276" w:lineRule="auto"/>
        <w:ind w:left="0"/>
        <w:rPr>
          <w:lang w:val="cs-CZ"/>
        </w:rPr>
      </w:pPr>
    </w:p>
    <w:p w14:paraId="636553E3" w14:textId="41500B60" w:rsidR="008010F8" w:rsidRDefault="008010F8" w:rsidP="008010F8">
      <w:pPr>
        <w:pStyle w:val="ds2"/>
        <w:spacing w:line="276" w:lineRule="auto"/>
        <w:ind w:left="0"/>
        <w:rPr>
          <w:lang w:val="cs-CZ"/>
        </w:rPr>
      </w:pPr>
    </w:p>
    <w:p w14:paraId="36D12889" w14:textId="110CCE43" w:rsidR="008010F8" w:rsidRDefault="008010F8" w:rsidP="008010F8">
      <w:pPr>
        <w:pStyle w:val="ds2"/>
        <w:spacing w:line="276" w:lineRule="auto"/>
        <w:ind w:left="0"/>
        <w:rPr>
          <w:lang w:val="cs-CZ"/>
        </w:rPr>
      </w:pPr>
    </w:p>
    <w:p w14:paraId="3351A68C" w14:textId="5E6F2A44" w:rsidR="008010F8" w:rsidRDefault="008010F8" w:rsidP="008010F8">
      <w:pPr>
        <w:pStyle w:val="ds2"/>
        <w:spacing w:line="276" w:lineRule="auto"/>
        <w:ind w:left="0"/>
        <w:rPr>
          <w:lang w:val="cs-CZ"/>
        </w:rPr>
      </w:pPr>
    </w:p>
    <w:p w14:paraId="69B551A3" w14:textId="6C09B95F" w:rsidR="008010F8" w:rsidRDefault="008010F8" w:rsidP="008010F8">
      <w:pPr>
        <w:pStyle w:val="ds2"/>
        <w:spacing w:line="276" w:lineRule="auto"/>
        <w:ind w:left="0"/>
        <w:rPr>
          <w:lang w:val="cs-CZ"/>
        </w:rPr>
      </w:pPr>
    </w:p>
    <w:p w14:paraId="4C196593" w14:textId="055AA02F" w:rsidR="008010F8" w:rsidRDefault="008010F8" w:rsidP="008010F8">
      <w:pPr>
        <w:pStyle w:val="ds2"/>
        <w:spacing w:line="276" w:lineRule="auto"/>
        <w:ind w:left="0"/>
        <w:rPr>
          <w:lang w:val="cs-CZ"/>
        </w:rPr>
      </w:pPr>
    </w:p>
    <w:p w14:paraId="00BFCE25" w14:textId="59541537" w:rsidR="008010F8" w:rsidRDefault="008010F8" w:rsidP="008010F8">
      <w:pPr>
        <w:pStyle w:val="ds2"/>
        <w:spacing w:line="276" w:lineRule="auto"/>
        <w:ind w:left="0"/>
        <w:rPr>
          <w:lang w:val="cs-CZ"/>
        </w:rPr>
      </w:pPr>
    </w:p>
    <w:p w14:paraId="09BECC88" w14:textId="77B92B69" w:rsidR="008010F8" w:rsidRDefault="008010F8" w:rsidP="008010F8">
      <w:pPr>
        <w:pStyle w:val="ds2"/>
        <w:spacing w:line="276" w:lineRule="auto"/>
        <w:ind w:left="0"/>
        <w:rPr>
          <w:lang w:val="cs-CZ"/>
        </w:rPr>
      </w:pPr>
    </w:p>
    <w:p w14:paraId="15C34938" w14:textId="7FDC965F" w:rsidR="008010F8" w:rsidRDefault="008010F8" w:rsidP="008010F8">
      <w:pPr>
        <w:pStyle w:val="ds2"/>
        <w:spacing w:line="276" w:lineRule="auto"/>
        <w:ind w:left="0"/>
        <w:rPr>
          <w:lang w:val="cs-CZ"/>
        </w:rPr>
      </w:pPr>
    </w:p>
    <w:p w14:paraId="4C81C115" w14:textId="28D92529" w:rsidR="008010F8" w:rsidRDefault="008010F8" w:rsidP="008010F8">
      <w:pPr>
        <w:pStyle w:val="ds2"/>
        <w:spacing w:line="276" w:lineRule="auto"/>
        <w:ind w:left="0"/>
        <w:rPr>
          <w:lang w:val="cs-CZ"/>
        </w:rPr>
      </w:pPr>
    </w:p>
    <w:p w14:paraId="2D736A44" w14:textId="3FC07A69" w:rsidR="008010F8" w:rsidRDefault="008010F8" w:rsidP="008010F8">
      <w:pPr>
        <w:pStyle w:val="ds2"/>
        <w:spacing w:line="276" w:lineRule="auto"/>
        <w:ind w:left="0"/>
        <w:rPr>
          <w:lang w:val="cs-CZ"/>
        </w:rPr>
      </w:pPr>
    </w:p>
    <w:p w14:paraId="5624E177" w14:textId="5FEA6B78" w:rsidR="008010F8" w:rsidRDefault="008010F8" w:rsidP="008010F8">
      <w:pPr>
        <w:pStyle w:val="ds2"/>
        <w:spacing w:line="276" w:lineRule="auto"/>
        <w:ind w:left="0"/>
        <w:rPr>
          <w:lang w:val="cs-CZ"/>
        </w:rPr>
      </w:pPr>
    </w:p>
    <w:p w14:paraId="3F29C13F" w14:textId="3FE761E2" w:rsidR="008010F8" w:rsidRDefault="008010F8" w:rsidP="008010F8">
      <w:pPr>
        <w:pStyle w:val="ds2"/>
        <w:spacing w:line="276" w:lineRule="auto"/>
        <w:ind w:left="0"/>
        <w:rPr>
          <w:lang w:val="cs-CZ"/>
        </w:rPr>
      </w:pPr>
    </w:p>
    <w:p w14:paraId="2AA2E655" w14:textId="466B0C71" w:rsidR="008010F8" w:rsidRDefault="008010F8" w:rsidP="008010F8">
      <w:pPr>
        <w:pStyle w:val="ds2"/>
        <w:spacing w:line="276" w:lineRule="auto"/>
        <w:ind w:left="0"/>
        <w:rPr>
          <w:lang w:val="cs-CZ"/>
        </w:rPr>
      </w:pPr>
    </w:p>
    <w:p w14:paraId="13C9226C" w14:textId="263A34C5" w:rsidR="008010F8" w:rsidRDefault="008010F8" w:rsidP="008010F8">
      <w:pPr>
        <w:pStyle w:val="ds2"/>
        <w:spacing w:line="276" w:lineRule="auto"/>
        <w:ind w:left="0"/>
        <w:rPr>
          <w:lang w:val="cs-CZ"/>
        </w:rPr>
      </w:pPr>
    </w:p>
    <w:p w14:paraId="22073180" w14:textId="0902BD5E" w:rsidR="008010F8" w:rsidRDefault="008010F8" w:rsidP="008010F8">
      <w:pPr>
        <w:pStyle w:val="ds2"/>
        <w:spacing w:line="276" w:lineRule="auto"/>
        <w:ind w:left="0"/>
        <w:rPr>
          <w:lang w:val="cs-CZ"/>
        </w:rPr>
      </w:pPr>
    </w:p>
    <w:p w14:paraId="492765A9" w14:textId="0773EC2D" w:rsidR="008010F8" w:rsidRDefault="008010F8" w:rsidP="008010F8">
      <w:pPr>
        <w:pStyle w:val="ds2"/>
        <w:spacing w:line="276" w:lineRule="auto"/>
        <w:ind w:left="0"/>
        <w:rPr>
          <w:lang w:val="cs-CZ"/>
        </w:rPr>
      </w:pPr>
    </w:p>
    <w:p w14:paraId="05381D6B" w14:textId="54CD45A5" w:rsidR="008010F8" w:rsidRDefault="008010F8" w:rsidP="008010F8">
      <w:pPr>
        <w:pStyle w:val="ds2"/>
        <w:spacing w:line="276" w:lineRule="auto"/>
        <w:ind w:left="0"/>
        <w:rPr>
          <w:lang w:val="cs-CZ"/>
        </w:rPr>
      </w:pPr>
    </w:p>
    <w:p w14:paraId="61F5B87C" w14:textId="2AB35C51" w:rsidR="008010F8" w:rsidRDefault="008010F8" w:rsidP="008010F8">
      <w:pPr>
        <w:pStyle w:val="ds2"/>
        <w:spacing w:line="276" w:lineRule="auto"/>
        <w:ind w:left="0"/>
        <w:rPr>
          <w:lang w:val="cs-CZ"/>
        </w:rPr>
      </w:pPr>
    </w:p>
    <w:p w14:paraId="3DE95F26" w14:textId="3CF418D6" w:rsidR="008010F8" w:rsidRDefault="008010F8" w:rsidP="008010F8">
      <w:pPr>
        <w:pStyle w:val="ds2"/>
        <w:spacing w:line="276" w:lineRule="auto"/>
        <w:ind w:left="0"/>
        <w:rPr>
          <w:lang w:val="cs-CZ"/>
        </w:rPr>
      </w:pPr>
    </w:p>
    <w:p w14:paraId="7B699006" w14:textId="1BC71E8F" w:rsidR="008010F8" w:rsidRDefault="008010F8" w:rsidP="008010F8">
      <w:pPr>
        <w:pStyle w:val="ds2"/>
        <w:spacing w:line="276" w:lineRule="auto"/>
        <w:ind w:left="0"/>
        <w:rPr>
          <w:lang w:val="cs-CZ"/>
        </w:rPr>
      </w:pPr>
    </w:p>
    <w:p w14:paraId="40EC0879" w14:textId="3A0DF076" w:rsidR="008010F8" w:rsidRDefault="008010F8" w:rsidP="008010F8">
      <w:pPr>
        <w:pStyle w:val="ds2"/>
        <w:spacing w:line="276" w:lineRule="auto"/>
        <w:ind w:left="0"/>
        <w:rPr>
          <w:lang w:val="cs-CZ"/>
        </w:rPr>
      </w:pPr>
    </w:p>
    <w:p w14:paraId="43CEA4ED" w14:textId="6999EB91" w:rsidR="008010F8" w:rsidRDefault="008010F8" w:rsidP="008010F8">
      <w:pPr>
        <w:pStyle w:val="ds2"/>
        <w:spacing w:line="276" w:lineRule="auto"/>
        <w:ind w:left="0"/>
        <w:rPr>
          <w:lang w:val="cs-CZ"/>
        </w:rPr>
      </w:pPr>
    </w:p>
    <w:p w14:paraId="50EF00DA" w14:textId="7C00899A" w:rsidR="008010F8" w:rsidRDefault="008010F8" w:rsidP="008010F8">
      <w:pPr>
        <w:pStyle w:val="ds2"/>
        <w:spacing w:line="276" w:lineRule="auto"/>
        <w:ind w:left="0"/>
        <w:rPr>
          <w:lang w:val="cs-CZ"/>
        </w:rPr>
      </w:pPr>
    </w:p>
    <w:p w14:paraId="05BBD905" w14:textId="77777777" w:rsidR="008010F8" w:rsidRPr="00C30A19" w:rsidRDefault="008010F8" w:rsidP="008010F8">
      <w:pPr>
        <w:pStyle w:val="ds2"/>
        <w:spacing w:line="276" w:lineRule="auto"/>
        <w:ind w:left="0"/>
        <w:rPr>
          <w:lang w:val="cs-CZ"/>
        </w:rPr>
      </w:pPr>
    </w:p>
    <w:p w14:paraId="3CFA360E" w14:textId="77777777" w:rsidR="00A86523" w:rsidRPr="00C30A19" w:rsidRDefault="00A86523" w:rsidP="0019118E">
      <w:pPr>
        <w:pStyle w:val="ds2"/>
        <w:spacing w:line="276" w:lineRule="auto"/>
        <w:rPr>
          <w:lang w:val="cs-CZ"/>
        </w:rPr>
      </w:pPr>
    </w:p>
    <w:p w14:paraId="65F896B1" w14:textId="77777777" w:rsidR="00A86523" w:rsidRPr="00C30A19" w:rsidRDefault="00A86523" w:rsidP="0019118E">
      <w:pPr>
        <w:pStyle w:val="ds2"/>
        <w:spacing w:line="276" w:lineRule="auto"/>
        <w:rPr>
          <w:lang w:val="cs-CZ"/>
        </w:rPr>
      </w:pPr>
    </w:p>
    <w:p w14:paraId="0CB9FBD1" w14:textId="7666CE23" w:rsidR="00A86523" w:rsidRPr="00C30A19" w:rsidRDefault="00A86523" w:rsidP="0019118E">
      <w:pPr>
        <w:pStyle w:val="ds34nadpis"/>
        <w:spacing w:line="276" w:lineRule="auto"/>
      </w:pPr>
      <w:r w:rsidRPr="00C30A19">
        <w:t>Poděkování</w:t>
      </w:r>
      <w:r w:rsidR="009C341C" w:rsidRPr="00C30A19">
        <w:t xml:space="preserve"> </w:t>
      </w:r>
    </w:p>
    <w:p w14:paraId="55FE2989" w14:textId="77777777" w:rsidR="00A86523" w:rsidRPr="00C30A19" w:rsidRDefault="00A86523" w:rsidP="0019118E">
      <w:pPr>
        <w:pStyle w:val="ds34"/>
        <w:spacing w:line="276" w:lineRule="auto"/>
        <w:rPr>
          <w:i/>
          <w:color w:val="FF0000"/>
        </w:rPr>
      </w:pPr>
      <w:r w:rsidRPr="00C30A19">
        <w:rPr>
          <w:i/>
          <w:color w:val="FF0000"/>
        </w:rPr>
        <w:t>V této sekci je možn</w:t>
      </w:r>
      <w:r w:rsidR="00714799" w:rsidRPr="00C30A19">
        <w:rPr>
          <w:i/>
          <w:color w:val="FF0000"/>
        </w:rPr>
        <w:t>é</w:t>
      </w:r>
      <w:r w:rsidRPr="00C30A19">
        <w:rPr>
          <w:i/>
          <w:color w:val="FF0000"/>
        </w:rPr>
        <w:t xml:space="preserve"> uvést poděkování vedoucímu práce a těm, kteří poskytli odbornou pomoc</w:t>
      </w:r>
      <w:r w:rsidR="00743DF1" w:rsidRPr="00C30A19">
        <w:rPr>
          <w:i/>
          <w:color w:val="FF0000"/>
        </w:rPr>
        <w:t xml:space="preserve"> </w:t>
      </w:r>
      <w:r w:rsidRPr="00C30A19">
        <w:rPr>
          <w:i/>
          <w:color w:val="FF0000"/>
        </w:rPr>
        <w:t>(externí zadavatel, konzultant, apod.).</w:t>
      </w:r>
      <w:r w:rsidR="006D29F9" w:rsidRPr="00C30A19">
        <w:rPr>
          <w:i/>
          <w:color w:val="FF0000"/>
        </w:rPr>
        <w:t xml:space="preserve"> Příklad poděkování:</w:t>
      </w:r>
    </w:p>
    <w:p w14:paraId="128C57D8" w14:textId="77777777" w:rsidR="00A86523" w:rsidRPr="00C30A19" w:rsidRDefault="00A86523" w:rsidP="0019118E">
      <w:pPr>
        <w:pStyle w:val="ds34"/>
        <w:spacing w:line="276" w:lineRule="auto"/>
      </w:pPr>
    </w:p>
    <w:p w14:paraId="2D12C29A" w14:textId="77777777" w:rsidR="00A86523" w:rsidRPr="00C30A19" w:rsidRDefault="00A86523" w:rsidP="0019118E">
      <w:pPr>
        <w:pStyle w:val="ds2"/>
        <w:spacing w:line="276" w:lineRule="auto"/>
        <w:rPr>
          <w:lang w:val="cs-CZ"/>
        </w:rPr>
      </w:pPr>
    </w:p>
    <w:p w14:paraId="43C04C36" w14:textId="77777777" w:rsidR="00F963B0" w:rsidRPr="00C30A19" w:rsidRDefault="00F963B0" w:rsidP="008010F8">
      <w:pPr>
        <w:pStyle w:val="Odstavecprvn"/>
      </w:pPr>
      <w:r w:rsidRPr="00C30A19">
        <w:t>Děkuji vedoucímu diplomové</w:t>
      </w:r>
      <w:r w:rsidR="009C341C" w:rsidRPr="00C30A19">
        <w:t xml:space="preserve"> (bakalářské)</w:t>
      </w:r>
      <w:r w:rsidRPr="00C30A19">
        <w:t xml:space="preserve"> práce Prof. Ing. Jiřímu Novotnému, CSc. za účinnou metodickou, pedagogickou a odbornou pomoc a další cenné rady při zpracování mé diplomové práce.</w:t>
      </w:r>
    </w:p>
    <w:p w14:paraId="43388B49" w14:textId="77777777" w:rsidR="00F963B0" w:rsidRPr="00C30A19" w:rsidRDefault="00F963B0" w:rsidP="00F963B0">
      <w:pPr>
        <w:pStyle w:val="Prosttext"/>
        <w:jc w:val="both"/>
        <w:rPr>
          <w:rFonts w:ascii="Times New Roman" w:hAnsi="Times New Roman"/>
          <w:sz w:val="24"/>
        </w:rPr>
      </w:pPr>
    </w:p>
    <w:p w14:paraId="6B4436ED" w14:textId="77777777" w:rsidR="00F963B0" w:rsidRPr="00C30A19" w:rsidRDefault="00F963B0" w:rsidP="00F963B0">
      <w:pPr>
        <w:pStyle w:val="Prosttext"/>
        <w:rPr>
          <w:rFonts w:ascii="Times New Roman" w:hAnsi="Times New Roman"/>
          <w:sz w:val="24"/>
        </w:rPr>
      </w:pPr>
    </w:p>
    <w:p w14:paraId="32FBFFE9" w14:textId="77777777" w:rsidR="00F963B0" w:rsidRPr="00C30A19" w:rsidRDefault="00F963B0" w:rsidP="00F963B0">
      <w:pPr>
        <w:pStyle w:val="Prosttext"/>
        <w:rPr>
          <w:rFonts w:ascii="Times New Roman" w:hAnsi="Times New Roman"/>
          <w:sz w:val="24"/>
        </w:rPr>
      </w:pPr>
    </w:p>
    <w:p w14:paraId="08955102" w14:textId="0F81820C" w:rsidR="00F963B0" w:rsidRPr="00C30A19" w:rsidRDefault="00F963B0" w:rsidP="00F963B0">
      <w:pPr>
        <w:pStyle w:val="Prosttext"/>
        <w:rPr>
          <w:rFonts w:ascii="Times New Roman" w:hAnsi="Times New Roman"/>
          <w:sz w:val="24"/>
        </w:rPr>
      </w:pPr>
      <w:r w:rsidRPr="00C30A19">
        <w:rPr>
          <w:rFonts w:ascii="Times New Roman" w:hAnsi="Times New Roman"/>
          <w:sz w:val="24"/>
        </w:rPr>
        <w:t xml:space="preserve">V Brně dne: </w:t>
      </w:r>
      <w:r w:rsidR="008010F8" w:rsidRPr="008010F8">
        <w:rPr>
          <w:rFonts w:ascii="Times New Roman" w:hAnsi="Times New Roman"/>
          <w:b/>
          <w:sz w:val="24"/>
        </w:rPr>
        <w:t>1</w:t>
      </w:r>
      <w:r w:rsidRPr="008010F8">
        <w:rPr>
          <w:rFonts w:ascii="Times New Roman" w:hAnsi="Times New Roman"/>
          <w:b/>
          <w:sz w:val="24"/>
        </w:rPr>
        <w:t xml:space="preserve">. </w:t>
      </w:r>
      <w:r w:rsidR="008010F8" w:rsidRPr="008010F8">
        <w:rPr>
          <w:rFonts w:ascii="Times New Roman" w:hAnsi="Times New Roman"/>
          <w:b/>
          <w:sz w:val="24"/>
        </w:rPr>
        <w:t>června</w:t>
      </w:r>
      <w:r w:rsidRPr="008010F8">
        <w:rPr>
          <w:rFonts w:ascii="Times New Roman" w:hAnsi="Times New Roman"/>
          <w:b/>
          <w:sz w:val="24"/>
        </w:rPr>
        <w:t xml:space="preserve"> </w:t>
      </w:r>
      <w:r w:rsidR="008010F8" w:rsidRPr="008010F8">
        <w:rPr>
          <w:rFonts w:ascii="Times New Roman" w:hAnsi="Times New Roman"/>
          <w:b/>
          <w:sz w:val="24"/>
        </w:rPr>
        <w:t>2020</w:t>
      </w:r>
      <w:r w:rsidR="00027900" w:rsidRPr="00C30A19">
        <w:rPr>
          <w:rFonts w:ascii="Times New Roman" w:hAnsi="Times New Roman"/>
          <w:b/>
          <w:color w:val="FF0000"/>
          <w:sz w:val="24"/>
        </w:rPr>
        <w:t xml:space="preserve">         </w:t>
      </w:r>
      <w:r w:rsidRPr="00C30A19">
        <w:rPr>
          <w:rFonts w:ascii="Times New Roman" w:hAnsi="Times New Roman"/>
          <w:sz w:val="24"/>
        </w:rPr>
        <w:tab/>
      </w:r>
      <w:r w:rsidRPr="00C30A19">
        <w:rPr>
          <w:rFonts w:ascii="Times New Roman" w:hAnsi="Times New Roman"/>
          <w:sz w:val="24"/>
        </w:rPr>
        <w:tab/>
      </w:r>
      <w:r w:rsidR="00027900" w:rsidRPr="00C30A19">
        <w:rPr>
          <w:rFonts w:ascii="Times New Roman" w:hAnsi="Times New Roman"/>
          <w:sz w:val="24"/>
        </w:rPr>
        <w:t xml:space="preserve">   </w:t>
      </w:r>
      <w:r w:rsidRPr="00C30A19">
        <w:rPr>
          <w:rFonts w:ascii="Times New Roman" w:hAnsi="Times New Roman"/>
          <w:sz w:val="24"/>
        </w:rPr>
        <w:t>…………………………</w:t>
      </w:r>
    </w:p>
    <w:p w14:paraId="63517884" w14:textId="77777777" w:rsidR="00F963B0" w:rsidRPr="00C30A19" w:rsidRDefault="00F963B0" w:rsidP="00F963B0">
      <w:pPr>
        <w:pStyle w:val="Prosttext"/>
        <w:rPr>
          <w:rFonts w:ascii="Times New Roman" w:hAnsi="Times New Roman"/>
          <w:sz w:val="24"/>
        </w:rPr>
      </w:pPr>
      <w:r w:rsidRPr="00C30A19">
        <w:rPr>
          <w:rFonts w:ascii="Times New Roman" w:hAnsi="Times New Roman"/>
          <w:sz w:val="24"/>
        </w:rPr>
        <w:lastRenderedPageBreak/>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t>podpis autora</w:t>
      </w:r>
    </w:p>
    <w:p w14:paraId="44572D44" w14:textId="77777777" w:rsidR="00515980" w:rsidRPr="00C30A19" w:rsidRDefault="00515980" w:rsidP="00406AFD">
      <w:pPr>
        <w:ind w:left="0"/>
        <w:sectPr w:rsidR="00515980" w:rsidRPr="00C30A19" w:rsidSect="002007F0">
          <w:footerReference w:type="default" r:id="rId13"/>
          <w:pgSz w:w="11906" w:h="16838"/>
          <w:pgMar w:top="0" w:right="1418" w:bottom="1701" w:left="1418" w:header="709" w:footer="709" w:gutter="567"/>
          <w:pgNumType w:start="3"/>
          <w:cols w:space="708"/>
          <w:titlePg/>
          <w:docGrid w:linePitch="360"/>
        </w:sectPr>
      </w:pPr>
      <w:bookmarkStart w:id="0" w:name="_Toc100936461"/>
      <w:bookmarkStart w:id="1" w:name="_Toc101325787"/>
    </w:p>
    <w:p w14:paraId="5F706231" w14:textId="77777777" w:rsidR="00BD1195" w:rsidRPr="00C30A19" w:rsidRDefault="00515980" w:rsidP="00017C08">
      <w:pPr>
        <w:rPr>
          <w:b/>
          <w:sz w:val="40"/>
          <w:szCs w:val="40"/>
        </w:rPr>
      </w:pPr>
      <w:r w:rsidRPr="00C30A19">
        <w:rPr>
          <w:b/>
          <w:sz w:val="40"/>
          <w:szCs w:val="40"/>
        </w:rPr>
        <w:lastRenderedPageBreak/>
        <w:t>O</w:t>
      </w:r>
      <w:r w:rsidR="00B01531" w:rsidRPr="00C30A19">
        <w:rPr>
          <w:b/>
          <w:sz w:val="40"/>
          <w:szCs w:val="40"/>
        </w:rPr>
        <w:t>bsah</w:t>
      </w:r>
    </w:p>
    <w:p w14:paraId="07741C47" w14:textId="6AF13FD8" w:rsidR="007E0F00" w:rsidRDefault="00E40496">
      <w:pPr>
        <w:pStyle w:val="Obsah1"/>
        <w:tabs>
          <w:tab w:val="left" w:pos="880"/>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\o "1-5" \h \z \t "BP/Nadpis neč.;1" </w:instrText>
      </w:r>
      <w:r w:rsidRPr="00C30A19">
        <w:fldChar w:fldCharType="separate"/>
      </w:r>
      <w:hyperlink w:anchor="_Toc41489547" w:history="1">
        <w:r w:rsidR="007E0F00" w:rsidRPr="004B7DBA">
          <w:rPr>
            <w:rStyle w:val="Hypertextovodkaz"/>
            <w:noProof/>
            <w14:scene3d>
              <w14:camera w14:prst="orthographicFront"/>
              <w14:lightRig w14:rig="threePt" w14:dir="t">
                <w14:rot w14:lat="0" w14:lon="0" w14:rev="0"/>
              </w14:lightRig>
            </w14:scene3d>
          </w:rPr>
          <w:t>1.</w:t>
        </w:r>
        <w:r w:rsidR="007E0F00">
          <w:rPr>
            <w:rFonts w:asciiTheme="minorHAnsi" w:eastAsiaTheme="minorEastAsia" w:hAnsiTheme="minorHAnsi" w:cstheme="minorBidi"/>
            <w:noProof/>
            <w:sz w:val="22"/>
            <w:szCs w:val="22"/>
          </w:rPr>
          <w:tab/>
        </w:r>
        <w:r w:rsidR="007E0F00" w:rsidRPr="004B7DBA">
          <w:rPr>
            <w:rStyle w:val="Hypertextovodkaz"/>
            <w:noProof/>
          </w:rPr>
          <w:t>Úvod</w:t>
        </w:r>
        <w:r w:rsidR="007E0F00">
          <w:rPr>
            <w:noProof/>
            <w:webHidden/>
          </w:rPr>
          <w:tab/>
        </w:r>
        <w:r w:rsidR="007E0F00">
          <w:rPr>
            <w:noProof/>
            <w:webHidden/>
          </w:rPr>
          <w:fldChar w:fldCharType="begin"/>
        </w:r>
        <w:r w:rsidR="007E0F00">
          <w:rPr>
            <w:noProof/>
            <w:webHidden/>
          </w:rPr>
          <w:instrText xml:space="preserve"> PAGEREF _Toc41489547 \h </w:instrText>
        </w:r>
        <w:r w:rsidR="007E0F00">
          <w:rPr>
            <w:noProof/>
            <w:webHidden/>
          </w:rPr>
        </w:r>
        <w:r w:rsidR="007E0F00">
          <w:rPr>
            <w:noProof/>
            <w:webHidden/>
          </w:rPr>
          <w:fldChar w:fldCharType="separate"/>
        </w:r>
        <w:r w:rsidR="007E0F00">
          <w:rPr>
            <w:noProof/>
            <w:webHidden/>
          </w:rPr>
          <w:t>13</w:t>
        </w:r>
        <w:r w:rsidR="007E0F00">
          <w:rPr>
            <w:noProof/>
            <w:webHidden/>
          </w:rPr>
          <w:fldChar w:fldCharType="end"/>
        </w:r>
      </w:hyperlink>
    </w:p>
    <w:p w14:paraId="0C6D739D" w14:textId="19065837" w:rsidR="007E0F00" w:rsidRDefault="00871983">
      <w:pPr>
        <w:pStyle w:val="Obsah1"/>
        <w:tabs>
          <w:tab w:val="left" w:pos="880"/>
          <w:tab w:val="right" w:leader="dot" w:pos="8493"/>
        </w:tabs>
        <w:rPr>
          <w:rFonts w:asciiTheme="minorHAnsi" w:eastAsiaTheme="minorEastAsia" w:hAnsiTheme="minorHAnsi" w:cstheme="minorBidi"/>
          <w:noProof/>
          <w:sz w:val="22"/>
          <w:szCs w:val="22"/>
        </w:rPr>
      </w:pPr>
      <w:hyperlink w:anchor="_Toc41489548" w:history="1">
        <w:r w:rsidR="007E0F00" w:rsidRPr="004B7DBA">
          <w:rPr>
            <w:rStyle w:val="Hypertextovodkaz"/>
            <w:noProof/>
            <w14:scene3d>
              <w14:camera w14:prst="orthographicFront"/>
              <w14:lightRig w14:rig="threePt" w14:dir="t">
                <w14:rot w14:lat="0" w14:lon="0" w14:rev="0"/>
              </w14:lightRig>
            </w14:scene3d>
          </w:rPr>
          <w:t>2.</w:t>
        </w:r>
        <w:r w:rsidR="007E0F00">
          <w:rPr>
            <w:rFonts w:asciiTheme="minorHAnsi" w:eastAsiaTheme="minorEastAsia" w:hAnsiTheme="minorHAnsi" w:cstheme="minorBidi"/>
            <w:noProof/>
            <w:sz w:val="22"/>
            <w:szCs w:val="22"/>
          </w:rPr>
          <w:tab/>
        </w:r>
        <w:r w:rsidR="007E0F00" w:rsidRPr="004B7DBA">
          <w:rPr>
            <w:rStyle w:val="Hypertextovodkaz"/>
            <w:noProof/>
          </w:rPr>
          <w:t>Bicí souprava</w:t>
        </w:r>
        <w:r w:rsidR="007E0F00">
          <w:rPr>
            <w:noProof/>
            <w:webHidden/>
          </w:rPr>
          <w:tab/>
        </w:r>
        <w:r w:rsidR="007E0F00">
          <w:rPr>
            <w:noProof/>
            <w:webHidden/>
          </w:rPr>
          <w:fldChar w:fldCharType="begin"/>
        </w:r>
        <w:r w:rsidR="007E0F00">
          <w:rPr>
            <w:noProof/>
            <w:webHidden/>
          </w:rPr>
          <w:instrText xml:space="preserve"> PAGEREF _Toc41489548 \h </w:instrText>
        </w:r>
        <w:r w:rsidR="007E0F00">
          <w:rPr>
            <w:noProof/>
            <w:webHidden/>
          </w:rPr>
        </w:r>
        <w:r w:rsidR="007E0F00">
          <w:rPr>
            <w:noProof/>
            <w:webHidden/>
          </w:rPr>
          <w:fldChar w:fldCharType="separate"/>
        </w:r>
        <w:r w:rsidR="007E0F00">
          <w:rPr>
            <w:noProof/>
            <w:webHidden/>
          </w:rPr>
          <w:t>14</w:t>
        </w:r>
        <w:r w:rsidR="007E0F00">
          <w:rPr>
            <w:noProof/>
            <w:webHidden/>
          </w:rPr>
          <w:fldChar w:fldCharType="end"/>
        </w:r>
      </w:hyperlink>
    </w:p>
    <w:p w14:paraId="5DF8FAC4" w14:textId="16546128" w:rsidR="007E0F00" w:rsidRDefault="00871983">
      <w:pPr>
        <w:pStyle w:val="Obsah1"/>
        <w:tabs>
          <w:tab w:val="left" w:pos="880"/>
          <w:tab w:val="right" w:leader="dot" w:pos="8493"/>
        </w:tabs>
        <w:rPr>
          <w:rFonts w:asciiTheme="minorHAnsi" w:eastAsiaTheme="minorEastAsia" w:hAnsiTheme="minorHAnsi" w:cstheme="minorBidi"/>
          <w:noProof/>
          <w:sz w:val="22"/>
          <w:szCs w:val="22"/>
        </w:rPr>
      </w:pPr>
      <w:hyperlink w:anchor="_Toc41489549" w:history="1">
        <w:r w:rsidR="007E0F00" w:rsidRPr="004B7DBA">
          <w:rPr>
            <w:rStyle w:val="Hypertextovodkaz"/>
            <w:noProof/>
            <w14:scene3d>
              <w14:camera w14:prst="orthographicFront"/>
              <w14:lightRig w14:rig="threePt" w14:dir="t">
                <w14:rot w14:lat="0" w14:lon="0" w14:rev="0"/>
              </w14:lightRig>
            </w14:scene3d>
          </w:rPr>
          <w:t>3.</w:t>
        </w:r>
        <w:r w:rsidR="007E0F00">
          <w:rPr>
            <w:rFonts w:asciiTheme="minorHAnsi" w:eastAsiaTheme="minorEastAsia" w:hAnsiTheme="minorHAnsi" w:cstheme="minorBidi"/>
            <w:noProof/>
            <w:sz w:val="22"/>
            <w:szCs w:val="22"/>
          </w:rPr>
          <w:tab/>
        </w:r>
        <w:r w:rsidR="007E0F00" w:rsidRPr="004B7DBA">
          <w:rPr>
            <w:rStyle w:val="Hypertextovodkaz"/>
            <w:noProof/>
          </w:rPr>
          <w:t>Zpracování vstupního signálu</w:t>
        </w:r>
        <w:r w:rsidR="007E0F00">
          <w:rPr>
            <w:noProof/>
            <w:webHidden/>
          </w:rPr>
          <w:tab/>
        </w:r>
        <w:r w:rsidR="007E0F00">
          <w:rPr>
            <w:noProof/>
            <w:webHidden/>
          </w:rPr>
          <w:fldChar w:fldCharType="begin"/>
        </w:r>
        <w:r w:rsidR="007E0F00">
          <w:rPr>
            <w:noProof/>
            <w:webHidden/>
          </w:rPr>
          <w:instrText xml:space="preserve"> PAGEREF _Toc41489549 \h </w:instrText>
        </w:r>
        <w:r w:rsidR="007E0F00">
          <w:rPr>
            <w:noProof/>
            <w:webHidden/>
          </w:rPr>
        </w:r>
        <w:r w:rsidR="007E0F00">
          <w:rPr>
            <w:noProof/>
            <w:webHidden/>
          </w:rPr>
          <w:fldChar w:fldCharType="separate"/>
        </w:r>
        <w:r w:rsidR="007E0F00">
          <w:rPr>
            <w:noProof/>
            <w:webHidden/>
          </w:rPr>
          <w:t>15</w:t>
        </w:r>
        <w:r w:rsidR="007E0F00">
          <w:rPr>
            <w:noProof/>
            <w:webHidden/>
          </w:rPr>
          <w:fldChar w:fldCharType="end"/>
        </w:r>
      </w:hyperlink>
    </w:p>
    <w:p w14:paraId="33B91BE7" w14:textId="13F98E59" w:rsidR="007E0F00" w:rsidRDefault="00871983">
      <w:pPr>
        <w:pStyle w:val="Obsah2"/>
        <w:tabs>
          <w:tab w:val="left" w:pos="880"/>
          <w:tab w:val="right" w:leader="dot" w:pos="8493"/>
        </w:tabs>
        <w:rPr>
          <w:rFonts w:asciiTheme="minorHAnsi" w:eastAsiaTheme="minorEastAsia" w:hAnsiTheme="minorHAnsi" w:cstheme="minorBidi"/>
          <w:noProof/>
          <w:sz w:val="22"/>
          <w:szCs w:val="22"/>
        </w:rPr>
      </w:pPr>
      <w:hyperlink w:anchor="_Toc41489550" w:history="1">
        <w:r w:rsidR="007E0F00" w:rsidRPr="004B7DBA">
          <w:rPr>
            <w:rStyle w:val="Hypertextovodkaz"/>
            <w:noProof/>
            <w14:scene3d>
              <w14:camera w14:prst="orthographicFront"/>
              <w14:lightRig w14:rig="threePt" w14:dir="t">
                <w14:rot w14:lat="0" w14:lon="0" w14:rev="0"/>
              </w14:lightRig>
            </w14:scene3d>
          </w:rPr>
          <w:t>3.1</w:t>
        </w:r>
        <w:r w:rsidR="007E0F00">
          <w:rPr>
            <w:rFonts w:asciiTheme="minorHAnsi" w:eastAsiaTheme="minorEastAsia" w:hAnsiTheme="minorHAnsi" w:cstheme="minorBidi"/>
            <w:noProof/>
            <w:sz w:val="22"/>
            <w:szCs w:val="22"/>
          </w:rPr>
          <w:tab/>
        </w:r>
        <w:r w:rsidR="007E0F00" w:rsidRPr="004B7DBA">
          <w:rPr>
            <w:rStyle w:val="Hypertextovodkaz"/>
            <w:noProof/>
          </w:rPr>
          <w:t>Předzpracování</w:t>
        </w:r>
        <w:r w:rsidR="007E0F00">
          <w:rPr>
            <w:noProof/>
            <w:webHidden/>
          </w:rPr>
          <w:tab/>
        </w:r>
        <w:r w:rsidR="007E0F00">
          <w:rPr>
            <w:noProof/>
            <w:webHidden/>
          </w:rPr>
          <w:fldChar w:fldCharType="begin"/>
        </w:r>
        <w:r w:rsidR="007E0F00">
          <w:rPr>
            <w:noProof/>
            <w:webHidden/>
          </w:rPr>
          <w:instrText xml:space="preserve"> PAGEREF _Toc41489550 \h </w:instrText>
        </w:r>
        <w:r w:rsidR="007E0F00">
          <w:rPr>
            <w:noProof/>
            <w:webHidden/>
          </w:rPr>
        </w:r>
        <w:r w:rsidR="007E0F00">
          <w:rPr>
            <w:noProof/>
            <w:webHidden/>
          </w:rPr>
          <w:fldChar w:fldCharType="separate"/>
        </w:r>
        <w:r w:rsidR="007E0F00">
          <w:rPr>
            <w:noProof/>
            <w:webHidden/>
          </w:rPr>
          <w:t>15</w:t>
        </w:r>
        <w:r w:rsidR="007E0F00">
          <w:rPr>
            <w:noProof/>
            <w:webHidden/>
          </w:rPr>
          <w:fldChar w:fldCharType="end"/>
        </w:r>
      </w:hyperlink>
    </w:p>
    <w:p w14:paraId="5F703991" w14:textId="57664DC0" w:rsidR="007E0F00" w:rsidRDefault="00871983">
      <w:pPr>
        <w:pStyle w:val="Obsah2"/>
        <w:tabs>
          <w:tab w:val="left" w:pos="880"/>
          <w:tab w:val="right" w:leader="dot" w:pos="8493"/>
        </w:tabs>
        <w:rPr>
          <w:rFonts w:asciiTheme="minorHAnsi" w:eastAsiaTheme="minorEastAsia" w:hAnsiTheme="minorHAnsi" w:cstheme="minorBidi"/>
          <w:noProof/>
          <w:sz w:val="22"/>
          <w:szCs w:val="22"/>
        </w:rPr>
      </w:pPr>
      <w:hyperlink w:anchor="_Toc41489551" w:history="1">
        <w:r w:rsidR="007E0F00" w:rsidRPr="004B7DBA">
          <w:rPr>
            <w:rStyle w:val="Hypertextovodkaz"/>
            <w:noProof/>
            <w14:scene3d>
              <w14:camera w14:prst="orthographicFront"/>
              <w14:lightRig w14:rig="threePt" w14:dir="t">
                <w14:rot w14:lat="0" w14:lon="0" w14:rev="0"/>
              </w14:lightRig>
            </w14:scene3d>
          </w:rPr>
          <w:t>3.2</w:t>
        </w:r>
        <w:r w:rsidR="007E0F00">
          <w:rPr>
            <w:rFonts w:asciiTheme="minorHAnsi" w:eastAsiaTheme="minorEastAsia" w:hAnsiTheme="minorHAnsi" w:cstheme="minorBidi"/>
            <w:noProof/>
            <w:sz w:val="22"/>
            <w:szCs w:val="22"/>
          </w:rPr>
          <w:tab/>
        </w:r>
        <w:r w:rsidR="007E0F00" w:rsidRPr="004B7DBA">
          <w:rPr>
            <w:rStyle w:val="Hypertextovodkaz"/>
            <w:noProof/>
          </w:rPr>
          <w:t>Číslicové filtry</w:t>
        </w:r>
        <w:r w:rsidR="007E0F00">
          <w:rPr>
            <w:noProof/>
            <w:webHidden/>
          </w:rPr>
          <w:tab/>
        </w:r>
        <w:r w:rsidR="007E0F00">
          <w:rPr>
            <w:noProof/>
            <w:webHidden/>
          </w:rPr>
          <w:fldChar w:fldCharType="begin"/>
        </w:r>
        <w:r w:rsidR="007E0F00">
          <w:rPr>
            <w:noProof/>
            <w:webHidden/>
          </w:rPr>
          <w:instrText xml:space="preserve"> PAGEREF _Toc41489551 \h </w:instrText>
        </w:r>
        <w:r w:rsidR="007E0F00">
          <w:rPr>
            <w:noProof/>
            <w:webHidden/>
          </w:rPr>
        </w:r>
        <w:r w:rsidR="007E0F00">
          <w:rPr>
            <w:noProof/>
            <w:webHidden/>
          </w:rPr>
          <w:fldChar w:fldCharType="separate"/>
        </w:r>
        <w:r w:rsidR="007E0F00">
          <w:rPr>
            <w:noProof/>
            <w:webHidden/>
          </w:rPr>
          <w:t>16</w:t>
        </w:r>
        <w:r w:rsidR="007E0F00">
          <w:rPr>
            <w:noProof/>
            <w:webHidden/>
          </w:rPr>
          <w:fldChar w:fldCharType="end"/>
        </w:r>
      </w:hyperlink>
    </w:p>
    <w:p w14:paraId="6F5D68E8" w14:textId="211182D1" w:rsidR="007E0F00" w:rsidRDefault="00871983">
      <w:pPr>
        <w:pStyle w:val="Obsah3"/>
        <w:tabs>
          <w:tab w:val="left" w:pos="1320"/>
          <w:tab w:val="right" w:leader="dot" w:pos="8493"/>
        </w:tabs>
        <w:rPr>
          <w:rFonts w:asciiTheme="minorHAnsi" w:eastAsiaTheme="minorEastAsia" w:hAnsiTheme="minorHAnsi" w:cstheme="minorBidi"/>
          <w:noProof/>
          <w:sz w:val="22"/>
          <w:szCs w:val="22"/>
        </w:rPr>
      </w:pPr>
      <w:hyperlink w:anchor="_Toc41489552" w:history="1">
        <w:r w:rsidR="007E0F00" w:rsidRPr="004B7DBA">
          <w:rPr>
            <w:rStyle w:val="Hypertextovodkaz"/>
            <w:noProof/>
          </w:rPr>
          <w:t>3.2.1</w:t>
        </w:r>
        <w:r w:rsidR="007E0F00">
          <w:rPr>
            <w:rFonts w:asciiTheme="minorHAnsi" w:eastAsiaTheme="minorEastAsia" w:hAnsiTheme="minorHAnsi" w:cstheme="minorBidi"/>
            <w:noProof/>
            <w:sz w:val="22"/>
            <w:szCs w:val="22"/>
          </w:rPr>
          <w:tab/>
        </w:r>
        <w:r w:rsidR="007E0F00" w:rsidRPr="004B7DBA">
          <w:rPr>
            <w:rStyle w:val="Hypertextovodkaz"/>
            <w:noProof/>
          </w:rPr>
          <w:t>FIR, IIR filtry a jejich vlastnosti</w:t>
        </w:r>
        <w:r w:rsidR="007E0F00">
          <w:rPr>
            <w:noProof/>
            <w:webHidden/>
          </w:rPr>
          <w:tab/>
        </w:r>
        <w:r w:rsidR="007E0F00">
          <w:rPr>
            <w:noProof/>
            <w:webHidden/>
          </w:rPr>
          <w:fldChar w:fldCharType="begin"/>
        </w:r>
        <w:r w:rsidR="007E0F00">
          <w:rPr>
            <w:noProof/>
            <w:webHidden/>
          </w:rPr>
          <w:instrText xml:space="preserve"> PAGEREF _Toc41489552 \h </w:instrText>
        </w:r>
        <w:r w:rsidR="007E0F00">
          <w:rPr>
            <w:noProof/>
            <w:webHidden/>
          </w:rPr>
        </w:r>
        <w:r w:rsidR="007E0F00">
          <w:rPr>
            <w:noProof/>
            <w:webHidden/>
          </w:rPr>
          <w:fldChar w:fldCharType="separate"/>
        </w:r>
        <w:r w:rsidR="007E0F00">
          <w:rPr>
            <w:noProof/>
            <w:webHidden/>
          </w:rPr>
          <w:t>18</w:t>
        </w:r>
        <w:r w:rsidR="007E0F00">
          <w:rPr>
            <w:noProof/>
            <w:webHidden/>
          </w:rPr>
          <w:fldChar w:fldCharType="end"/>
        </w:r>
      </w:hyperlink>
    </w:p>
    <w:p w14:paraId="6D8E886F" w14:textId="776694B7" w:rsidR="007E0F00" w:rsidRDefault="00871983">
      <w:pPr>
        <w:pStyle w:val="Obsah3"/>
        <w:tabs>
          <w:tab w:val="left" w:pos="1320"/>
          <w:tab w:val="right" w:leader="dot" w:pos="8493"/>
        </w:tabs>
        <w:rPr>
          <w:rFonts w:asciiTheme="minorHAnsi" w:eastAsiaTheme="minorEastAsia" w:hAnsiTheme="minorHAnsi" w:cstheme="minorBidi"/>
          <w:noProof/>
          <w:sz w:val="22"/>
          <w:szCs w:val="22"/>
        </w:rPr>
      </w:pPr>
      <w:hyperlink w:anchor="_Toc41489553" w:history="1">
        <w:r w:rsidR="007E0F00" w:rsidRPr="004B7DBA">
          <w:rPr>
            <w:rStyle w:val="Hypertextovodkaz"/>
            <w:noProof/>
          </w:rPr>
          <w:t>3.2.2</w:t>
        </w:r>
        <w:r w:rsidR="007E0F00">
          <w:rPr>
            <w:rFonts w:asciiTheme="minorHAnsi" w:eastAsiaTheme="minorEastAsia" w:hAnsiTheme="minorHAnsi" w:cstheme="minorBidi"/>
            <w:noProof/>
            <w:sz w:val="22"/>
            <w:szCs w:val="22"/>
          </w:rPr>
          <w:tab/>
        </w:r>
        <w:r w:rsidR="007E0F00" w:rsidRPr="004B7DBA">
          <w:rPr>
            <w:rStyle w:val="Hypertextovodkaz"/>
            <w:noProof/>
          </w:rPr>
          <w:t>Návrh IIR filtru</w:t>
        </w:r>
        <w:r w:rsidR="007E0F00">
          <w:rPr>
            <w:noProof/>
            <w:webHidden/>
          </w:rPr>
          <w:tab/>
        </w:r>
        <w:r w:rsidR="007E0F00">
          <w:rPr>
            <w:noProof/>
            <w:webHidden/>
          </w:rPr>
          <w:fldChar w:fldCharType="begin"/>
        </w:r>
        <w:r w:rsidR="007E0F00">
          <w:rPr>
            <w:noProof/>
            <w:webHidden/>
          </w:rPr>
          <w:instrText xml:space="preserve"> PAGEREF _Toc41489553 \h </w:instrText>
        </w:r>
        <w:r w:rsidR="007E0F00">
          <w:rPr>
            <w:noProof/>
            <w:webHidden/>
          </w:rPr>
        </w:r>
        <w:r w:rsidR="007E0F00">
          <w:rPr>
            <w:noProof/>
            <w:webHidden/>
          </w:rPr>
          <w:fldChar w:fldCharType="separate"/>
        </w:r>
        <w:r w:rsidR="007E0F00">
          <w:rPr>
            <w:noProof/>
            <w:webHidden/>
          </w:rPr>
          <w:t>19</w:t>
        </w:r>
        <w:r w:rsidR="007E0F00">
          <w:rPr>
            <w:noProof/>
            <w:webHidden/>
          </w:rPr>
          <w:fldChar w:fldCharType="end"/>
        </w:r>
      </w:hyperlink>
    </w:p>
    <w:p w14:paraId="101509C8" w14:textId="2625EDDA" w:rsidR="007E0F00" w:rsidRDefault="00871983">
      <w:pPr>
        <w:pStyle w:val="Obsah3"/>
        <w:tabs>
          <w:tab w:val="left" w:pos="1320"/>
          <w:tab w:val="right" w:leader="dot" w:pos="8493"/>
        </w:tabs>
        <w:rPr>
          <w:rFonts w:asciiTheme="minorHAnsi" w:eastAsiaTheme="minorEastAsia" w:hAnsiTheme="minorHAnsi" w:cstheme="minorBidi"/>
          <w:noProof/>
          <w:sz w:val="22"/>
          <w:szCs w:val="22"/>
        </w:rPr>
      </w:pPr>
      <w:hyperlink w:anchor="_Toc41489554" w:history="1">
        <w:r w:rsidR="007E0F00" w:rsidRPr="004B7DBA">
          <w:rPr>
            <w:rStyle w:val="Hypertextovodkaz"/>
            <w:noProof/>
          </w:rPr>
          <w:t>3.2.3</w:t>
        </w:r>
        <w:r w:rsidR="007E0F00">
          <w:rPr>
            <w:rFonts w:asciiTheme="minorHAnsi" w:eastAsiaTheme="minorEastAsia" w:hAnsiTheme="minorHAnsi" w:cstheme="minorBidi"/>
            <w:noProof/>
            <w:sz w:val="22"/>
            <w:szCs w:val="22"/>
          </w:rPr>
          <w:tab/>
        </w:r>
        <w:r w:rsidR="007E0F00" w:rsidRPr="004B7DBA">
          <w:rPr>
            <w:rStyle w:val="Hypertextovodkaz"/>
            <w:noProof/>
          </w:rPr>
          <w:t>Banky filtrů</w:t>
        </w:r>
        <w:r w:rsidR="007E0F00">
          <w:rPr>
            <w:noProof/>
            <w:webHidden/>
          </w:rPr>
          <w:tab/>
        </w:r>
        <w:r w:rsidR="007E0F00">
          <w:rPr>
            <w:noProof/>
            <w:webHidden/>
          </w:rPr>
          <w:fldChar w:fldCharType="begin"/>
        </w:r>
        <w:r w:rsidR="007E0F00">
          <w:rPr>
            <w:noProof/>
            <w:webHidden/>
          </w:rPr>
          <w:instrText xml:space="preserve"> PAGEREF _Toc41489554 \h </w:instrText>
        </w:r>
        <w:r w:rsidR="007E0F00">
          <w:rPr>
            <w:noProof/>
            <w:webHidden/>
          </w:rPr>
        </w:r>
        <w:r w:rsidR="007E0F00">
          <w:rPr>
            <w:noProof/>
            <w:webHidden/>
          </w:rPr>
          <w:fldChar w:fldCharType="separate"/>
        </w:r>
        <w:r w:rsidR="007E0F00">
          <w:rPr>
            <w:noProof/>
            <w:webHidden/>
          </w:rPr>
          <w:t>21</w:t>
        </w:r>
        <w:r w:rsidR="007E0F00">
          <w:rPr>
            <w:noProof/>
            <w:webHidden/>
          </w:rPr>
          <w:fldChar w:fldCharType="end"/>
        </w:r>
      </w:hyperlink>
    </w:p>
    <w:p w14:paraId="1224F016" w14:textId="7D1E01C1" w:rsidR="007E0F00" w:rsidRDefault="00871983">
      <w:pPr>
        <w:pStyle w:val="Obsah1"/>
        <w:tabs>
          <w:tab w:val="left" w:pos="880"/>
          <w:tab w:val="right" w:leader="dot" w:pos="8493"/>
        </w:tabs>
        <w:rPr>
          <w:rFonts w:asciiTheme="minorHAnsi" w:eastAsiaTheme="minorEastAsia" w:hAnsiTheme="minorHAnsi" w:cstheme="minorBidi"/>
          <w:noProof/>
          <w:sz w:val="22"/>
          <w:szCs w:val="22"/>
        </w:rPr>
      </w:pPr>
      <w:hyperlink w:anchor="_Toc41489555" w:history="1">
        <w:r w:rsidR="007E0F00" w:rsidRPr="004B7DBA">
          <w:rPr>
            <w:rStyle w:val="Hypertextovodkaz"/>
            <w:noProof/>
            <w14:scene3d>
              <w14:camera w14:prst="orthographicFront"/>
              <w14:lightRig w14:rig="threePt" w14:dir="t">
                <w14:rot w14:lat="0" w14:lon="0" w14:rev="0"/>
              </w14:lightRig>
            </w14:scene3d>
          </w:rPr>
          <w:t>4.</w:t>
        </w:r>
        <w:r w:rsidR="007E0F00">
          <w:rPr>
            <w:rFonts w:asciiTheme="minorHAnsi" w:eastAsiaTheme="minorEastAsia" w:hAnsiTheme="minorHAnsi" w:cstheme="minorBidi"/>
            <w:noProof/>
            <w:sz w:val="22"/>
            <w:szCs w:val="22"/>
          </w:rPr>
          <w:tab/>
        </w:r>
        <w:r w:rsidR="007E0F00" w:rsidRPr="004B7DBA">
          <w:rPr>
            <w:rStyle w:val="Hypertextovodkaz"/>
            <w:noProof/>
          </w:rPr>
          <w:t>Analýza hlavních komponent</w:t>
        </w:r>
        <w:r w:rsidR="007E0F00">
          <w:rPr>
            <w:noProof/>
            <w:webHidden/>
          </w:rPr>
          <w:tab/>
        </w:r>
        <w:r w:rsidR="007E0F00">
          <w:rPr>
            <w:noProof/>
            <w:webHidden/>
          </w:rPr>
          <w:fldChar w:fldCharType="begin"/>
        </w:r>
        <w:r w:rsidR="007E0F00">
          <w:rPr>
            <w:noProof/>
            <w:webHidden/>
          </w:rPr>
          <w:instrText xml:space="preserve"> PAGEREF _Toc41489555 \h </w:instrText>
        </w:r>
        <w:r w:rsidR="007E0F00">
          <w:rPr>
            <w:noProof/>
            <w:webHidden/>
          </w:rPr>
        </w:r>
        <w:r w:rsidR="007E0F00">
          <w:rPr>
            <w:noProof/>
            <w:webHidden/>
          </w:rPr>
          <w:fldChar w:fldCharType="separate"/>
        </w:r>
        <w:r w:rsidR="007E0F00">
          <w:rPr>
            <w:noProof/>
            <w:webHidden/>
          </w:rPr>
          <w:t>23</w:t>
        </w:r>
        <w:r w:rsidR="007E0F00">
          <w:rPr>
            <w:noProof/>
            <w:webHidden/>
          </w:rPr>
          <w:fldChar w:fldCharType="end"/>
        </w:r>
      </w:hyperlink>
    </w:p>
    <w:p w14:paraId="2E1B38D6" w14:textId="00447960" w:rsidR="007E0F00" w:rsidRDefault="00871983">
      <w:pPr>
        <w:pStyle w:val="Obsah2"/>
        <w:tabs>
          <w:tab w:val="left" w:pos="880"/>
          <w:tab w:val="right" w:leader="dot" w:pos="8493"/>
        </w:tabs>
        <w:rPr>
          <w:rFonts w:asciiTheme="minorHAnsi" w:eastAsiaTheme="minorEastAsia" w:hAnsiTheme="minorHAnsi" w:cstheme="minorBidi"/>
          <w:noProof/>
          <w:sz w:val="22"/>
          <w:szCs w:val="22"/>
        </w:rPr>
      </w:pPr>
      <w:hyperlink w:anchor="_Toc41489556" w:history="1">
        <w:r w:rsidR="007E0F00" w:rsidRPr="004B7DBA">
          <w:rPr>
            <w:rStyle w:val="Hypertextovodkaz"/>
            <w:noProof/>
            <w14:scene3d>
              <w14:camera w14:prst="orthographicFront"/>
              <w14:lightRig w14:rig="threePt" w14:dir="t">
                <w14:rot w14:lat="0" w14:lon="0" w14:rev="0"/>
              </w14:lightRig>
            </w14:scene3d>
          </w:rPr>
          <w:t>4.1</w:t>
        </w:r>
        <w:r w:rsidR="007E0F00">
          <w:rPr>
            <w:rFonts w:asciiTheme="minorHAnsi" w:eastAsiaTheme="minorEastAsia" w:hAnsiTheme="minorHAnsi" w:cstheme="minorBidi"/>
            <w:noProof/>
            <w:sz w:val="22"/>
            <w:szCs w:val="22"/>
          </w:rPr>
          <w:tab/>
        </w:r>
        <w:r w:rsidR="007E0F00" w:rsidRPr="004B7DBA">
          <w:rPr>
            <w:rStyle w:val="Hypertextovodkaz"/>
            <w:noProof/>
          </w:rPr>
          <w:t>Princip</w:t>
        </w:r>
        <w:r w:rsidR="007E0F00">
          <w:rPr>
            <w:noProof/>
            <w:webHidden/>
          </w:rPr>
          <w:tab/>
        </w:r>
        <w:r w:rsidR="007E0F00">
          <w:rPr>
            <w:noProof/>
            <w:webHidden/>
          </w:rPr>
          <w:fldChar w:fldCharType="begin"/>
        </w:r>
        <w:r w:rsidR="007E0F00">
          <w:rPr>
            <w:noProof/>
            <w:webHidden/>
          </w:rPr>
          <w:instrText xml:space="preserve"> PAGEREF _Toc41489556 \h </w:instrText>
        </w:r>
        <w:r w:rsidR="007E0F00">
          <w:rPr>
            <w:noProof/>
            <w:webHidden/>
          </w:rPr>
        </w:r>
        <w:r w:rsidR="007E0F00">
          <w:rPr>
            <w:noProof/>
            <w:webHidden/>
          </w:rPr>
          <w:fldChar w:fldCharType="separate"/>
        </w:r>
        <w:r w:rsidR="007E0F00">
          <w:rPr>
            <w:noProof/>
            <w:webHidden/>
          </w:rPr>
          <w:t>23</w:t>
        </w:r>
        <w:r w:rsidR="007E0F00">
          <w:rPr>
            <w:noProof/>
            <w:webHidden/>
          </w:rPr>
          <w:fldChar w:fldCharType="end"/>
        </w:r>
      </w:hyperlink>
    </w:p>
    <w:p w14:paraId="65603019" w14:textId="3A539BF4" w:rsidR="007E0F00" w:rsidRDefault="00871983">
      <w:pPr>
        <w:pStyle w:val="Obsah3"/>
        <w:tabs>
          <w:tab w:val="left" w:pos="1320"/>
          <w:tab w:val="right" w:leader="dot" w:pos="8493"/>
        </w:tabs>
        <w:rPr>
          <w:rFonts w:asciiTheme="minorHAnsi" w:eastAsiaTheme="minorEastAsia" w:hAnsiTheme="minorHAnsi" w:cstheme="minorBidi"/>
          <w:noProof/>
          <w:sz w:val="22"/>
          <w:szCs w:val="22"/>
        </w:rPr>
      </w:pPr>
      <w:hyperlink w:anchor="_Toc41489557" w:history="1">
        <w:r w:rsidR="007E0F00" w:rsidRPr="004B7DBA">
          <w:rPr>
            <w:rStyle w:val="Hypertextovodkaz"/>
            <w:noProof/>
          </w:rPr>
          <w:t>4.1.1</w:t>
        </w:r>
        <w:r w:rsidR="007E0F00">
          <w:rPr>
            <w:rFonts w:asciiTheme="minorHAnsi" w:eastAsiaTheme="minorEastAsia" w:hAnsiTheme="minorHAnsi" w:cstheme="minorBidi"/>
            <w:noProof/>
            <w:sz w:val="22"/>
            <w:szCs w:val="22"/>
          </w:rPr>
          <w:tab/>
        </w:r>
        <w:r w:rsidR="007E0F00" w:rsidRPr="004B7DBA">
          <w:rPr>
            <w:rStyle w:val="Hypertextovodkaz"/>
            <w:noProof/>
          </w:rPr>
          <w:t>Kovarianční matice</w:t>
        </w:r>
        <w:r w:rsidR="007E0F00">
          <w:rPr>
            <w:noProof/>
            <w:webHidden/>
          </w:rPr>
          <w:tab/>
        </w:r>
        <w:r w:rsidR="007E0F00">
          <w:rPr>
            <w:noProof/>
            <w:webHidden/>
          </w:rPr>
          <w:fldChar w:fldCharType="begin"/>
        </w:r>
        <w:r w:rsidR="007E0F00">
          <w:rPr>
            <w:noProof/>
            <w:webHidden/>
          </w:rPr>
          <w:instrText xml:space="preserve"> PAGEREF _Toc41489557 \h </w:instrText>
        </w:r>
        <w:r w:rsidR="007E0F00">
          <w:rPr>
            <w:noProof/>
            <w:webHidden/>
          </w:rPr>
        </w:r>
        <w:r w:rsidR="007E0F00">
          <w:rPr>
            <w:noProof/>
            <w:webHidden/>
          </w:rPr>
          <w:fldChar w:fldCharType="separate"/>
        </w:r>
        <w:r w:rsidR="007E0F00">
          <w:rPr>
            <w:noProof/>
            <w:webHidden/>
          </w:rPr>
          <w:t>24</w:t>
        </w:r>
        <w:r w:rsidR="007E0F00">
          <w:rPr>
            <w:noProof/>
            <w:webHidden/>
          </w:rPr>
          <w:fldChar w:fldCharType="end"/>
        </w:r>
      </w:hyperlink>
    </w:p>
    <w:p w14:paraId="36221E6D" w14:textId="73AE8EE3" w:rsidR="007E0F00" w:rsidRDefault="00871983">
      <w:pPr>
        <w:pStyle w:val="Obsah3"/>
        <w:tabs>
          <w:tab w:val="left" w:pos="1320"/>
          <w:tab w:val="right" w:leader="dot" w:pos="8493"/>
        </w:tabs>
        <w:rPr>
          <w:rFonts w:asciiTheme="minorHAnsi" w:eastAsiaTheme="minorEastAsia" w:hAnsiTheme="minorHAnsi" w:cstheme="minorBidi"/>
          <w:noProof/>
          <w:sz w:val="22"/>
          <w:szCs w:val="22"/>
        </w:rPr>
      </w:pPr>
      <w:hyperlink w:anchor="_Toc41489558" w:history="1">
        <w:r w:rsidR="007E0F00" w:rsidRPr="004B7DBA">
          <w:rPr>
            <w:rStyle w:val="Hypertextovodkaz"/>
            <w:noProof/>
          </w:rPr>
          <w:t>4.1.2</w:t>
        </w:r>
        <w:r w:rsidR="007E0F00">
          <w:rPr>
            <w:rFonts w:asciiTheme="minorHAnsi" w:eastAsiaTheme="minorEastAsia" w:hAnsiTheme="minorHAnsi" w:cstheme="minorBidi"/>
            <w:noProof/>
            <w:sz w:val="22"/>
            <w:szCs w:val="22"/>
          </w:rPr>
          <w:tab/>
        </w:r>
        <w:r w:rsidR="007E0F00" w:rsidRPr="004B7DBA">
          <w:rPr>
            <w:rStyle w:val="Hypertextovodkaz"/>
            <w:noProof/>
          </w:rPr>
          <w:t>Matice korelační koeficientů</w:t>
        </w:r>
        <w:r w:rsidR="007E0F00">
          <w:rPr>
            <w:noProof/>
            <w:webHidden/>
          </w:rPr>
          <w:tab/>
        </w:r>
        <w:r w:rsidR="007E0F00">
          <w:rPr>
            <w:noProof/>
            <w:webHidden/>
          </w:rPr>
          <w:fldChar w:fldCharType="begin"/>
        </w:r>
        <w:r w:rsidR="007E0F00">
          <w:rPr>
            <w:noProof/>
            <w:webHidden/>
          </w:rPr>
          <w:instrText xml:space="preserve"> PAGEREF _Toc41489558 \h </w:instrText>
        </w:r>
        <w:r w:rsidR="007E0F00">
          <w:rPr>
            <w:noProof/>
            <w:webHidden/>
          </w:rPr>
        </w:r>
        <w:r w:rsidR="007E0F00">
          <w:rPr>
            <w:noProof/>
            <w:webHidden/>
          </w:rPr>
          <w:fldChar w:fldCharType="separate"/>
        </w:r>
        <w:r w:rsidR="007E0F00">
          <w:rPr>
            <w:noProof/>
            <w:webHidden/>
          </w:rPr>
          <w:t>24</w:t>
        </w:r>
        <w:r w:rsidR="007E0F00">
          <w:rPr>
            <w:noProof/>
            <w:webHidden/>
          </w:rPr>
          <w:fldChar w:fldCharType="end"/>
        </w:r>
      </w:hyperlink>
    </w:p>
    <w:p w14:paraId="55F6124A" w14:textId="2B8AC5B3" w:rsidR="007E0F00" w:rsidRDefault="00871983">
      <w:pPr>
        <w:pStyle w:val="Obsah2"/>
        <w:tabs>
          <w:tab w:val="left" w:pos="880"/>
          <w:tab w:val="right" w:leader="dot" w:pos="8493"/>
        </w:tabs>
        <w:rPr>
          <w:rFonts w:asciiTheme="minorHAnsi" w:eastAsiaTheme="minorEastAsia" w:hAnsiTheme="minorHAnsi" w:cstheme="minorBidi"/>
          <w:noProof/>
          <w:sz w:val="22"/>
          <w:szCs w:val="22"/>
        </w:rPr>
      </w:pPr>
      <w:hyperlink w:anchor="_Toc41489559" w:history="1">
        <w:r w:rsidR="007E0F00" w:rsidRPr="004B7DBA">
          <w:rPr>
            <w:rStyle w:val="Hypertextovodkaz"/>
            <w:noProof/>
            <w14:scene3d>
              <w14:camera w14:prst="orthographicFront"/>
              <w14:lightRig w14:rig="threePt" w14:dir="t">
                <w14:rot w14:lat="0" w14:lon="0" w14:rev="0"/>
              </w14:lightRig>
            </w14:scene3d>
          </w:rPr>
          <w:t>4.2</w:t>
        </w:r>
        <w:r w:rsidR="007E0F00">
          <w:rPr>
            <w:rFonts w:asciiTheme="minorHAnsi" w:eastAsiaTheme="minorEastAsia" w:hAnsiTheme="minorHAnsi" w:cstheme="minorBidi"/>
            <w:noProof/>
            <w:sz w:val="22"/>
            <w:szCs w:val="22"/>
          </w:rPr>
          <w:tab/>
        </w:r>
        <w:r w:rsidR="007E0F00" w:rsidRPr="004B7DBA">
          <w:rPr>
            <w:rStyle w:val="Hypertextovodkaz"/>
            <w:noProof/>
          </w:rPr>
          <w:t>Výběr počtu hlavních komponent</w:t>
        </w:r>
        <w:r w:rsidR="007E0F00">
          <w:rPr>
            <w:noProof/>
            <w:webHidden/>
          </w:rPr>
          <w:tab/>
        </w:r>
        <w:r w:rsidR="007E0F00">
          <w:rPr>
            <w:noProof/>
            <w:webHidden/>
          </w:rPr>
          <w:fldChar w:fldCharType="begin"/>
        </w:r>
        <w:r w:rsidR="007E0F00">
          <w:rPr>
            <w:noProof/>
            <w:webHidden/>
          </w:rPr>
          <w:instrText xml:space="preserve"> PAGEREF _Toc41489559 \h </w:instrText>
        </w:r>
        <w:r w:rsidR="007E0F00">
          <w:rPr>
            <w:noProof/>
            <w:webHidden/>
          </w:rPr>
        </w:r>
        <w:r w:rsidR="007E0F00">
          <w:rPr>
            <w:noProof/>
            <w:webHidden/>
          </w:rPr>
          <w:fldChar w:fldCharType="separate"/>
        </w:r>
        <w:r w:rsidR="007E0F00">
          <w:rPr>
            <w:noProof/>
            <w:webHidden/>
          </w:rPr>
          <w:t>25</w:t>
        </w:r>
        <w:r w:rsidR="007E0F00">
          <w:rPr>
            <w:noProof/>
            <w:webHidden/>
          </w:rPr>
          <w:fldChar w:fldCharType="end"/>
        </w:r>
      </w:hyperlink>
    </w:p>
    <w:p w14:paraId="5C2880CA" w14:textId="35BA98A1" w:rsidR="007E0F00" w:rsidRDefault="00871983">
      <w:pPr>
        <w:pStyle w:val="Obsah2"/>
        <w:tabs>
          <w:tab w:val="left" w:pos="880"/>
          <w:tab w:val="right" w:leader="dot" w:pos="8493"/>
        </w:tabs>
        <w:rPr>
          <w:rFonts w:asciiTheme="minorHAnsi" w:eastAsiaTheme="minorEastAsia" w:hAnsiTheme="minorHAnsi" w:cstheme="minorBidi"/>
          <w:noProof/>
          <w:sz w:val="22"/>
          <w:szCs w:val="22"/>
        </w:rPr>
      </w:pPr>
      <w:hyperlink w:anchor="_Toc41489560" w:history="1">
        <w:r w:rsidR="007E0F00" w:rsidRPr="004B7DBA">
          <w:rPr>
            <w:rStyle w:val="Hypertextovodkaz"/>
            <w:noProof/>
            <w14:scene3d>
              <w14:camera w14:prst="orthographicFront"/>
              <w14:lightRig w14:rig="threePt" w14:dir="t">
                <w14:rot w14:lat="0" w14:lon="0" w14:rev="0"/>
              </w14:lightRig>
            </w14:scene3d>
          </w:rPr>
          <w:t>4.3</w:t>
        </w:r>
        <w:r w:rsidR="007E0F00">
          <w:rPr>
            <w:rFonts w:asciiTheme="minorHAnsi" w:eastAsiaTheme="minorEastAsia" w:hAnsiTheme="minorHAnsi" w:cstheme="minorBidi"/>
            <w:noProof/>
            <w:sz w:val="22"/>
            <w:szCs w:val="22"/>
          </w:rPr>
          <w:tab/>
        </w:r>
        <w:r w:rsidR="007E0F00" w:rsidRPr="004B7DBA">
          <w:rPr>
            <w:rStyle w:val="Hypertextovodkaz"/>
            <w:noProof/>
          </w:rPr>
          <w:t>Výpočet analýzy hlavních komponent</w:t>
        </w:r>
        <w:r w:rsidR="007E0F00">
          <w:rPr>
            <w:noProof/>
            <w:webHidden/>
          </w:rPr>
          <w:tab/>
        </w:r>
        <w:r w:rsidR="007E0F00">
          <w:rPr>
            <w:noProof/>
            <w:webHidden/>
          </w:rPr>
          <w:fldChar w:fldCharType="begin"/>
        </w:r>
        <w:r w:rsidR="007E0F00">
          <w:rPr>
            <w:noProof/>
            <w:webHidden/>
          </w:rPr>
          <w:instrText xml:space="preserve"> PAGEREF _Toc41489560 \h </w:instrText>
        </w:r>
        <w:r w:rsidR="007E0F00">
          <w:rPr>
            <w:noProof/>
            <w:webHidden/>
          </w:rPr>
        </w:r>
        <w:r w:rsidR="007E0F00">
          <w:rPr>
            <w:noProof/>
            <w:webHidden/>
          </w:rPr>
          <w:fldChar w:fldCharType="separate"/>
        </w:r>
        <w:r w:rsidR="007E0F00">
          <w:rPr>
            <w:noProof/>
            <w:webHidden/>
          </w:rPr>
          <w:t>26</w:t>
        </w:r>
        <w:r w:rsidR="007E0F00">
          <w:rPr>
            <w:noProof/>
            <w:webHidden/>
          </w:rPr>
          <w:fldChar w:fldCharType="end"/>
        </w:r>
      </w:hyperlink>
    </w:p>
    <w:p w14:paraId="18E1B268" w14:textId="750168AB" w:rsidR="007E0F00" w:rsidRDefault="00871983">
      <w:pPr>
        <w:pStyle w:val="Obsah2"/>
        <w:tabs>
          <w:tab w:val="left" w:pos="880"/>
          <w:tab w:val="right" w:leader="dot" w:pos="8493"/>
        </w:tabs>
        <w:rPr>
          <w:rFonts w:asciiTheme="minorHAnsi" w:eastAsiaTheme="minorEastAsia" w:hAnsiTheme="minorHAnsi" w:cstheme="minorBidi"/>
          <w:noProof/>
          <w:sz w:val="22"/>
          <w:szCs w:val="22"/>
        </w:rPr>
      </w:pPr>
      <w:hyperlink w:anchor="_Toc41489561" w:history="1">
        <w:r w:rsidR="007E0F00" w:rsidRPr="004B7DBA">
          <w:rPr>
            <w:rStyle w:val="Hypertextovodkaz"/>
            <w:noProof/>
            <w14:scene3d>
              <w14:camera w14:prst="orthographicFront"/>
              <w14:lightRig w14:rig="threePt" w14:dir="t">
                <w14:rot w14:lat="0" w14:lon="0" w14:rev="0"/>
              </w14:lightRig>
            </w14:scene3d>
          </w:rPr>
          <w:t>4.4</w:t>
        </w:r>
        <w:r w:rsidR="007E0F00">
          <w:rPr>
            <w:rFonts w:asciiTheme="minorHAnsi" w:eastAsiaTheme="minorEastAsia" w:hAnsiTheme="minorHAnsi" w:cstheme="minorBidi"/>
            <w:noProof/>
            <w:sz w:val="22"/>
            <w:szCs w:val="22"/>
          </w:rPr>
          <w:tab/>
        </w:r>
        <w:r w:rsidR="007E0F00" w:rsidRPr="004B7DBA">
          <w:rPr>
            <w:rStyle w:val="Hypertextovodkaz"/>
            <w:noProof/>
          </w:rPr>
          <w:t>Výstupy analýzy hlavních komponent</w:t>
        </w:r>
        <w:r w:rsidR="007E0F00">
          <w:rPr>
            <w:noProof/>
            <w:webHidden/>
          </w:rPr>
          <w:tab/>
        </w:r>
        <w:r w:rsidR="007E0F00">
          <w:rPr>
            <w:noProof/>
            <w:webHidden/>
          </w:rPr>
          <w:fldChar w:fldCharType="begin"/>
        </w:r>
        <w:r w:rsidR="007E0F00">
          <w:rPr>
            <w:noProof/>
            <w:webHidden/>
          </w:rPr>
          <w:instrText xml:space="preserve"> PAGEREF _Toc41489561 \h </w:instrText>
        </w:r>
        <w:r w:rsidR="007E0F00">
          <w:rPr>
            <w:noProof/>
            <w:webHidden/>
          </w:rPr>
        </w:r>
        <w:r w:rsidR="007E0F00">
          <w:rPr>
            <w:noProof/>
            <w:webHidden/>
          </w:rPr>
          <w:fldChar w:fldCharType="separate"/>
        </w:r>
        <w:r w:rsidR="007E0F00">
          <w:rPr>
            <w:noProof/>
            <w:webHidden/>
          </w:rPr>
          <w:t>27</w:t>
        </w:r>
        <w:r w:rsidR="007E0F00">
          <w:rPr>
            <w:noProof/>
            <w:webHidden/>
          </w:rPr>
          <w:fldChar w:fldCharType="end"/>
        </w:r>
      </w:hyperlink>
    </w:p>
    <w:p w14:paraId="2585FE46" w14:textId="16B1DB0E" w:rsidR="007E0F00" w:rsidRDefault="00871983">
      <w:pPr>
        <w:pStyle w:val="Obsah2"/>
        <w:tabs>
          <w:tab w:val="left" w:pos="880"/>
          <w:tab w:val="right" w:leader="dot" w:pos="8493"/>
        </w:tabs>
        <w:rPr>
          <w:rFonts w:asciiTheme="minorHAnsi" w:eastAsiaTheme="minorEastAsia" w:hAnsiTheme="minorHAnsi" w:cstheme="minorBidi"/>
          <w:noProof/>
          <w:sz w:val="22"/>
          <w:szCs w:val="22"/>
        </w:rPr>
      </w:pPr>
      <w:hyperlink w:anchor="_Toc41489562" w:history="1">
        <w:r w:rsidR="007E0F00" w:rsidRPr="004B7DBA">
          <w:rPr>
            <w:rStyle w:val="Hypertextovodkaz"/>
            <w:noProof/>
            <w14:scene3d>
              <w14:camera w14:prst="orthographicFront"/>
              <w14:lightRig w14:rig="threePt" w14:dir="t">
                <w14:rot w14:lat="0" w14:lon="0" w14:rev="0"/>
              </w14:lightRig>
            </w14:scene3d>
          </w:rPr>
          <w:t>4.5</w:t>
        </w:r>
        <w:r w:rsidR="007E0F00">
          <w:rPr>
            <w:rFonts w:asciiTheme="minorHAnsi" w:eastAsiaTheme="minorEastAsia" w:hAnsiTheme="minorHAnsi" w:cstheme="minorBidi"/>
            <w:noProof/>
            <w:sz w:val="22"/>
            <w:szCs w:val="22"/>
          </w:rPr>
          <w:tab/>
        </w:r>
        <w:r w:rsidR="007E0F00" w:rsidRPr="004B7DBA">
          <w:rPr>
            <w:rStyle w:val="Hypertextovodkaz"/>
            <w:noProof/>
          </w:rPr>
          <w:t>Příklad výpočtu</w:t>
        </w:r>
        <w:r w:rsidR="007E0F00">
          <w:rPr>
            <w:noProof/>
            <w:webHidden/>
          </w:rPr>
          <w:tab/>
        </w:r>
        <w:r w:rsidR="007E0F00">
          <w:rPr>
            <w:noProof/>
            <w:webHidden/>
          </w:rPr>
          <w:fldChar w:fldCharType="begin"/>
        </w:r>
        <w:r w:rsidR="007E0F00">
          <w:rPr>
            <w:noProof/>
            <w:webHidden/>
          </w:rPr>
          <w:instrText xml:space="preserve"> PAGEREF _Toc41489562 \h </w:instrText>
        </w:r>
        <w:r w:rsidR="007E0F00">
          <w:rPr>
            <w:noProof/>
            <w:webHidden/>
          </w:rPr>
        </w:r>
        <w:r w:rsidR="007E0F00">
          <w:rPr>
            <w:noProof/>
            <w:webHidden/>
          </w:rPr>
          <w:fldChar w:fldCharType="separate"/>
        </w:r>
        <w:r w:rsidR="007E0F00">
          <w:rPr>
            <w:noProof/>
            <w:webHidden/>
          </w:rPr>
          <w:t>29</w:t>
        </w:r>
        <w:r w:rsidR="007E0F00">
          <w:rPr>
            <w:noProof/>
            <w:webHidden/>
          </w:rPr>
          <w:fldChar w:fldCharType="end"/>
        </w:r>
      </w:hyperlink>
    </w:p>
    <w:p w14:paraId="207889A4" w14:textId="5AD0593D" w:rsidR="007E0F00" w:rsidRDefault="00871983">
      <w:pPr>
        <w:pStyle w:val="Obsah1"/>
        <w:tabs>
          <w:tab w:val="left" w:pos="880"/>
          <w:tab w:val="right" w:leader="dot" w:pos="8493"/>
        </w:tabs>
        <w:rPr>
          <w:rFonts w:asciiTheme="minorHAnsi" w:eastAsiaTheme="minorEastAsia" w:hAnsiTheme="minorHAnsi" w:cstheme="minorBidi"/>
          <w:noProof/>
          <w:sz w:val="22"/>
          <w:szCs w:val="22"/>
        </w:rPr>
      </w:pPr>
      <w:hyperlink w:anchor="_Toc41489563" w:history="1">
        <w:r w:rsidR="007E0F00" w:rsidRPr="004B7DBA">
          <w:rPr>
            <w:rStyle w:val="Hypertextovodkaz"/>
            <w:noProof/>
            <w14:scene3d>
              <w14:camera w14:prst="orthographicFront"/>
              <w14:lightRig w14:rig="threePt" w14:dir="t">
                <w14:rot w14:lat="0" w14:lon="0" w14:rev="0"/>
              </w14:lightRig>
            </w14:scene3d>
          </w:rPr>
          <w:t>5.</w:t>
        </w:r>
        <w:r w:rsidR="007E0F00">
          <w:rPr>
            <w:rFonts w:asciiTheme="minorHAnsi" w:eastAsiaTheme="minorEastAsia" w:hAnsiTheme="minorHAnsi" w:cstheme="minorBidi"/>
            <w:noProof/>
            <w:sz w:val="22"/>
            <w:szCs w:val="22"/>
          </w:rPr>
          <w:tab/>
        </w:r>
        <w:r w:rsidR="007E0F00" w:rsidRPr="004B7DBA">
          <w:rPr>
            <w:rStyle w:val="Hypertextovodkaz"/>
            <w:noProof/>
          </w:rPr>
          <w:t>Klasifikace dat</w:t>
        </w:r>
        <w:r w:rsidR="007E0F00">
          <w:rPr>
            <w:noProof/>
            <w:webHidden/>
          </w:rPr>
          <w:tab/>
        </w:r>
        <w:r w:rsidR="007E0F00">
          <w:rPr>
            <w:noProof/>
            <w:webHidden/>
          </w:rPr>
          <w:fldChar w:fldCharType="begin"/>
        </w:r>
        <w:r w:rsidR="007E0F00">
          <w:rPr>
            <w:noProof/>
            <w:webHidden/>
          </w:rPr>
          <w:instrText xml:space="preserve"> PAGEREF _Toc41489563 \h </w:instrText>
        </w:r>
        <w:r w:rsidR="007E0F00">
          <w:rPr>
            <w:noProof/>
            <w:webHidden/>
          </w:rPr>
        </w:r>
        <w:r w:rsidR="007E0F00">
          <w:rPr>
            <w:noProof/>
            <w:webHidden/>
          </w:rPr>
          <w:fldChar w:fldCharType="separate"/>
        </w:r>
        <w:r w:rsidR="007E0F00">
          <w:rPr>
            <w:noProof/>
            <w:webHidden/>
          </w:rPr>
          <w:t>36</w:t>
        </w:r>
        <w:r w:rsidR="007E0F00">
          <w:rPr>
            <w:noProof/>
            <w:webHidden/>
          </w:rPr>
          <w:fldChar w:fldCharType="end"/>
        </w:r>
      </w:hyperlink>
    </w:p>
    <w:p w14:paraId="4B45139F" w14:textId="7CBF8CD2" w:rsidR="007E0F00" w:rsidRDefault="00871983">
      <w:pPr>
        <w:pStyle w:val="Obsah2"/>
        <w:tabs>
          <w:tab w:val="left" w:pos="880"/>
          <w:tab w:val="right" w:leader="dot" w:pos="8493"/>
        </w:tabs>
        <w:rPr>
          <w:rFonts w:asciiTheme="minorHAnsi" w:eastAsiaTheme="minorEastAsia" w:hAnsiTheme="minorHAnsi" w:cstheme="minorBidi"/>
          <w:noProof/>
          <w:sz w:val="22"/>
          <w:szCs w:val="22"/>
        </w:rPr>
      </w:pPr>
      <w:hyperlink w:anchor="_Toc41489564" w:history="1">
        <w:r w:rsidR="007E0F00" w:rsidRPr="004B7DBA">
          <w:rPr>
            <w:rStyle w:val="Hypertextovodkaz"/>
            <w:noProof/>
            <w14:scene3d>
              <w14:camera w14:prst="orthographicFront"/>
              <w14:lightRig w14:rig="threePt" w14:dir="t">
                <w14:rot w14:lat="0" w14:lon="0" w14:rev="0"/>
              </w14:lightRig>
            </w14:scene3d>
          </w:rPr>
          <w:t>5.1</w:t>
        </w:r>
        <w:r w:rsidR="007E0F00">
          <w:rPr>
            <w:rFonts w:asciiTheme="minorHAnsi" w:eastAsiaTheme="minorEastAsia" w:hAnsiTheme="minorHAnsi" w:cstheme="minorBidi"/>
            <w:noProof/>
            <w:sz w:val="22"/>
            <w:szCs w:val="22"/>
          </w:rPr>
          <w:tab/>
        </w:r>
        <w:r w:rsidR="007E0F00" w:rsidRPr="004B7DBA">
          <w:rPr>
            <w:rStyle w:val="Hypertextovodkaz"/>
            <w:noProof/>
          </w:rPr>
          <w:t>Výběr klasifikační metody</w:t>
        </w:r>
        <w:r w:rsidR="007E0F00">
          <w:rPr>
            <w:noProof/>
            <w:webHidden/>
          </w:rPr>
          <w:tab/>
        </w:r>
        <w:r w:rsidR="007E0F00">
          <w:rPr>
            <w:noProof/>
            <w:webHidden/>
          </w:rPr>
          <w:fldChar w:fldCharType="begin"/>
        </w:r>
        <w:r w:rsidR="007E0F00">
          <w:rPr>
            <w:noProof/>
            <w:webHidden/>
          </w:rPr>
          <w:instrText xml:space="preserve"> PAGEREF _Toc41489564 \h </w:instrText>
        </w:r>
        <w:r w:rsidR="007E0F00">
          <w:rPr>
            <w:noProof/>
            <w:webHidden/>
          </w:rPr>
        </w:r>
        <w:r w:rsidR="007E0F00">
          <w:rPr>
            <w:noProof/>
            <w:webHidden/>
          </w:rPr>
          <w:fldChar w:fldCharType="separate"/>
        </w:r>
        <w:r w:rsidR="007E0F00">
          <w:rPr>
            <w:noProof/>
            <w:webHidden/>
          </w:rPr>
          <w:t>36</w:t>
        </w:r>
        <w:r w:rsidR="007E0F00">
          <w:rPr>
            <w:noProof/>
            <w:webHidden/>
          </w:rPr>
          <w:fldChar w:fldCharType="end"/>
        </w:r>
      </w:hyperlink>
    </w:p>
    <w:p w14:paraId="340E99B2" w14:textId="684C8E74" w:rsidR="007E0F00" w:rsidRDefault="00871983">
      <w:pPr>
        <w:pStyle w:val="Obsah2"/>
        <w:tabs>
          <w:tab w:val="left" w:pos="880"/>
          <w:tab w:val="right" w:leader="dot" w:pos="8493"/>
        </w:tabs>
        <w:rPr>
          <w:rFonts w:asciiTheme="minorHAnsi" w:eastAsiaTheme="minorEastAsia" w:hAnsiTheme="minorHAnsi" w:cstheme="minorBidi"/>
          <w:noProof/>
          <w:sz w:val="22"/>
          <w:szCs w:val="22"/>
        </w:rPr>
      </w:pPr>
      <w:hyperlink w:anchor="_Toc41489565" w:history="1">
        <w:r w:rsidR="007E0F00" w:rsidRPr="004B7DBA">
          <w:rPr>
            <w:rStyle w:val="Hypertextovodkaz"/>
            <w:noProof/>
            <w14:scene3d>
              <w14:camera w14:prst="orthographicFront"/>
              <w14:lightRig w14:rig="threePt" w14:dir="t">
                <w14:rot w14:lat="0" w14:lon="0" w14:rev="0"/>
              </w14:lightRig>
            </w14:scene3d>
          </w:rPr>
          <w:t>5.2</w:t>
        </w:r>
        <w:r w:rsidR="007E0F00">
          <w:rPr>
            <w:rFonts w:asciiTheme="minorHAnsi" w:eastAsiaTheme="minorEastAsia" w:hAnsiTheme="minorHAnsi" w:cstheme="minorBidi"/>
            <w:noProof/>
            <w:sz w:val="22"/>
            <w:szCs w:val="22"/>
          </w:rPr>
          <w:tab/>
        </w:r>
        <w:r w:rsidR="007E0F00" w:rsidRPr="004B7DBA">
          <w:rPr>
            <w:rStyle w:val="Hypertextovodkaz"/>
            <w:noProof/>
          </w:rPr>
          <w:t>Metoda podpůrných vektorů</w:t>
        </w:r>
        <w:r w:rsidR="007E0F00">
          <w:rPr>
            <w:noProof/>
            <w:webHidden/>
          </w:rPr>
          <w:tab/>
        </w:r>
        <w:r w:rsidR="007E0F00">
          <w:rPr>
            <w:noProof/>
            <w:webHidden/>
          </w:rPr>
          <w:fldChar w:fldCharType="begin"/>
        </w:r>
        <w:r w:rsidR="007E0F00">
          <w:rPr>
            <w:noProof/>
            <w:webHidden/>
          </w:rPr>
          <w:instrText xml:space="preserve"> PAGEREF _Toc41489565 \h </w:instrText>
        </w:r>
        <w:r w:rsidR="007E0F00">
          <w:rPr>
            <w:noProof/>
            <w:webHidden/>
          </w:rPr>
        </w:r>
        <w:r w:rsidR="007E0F00">
          <w:rPr>
            <w:noProof/>
            <w:webHidden/>
          </w:rPr>
          <w:fldChar w:fldCharType="separate"/>
        </w:r>
        <w:r w:rsidR="007E0F00">
          <w:rPr>
            <w:noProof/>
            <w:webHidden/>
          </w:rPr>
          <w:t>40</w:t>
        </w:r>
        <w:r w:rsidR="007E0F00">
          <w:rPr>
            <w:noProof/>
            <w:webHidden/>
          </w:rPr>
          <w:fldChar w:fldCharType="end"/>
        </w:r>
      </w:hyperlink>
    </w:p>
    <w:p w14:paraId="2F2B20D3" w14:textId="3820A2AB" w:rsidR="007E0F00" w:rsidRDefault="00871983">
      <w:pPr>
        <w:pStyle w:val="Obsah1"/>
        <w:tabs>
          <w:tab w:val="left" w:pos="880"/>
          <w:tab w:val="right" w:leader="dot" w:pos="8493"/>
        </w:tabs>
        <w:rPr>
          <w:rFonts w:asciiTheme="minorHAnsi" w:eastAsiaTheme="minorEastAsia" w:hAnsiTheme="minorHAnsi" w:cstheme="minorBidi"/>
          <w:noProof/>
          <w:sz w:val="22"/>
          <w:szCs w:val="22"/>
        </w:rPr>
      </w:pPr>
      <w:hyperlink w:anchor="_Toc41489566" w:history="1">
        <w:r w:rsidR="007E0F00" w:rsidRPr="004B7DBA">
          <w:rPr>
            <w:rStyle w:val="Hypertextovodkaz"/>
            <w:noProof/>
            <w14:scene3d>
              <w14:camera w14:prst="orthographicFront"/>
              <w14:lightRig w14:rig="threePt" w14:dir="t">
                <w14:rot w14:lat="0" w14:lon="0" w14:rev="0"/>
              </w14:lightRig>
            </w14:scene3d>
          </w:rPr>
          <w:t>6.</w:t>
        </w:r>
        <w:r w:rsidR="007E0F00">
          <w:rPr>
            <w:rFonts w:asciiTheme="minorHAnsi" w:eastAsiaTheme="minorEastAsia" w:hAnsiTheme="minorHAnsi" w:cstheme="minorBidi"/>
            <w:noProof/>
            <w:sz w:val="22"/>
            <w:szCs w:val="22"/>
          </w:rPr>
          <w:tab/>
        </w:r>
        <w:r w:rsidR="007E0F00" w:rsidRPr="004B7DBA">
          <w:rPr>
            <w:rStyle w:val="Hypertextovodkaz"/>
            <w:noProof/>
          </w:rPr>
          <w:t>Realizace</w:t>
        </w:r>
        <w:r w:rsidR="007E0F00">
          <w:rPr>
            <w:noProof/>
            <w:webHidden/>
          </w:rPr>
          <w:tab/>
        </w:r>
        <w:r w:rsidR="007E0F00">
          <w:rPr>
            <w:noProof/>
            <w:webHidden/>
          </w:rPr>
          <w:fldChar w:fldCharType="begin"/>
        </w:r>
        <w:r w:rsidR="007E0F00">
          <w:rPr>
            <w:noProof/>
            <w:webHidden/>
          </w:rPr>
          <w:instrText xml:space="preserve"> PAGEREF _Toc41489566 \h </w:instrText>
        </w:r>
        <w:r w:rsidR="007E0F00">
          <w:rPr>
            <w:noProof/>
            <w:webHidden/>
          </w:rPr>
        </w:r>
        <w:r w:rsidR="007E0F00">
          <w:rPr>
            <w:noProof/>
            <w:webHidden/>
          </w:rPr>
          <w:fldChar w:fldCharType="separate"/>
        </w:r>
        <w:r w:rsidR="007E0F00">
          <w:rPr>
            <w:noProof/>
            <w:webHidden/>
          </w:rPr>
          <w:t>43</w:t>
        </w:r>
        <w:r w:rsidR="007E0F00">
          <w:rPr>
            <w:noProof/>
            <w:webHidden/>
          </w:rPr>
          <w:fldChar w:fldCharType="end"/>
        </w:r>
      </w:hyperlink>
    </w:p>
    <w:p w14:paraId="24970C5B" w14:textId="58F63A4F" w:rsidR="007E0F00" w:rsidRDefault="00871983">
      <w:pPr>
        <w:pStyle w:val="Obsah2"/>
        <w:tabs>
          <w:tab w:val="left" w:pos="880"/>
          <w:tab w:val="right" w:leader="dot" w:pos="8493"/>
        </w:tabs>
        <w:rPr>
          <w:rFonts w:asciiTheme="minorHAnsi" w:eastAsiaTheme="minorEastAsia" w:hAnsiTheme="minorHAnsi" w:cstheme="minorBidi"/>
          <w:noProof/>
          <w:sz w:val="22"/>
          <w:szCs w:val="22"/>
        </w:rPr>
      </w:pPr>
      <w:hyperlink w:anchor="_Toc41489567" w:history="1">
        <w:r w:rsidR="007E0F00" w:rsidRPr="004B7DBA">
          <w:rPr>
            <w:rStyle w:val="Hypertextovodkaz"/>
            <w:noProof/>
            <w14:scene3d>
              <w14:camera w14:prst="orthographicFront"/>
              <w14:lightRig w14:rig="threePt" w14:dir="t">
                <w14:rot w14:lat="0" w14:lon="0" w14:rev="0"/>
              </w14:lightRig>
            </w14:scene3d>
          </w:rPr>
          <w:t>6.1</w:t>
        </w:r>
        <w:r w:rsidR="007E0F00">
          <w:rPr>
            <w:rFonts w:asciiTheme="minorHAnsi" w:eastAsiaTheme="minorEastAsia" w:hAnsiTheme="minorHAnsi" w:cstheme="minorBidi"/>
            <w:noProof/>
            <w:sz w:val="22"/>
            <w:szCs w:val="22"/>
          </w:rPr>
          <w:tab/>
        </w:r>
        <w:r w:rsidR="007E0F00" w:rsidRPr="004B7DBA">
          <w:rPr>
            <w:rStyle w:val="Hypertextovodkaz"/>
            <w:noProof/>
          </w:rPr>
          <w:t>Segmentace plovoucím oknem</w:t>
        </w:r>
        <w:r w:rsidR="007E0F00">
          <w:rPr>
            <w:noProof/>
            <w:webHidden/>
          </w:rPr>
          <w:tab/>
        </w:r>
        <w:r w:rsidR="007E0F00">
          <w:rPr>
            <w:noProof/>
            <w:webHidden/>
          </w:rPr>
          <w:fldChar w:fldCharType="begin"/>
        </w:r>
        <w:r w:rsidR="007E0F00">
          <w:rPr>
            <w:noProof/>
            <w:webHidden/>
          </w:rPr>
          <w:instrText xml:space="preserve"> PAGEREF _Toc41489567 \h </w:instrText>
        </w:r>
        <w:r w:rsidR="007E0F00">
          <w:rPr>
            <w:noProof/>
            <w:webHidden/>
          </w:rPr>
        </w:r>
        <w:r w:rsidR="007E0F00">
          <w:rPr>
            <w:noProof/>
            <w:webHidden/>
          </w:rPr>
          <w:fldChar w:fldCharType="separate"/>
        </w:r>
        <w:r w:rsidR="007E0F00">
          <w:rPr>
            <w:noProof/>
            <w:webHidden/>
          </w:rPr>
          <w:t>44</w:t>
        </w:r>
        <w:r w:rsidR="007E0F00">
          <w:rPr>
            <w:noProof/>
            <w:webHidden/>
          </w:rPr>
          <w:fldChar w:fldCharType="end"/>
        </w:r>
      </w:hyperlink>
    </w:p>
    <w:p w14:paraId="51C1C065" w14:textId="3A1F3A61" w:rsidR="007E0F00" w:rsidRDefault="00871983">
      <w:pPr>
        <w:pStyle w:val="Obsah2"/>
        <w:tabs>
          <w:tab w:val="left" w:pos="880"/>
          <w:tab w:val="right" w:leader="dot" w:pos="8493"/>
        </w:tabs>
        <w:rPr>
          <w:rFonts w:asciiTheme="minorHAnsi" w:eastAsiaTheme="minorEastAsia" w:hAnsiTheme="minorHAnsi" w:cstheme="minorBidi"/>
          <w:noProof/>
          <w:sz w:val="22"/>
          <w:szCs w:val="22"/>
        </w:rPr>
      </w:pPr>
      <w:hyperlink w:anchor="_Toc41489568" w:history="1">
        <w:r w:rsidR="007E0F00" w:rsidRPr="004B7DBA">
          <w:rPr>
            <w:rStyle w:val="Hypertextovodkaz"/>
            <w:noProof/>
            <w14:scene3d>
              <w14:camera w14:prst="orthographicFront"/>
              <w14:lightRig w14:rig="threePt" w14:dir="t">
                <w14:rot w14:lat="0" w14:lon="0" w14:rev="0"/>
              </w14:lightRig>
            </w14:scene3d>
          </w:rPr>
          <w:t>6.2</w:t>
        </w:r>
        <w:r w:rsidR="007E0F00">
          <w:rPr>
            <w:rFonts w:asciiTheme="minorHAnsi" w:eastAsiaTheme="minorEastAsia" w:hAnsiTheme="minorHAnsi" w:cstheme="minorBidi"/>
            <w:noProof/>
            <w:sz w:val="22"/>
            <w:szCs w:val="22"/>
          </w:rPr>
          <w:tab/>
        </w:r>
        <w:r w:rsidR="007E0F00" w:rsidRPr="004B7DBA">
          <w:rPr>
            <w:rStyle w:val="Hypertextovodkaz"/>
            <w:noProof/>
          </w:rPr>
          <w:t>Detekce úderů</w:t>
        </w:r>
        <w:r w:rsidR="007E0F00">
          <w:rPr>
            <w:noProof/>
            <w:webHidden/>
          </w:rPr>
          <w:tab/>
        </w:r>
        <w:r w:rsidR="007E0F00">
          <w:rPr>
            <w:noProof/>
            <w:webHidden/>
          </w:rPr>
          <w:fldChar w:fldCharType="begin"/>
        </w:r>
        <w:r w:rsidR="007E0F00">
          <w:rPr>
            <w:noProof/>
            <w:webHidden/>
          </w:rPr>
          <w:instrText xml:space="preserve"> PAGEREF _Toc41489568 \h </w:instrText>
        </w:r>
        <w:r w:rsidR="007E0F00">
          <w:rPr>
            <w:noProof/>
            <w:webHidden/>
          </w:rPr>
        </w:r>
        <w:r w:rsidR="007E0F00">
          <w:rPr>
            <w:noProof/>
            <w:webHidden/>
          </w:rPr>
          <w:fldChar w:fldCharType="separate"/>
        </w:r>
        <w:r w:rsidR="007E0F00">
          <w:rPr>
            <w:noProof/>
            <w:webHidden/>
          </w:rPr>
          <w:t>44</w:t>
        </w:r>
        <w:r w:rsidR="007E0F00">
          <w:rPr>
            <w:noProof/>
            <w:webHidden/>
          </w:rPr>
          <w:fldChar w:fldCharType="end"/>
        </w:r>
      </w:hyperlink>
    </w:p>
    <w:p w14:paraId="10FECB85" w14:textId="456F05F6" w:rsidR="007E0F00" w:rsidRDefault="00871983">
      <w:pPr>
        <w:pStyle w:val="Obsah2"/>
        <w:tabs>
          <w:tab w:val="left" w:pos="880"/>
          <w:tab w:val="right" w:leader="dot" w:pos="8493"/>
        </w:tabs>
        <w:rPr>
          <w:rFonts w:asciiTheme="minorHAnsi" w:eastAsiaTheme="minorEastAsia" w:hAnsiTheme="minorHAnsi" w:cstheme="minorBidi"/>
          <w:noProof/>
          <w:sz w:val="22"/>
          <w:szCs w:val="22"/>
        </w:rPr>
      </w:pPr>
      <w:hyperlink w:anchor="_Toc41489569" w:history="1">
        <w:r w:rsidR="007E0F00" w:rsidRPr="004B7DBA">
          <w:rPr>
            <w:rStyle w:val="Hypertextovodkaz"/>
            <w:noProof/>
            <w14:scene3d>
              <w14:camera w14:prst="orthographicFront"/>
              <w14:lightRig w14:rig="threePt" w14:dir="t">
                <w14:rot w14:lat="0" w14:lon="0" w14:rev="0"/>
              </w14:lightRig>
            </w14:scene3d>
          </w:rPr>
          <w:t>6.3</w:t>
        </w:r>
        <w:r w:rsidR="007E0F00">
          <w:rPr>
            <w:rFonts w:asciiTheme="minorHAnsi" w:eastAsiaTheme="minorEastAsia" w:hAnsiTheme="minorHAnsi" w:cstheme="minorBidi"/>
            <w:noProof/>
            <w:sz w:val="22"/>
            <w:szCs w:val="22"/>
          </w:rPr>
          <w:tab/>
        </w:r>
        <w:r w:rsidR="007E0F00" w:rsidRPr="004B7DBA">
          <w:rPr>
            <w:rStyle w:val="Hypertextovodkaz"/>
            <w:noProof/>
          </w:rPr>
          <w:t>Banka filtrů</w:t>
        </w:r>
        <w:r w:rsidR="007E0F00">
          <w:rPr>
            <w:noProof/>
            <w:webHidden/>
          </w:rPr>
          <w:tab/>
        </w:r>
        <w:r w:rsidR="007E0F00">
          <w:rPr>
            <w:noProof/>
            <w:webHidden/>
          </w:rPr>
          <w:fldChar w:fldCharType="begin"/>
        </w:r>
        <w:r w:rsidR="007E0F00">
          <w:rPr>
            <w:noProof/>
            <w:webHidden/>
          </w:rPr>
          <w:instrText xml:space="preserve"> PAGEREF _Toc41489569 \h </w:instrText>
        </w:r>
        <w:r w:rsidR="007E0F00">
          <w:rPr>
            <w:noProof/>
            <w:webHidden/>
          </w:rPr>
        </w:r>
        <w:r w:rsidR="007E0F00">
          <w:rPr>
            <w:noProof/>
            <w:webHidden/>
          </w:rPr>
          <w:fldChar w:fldCharType="separate"/>
        </w:r>
        <w:r w:rsidR="007E0F00">
          <w:rPr>
            <w:noProof/>
            <w:webHidden/>
          </w:rPr>
          <w:t>45</w:t>
        </w:r>
        <w:r w:rsidR="007E0F00">
          <w:rPr>
            <w:noProof/>
            <w:webHidden/>
          </w:rPr>
          <w:fldChar w:fldCharType="end"/>
        </w:r>
      </w:hyperlink>
    </w:p>
    <w:p w14:paraId="19D26537" w14:textId="13B4F4E2" w:rsidR="007E0F00" w:rsidRDefault="00871983">
      <w:pPr>
        <w:pStyle w:val="Obsah2"/>
        <w:tabs>
          <w:tab w:val="left" w:pos="880"/>
          <w:tab w:val="right" w:leader="dot" w:pos="8493"/>
        </w:tabs>
        <w:rPr>
          <w:rFonts w:asciiTheme="minorHAnsi" w:eastAsiaTheme="minorEastAsia" w:hAnsiTheme="minorHAnsi" w:cstheme="minorBidi"/>
          <w:noProof/>
          <w:sz w:val="22"/>
          <w:szCs w:val="22"/>
        </w:rPr>
      </w:pPr>
      <w:hyperlink w:anchor="_Toc41489570" w:history="1">
        <w:r w:rsidR="007E0F00" w:rsidRPr="004B7DBA">
          <w:rPr>
            <w:rStyle w:val="Hypertextovodkaz"/>
            <w:noProof/>
            <w14:scene3d>
              <w14:camera w14:prst="orthographicFront"/>
              <w14:lightRig w14:rig="threePt" w14:dir="t">
                <w14:rot w14:lat="0" w14:lon="0" w14:rev="0"/>
              </w14:lightRig>
            </w14:scene3d>
          </w:rPr>
          <w:t>6.4</w:t>
        </w:r>
        <w:r w:rsidR="007E0F00">
          <w:rPr>
            <w:rFonts w:asciiTheme="minorHAnsi" w:eastAsiaTheme="minorEastAsia" w:hAnsiTheme="minorHAnsi" w:cstheme="minorBidi"/>
            <w:noProof/>
            <w:sz w:val="22"/>
            <w:szCs w:val="22"/>
          </w:rPr>
          <w:tab/>
        </w:r>
        <w:r w:rsidR="007E0F00" w:rsidRPr="004B7DBA">
          <w:rPr>
            <w:rStyle w:val="Hypertextovodkaz"/>
            <w:noProof/>
          </w:rPr>
          <w:t>Výpočet energií ve frekvenčních pásmech</w:t>
        </w:r>
        <w:r w:rsidR="007E0F00">
          <w:rPr>
            <w:noProof/>
            <w:webHidden/>
          </w:rPr>
          <w:tab/>
        </w:r>
        <w:r w:rsidR="007E0F00">
          <w:rPr>
            <w:noProof/>
            <w:webHidden/>
          </w:rPr>
          <w:fldChar w:fldCharType="begin"/>
        </w:r>
        <w:r w:rsidR="007E0F00">
          <w:rPr>
            <w:noProof/>
            <w:webHidden/>
          </w:rPr>
          <w:instrText xml:space="preserve"> PAGEREF _Toc41489570 \h </w:instrText>
        </w:r>
        <w:r w:rsidR="007E0F00">
          <w:rPr>
            <w:noProof/>
            <w:webHidden/>
          </w:rPr>
        </w:r>
        <w:r w:rsidR="007E0F00">
          <w:rPr>
            <w:noProof/>
            <w:webHidden/>
          </w:rPr>
          <w:fldChar w:fldCharType="separate"/>
        </w:r>
        <w:r w:rsidR="007E0F00">
          <w:rPr>
            <w:noProof/>
            <w:webHidden/>
          </w:rPr>
          <w:t>46</w:t>
        </w:r>
        <w:r w:rsidR="007E0F00">
          <w:rPr>
            <w:noProof/>
            <w:webHidden/>
          </w:rPr>
          <w:fldChar w:fldCharType="end"/>
        </w:r>
      </w:hyperlink>
    </w:p>
    <w:p w14:paraId="3781B5CA" w14:textId="17F9E64C" w:rsidR="007E0F00" w:rsidRDefault="00871983">
      <w:pPr>
        <w:pStyle w:val="Obsah2"/>
        <w:tabs>
          <w:tab w:val="left" w:pos="880"/>
          <w:tab w:val="right" w:leader="dot" w:pos="8493"/>
        </w:tabs>
        <w:rPr>
          <w:rFonts w:asciiTheme="minorHAnsi" w:eastAsiaTheme="minorEastAsia" w:hAnsiTheme="minorHAnsi" w:cstheme="minorBidi"/>
          <w:noProof/>
          <w:sz w:val="22"/>
          <w:szCs w:val="22"/>
        </w:rPr>
      </w:pPr>
      <w:hyperlink w:anchor="_Toc41489571" w:history="1">
        <w:r w:rsidR="007E0F00" w:rsidRPr="004B7DBA">
          <w:rPr>
            <w:rStyle w:val="Hypertextovodkaz"/>
            <w:noProof/>
            <w14:scene3d>
              <w14:camera w14:prst="orthographicFront"/>
              <w14:lightRig w14:rig="threePt" w14:dir="t">
                <w14:rot w14:lat="0" w14:lon="0" w14:rev="0"/>
              </w14:lightRig>
            </w14:scene3d>
          </w:rPr>
          <w:t>6.5</w:t>
        </w:r>
        <w:r w:rsidR="007E0F00">
          <w:rPr>
            <w:rFonts w:asciiTheme="minorHAnsi" w:eastAsiaTheme="minorEastAsia" w:hAnsiTheme="minorHAnsi" w:cstheme="minorBidi"/>
            <w:noProof/>
            <w:sz w:val="22"/>
            <w:szCs w:val="22"/>
          </w:rPr>
          <w:tab/>
        </w:r>
        <w:r w:rsidR="007E0F00" w:rsidRPr="004B7DBA">
          <w:rPr>
            <w:rStyle w:val="Hypertextovodkaz"/>
            <w:noProof/>
          </w:rPr>
          <w:t>Analýza hlavních komponent</w:t>
        </w:r>
        <w:r w:rsidR="007E0F00">
          <w:rPr>
            <w:noProof/>
            <w:webHidden/>
          </w:rPr>
          <w:tab/>
        </w:r>
        <w:r w:rsidR="007E0F00">
          <w:rPr>
            <w:noProof/>
            <w:webHidden/>
          </w:rPr>
          <w:fldChar w:fldCharType="begin"/>
        </w:r>
        <w:r w:rsidR="007E0F00">
          <w:rPr>
            <w:noProof/>
            <w:webHidden/>
          </w:rPr>
          <w:instrText xml:space="preserve"> PAGEREF _Toc41489571 \h </w:instrText>
        </w:r>
        <w:r w:rsidR="007E0F00">
          <w:rPr>
            <w:noProof/>
            <w:webHidden/>
          </w:rPr>
        </w:r>
        <w:r w:rsidR="007E0F00">
          <w:rPr>
            <w:noProof/>
            <w:webHidden/>
          </w:rPr>
          <w:fldChar w:fldCharType="separate"/>
        </w:r>
        <w:r w:rsidR="007E0F00">
          <w:rPr>
            <w:noProof/>
            <w:webHidden/>
          </w:rPr>
          <w:t>47</w:t>
        </w:r>
        <w:r w:rsidR="007E0F00">
          <w:rPr>
            <w:noProof/>
            <w:webHidden/>
          </w:rPr>
          <w:fldChar w:fldCharType="end"/>
        </w:r>
      </w:hyperlink>
    </w:p>
    <w:p w14:paraId="0627D2D0" w14:textId="3F4575CC" w:rsidR="007E0F00" w:rsidRDefault="00871983">
      <w:pPr>
        <w:pStyle w:val="Obsah2"/>
        <w:tabs>
          <w:tab w:val="left" w:pos="880"/>
          <w:tab w:val="right" w:leader="dot" w:pos="8493"/>
        </w:tabs>
        <w:rPr>
          <w:rFonts w:asciiTheme="minorHAnsi" w:eastAsiaTheme="minorEastAsia" w:hAnsiTheme="minorHAnsi" w:cstheme="minorBidi"/>
          <w:noProof/>
          <w:sz w:val="22"/>
          <w:szCs w:val="22"/>
        </w:rPr>
      </w:pPr>
      <w:hyperlink w:anchor="_Toc41489572" w:history="1">
        <w:r w:rsidR="007E0F00" w:rsidRPr="004B7DBA">
          <w:rPr>
            <w:rStyle w:val="Hypertextovodkaz"/>
            <w:noProof/>
            <w14:scene3d>
              <w14:camera w14:prst="orthographicFront"/>
              <w14:lightRig w14:rig="threePt" w14:dir="t">
                <w14:rot w14:lat="0" w14:lon="0" w14:rev="0"/>
              </w14:lightRig>
            </w14:scene3d>
          </w:rPr>
          <w:t>6.6</w:t>
        </w:r>
        <w:r w:rsidR="007E0F00">
          <w:rPr>
            <w:rFonts w:asciiTheme="minorHAnsi" w:eastAsiaTheme="minorEastAsia" w:hAnsiTheme="minorHAnsi" w:cstheme="minorBidi"/>
            <w:noProof/>
            <w:sz w:val="22"/>
            <w:szCs w:val="22"/>
          </w:rPr>
          <w:tab/>
        </w:r>
        <w:r w:rsidR="007E0F00" w:rsidRPr="004B7DBA">
          <w:rPr>
            <w:rStyle w:val="Hypertextovodkaz"/>
            <w:noProof/>
          </w:rPr>
          <w:t>Metoda podpůrných vektorů</w:t>
        </w:r>
        <w:r w:rsidR="007E0F00">
          <w:rPr>
            <w:noProof/>
            <w:webHidden/>
          </w:rPr>
          <w:tab/>
        </w:r>
        <w:r w:rsidR="007E0F00">
          <w:rPr>
            <w:noProof/>
            <w:webHidden/>
          </w:rPr>
          <w:fldChar w:fldCharType="begin"/>
        </w:r>
        <w:r w:rsidR="007E0F00">
          <w:rPr>
            <w:noProof/>
            <w:webHidden/>
          </w:rPr>
          <w:instrText xml:space="preserve"> PAGEREF _Toc41489572 \h </w:instrText>
        </w:r>
        <w:r w:rsidR="007E0F00">
          <w:rPr>
            <w:noProof/>
            <w:webHidden/>
          </w:rPr>
        </w:r>
        <w:r w:rsidR="007E0F00">
          <w:rPr>
            <w:noProof/>
            <w:webHidden/>
          </w:rPr>
          <w:fldChar w:fldCharType="separate"/>
        </w:r>
        <w:r w:rsidR="007E0F00">
          <w:rPr>
            <w:noProof/>
            <w:webHidden/>
          </w:rPr>
          <w:t>50</w:t>
        </w:r>
        <w:r w:rsidR="007E0F00">
          <w:rPr>
            <w:noProof/>
            <w:webHidden/>
          </w:rPr>
          <w:fldChar w:fldCharType="end"/>
        </w:r>
      </w:hyperlink>
    </w:p>
    <w:p w14:paraId="40CF3387" w14:textId="699C3DEF" w:rsidR="007E0F00" w:rsidRDefault="00871983">
      <w:pPr>
        <w:pStyle w:val="Obsah2"/>
        <w:tabs>
          <w:tab w:val="left" w:pos="880"/>
          <w:tab w:val="right" w:leader="dot" w:pos="8493"/>
        </w:tabs>
        <w:rPr>
          <w:rFonts w:asciiTheme="minorHAnsi" w:eastAsiaTheme="minorEastAsia" w:hAnsiTheme="minorHAnsi" w:cstheme="minorBidi"/>
          <w:noProof/>
          <w:sz w:val="22"/>
          <w:szCs w:val="22"/>
        </w:rPr>
      </w:pPr>
      <w:hyperlink w:anchor="_Toc41489573" w:history="1">
        <w:r w:rsidR="007E0F00" w:rsidRPr="004B7DBA">
          <w:rPr>
            <w:rStyle w:val="Hypertextovodkaz"/>
            <w:noProof/>
            <w14:scene3d>
              <w14:camera w14:prst="orthographicFront"/>
              <w14:lightRig w14:rig="threePt" w14:dir="t">
                <w14:rot w14:lat="0" w14:lon="0" w14:rev="0"/>
              </w14:lightRig>
            </w14:scene3d>
          </w:rPr>
          <w:t>6.7</w:t>
        </w:r>
        <w:r w:rsidR="007E0F00">
          <w:rPr>
            <w:rFonts w:asciiTheme="minorHAnsi" w:eastAsiaTheme="minorEastAsia" w:hAnsiTheme="minorHAnsi" w:cstheme="minorBidi"/>
            <w:noProof/>
            <w:sz w:val="22"/>
            <w:szCs w:val="22"/>
          </w:rPr>
          <w:tab/>
        </w:r>
        <w:r w:rsidR="007E0F00" w:rsidRPr="004B7DBA">
          <w:rPr>
            <w:rStyle w:val="Hypertextovodkaz"/>
            <w:noProof/>
          </w:rPr>
          <w:t>Výstupy a výsledky programu</w:t>
        </w:r>
        <w:r w:rsidR="007E0F00">
          <w:rPr>
            <w:noProof/>
            <w:webHidden/>
          </w:rPr>
          <w:tab/>
        </w:r>
        <w:r w:rsidR="007E0F00">
          <w:rPr>
            <w:noProof/>
            <w:webHidden/>
          </w:rPr>
          <w:fldChar w:fldCharType="begin"/>
        </w:r>
        <w:r w:rsidR="007E0F00">
          <w:rPr>
            <w:noProof/>
            <w:webHidden/>
          </w:rPr>
          <w:instrText xml:space="preserve"> PAGEREF _Toc41489573 \h </w:instrText>
        </w:r>
        <w:r w:rsidR="007E0F00">
          <w:rPr>
            <w:noProof/>
            <w:webHidden/>
          </w:rPr>
        </w:r>
        <w:r w:rsidR="007E0F00">
          <w:rPr>
            <w:noProof/>
            <w:webHidden/>
          </w:rPr>
          <w:fldChar w:fldCharType="separate"/>
        </w:r>
        <w:r w:rsidR="007E0F00">
          <w:rPr>
            <w:noProof/>
            <w:webHidden/>
          </w:rPr>
          <w:t>50</w:t>
        </w:r>
        <w:r w:rsidR="007E0F00">
          <w:rPr>
            <w:noProof/>
            <w:webHidden/>
          </w:rPr>
          <w:fldChar w:fldCharType="end"/>
        </w:r>
      </w:hyperlink>
    </w:p>
    <w:p w14:paraId="67F8A432" w14:textId="1C238338" w:rsidR="007E0F00" w:rsidRDefault="00871983">
      <w:pPr>
        <w:pStyle w:val="Obsah1"/>
        <w:tabs>
          <w:tab w:val="left" w:pos="880"/>
          <w:tab w:val="right" w:leader="dot" w:pos="8493"/>
        </w:tabs>
        <w:rPr>
          <w:rFonts w:asciiTheme="minorHAnsi" w:eastAsiaTheme="minorEastAsia" w:hAnsiTheme="minorHAnsi" w:cstheme="minorBidi"/>
          <w:noProof/>
          <w:sz w:val="22"/>
          <w:szCs w:val="22"/>
        </w:rPr>
      </w:pPr>
      <w:hyperlink w:anchor="_Toc41489574" w:history="1">
        <w:r w:rsidR="007E0F00" w:rsidRPr="004B7DBA">
          <w:rPr>
            <w:rStyle w:val="Hypertextovodkaz"/>
            <w:noProof/>
            <w14:scene3d>
              <w14:camera w14:prst="orthographicFront"/>
              <w14:lightRig w14:rig="threePt" w14:dir="t">
                <w14:rot w14:lat="0" w14:lon="0" w14:rev="0"/>
              </w14:lightRig>
            </w14:scene3d>
          </w:rPr>
          <w:t>7.</w:t>
        </w:r>
        <w:r w:rsidR="007E0F00">
          <w:rPr>
            <w:rFonts w:asciiTheme="minorHAnsi" w:eastAsiaTheme="minorEastAsia" w:hAnsiTheme="minorHAnsi" w:cstheme="minorBidi"/>
            <w:noProof/>
            <w:sz w:val="22"/>
            <w:szCs w:val="22"/>
          </w:rPr>
          <w:tab/>
        </w:r>
        <w:r w:rsidR="007E0F00" w:rsidRPr="004B7DBA">
          <w:rPr>
            <w:rStyle w:val="Hypertextovodkaz"/>
            <w:noProof/>
          </w:rPr>
          <w:t>Závěr</w:t>
        </w:r>
        <w:r w:rsidR="007E0F00">
          <w:rPr>
            <w:noProof/>
            <w:webHidden/>
          </w:rPr>
          <w:tab/>
        </w:r>
        <w:r w:rsidR="007E0F00">
          <w:rPr>
            <w:noProof/>
            <w:webHidden/>
          </w:rPr>
          <w:fldChar w:fldCharType="begin"/>
        </w:r>
        <w:r w:rsidR="007E0F00">
          <w:rPr>
            <w:noProof/>
            <w:webHidden/>
          </w:rPr>
          <w:instrText xml:space="preserve"> PAGEREF _Toc41489574 \h </w:instrText>
        </w:r>
        <w:r w:rsidR="007E0F00">
          <w:rPr>
            <w:noProof/>
            <w:webHidden/>
          </w:rPr>
        </w:r>
        <w:r w:rsidR="007E0F00">
          <w:rPr>
            <w:noProof/>
            <w:webHidden/>
          </w:rPr>
          <w:fldChar w:fldCharType="separate"/>
        </w:r>
        <w:r w:rsidR="007E0F00">
          <w:rPr>
            <w:noProof/>
            <w:webHidden/>
          </w:rPr>
          <w:t>54</w:t>
        </w:r>
        <w:r w:rsidR="007E0F00">
          <w:rPr>
            <w:noProof/>
            <w:webHidden/>
          </w:rPr>
          <w:fldChar w:fldCharType="end"/>
        </w:r>
      </w:hyperlink>
    </w:p>
    <w:p w14:paraId="2CB6B6C9" w14:textId="075949E2" w:rsidR="00BD1195" w:rsidRPr="00C30A19" w:rsidRDefault="00E40496" w:rsidP="0019118E">
      <w:pPr>
        <w:spacing w:line="276" w:lineRule="auto"/>
      </w:pPr>
      <w:r w:rsidRPr="00C30A19">
        <w:fldChar w:fldCharType="end"/>
      </w:r>
    </w:p>
    <w:p w14:paraId="21E604B2" w14:textId="77777777" w:rsidR="00401828" w:rsidRPr="00C30A19" w:rsidRDefault="00877C96" w:rsidP="00714799">
      <w:pPr>
        <w:pStyle w:val="Nadpisne"/>
        <w:rPr>
          <w:lang w:val="cs-CZ"/>
        </w:rPr>
      </w:pPr>
      <w:r w:rsidRPr="00C30A19">
        <w:rPr>
          <w:lang w:val="cs-CZ"/>
        </w:rPr>
        <w:br w:type="page"/>
      </w:r>
      <w:r w:rsidR="00401828" w:rsidRPr="00C30A19">
        <w:rPr>
          <w:lang w:val="cs-CZ"/>
        </w:rPr>
        <w:lastRenderedPageBreak/>
        <w:t>Seznam symbolů a zkratek</w:t>
      </w:r>
    </w:p>
    <w:p w14:paraId="021432F7" w14:textId="2A42C51D" w:rsidR="00635087" w:rsidRDefault="00B143C3" w:rsidP="00635087">
      <w:pPr>
        <w:rPr>
          <w:b/>
          <w:sz w:val="22"/>
          <w:szCs w:val="22"/>
        </w:rPr>
      </w:pPr>
      <w:r w:rsidRPr="00C30A19">
        <w:rPr>
          <w:b/>
          <w:sz w:val="22"/>
          <w:szCs w:val="22"/>
        </w:rPr>
        <w:t>Zkratky:</w:t>
      </w:r>
    </w:p>
    <w:p w14:paraId="6D9F255A" w14:textId="40061D12" w:rsidR="00635087" w:rsidRDefault="00635087" w:rsidP="00635087">
      <w:pPr>
        <w:ind w:firstLine="708"/>
        <w:rPr>
          <w:sz w:val="23"/>
          <w:szCs w:val="23"/>
        </w:rPr>
      </w:pPr>
      <w:r>
        <w:rPr>
          <w:sz w:val="23"/>
          <w:szCs w:val="23"/>
        </w:rPr>
        <w:t>DAW</w:t>
      </w:r>
      <w:r w:rsidRPr="00C30A19">
        <w:tab/>
      </w:r>
      <w:r w:rsidRPr="00C30A19">
        <w:tab/>
        <w:t>…</w:t>
      </w:r>
      <w:r w:rsidRPr="00C30A19">
        <w:tab/>
      </w:r>
      <w:r w:rsidRPr="00635087">
        <w:t>hudebn</w:t>
      </w:r>
      <w:r>
        <w:t xml:space="preserve">í </w:t>
      </w:r>
      <w:r w:rsidRPr="00635087">
        <w:t>software</w:t>
      </w:r>
      <w:r>
        <w:t xml:space="preserve"> (</w:t>
      </w:r>
      <w:proofErr w:type="spellStart"/>
      <w:r w:rsidRPr="00635087">
        <w:rPr>
          <w:sz w:val="23"/>
          <w:szCs w:val="23"/>
        </w:rPr>
        <w:t>digital</w:t>
      </w:r>
      <w:proofErr w:type="spellEnd"/>
      <w:r w:rsidRPr="00635087">
        <w:rPr>
          <w:sz w:val="23"/>
          <w:szCs w:val="23"/>
        </w:rPr>
        <w:t xml:space="preserve"> audio </w:t>
      </w:r>
      <w:r>
        <w:rPr>
          <w:sz w:val="23"/>
          <w:szCs w:val="23"/>
        </w:rPr>
        <w:t>Workstation)</w:t>
      </w:r>
    </w:p>
    <w:p w14:paraId="5E90A1E1" w14:textId="77777777" w:rsidR="00635087" w:rsidRPr="00C30A19" w:rsidRDefault="00635087" w:rsidP="00635087">
      <w:pPr>
        <w:rPr>
          <w:b/>
          <w:sz w:val="22"/>
          <w:szCs w:val="22"/>
        </w:rPr>
      </w:pPr>
    </w:p>
    <w:p w14:paraId="0004ED79" w14:textId="77777777" w:rsidR="00B01659" w:rsidRDefault="00B01659" w:rsidP="007504B5">
      <w:pPr>
        <w:ind w:firstLine="708"/>
        <w:rPr>
          <w:sz w:val="23"/>
          <w:szCs w:val="23"/>
        </w:rPr>
      </w:pPr>
      <w:r w:rsidRPr="00005BC7">
        <w:rPr>
          <w:sz w:val="23"/>
          <w:szCs w:val="23"/>
        </w:rPr>
        <w:t>FIR</w:t>
      </w:r>
      <w:r w:rsidRPr="00C30A19">
        <w:tab/>
      </w:r>
      <w:r w:rsidRPr="00C30A19">
        <w:tab/>
        <w:t>…</w:t>
      </w:r>
      <w:r w:rsidRPr="00C30A19">
        <w:tab/>
      </w:r>
      <w:r>
        <w:rPr>
          <w:sz w:val="23"/>
          <w:szCs w:val="23"/>
        </w:rPr>
        <w:t>filtr s konečnou impulsní odezvou (</w:t>
      </w:r>
      <w:proofErr w:type="spellStart"/>
      <w:r>
        <w:rPr>
          <w:sz w:val="23"/>
          <w:szCs w:val="23"/>
        </w:rPr>
        <w:t>Finite</w:t>
      </w:r>
      <w:proofErr w:type="spellEnd"/>
      <w:r>
        <w:rPr>
          <w:sz w:val="23"/>
          <w:szCs w:val="23"/>
        </w:rPr>
        <w:t xml:space="preserve"> Impulse Response)</w:t>
      </w:r>
    </w:p>
    <w:p w14:paraId="5816F57A" w14:textId="0ADA2641" w:rsidR="00B01659" w:rsidRPr="00C30A19" w:rsidRDefault="00B01659" w:rsidP="00005BC7">
      <w:pPr>
        <w:ind w:firstLine="708"/>
      </w:pPr>
      <w:r>
        <w:rPr>
          <w:sz w:val="23"/>
          <w:szCs w:val="23"/>
        </w:rPr>
        <w:t>IIR</w:t>
      </w:r>
      <w:r w:rsidRPr="00C30A19">
        <w:tab/>
      </w:r>
      <w:r w:rsidRPr="00C30A19">
        <w:tab/>
      </w:r>
      <w:r>
        <w:tab/>
      </w:r>
      <w:r w:rsidRPr="00C30A19">
        <w:t>…</w:t>
      </w:r>
      <w:r w:rsidRPr="00C30A19">
        <w:tab/>
      </w:r>
      <w:r>
        <w:rPr>
          <w:sz w:val="23"/>
          <w:szCs w:val="23"/>
        </w:rPr>
        <w:t xml:space="preserve">filtry s nekonečnou impulsní odezvou </w:t>
      </w:r>
      <w:r>
        <w:t>(</w:t>
      </w:r>
      <w:proofErr w:type="spellStart"/>
      <w:r>
        <w:rPr>
          <w:sz w:val="23"/>
          <w:szCs w:val="23"/>
        </w:rPr>
        <w:t>Infinite</w:t>
      </w:r>
      <w:proofErr w:type="spellEnd"/>
      <w:r>
        <w:rPr>
          <w:sz w:val="23"/>
          <w:szCs w:val="23"/>
        </w:rPr>
        <w:t xml:space="preserve"> Impulse Response</w:t>
      </w:r>
      <w:r>
        <w:t>)</w:t>
      </w:r>
    </w:p>
    <w:p w14:paraId="03D41DD8" w14:textId="6DFA550A" w:rsidR="00B01659" w:rsidRPr="00C30A19" w:rsidRDefault="00B01659" w:rsidP="00005BC7">
      <w:pPr>
        <w:ind w:firstLine="708"/>
      </w:pPr>
      <w:r>
        <w:t>PC</w:t>
      </w:r>
      <w:r w:rsidRPr="00C30A19">
        <w:tab/>
      </w:r>
      <w:r w:rsidRPr="00C30A19">
        <w:tab/>
      </w:r>
      <w:r>
        <w:tab/>
      </w:r>
      <w:r w:rsidRPr="00C30A19">
        <w:t>…</w:t>
      </w:r>
      <w:r w:rsidRPr="00C30A19">
        <w:tab/>
      </w:r>
      <w:r>
        <w:t>hlavní komponenta (</w:t>
      </w:r>
      <w:proofErr w:type="spellStart"/>
      <w:r>
        <w:rPr>
          <w:sz w:val="23"/>
          <w:szCs w:val="23"/>
        </w:rPr>
        <w:t>Principal</w:t>
      </w:r>
      <w:proofErr w:type="spellEnd"/>
      <w:r>
        <w:rPr>
          <w:sz w:val="23"/>
          <w:szCs w:val="23"/>
        </w:rPr>
        <w:t xml:space="preserve"> </w:t>
      </w:r>
      <w:proofErr w:type="spellStart"/>
      <w:r>
        <w:rPr>
          <w:sz w:val="23"/>
          <w:szCs w:val="23"/>
        </w:rPr>
        <w:t>Component</w:t>
      </w:r>
      <w:proofErr w:type="spellEnd"/>
      <w:r>
        <w:t>)</w:t>
      </w:r>
    </w:p>
    <w:p w14:paraId="7B89A49B" w14:textId="77777777" w:rsidR="00B01659" w:rsidRPr="00C30A19" w:rsidRDefault="00B01659" w:rsidP="00005BC7">
      <w:pPr>
        <w:ind w:firstLine="708"/>
      </w:pPr>
      <w:r>
        <w:t>PCA</w:t>
      </w:r>
      <w:r w:rsidRPr="00C30A19">
        <w:tab/>
      </w:r>
      <w:r w:rsidRPr="00C30A19">
        <w:tab/>
        <w:t>…</w:t>
      </w:r>
      <w:r w:rsidRPr="00C30A19">
        <w:tab/>
      </w:r>
      <w:r>
        <w:rPr>
          <w:sz w:val="23"/>
          <w:szCs w:val="23"/>
        </w:rPr>
        <w:t xml:space="preserve">analýza hlavních komponent </w:t>
      </w:r>
      <w:r>
        <w:t>(</w:t>
      </w:r>
      <w:proofErr w:type="spellStart"/>
      <w:r>
        <w:rPr>
          <w:sz w:val="23"/>
          <w:szCs w:val="23"/>
        </w:rPr>
        <w:t>Principal</w:t>
      </w:r>
      <w:proofErr w:type="spellEnd"/>
      <w:r>
        <w:rPr>
          <w:sz w:val="23"/>
          <w:szCs w:val="23"/>
        </w:rPr>
        <w:t xml:space="preserve"> </w:t>
      </w:r>
      <w:proofErr w:type="spellStart"/>
      <w:r>
        <w:rPr>
          <w:sz w:val="23"/>
          <w:szCs w:val="23"/>
        </w:rPr>
        <w:t>Component</w:t>
      </w:r>
      <w:proofErr w:type="spellEnd"/>
      <w:r>
        <w:rPr>
          <w:sz w:val="23"/>
          <w:szCs w:val="23"/>
        </w:rPr>
        <w:t xml:space="preserve"> </w:t>
      </w:r>
      <w:proofErr w:type="spellStart"/>
      <w:r>
        <w:rPr>
          <w:sz w:val="23"/>
          <w:szCs w:val="23"/>
        </w:rPr>
        <w:t>Analysis</w:t>
      </w:r>
      <w:proofErr w:type="spellEnd"/>
      <w:r>
        <w:t>)</w:t>
      </w:r>
    </w:p>
    <w:p w14:paraId="6A7CD6E7" w14:textId="77777777" w:rsidR="00B01659" w:rsidRPr="00C30A19" w:rsidRDefault="00B01659" w:rsidP="00005BC7">
      <w:pPr>
        <w:ind w:firstLine="708"/>
      </w:pPr>
      <w:r>
        <w:t>RMS</w:t>
      </w:r>
      <w:r w:rsidRPr="00C30A19">
        <w:tab/>
      </w:r>
      <w:r w:rsidRPr="00C30A19">
        <w:tab/>
        <w:t>…</w:t>
      </w:r>
      <w:r w:rsidRPr="00C30A19">
        <w:tab/>
      </w:r>
      <w:r>
        <w:t>efektivní hodnota (</w:t>
      </w:r>
      <w:proofErr w:type="spellStart"/>
      <w:r>
        <w:rPr>
          <w:rStyle w:val="Zdraznn"/>
        </w:rPr>
        <w:t>Root</w:t>
      </w:r>
      <w:proofErr w:type="spellEnd"/>
      <w:r>
        <w:rPr>
          <w:rStyle w:val="Zdraznn"/>
        </w:rPr>
        <w:t xml:space="preserve"> </w:t>
      </w:r>
      <w:proofErr w:type="spellStart"/>
      <w:r>
        <w:rPr>
          <w:rStyle w:val="Zdraznn"/>
        </w:rPr>
        <w:t>Mean</w:t>
      </w:r>
      <w:proofErr w:type="spellEnd"/>
      <w:r>
        <w:rPr>
          <w:rStyle w:val="Zdraznn"/>
        </w:rPr>
        <w:t xml:space="preserve"> Square</w:t>
      </w:r>
      <w:r>
        <w:t>)</w:t>
      </w:r>
    </w:p>
    <w:p w14:paraId="524D3ADA" w14:textId="77777777" w:rsidR="00B01659" w:rsidRPr="00C30A19" w:rsidRDefault="00B01659" w:rsidP="00005BC7">
      <w:pPr>
        <w:ind w:firstLine="708"/>
      </w:pPr>
      <w:r>
        <w:t>SVD</w:t>
      </w:r>
      <w:r w:rsidRPr="00C30A19">
        <w:tab/>
      </w:r>
      <w:r w:rsidRPr="00C30A19">
        <w:tab/>
        <w:t>…</w:t>
      </w:r>
      <w:r w:rsidRPr="00C30A19">
        <w:tab/>
      </w:r>
      <w:r>
        <w:rPr>
          <w:sz w:val="23"/>
          <w:szCs w:val="23"/>
        </w:rPr>
        <w:t xml:space="preserve">singulární rozklad matice </w:t>
      </w:r>
      <w:r>
        <w:t>(</w:t>
      </w:r>
      <w:proofErr w:type="spellStart"/>
      <w:r>
        <w:rPr>
          <w:sz w:val="23"/>
          <w:szCs w:val="23"/>
        </w:rPr>
        <w:t>Singular</w:t>
      </w:r>
      <w:proofErr w:type="spellEnd"/>
      <w:r>
        <w:rPr>
          <w:sz w:val="23"/>
          <w:szCs w:val="23"/>
        </w:rPr>
        <w:t xml:space="preserve"> </w:t>
      </w:r>
      <w:proofErr w:type="spellStart"/>
      <w:r>
        <w:rPr>
          <w:sz w:val="23"/>
          <w:szCs w:val="23"/>
        </w:rPr>
        <w:t>Value</w:t>
      </w:r>
      <w:proofErr w:type="spellEnd"/>
      <w:r>
        <w:rPr>
          <w:sz w:val="23"/>
          <w:szCs w:val="23"/>
        </w:rPr>
        <w:t xml:space="preserve"> </w:t>
      </w:r>
      <w:proofErr w:type="spellStart"/>
      <w:r>
        <w:rPr>
          <w:sz w:val="23"/>
          <w:szCs w:val="23"/>
        </w:rPr>
        <w:t>Decomposition</w:t>
      </w:r>
      <w:proofErr w:type="spellEnd"/>
      <w:r>
        <w:t>)</w:t>
      </w:r>
    </w:p>
    <w:p w14:paraId="77D79C5A" w14:textId="77777777" w:rsidR="00B01659" w:rsidRPr="00C30A19" w:rsidRDefault="00B01659" w:rsidP="00005BC7">
      <w:pPr>
        <w:ind w:firstLine="708"/>
      </w:pPr>
      <w:r>
        <w:t>SVM</w:t>
      </w:r>
      <w:r w:rsidRPr="00C30A19">
        <w:tab/>
      </w:r>
      <w:r w:rsidRPr="00C30A19">
        <w:tab/>
        <w:t>…</w:t>
      </w:r>
      <w:r w:rsidRPr="00C30A19">
        <w:tab/>
      </w:r>
      <w:r>
        <w:t>metoda podpůrných vektorů (</w:t>
      </w:r>
      <w:proofErr w:type="spellStart"/>
      <w:r>
        <w:rPr>
          <w:sz w:val="23"/>
          <w:szCs w:val="23"/>
        </w:rPr>
        <w:t>Suppoort</w:t>
      </w:r>
      <w:proofErr w:type="spellEnd"/>
      <w:r>
        <w:rPr>
          <w:sz w:val="23"/>
          <w:szCs w:val="23"/>
        </w:rPr>
        <w:t xml:space="preserve"> </w:t>
      </w:r>
      <w:proofErr w:type="spellStart"/>
      <w:r>
        <w:rPr>
          <w:sz w:val="23"/>
          <w:szCs w:val="23"/>
        </w:rPr>
        <w:t>Vector</w:t>
      </w:r>
      <w:proofErr w:type="spellEnd"/>
      <w:r>
        <w:rPr>
          <w:sz w:val="23"/>
          <w:szCs w:val="23"/>
        </w:rPr>
        <w:t xml:space="preserve"> </w:t>
      </w:r>
      <w:proofErr w:type="spellStart"/>
      <w:r>
        <w:rPr>
          <w:sz w:val="23"/>
          <w:szCs w:val="23"/>
        </w:rPr>
        <w:t>Machine</w:t>
      </w:r>
      <w:proofErr w:type="spellEnd"/>
      <w:r>
        <w:t>)</w:t>
      </w:r>
    </w:p>
    <w:p w14:paraId="25961CC3" w14:textId="77777777" w:rsidR="00B01659" w:rsidRPr="00C30A19" w:rsidRDefault="00B01659" w:rsidP="007504B5">
      <w:pPr>
        <w:ind w:firstLine="708"/>
      </w:pPr>
      <w:r>
        <w:t>SW</w:t>
      </w:r>
      <w:r w:rsidRPr="00C30A19">
        <w:tab/>
      </w:r>
      <w:r w:rsidRPr="00C30A19">
        <w:tab/>
        <w:t>…</w:t>
      </w:r>
      <w:r w:rsidRPr="00C30A19">
        <w:tab/>
      </w:r>
      <w:r w:rsidRPr="00005BC7">
        <w:t>programové vybavení</w:t>
      </w:r>
      <w:r>
        <w:t xml:space="preserve"> (</w:t>
      </w:r>
      <w:r w:rsidRPr="00005BC7">
        <w:t>software</w:t>
      </w:r>
      <w:r>
        <w:t>)</w:t>
      </w:r>
    </w:p>
    <w:p w14:paraId="4C9D7048" w14:textId="77777777" w:rsidR="00005BC7" w:rsidRPr="00C30A19" w:rsidRDefault="00005BC7" w:rsidP="007504B5">
      <w:pPr>
        <w:ind w:firstLine="708"/>
      </w:pPr>
    </w:p>
    <w:p w14:paraId="559130EE" w14:textId="77777777" w:rsidR="00B143C3" w:rsidRPr="00C30A19" w:rsidRDefault="00B143C3" w:rsidP="008010F8">
      <w:pPr>
        <w:pStyle w:val="Odstavecprvn"/>
      </w:pPr>
    </w:p>
    <w:p w14:paraId="3E0EF859" w14:textId="77777777" w:rsidR="00B143C3" w:rsidRPr="00C30A19" w:rsidRDefault="00B143C3" w:rsidP="00B12E59">
      <w:pPr>
        <w:rPr>
          <w:b/>
          <w:sz w:val="22"/>
          <w:szCs w:val="22"/>
        </w:rPr>
      </w:pPr>
      <w:r w:rsidRPr="00C30A19">
        <w:rPr>
          <w:b/>
          <w:sz w:val="22"/>
          <w:szCs w:val="22"/>
        </w:rPr>
        <w:t>Symboly:</w:t>
      </w:r>
    </w:p>
    <w:p w14:paraId="5F5A38A9" w14:textId="13951BAC" w:rsidR="00401828" w:rsidRPr="00C30A19" w:rsidRDefault="00FB6A53" w:rsidP="007504B5">
      <w:pPr>
        <w:ind w:firstLine="708"/>
      </w:pPr>
      <w:r>
        <w:t>X</w:t>
      </w:r>
      <w:r>
        <w:rPr>
          <w:vertAlign w:val="subscript"/>
        </w:rPr>
        <w:t>RMS</w:t>
      </w:r>
      <w:r w:rsidR="00B143C3" w:rsidRPr="00C30A19">
        <w:tab/>
        <w:t>…</w:t>
      </w:r>
      <w:r w:rsidR="00B143C3" w:rsidRPr="00C30A19">
        <w:tab/>
      </w:r>
      <w:r>
        <w:t>efektivní hodnota signálu</w:t>
      </w:r>
      <w:r w:rsidR="00B143C3" w:rsidRPr="00C30A19">
        <w:tab/>
      </w:r>
      <w:r w:rsidR="00B143C3" w:rsidRPr="00C30A19">
        <w:tab/>
      </w:r>
      <w:r w:rsidR="00B143C3" w:rsidRPr="00C30A19">
        <w:tab/>
      </w:r>
      <w:r w:rsidR="00B143C3" w:rsidRPr="00C30A19">
        <w:tab/>
        <w:t>[</w:t>
      </w:r>
      <w:r>
        <w:t>-</w:t>
      </w:r>
      <w:r w:rsidR="00B143C3" w:rsidRPr="00C30A19">
        <w:t>]</w:t>
      </w:r>
    </w:p>
    <w:p w14:paraId="233C8C6E" w14:textId="1976D959" w:rsidR="00B143C3" w:rsidRDefault="00FB6A53" w:rsidP="007504B5">
      <w:pPr>
        <w:ind w:firstLine="708"/>
      </w:pPr>
      <w:r>
        <w:t>E</w:t>
      </w:r>
      <w:r w:rsidR="00B143C3" w:rsidRPr="00C30A19">
        <w:tab/>
      </w:r>
      <w:r w:rsidR="00B143C3" w:rsidRPr="00C30A19">
        <w:tab/>
        <w:t>…</w:t>
      </w:r>
      <w:r w:rsidR="00B143C3" w:rsidRPr="00C30A19">
        <w:tab/>
      </w:r>
      <w:r>
        <w:t>energie signálu</w:t>
      </w:r>
      <w:r w:rsidR="00B143C3" w:rsidRPr="00C30A19">
        <w:tab/>
      </w:r>
      <w:r w:rsidR="00B143C3" w:rsidRPr="00C30A19">
        <w:tab/>
      </w:r>
      <w:r w:rsidR="00B143C3" w:rsidRPr="00C30A19">
        <w:tab/>
      </w:r>
      <w:r w:rsidR="00B143C3" w:rsidRPr="00C30A19">
        <w:tab/>
      </w:r>
      <w:r w:rsidR="00B143C3" w:rsidRPr="00C30A19">
        <w:tab/>
        <w:t>[</w:t>
      </w:r>
      <w:r>
        <w:t>-</w:t>
      </w:r>
      <w:r w:rsidR="00B143C3" w:rsidRPr="00C30A19">
        <w:t>]</w:t>
      </w:r>
    </w:p>
    <w:p w14:paraId="7F7CDD75" w14:textId="2B8E301B" w:rsidR="00FB6A53" w:rsidRDefault="00FB6A53" w:rsidP="007504B5">
      <w:pPr>
        <w:ind w:firstLine="708"/>
      </w:pPr>
      <w:r>
        <w:t>x[n]</w:t>
      </w:r>
      <w:r>
        <w:tab/>
        <w:t>…</w:t>
      </w:r>
      <w:r>
        <w:tab/>
        <w:t>známá posloupnost</w:t>
      </w:r>
      <w:r>
        <w:tab/>
      </w:r>
      <w:r>
        <w:tab/>
      </w:r>
      <w:r>
        <w:tab/>
      </w:r>
      <w:r>
        <w:tab/>
      </w:r>
      <w:r>
        <w:tab/>
        <w:t>[-]</w:t>
      </w:r>
    </w:p>
    <w:p w14:paraId="08D83429" w14:textId="05D1CC15" w:rsidR="00FB6A53" w:rsidRDefault="00FB6A53" w:rsidP="007504B5">
      <w:pPr>
        <w:ind w:firstLine="708"/>
      </w:pPr>
      <w:r>
        <w:t>y[n]</w:t>
      </w:r>
      <w:r>
        <w:tab/>
        <w:t>…</w:t>
      </w:r>
      <w:r>
        <w:tab/>
        <w:t>řešení diferenciální rovnice</w:t>
      </w:r>
      <w:r>
        <w:tab/>
      </w:r>
      <w:r>
        <w:tab/>
      </w:r>
      <w:r>
        <w:tab/>
      </w:r>
      <w:r>
        <w:tab/>
        <w:t>[-]</w:t>
      </w:r>
    </w:p>
    <w:p w14:paraId="65AF3EB8" w14:textId="77777777" w:rsidR="00FB6A53" w:rsidRDefault="00FB6A53" w:rsidP="007504B5">
      <w:pPr>
        <w:ind w:firstLine="708"/>
      </w:pPr>
      <w:r>
        <w:t>X(</w:t>
      </w:r>
      <w:r>
        <w:rPr>
          <w:i/>
        </w:rPr>
        <w:t>z</w:t>
      </w:r>
      <w:r>
        <w:t>)</w:t>
      </w:r>
      <w:r>
        <w:tab/>
        <w:t>…</w:t>
      </w:r>
      <w:r>
        <w:tab/>
        <w:t>obraz známé posloupnosti</w:t>
      </w:r>
      <w:r>
        <w:tab/>
      </w:r>
      <w:r>
        <w:tab/>
      </w:r>
      <w:r>
        <w:tab/>
      </w:r>
      <w:r>
        <w:tab/>
        <w:t>[-]</w:t>
      </w:r>
    </w:p>
    <w:p w14:paraId="2D8CB989" w14:textId="77777777" w:rsidR="00987403" w:rsidRDefault="00FB6A53" w:rsidP="007504B5">
      <w:pPr>
        <w:ind w:firstLine="708"/>
      </w:pPr>
      <w:r>
        <w:t>Y(</w:t>
      </w:r>
      <w:r w:rsidRPr="00FB6A53">
        <w:rPr>
          <w:i/>
        </w:rPr>
        <w:t>z</w:t>
      </w:r>
      <w:r>
        <w:t>)</w:t>
      </w:r>
      <w:r>
        <w:tab/>
        <w:t>…</w:t>
      </w:r>
      <w:r>
        <w:tab/>
        <w:t>obraz partikulárního řešení</w:t>
      </w:r>
      <w:r w:rsidR="00987403">
        <w:t xml:space="preserve"> diferenciální rovnice</w:t>
      </w:r>
      <w:r w:rsidR="00987403">
        <w:tab/>
        <w:t>[-]</w:t>
      </w:r>
    </w:p>
    <w:p w14:paraId="2F9D27DC" w14:textId="77777777" w:rsidR="00987403" w:rsidRDefault="00987403" w:rsidP="007504B5">
      <w:pPr>
        <w:ind w:firstLine="708"/>
      </w:pPr>
      <w:r>
        <w:t>H(</w:t>
      </w:r>
      <w:r w:rsidRPr="00987403">
        <w:rPr>
          <w:i/>
        </w:rPr>
        <w:t>z</w:t>
      </w:r>
      <w:r>
        <w:t>)</w:t>
      </w:r>
      <w:r>
        <w:tab/>
        <w:t>…</w:t>
      </w:r>
      <w:r>
        <w:tab/>
        <w:t>přenosová funkce číslicového filtru</w:t>
      </w:r>
      <w:r>
        <w:tab/>
      </w:r>
      <w:r>
        <w:tab/>
      </w:r>
      <w:r>
        <w:tab/>
        <w:t>[-]</w:t>
      </w:r>
    </w:p>
    <w:p w14:paraId="5C8F061D" w14:textId="7D285460" w:rsidR="00FB6A53" w:rsidRDefault="00987403" w:rsidP="007504B5">
      <w:pPr>
        <w:ind w:firstLine="708"/>
      </w:pPr>
      <w:r>
        <w:t>b</w:t>
      </w:r>
      <w:r>
        <w:tab/>
      </w:r>
      <w:r>
        <w:tab/>
        <w:t>…</w:t>
      </w:r>
      <w:r w:rsidR="00FB6A53">
        <w:t xml:space="preserve"> </w:t>
      </w:r>
      <w:r>
        <w:tab/>
        <w:t>koeficient přenosové funkce číslicového filtru</w:t>
      </w:r>
      <w:r>
        <w:tab/>
        <w:t>[-]</w:t>
      </w:r>
    </w:p>
    <w:p w14:paraId="0F39E907" w14:textId="5268CA98" w:rsidR="00987403" w:rsidRDefault="00987403" w:rsidP="007504B5">
      <w:pPr>
        <w:ind w:firstLine="708"/>
      </w:pPr>
      <w:r>
        <w:t>a</w:t>
      </w:r>
      <w:r>
        <w:tab/>
      </w:r>
      <w:r>
        <w:tab/>
        <w:t>…</w:t>
      </w:r>
      <w:r>
        <w:tab/>
        <w:t>koeficient přenosové funkce číslicového filtru</w:t>
      </w:r>
      <w:r>
        <w:tab/>
        <w:t>[-]</w:t>
      </w:r>
    </w:p>
    <w:p w14:paraId="0130BD01" w14:textId="45D83866" w:rsidR="00987403" w:rsidRDefault="00987403" w:rsidP="00987403">
      <w:pPr>
        <w:ind w:firstLine="708"/>
      </w:pPr>
      <w:r>
        <w:t>Z</w:t>
      </w:r>
      <w:r>
        <w:tab/>
      </w:r>
      <w:r>
        <w:tab/>
        <w:t>…</w:t>
      </w:r>
      <w:r>
        <w:tab/>
        <w:t>Z transformace</w:t>
      </w:r>
    </w:p>
    <w:p w14:paraId="19310648" w14:textId="3CC23324" w:rsidR="00987403" w:rsidRDefault="00987403" w:rsidP="007504B5">
      <w:pPr>
        <w:ind w:firstLine="708"/>
      </w:pPr>
      <w:r>
        <w:t>h[n]</w:t>
      </w:r>
      <w:r>
        <w:tab/>
        <w:t>…</w:t>
      </w:r>
      <w:r>
        <w:tab/>
        <w:t>impulsní odezva číslicového filtru</w:t>
      </w:r>
      <w:r>
        <w:tab/>
      </w:r>
      <w:r>
        <w:tab/>
      </w:r>
      <w:r>
        <w:tab/>
        <w:t>[-]</w:t>
      </w:r>
    </w:p>
    <w:p w14:paraId="491F386F" w14:textId="0CBEA3B1" w:rsidR="00987403" w:rsidRDefault="00987403" w:rsidP="007504B5">
      <w:pPr>
        <w:ind w:firstLine="708"/>
      </w:pPr>
      <w:proofErr w:type="spellStart"/>
      <w:r>
        <w:t>h</w:t>
      </w:r>
      <w:r>
        <w:rPr>
          <w:vertAlign w:val="subscript"/>
        </w:rPr>
        <w:t>n</w:t>
      </w:r>
      <w:proofErr w:type="spellEnd"/>
      <w:r>
        <w:tab/>
      </w:r>
      <w:r>
        <w:tab/>
        <w:t>…</w:t>
      </w:r>
      <w:r>
        <w:tab/>
        <w:t>impulsní charakteristika číslicového filtru</w:t>
      </w:r>
      <w:r>
        <w:tab/>
      </w:r>
      <w:r>
        <w:tab/>
        <w:t>[-]</w:t>
      </w:r>
    </w:p>
    <w:p w14:paraId="089A6D55" w14:textId="0D6EE570" w:rsidR="00987403" w:rsidRDefault="00987403" w:rsidP="007504B5">
      <w:pPr>
        <w:ind w:firstLine="708"/>
      </w:pPr>
      <w:r>
        <w:lastRenderedPageBreak/>
        <w:t>z</w:t>
      </w:r>
      <w:r>
        <w:tab/>
      </w:r>
      <w:r>
        <w:tab/>
        <w:t>…</w:t>
      </w:r>
      <w:r>
        <w:tab/>
        <w:t>komplexní rovina</w:t>
      </w:r>
      <w:r>
        <w:tab/>
      </w:r>
      <w:r>
        <w:tab/>
      </w:r>
      <w:r>
        <w:tab/>
      </w:r>
      <w:r>
        <w:tab/>
      </w:r>
      <w:r>
        <w:tab/>
        <w:t>[-]</w:t>
      </w:r>
    </w:p>
    <w:p w14:paraId="7264B9D3" w14:textId="50B3981D" w:rsidR="00987403" w:rsidRDefault="00987403" w:rsidP="007504B5">
      <w:pPr>
        <w:ind w:firstLine="708"/>
      </w:pPr>
      <w:r>
        <w:t>w</w:t>
      </w:r>
      <w:r>
        <w:tab/>
      </w:r>
      <w:r>
        <w:tab/>
        <w:t>…</w:t>
      </w:r>
      <w:r>
        <w:tab/>
        <w:t>komplexní rovina</w:t>
      </w:r>
      <w:r>
        <w:tab/>
      </w:r>
      <w:r>
        <w:tab/>
      </w:r>
      <w:r>
        <w:tab/>
      </w:r>
      <w:r>
        <w:tab/>
      </w:r>
      <w:r>
        <w:tab/>
        <w:t>[-]</w:t>
      </w:r>
    </w:p>
    <w:p w14:paraId="14DF6CDA" w14:textId="4EB63E1A" w:rsidR="00987403" w:rsidRPr="004024A8" w:rsidRDefault="004024A8" w:rsidP="007504B5">
      <w:pPr>
        <w:ind w:firstLine="708"/>
      </w:pPr>
      <w:proofErr w:type="spellStart"/>
      <w:r>
        <w:t>ω</w:t>
      </w:r>
      <w:r>
        <w:rPr>
          <w:vertAlign w:val="subscript"/>
        </w:rPr>
        <w:t>a</w:t>
      </w:r>
      <w:proofErr w:type="spellEnd"/>
      <w:r w:rsidRPr="004024A8">
        <w:tab/>
      </w:r>
      <w:r w:rsidRPr="004024A8">
        <w:tab/>
        <w:t>…</w:t>
      </w:r>
      <w:r>
        <w:tab/>
        <w:t>kmitočty v analogovém systému</w:t>
      </w:r>
      <w:r>
        <w:tab/>
      </w:r>
      <w:r>
        <w:tab/>
      </w:r>
      <w:r>
        <w:tab/>
        <w:t>[-]</w:t>
      </w:r>
    </w:p>
    <w:p w14:paraId="420A3943" w14:textId="5DBE7F6B" w:rsidR="004024A8" w:rsidRDefault="004024A8" w:rsidP="007504B5">
      <w:pPr>
        <w:ind w:firstLine="708"/>
      </w:pPr>
      <w:proofErr w:type="spellStart"/>
      <w:r w:rsidRPr="004024A8">
        <w:t>ω</w:t>
      </w:r>
      <w:r>
        <w:rPr>
          <w:vertAlign w:val="subscript"/>
        </w:rPr>
        <w:t>d</w:t>
      </w:r>
      <w:proofErr w:type="spellEnd"/>
      <w:r w:rsidRPr="004024A8">
        <w:tab/>
      </w:r>
      <w:r w:rsidRPr="004024A8">
        <w:tab/>
        <w:t>…</w:t>
      </w:r>
      <w:r>
        <w:tab/>
        <w:t>kmitočty v diskrétním systému</w:t>
      </w:r>
      <w:r>
        <w:tab/>
      </w:r>
      <w:r>
        <w:tab/>
      </w:r>
      <w:r>
        <w:tab/>
        <w:t>[-]</w:t>
      </w:r>
    </w:p>
    <w:p w14:paraId="702B1B49" w14:textId="39388361" w:rsidR="004024A8" w:rsidRDefault="004024A8" w:rsidP="007504B5">
      <w:pPr>
        <w:ind w:firstLine="708"/>
      </w:pPr>
      <w:proofErr w:type="spellStart"/>
      <w:r>
        <w:t>f</w:t>
      </w:r>
      <w:r>
        <w:rPr>
          <w:vertAlign w:val="subscript"/>
        </w:rPr>
        <w:t>c</w:t>
      </w:r>
      <w:proofErr w:type="spellEnd"/>
      <w:r>
        <w:tab/>
      </w:r>
      <w:r>
        <w:tab/>
        <w:t>…</w:t>
      </w:r>
      <w:r>
        <w:tab/>
        <w:t>střední kmitočet</w:t>
      </w:r>
      <w:r>
        <w:tab/>
      </w:r>
      <w:r>
        <w:tab/>
      </w:r>
      <w:r>
        <w:tab/>
      </w:r>
      <w:r>
        <w:tab/>
      </w:r>
      <w:r>
        <w:tab/>
        <w:t>[Hz]</w:t>
      </w:r>
    </w:p>
    <w:p w14:paraId="4814FE20" w14:textId="312C0C92" w:rsidR="004024A8" w:rsidRDefault="004024A8" w:rsidP="007504B5">
      <w:pPr>
        <w:ind w:firstLine="708"/>
      </w:pPr>
      <w:proofErr w:type="spellStart"/>
      <w:r>
        <w:t>f</w:t>
      </w:r>
      <w:r>
        <w:rPr>
          <w:vertAlign w:val="subscript"/>
        </w:rPr>
        <w:t>ref</w:t>
      </w:r>
      <w:proofErr w:type="spellEnd"/>
      <w:r>
        <w:tab/>
      </w:r>
      <w:r>
        <w:tab/>
        <w:t>…</w:t>
      </w:r>
      <w:r>
        <w:tab/>
        <w:t>referenční kmitočet</w:t>
      </w:r>
      <w:r>
        <w:tab/>
      </w:r>
      <w:r>
        <w:tab/>
      </w:r>
      <w:r>
        <w:tab/>
      </w:r>
      <w:r>
        <w:tab/>
      </w:r>
      <w:r>
        <w:tab/>
        <w:t>[Hz]</w:t>
      </w:r>
    </w:p>
    <w:p w14:paraId="01EB0CC4" w14:textId="21DFB22A" w:rsidR="004024A8" w:rsidRDefault="004024A8" w:rsidP="007504B5">
      <w:pPr>
        <w:ind w:firstLine="708"/>
      </w:pPr>
      <w:r>
        <w:t>B</w:t>
      </w:r>
      <w:r>
        <w:tab/>
      </w:r>
      <w:r>
        <w:tab/>
        <w:t>…</w:t>
      </w:r>
      <w:r>
        <w:tab/>
        <w:t>šířka pásma</w:t>
      </w:r>
      <w:r>
        <w:tab/>
      </w:r>
      <w:r>
        <w:tab/>
      </w:r>
      <w:r>
        <w:tab/>
      </w:r>
      <w:r>
        <w:tab/>
      </w:r>
      <w:r>
        <w:tab/>
      </w:r>
      <w:r>
        <w:tab/>
        <w:t>[Hz]</w:t>
      </w:r>
    </w:p>
    <w:p w14:paraId="1DC2BA59" w14:textId="279A400A" w:rsidR="004024A8" w:rsidRDefault="004024A8" w:rsidP="007504B5">
      <w:pPr>
        <w:ind w:firstLine="708"/>
      </w:pPr>
      <w:r>
        <w:rPr>
          <w:rFonts w:ascii="Georgia" w:hAnsi="Georgia"/>
        </w:rPr>
        <w:t>ε</w:t>
      </w:r>
      <w:r>
        <w:rPr>
          <w:vertAlign w:val="superscript"/>
        </w:rPr>
        <w:t>2</w:t>
      </w:r>
      <w:r>
        <w:tab/>
      </w:r>
      <w:r>
        <w:tab/>
        <w:t>…</w:t>
      </w:r>
      <w:r>
        <w:tab/>
        <w:t>střední kvadratická odchylka</w:t>
      </w:r>
      <w:r>
        <w:tab/>
      </w:r>
      <w:r>
        <w:tab/>
      </w:r>
      <w:r>
        <w:tab/>
      </w:r>
      <w:r>
        <w:tab/>
        <w:t>[-]</w:t>
      </w:r>
    </w:p>
    <w:p w14:paraId="639794D3" w14:textId="3BAD2EA1" w:rsidR="00A94A5E" w:rsidRDefault="00A94A5E" w:rsidP="00A94A5E">
      <w:pPr>
        <w:ind w:firstLine="708"/>
      </w:pPr>
      <w:r w:rsidRPr="00A94A5E">
        <w:rPr>
          <w:b/>
        </w:rPr>
        <w:t>X</w:t>
      </w:r>
      <w:r w:rsidRPr="00A94A5E">
        <w:tab/>
      </w:r>
      <w:r w:rsidRPr="00A94A5E">
        <w:tab/>
        <w:t>…</w:t>
      </w:r>
      <w:r w:rsidRPr="00A94A5E">
        <w:tab/>
        <w:t>matice vstupních dat PCA</w:t>
      </w:r>
    </w:p>
    <w:p w14:paraId="7DE2981F" w14:textId="714F08FA" w:rsidR="00984D0D" w:rsidRPr="00A94A5E" w:rsidRDefault="00984D0D" w:rsidP="00984D0D">
      <w:pPr>
        <w:ind w:firstLine="708"/>
      </w:pPr>
      <w:r w:rsidRPr="00A94A5E">
        <w:rPr>
          <w:b/>
        </w:rPr>
        <w:t>X</w:t>
      </w:r>
      <w:r>
        <w:rPr>
          <w:b/>
          <w:vertAlign w:val="subscript"/>
        </w:rPr>
        <w:t>C</w:t>
      </w:r>
      <w:r w:rsidRPr="00A94A5E">
        <w:tab/>
      </w:r>
      <w:r w:rsidRPr="00A94A5E">
        <w:tab/>
        <w:t>…</w:t>
      </w:r>
      <w:r w:rsidRPr="00A94A5E">
        <w:tab/>
      </w:r>
      <w:r>
        <w:t xml:space="preserve">centrovaná </w:t>
      </w:r>
      <w:r w:rsidRPr="00A94A5E">
        <w:t>matice vstupních dat PCA</w:t>
      </w:r>
    </w:p>
    <w:p w14:paraId="13927739" w14:textId="77CDDD0E" w:rsidR="004024A8" w:rsidRPr="00A94A5E" w:rsidRDefault="00A94A5E" w:rsidP="007504B5">
      <w:pPr>
        <w:ind w:firstLine="708"/>
      </w:pPr>
      <w:proofErr w:type="spellStart"/>
      <w:r w:rsidRPr="00A94A5E">
        <w:rPr>
          <w:b/>
          <w:i/>
        </w:rPr>
        <w:t>x</w:t>
      </w:r>
      <w:r w:rsidRPr="00A94A5E">
        <w:rPr>
          <w:b/>
          <w:i/>
          <w:vertAlign w:val="subscript"/>
        </w:rPr>
        <w:t>k</w:t>
      </w:r>
      <w:proofErr w:type="spellEnd"/>
      <w:r w:rsidRPr="00A94A5E">
        <w:tab/>
      </w:r>
      <w:r w:rsidRPr="00A94A5E">
        <w:tab/>
        <w:t>…</w:t>
      </w:r>
      <w:r w:rsidRPr="00A94A5E">
        <w:tab/>
        <w:t xml:space="preserve">vektor </w:t>
      </w:r>
      <w:r>
        <w:t>vzorků úderů</w:t>
      </w:r>
      <w:r>
        <w:tab/>
      </w:r>
      <w:r w:rsidRPr="00A94A5E">
        <w:tab/>
      </w:r>
      <w:r w:rsidRPr="00A94A5E">
        <w:tab/>
      </w:r>
      <w:r w:rsidRPr="00A94A5E">
        <w:tab/>
      </w:r>
      <w:r w:rsidRPr="00A94A5E">
        <w:tab/>
        <w:t>[-]</w:t>
      </w:r>
    </w:p>
    <w:p w14:paraId="75F19ACD" w14:textId="2FA65B79" w:rsidR="00A94A5E" w:rsidRDefault="00A94A5E" w:rsidP="00A94A5E">
      <w:pPr>
        <w:ind w:firstLine="708"/>
      </w:pPr>
      <w:proofErr w:type="spellStart"/>
      <w:r w:rsidRPr="00A94A5E">
        <w:t>λ</w:t>
      </w:r>
      <w:r w:rsidRPr="00A94A5E">
        <w:rPr>
          <w:vertAlign w:val="subscript"/>
        </w:rPr>
        <w:t>i</w:t>
      </w:r>
      <w:proofErr w:type="spellEnd"/>
      <w:r w:rsidRPr="00A94A5E">
        <w:tab/>
      </w:r>
      <w:r w:rsidRPr="00A94A5E">
        <w:tab/>
        <w:t>…</w:t>
      </w:r>
      <w:r w:rsidRPr="00A94A5E">
        <w:tab/>
        <w:t>vlastní čísla</w:t>
      </w:r>
      <w:r w:rsidRPr="00A94A5E">
        <w:tab/>
      </w:r>
      <w:r w:rsidRPr="00A94A5E">
        <w:tab/>
      </w:r>
      <w:r w:rsidRPr="00A94A5E">
        <w:tab/>
      </w:r>
      <w:r w:rsidRPr="00A94A5E">
        <w:tab/>
      </w:r>
      <w:r w:rsidRPr="00A94A5E">
        <w:tab/>
      </w:r>
      <w:r w:rsidRPr="00A94A5E">
        <w:tab/>
        <w:t>[-]</w:t>
      </w:r>
    </w:p>
    <w:p w14:paraId="1C0FEE53" w14:textId="0861D572" w:rsidR="00A94A5E" w:rsidRDefault="00A94A5E" w:rsidP="00A94A5E">
      <w:pPr>
        <w:ind w:firstLine="708"/>
      </w:pPr>
      <w:r>
        <w:t>µ</w:t>
      </w:r>
      <w:r>
        <w:tab/>
      </w:r>
      <w:r>
        <w:tab/>
        <w:t>…</w:t>
      </w:r>
      <w:r>
        <w:tab/>
        <w:t>průměr</w:t>
      </w:r>
      <w:r>
        <w:tab/>
      </w:r>
      <w:r>
        <w:tab/>
      </w:r>
      <w:r>
        <w:tab/>
      </w:r>
      <w:r>
        <w:tab/>
      </w:r>
      <w:r>
        <w:tab/>
      </w:r>
      <w:r>
        <w:tab/>
      </w:r>
      <w:r>
        <w:tab/>
        <w:t>[-]</w:t>
      </w:r>
    </w:p>
    <w:p w14:paraId="2C463C8C" w14:textId="51B43E11" w:rsidR="00A94A5E" w:rsidRPr="00A94A5E" w:rsidRDefault="00A94A5E" w:rsidP="00A94A5E">
      <w:pPr>
        <w:ind w:firstLine="708"/>
        <w:rPr>
          <w:b/>
        </w:rPr>
      </w:pPr>
      <w:r w:rsidRPr="00A94A5E">
        <w:rPr>
          <w:b/>
        </w:rPr>
        <w:t>C(x)</w:t>
      </w:r>
      <w:r w:rsidRPr="00A94A5E">
        <w:tab/>
        <w:t>…</w:t>
      </w:r>
      <w:r>
        <w:tab/>
      </w:r>
      <w:proofErr w:type="spellStart"/>
      <w:r>
        <w:t>kovarianční</w:t>
      </w:r>
      <w:proofErr w:type="spellEnd"/>
      <w:r>
        <w:t xml:space="preserve"> matice</w:t>
      </w:r>
      <w:r>
        <w:tab/>
      </w:r>
      <w:r>
        <w:tab/>
      </w:r>
      <w:r>
        <w:tab/>
      </w:r>
      <w:r>
        <w:tab/>
      </w:r>
      <w:r>
        <w:tab/>
        <w:t>[-]</w:t>
      </w:r>
    </w:p>
    <w:p w14:paraId="651311AE" w14:textId="541B1BA2" w:rsidR="00A94A5E" w:rsidRDefault="00876D9D" w:rsidP="00984D0D">
      <w:pPr>
        <w:ind w:firstLine="708"/>
      </w:pPr>
      <w:proofErr w:type="spellStart"/>
      <w:r w:rsidRPr="00876D9D">
        <w:rPr>
          <w:b/>
          <w:i/>
        </w:rPr>
        <w:t>v</w:t>
      </w:r>
      <w:r w:rsidR="00A94A5E" w:rsidRPr="00876D9D">
        <w:rPr>
          <w:b/>
          <w:i/>
          <w:vertAlign w:val="subscript"/>
        </w:rPr>
        <w:t>i</w:t>
      </w:r>
      <w:proofErr w:type="spellEnd"/>
      <w:r w:rsidR="00A94A5E">
        <w:tab/>
      </w:r>
      <w:r w:rsidR="00A94A5E">
        <w:tab/>
        <w:t>…</w:t>
      </w:r>
      <w:r w:rsidR="00A94A5E">
        <w:tab/>
        <w:t>vlastní vektor</w:t>
      </w:r>
      <w:r w:rsidR="00A94A5E">
        <w:tab/>
      </w:r>
      <w:r w:rsidR="00A94A5E">
        <w:tab/>
      </w:r>
      <w:r w:rsidR="00A94A5E">
        <w:tab/>
      </w:r>
      <w:r w:rsidR="00A94A5E">
        <w:tab/>
      </w:r>
      <w:r w:rsidR="00A94A5E">
        <w:tab/>
      </w:r>
      <w:r w:rsidR="00A94A5E">
        <w:tab/>
        <w:t>[-]</w:t>
      </w:r>
    </w:p>
    <w:p w14:paraId="0750802A" w14:textId="36E2C085" w:rsidR="00984D0D" w:rsidRPr="00984D0D" w:rsidRDefault="00984D0D" w:rsidP="00984D0D">
      <w:pPr>
        <w:ind w:firstLine="708"/>
      </w:pPr>
      <w:r>
        <w:rPr>
          <w:b/>
        </w:rPr>
        <w:t>T</w:t>
      </w:r>
      <w:r w:rsidRPr="00984D0D">
        <w:tab/>
      </w:r>
      <w:r w:rsidRPr="00984D0D">
        <w:tab/>
        <w:t>…</w:t>
      </w:r>
      <w:r w:rsidRPr="00984D0D">
        <w:tab/>
        <w:t>transformační matice</w:t>
      </w:r>
      <w:r w:rsidRPr="00984D0D">
        <w:tab/>
      </w:r>
      <w:r w:rsidRPr="00984D0D">
        <w:tab/>
      </w:r>
      <w:r w:rsidRPr="00984D0D">
        <w:tab/>
      </w:r>
      <w:r w:rsidRPr="00984D0D">
        <w:tab/>
      </w:r>
      <w:r w:rsidRPr="00984D0D">
        <w:tab/>
        <w:t>[-]</w:t>
      </w:r>
    </w:p>
    <w:p w14:paraId="34007C3E" w14:textId="43734985" w:rsidR="00984D0D" w:rsidRDefault="00984D0D" w:rsidP="00984D0D">
      <w:pPr>
        <w:ind w:firstLine="708"/>
      </w:pPr>
      <w:r w:rsidRPr="00984D0D">
        <w:rPr>
          <w:b/>
        </w:rPr>
        <w:t>Y</w:t>
      </w:r>
      <w:r w:rsidRPr="00984D0D">
        <w:tab/>
      </w:r>
      <w:r w:rsidRPr="00984D0D">
        <w:tab/>
        <w:t>…</w:t>
      </w:r>
      <w:r w:rsidRPr="00984D0D">
        <w:tab/>
        <w:t>výstupní matice PCA</w:t>
      </w:r>
      <w:r w:rsidRPr="00984D0D">
        <w:tab/>
      </w:r>
      <w:r w:rsidRPr="00984D0D">
        <w:tab/>
      </w:r>
      <w:r w:rsidRPr="00984D0D">
        <w:tab/>
      </w:r>
      <w:r w:rsidRPr="00984D0D">
        <w:tab/>
      </w:r>
      <w:r w:rsidRPr="00984D0D">
        <w:tab/>
        <w:t>[-]</w:t>
      </w:r>
    </w:p>
    <w:p w14:paraId="38D854F3" w14:textId="15387035" w:rsidR="00984D0D" w:rsidRDefault="00984D0D" w:rsidP="00984D0D">
      <w:pPr>
        <w:ind w:firstLine="708"/>
      </w:pPr>
      <w:r>
        <w:t>h(x)</w:t>
      </w:r>
      <w:r>
        <w:tab/>
        <w:t>…</w:t>
      </w:r>
      <w:r>
        <w:tab/>
        <w:t>hranice SVM</w:t>
      </w:r>
      <w:r>
        <w:tab/>
      </w:r>
      <w:r>
        <w:tab/>
      </w:r>
      <w:r>
        <w:tab/>
      </w:r>
      <w:r>
        <w:tab/>
      </w:r>
      <w:r>
        <w:tab/>
      </w:r>
      <w:r>
        <w:tab/>
        <w:t>[-]</w:t>
      </w:r>
    </w:p>
    <w:p w14:paraId="31356883" w14:textId="3A2A9F5E" w:rsidR="00984D0D" w:rsidRDefault="00984D0D" w:rsidP="00984D0D">
      <w:pPr>
        <w:ind w:firstLine="708"/>
      </w:pPr>
      <w:r w:rsidRPr="00984D0D">
        <w:rPr>
          <w:b/>
          <w:i/>
        </w:rPr>
        <w:t>w</w:t>
      </w:r>
      <w:r>
        <w:rPr>
          <w:b/>
          <w:i/>
        </w:rPr>
        <w:tab/>
      </w:r>
      <w:r>
        <w:rPr>
          <w:b/>
          <w:i/>
        </w:rPr>
        <w:tab/>
      </w:r>
      <w:r>
        <w:t>…</w:t>
      </w:r>
      <w:r>
        <w:tab/>
        <w:t>vektor udávající orientaci SVM hranice</w:t>
      </w:r>
      <w:r>
        <w:tab/>
      </w:r>
      <w:r>
        <w:tab/>
        <w:t>[-]</w:t>
      </w:r>
    </w:p>
    <w:p w14:paraId="1030B17E" w14:textId="331C2F48" w:rsidR="00984D0D" w:rsidRDefault="00984D0D" w:rsidP="00984D0D">
      <w:pPr>
        <w:ind w:firstLine="708"/>
      </w:pPr>
      <w:r>
        <w:rPr>
          <w:b/>
          <w:i/>
        </w:rPr>
        <w:t>w</w:t>
      </w:r>
      <w:r>
        <w:rPr>
          <w:b/>
          <w:i/>
          <w:vertAlign w:val="subscript"/>
        </w:rPr>
        <w:t>0</w:t>
      </w:r>
      <w:r>
        <w:tab/>
      </w:r>
      <w:r>
        <w:tab/>
        <w:t>…</w:t>
      </w:r>
      <w:r>
        <w:tab/>
        <w:t>vektor udávající polohu hranice SVM</w:t>
      </w:r>
      <w:r>
        <w:tab/>
      </w:r>
      <w:r>
        <w:tab/>
        <w:t>[-]</w:t>
      </w:r>
    </w:p>
    <w:p w14:paraId="5B4EAF34" w14:textId="371D3C37" w:rsidR="00984D0D" w:rsidRDefault="00984D0D" w:rsidP="00984D0D">
      <w:pPr>
        <w:ind w:firstLine="708"/>
      </w:pPr>
      <w:r>
        <w:t>d</w:t>
      </w:r>
      <w:r>
        <w:tab/>
      </w:r>
      <w:r>
        <w:tab/>
        <w:t>…</w:t>
      </w:r>
      <w:r>
        <w:tab/>
        <w:t>vzdálenost objektu od hranice SVM</w:t>
      </w:r>
      <w:r>
        <w:tab/>
      </w:r>
      <w:r>
        <w:tab/>
      </w:r>
      <w:r>
        <w:tab/>
        <w:t>[-]</w:t>
      </w:r>
    </w:p>
    <w:p w14:paraId="779BE431" w14:textId="3272E547" w:rsidR="00984D0D" w:rsidRDefault="00876D9D" w:rsidP="00984D0D">
      <w:pPr>
        <w:ind w:firstLine="708"/>
      </w:pPr>
      <w:r>
        <w:t>J</w:t>
      </w:r>
      <w:r>
        <w:tab/>
      </w:r>
      <w:r>
        <w:tab/>
        <w:t>…</w:t>
      </w:r>
      <w:r>
        <w:tab/>
        <w:t>podmínka pro stanovení hranice</w:t>
      </w:r>
      <w:r>
        <w:tab/>
      </w:r>
      <w:r>
        <w:tab/>
      </w:r>
      <w:r>
        <w:tab/>
        <w:t>[-]</w:t>
      </w:r>
    </w:p>
    <w:p w14:paraId="7CD2AB7B" w14:textId="5760BE7E" w:rsidR="00876D9D" w:rsidRDefault="00876D9D" w:rsidP="00984D0D">
      <w:pPr>
        <w:ind w:firstLine="708"/>
      </w:pPr>
      <w:proofErr w:type="spellStart"/>
      <w:r>
        <w:t>y</w:t>
      </w:r>
      <w:r>
        <w:rPr>
          <w:vertAlign w:val="subscript"/>
        </w:rPr>
        <w:t>k</w:t>
      </w:r>
      <w:proofErr w:type="spellEnd"/>
      <w:r>
        <w:tab/>
      </w:r>
      <w:r>
        <w:tab/>
        <w:t>…</w:t>
      </w:r>
      <w:r>
        <w:tab/>
        <w:t>stavová proměnná příslušnosti objektu do třídy</w:t>
      </w:r>
      <w:r>
        <w:tab/>
        <w:t>[-]</w:t>
      </w:r>
    </w:p>
    <w:p w14:paraId="2B84C93D" w14:textId="5FC1825F" w:rsidR="00401828" w:rsidRPr="00C30A19" w:rsidRDefault="00876D9D" w:rsidP="00876D9D">
      <w:pPr>
        <w:ind w:firstLine="708"/>
      </w:pPr>
      <w:proofErr w:type="spellStart"/>
      <w:r>
        <w:rPr>
          <w:rFonts w:ascii="Microsoft GothicNeo" w:eastAsia="Microsoft GothicNeo" w:hAnsi="Microsoft GothicNeo" w:cs="Microsoft GothicNeo" w:hint="eastAsia"/>
        </w:rPr>
        <w:t>ξ</w:t>
      </w:r>
      <w:r>
        <w:rPr>
          <w:vertAlign w:val="subscript"/>
        </w:rPr>
        <w:t>k</w:t>
      </w:r>
      <w:proofErr w:type="spellEnd"/>
      <w:r>
        <w:tab/>
      </w:r>
      <w:r>
        <w:tab/>
        <w:t>…</w:t>
      </w:r>
      <w:r>
        <w:tab/>
        <w:t>toleranční pásmo SVM</w:t>
      </w:r>
      <w:r>
        <w:tab/>
      </w:r>
      <w:r>
        <w:tab/>
      </w:r>
      <w:r>
        <w:tab/>
      </w:r>
      <w:r>
        <w:tab/>
        <w:t>[-]</w:t>
      </w:r>
    </w:p>
    <w:p w14:paraId="2028FC1C" w14:textId="77777777" w:rsidR="00401828" w:rsidRPr="00C30A19" w:rsidRDefault="00401828" w:rsidP="00401828">
      <w:pPr>
        <w:pStyle w:val="Nadpisne"/>
        <w:rPr>
          <w:lang w:val="cs-CZ"/>
        </w:rPr>
      </w:pPr>
    </w:p>
    <w:p w14:paraId="75CF4508" w14:textId="1DB36209" w:rsidR="00401828" w:rsidRDefault="00401828" w:rsidP="00401828">
      <w:pPr>
        <w:pStyle w:val="Nadpisne"/>
        <w:rPr>
          <w:lang w:val="cs-CZ"/>
        </w:rPr>
      </w:pPr>
    </w:p>
    <w:p w14:paraId="05C4BFDA" w14:textId="77777777" w:rsidR="00876D9D" w:rsidRPr="00C30A19" w:rsidRDefault="00876D9D" w:rsidP="00401828">
      <w:pPr>
        <w:pStyle w:val="Nadpisne"/>
        <w:rPr>
          <w:lang w:val="cs-CZ"/>
        </w:rPr>
      </w:pPr>
    </w:p>
    <w:p w14:paraId="2B98477B" w14:textId="77777777" w:rsidR="00401828" w:rsidRPr="00C30A19" w:rsidRDefault="00401828" w:rsidP="00401828">
      <w:pPr>
        <w:pStyle w:val="Nadpisne"/>
        <w:rPr>
          <w:lang w:val="cs-CZ"/>
        </w:rPr>
      </w:pPr>
    </w:p>
    <w:p w14:paraId="0BFB1207" w14:textId="77777777" w:rsidR="00401828" w:rsidRPr="00C30A19" w:rsidRDefault="00401828" w:rsidP="00401828">
      <w:pPr>
        <w:pStyle w:val="Nadpisne"/>
        <w:rPr>
          <w:lang w:val="cs-CZ"/>
        </w:rPr>
      </w:pPr>
    </w:p>
    <w:p w14:paraId="39EF4FF0" w14:textId="77777777" w:rsidR="00401828" w:rsidRPr="00C30A19" w:rsidRDefault="00401828" w:rsidP="00401828">
      <w:pPr>
        <w:pStyle w:val="Nadpisne"/>
        <w:rPr>
          <w:lang w:val="cs-CZ"/>
        </w:rPr>
      </w:pPr>
      <w:r w:rsidRPr="00C30A19">
        <w:rPr>
          <w:lang w:val="cs-CZ"/>
        </w:rPr>
        <w:t>Seznam obrázků</w:t>
      </w:r>
    </w:p>
    <w:p w14:paraId="1AF7D963" w14:textId="4EB328C8" w:rsidR="007E0F00" w:rsidRDefault="0072400A">
      <w:pPr>
        <w:pStyle w:val="Seznamobrzk"/>
        <w:tabs>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\h \z \c "Obr." </w:instrText>
      </w:r>
      <w:r w:rsidRPr="00C30A19">
        <w:fldChar w:fldCharType="separate"/>
      </w:r>
      <w:hyperlink w:anchor="_Toc41489575" w:history="1">
        <w:r w:rsidR="007E0F00" w:rsidRPr="00B5145F">
          <w:rPr>
            <w:rStyle w:val="Hypertextovodkaz"/>
            <w:noProof/>
          </w:rPr>
          <w:t>Obr. 2.1: Bicí souprava [3]</w:t>
        </w:r>
        <w:r w:rsidR="007E0F00">
          <w:rPr>
            <w:noProof/>
            <w:webHidden/>
          </w:rPr>
          <w:tab/>
        </w:r>
        <w:r w:rsidR="007E0F00">
          <w:rPr>
            <w:noProof/>
            <w:webHidden/>
          </w:rPr>
          <w:fldChar w:fldCharType="begin"/>
        </w:r>
        <w:r w:rsidR="007E0F00">
          <w:rPr>
            <w:noProof/>
            <w:webHidden/>
          </w:rPr>
          <w:instrText xml:space="preserve"> PAGEREF _Toc41489575 \h </w:instrText>
        </w:r>
        <w:r w:rsidR="007E0F00">
          <w:rPr>
            <w:noProof/>
            <w:webHidden/>
          </w:rPr>
        </w:r>
        <w:r w:rsidR="007E0F00">
          <w:rPr>
            <w:noProof/>
            <w:webHidden/>
          </w:rPr>
          <w:fldChar w:fldCharType="separate"/>
        </w:r>
        <w:r w:rsidR="007E0F00">
          <w:rPr>
            <w:noProof/>
            <w:webHidden/>
          </w:rPr>
          <w:t>14</w:t>
        </w:r>
        <w:r w:rsidR="007E0F00">
          <w:rPr>
            <w:noProof/>
            <w:webHidden/>
          </w:rPr>
          <w:fldChar w:fldCharType="end"/>
        </w:r>
      </w:hyperlink>
    </w:p>
    <w:p w14:paraId="315B7944" w14:textId="0547E511"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76" w:history="1">
        <w:r w:rsidR="007E0F00" w:rsidRPr="00B5145F">
          <w:rPr>
            <w:rStyle w:val="Hypertextovodkaz"/>
            <w:noProof/>
          </w:rPr>
          <w:t>Obr. 3.1: Obecný rekurzivní systém převzato z [4]</w:t>
        </w:r>
        <w:r w:rsidR="007E0F00">
          <w:rPr>
            <w:noProof/>
            <w:webHidden/>
          </w:rPr>
          <w:tab/>
        </w:r>
        <w:r w:rsidR="007E0F00">
          <w:rPr>
            <w:noProof/>
            <w:webHidden/>
          </w:rPr>
          <w:fldChar w:fldCharType="begin"/>
        </w:r>
        <w:r w:rsidR="007E0F00">
          <w:rPr>
            <w:noProof/>
            <w:webHidden/>
          </w:rPr>
          <w:instrText xml:space="preserve"> PAGEREF _Toc41489576 \h </w:instrText>
        </w:r>
        <w:r w:rsidR="007E0F00">
          <w:rPr>
            <w:noProof/>
            <w:webHidden/>
          </w:rPr>
        </w:r>
        <w:r w:rsidR="007E0F00">
          <w:rPr>
            <w:noProof/>
            <w:webHidden/>
          </w:rPr>
          <w:fldChar w:fldCharType="separate"/>
        </w:r>
        <w:r w:rsidR="007E0F00">
          <w:rPr>
            <w:noProof/>
            <w:webHidden/>
          </w:rPr>
          <w:t>17</w:t>
        </w:r>
        <w:r w:rsidR="007E0F00">
          <w:rPr>
            <w:noProof/>
            <w:webHidden/>
          </w:rPr>
          <w:fldChar w:fldCharType="end"/>
        </w:r>
      </w:hyperlink>
    </w:p>
    <w:p w14:paraId="1D47F86D" w14:textId="4785E278"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77" w:history="1">
        <w:r w:rsidR="007E0F00" w:rsidRPr="00B5145F">
          <w:rPr>
            <w:rStyle w:val="Hypertextovodkaz"/>
            <w:noProof/>
          </w:rPr>
          <w:t>Obr. 3.2: Aproximace dolní propusti</w:t>
        </w:r>
        <w:r w:rsidR="007E0F00">
          <w:rPr>
            <w:noProof/>
            <w:webHidden/>
          </w:rPr>
          <w:tab/>
        </w:r>
        <w:r w:rsidR="007E0F00">
          <w:rPr>
            <w:noProof/>
            <w:webHidden/>
          </w:rPr>
          <w:fldChar w:fldCharType="begin"/>
        </w:r>
        <w:r w:rsidR="007E0F00">
          <w:rPr>
            <w:noProof/>
            <w:webHidden/>
          </w:rPr>
          <w:instrText xml:space="preserve"> PAGEREF _Toc41489577 \h </w:instrText>
        </w:r>
        <w:r w:rsidR="007E0F00">
          <w:rPr>
            <w:noProof/>
            <w:webHidden/>
          </w:rPr>
        </w:r>
        <w:r w:rsidR="007E0F00">
          <w:rPr>
            <w:noProof/>
            <w:webHidden/>
          </w:rPr>
          <w:fldChar w:fldCharType="separate"/>
        </w:r>
        <w:r w:rsidR="007E0F00">
          <w:rPr>
            <w:noProof/>
            <w:webHidden/>
          </w:rPr>
          <w:t>18</w:t>
        </w:r>
        <w:r w:rsidR="007E0F00">
          <w:rPr>
            <w:noProof/>
            <w:webHidden/>
          </w:rPr>
          <w:fldChar w:fldCharType="end"/>
        </w:r>
      </w:hyperlink>
    </w:p>
    <w:p w14:paraId="6D123574" w14:textId="454EF358"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78" w:history="1">
        <w:r w:rsidR="007E0F00" w:rsidRPr="00B5145F">
          <w:rPr>
            <w:rStyle w:val="Hypertextovodkaz"/>
            <w:noProof/>
          </w:rPr>
          <w:t>Obr. 3.3: Modulová frekvenční charakteristika banky filtrů</w:t>
        </w:r>
        <w:r w:rsidR="007E0F00">
          <w:rPr>
            <w:noProof/>
            <w:webHidden/>
          </w:rPr>
          <w:tab/>
        </w:r>
        <w:r w:rsidR="007E0F00">
          <w:rPr>
            <w:noProof/>
            <w:webHidden/>
          </w:rPr>
          <w:fldChar w:fldCharType="begin"/>
        </w:r>
        <w:r w:rsidR="007E0F00">
          <w:rPr>
            <w:noProof/>
            <w:webHidden/>
          </w:rPr>
          <w:instrText xml:space="preserve"> PAGEREF _Toc41489578 \h </w:instrText>
        </w:r>
        <w:r w:rsidR="007E0F00">
          <w:rPr>
            <w:noProof/>
            <w:webHidden/>
          </w:rPr>
        </w:r>
        <w:r w:rsidR="007E0F00">
          <w:rPr>
            <w:noProof/>
            <w:webHidden/>
          </w:rPr>
          <w:fldChar w:fldCharType="separate"/>
        </w:r>
        <w:r w:rsidR="007E0F00">
          <w:rPr>
            <w:noProof/>
            <w:webHidden/>
          </w:rPr>
          <w:t>22</w:t>
        </w:r>
        <w:r w:rsidR="007E0F00">
          <w:rPr>
            <w:noProof/>
            <w:webHidden/>
          </w:rPr>
          <w:fldChar w:fldCharType="end"/>
        </w:r>
      </w:hyperlink>
    </w:p>
    <w:p w14:paraId="6E998465" w14:textId="0C5C185B"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79" w:history="1">
        <w:r w:rsidR="007E0F00" w:rsidRPr="00B5145F">
          <w:rPr>
            <w:rStyle w:val="Hypertextovodkaz"/>
            <w:noProof/>
          </w:rPr>
          <w:t>Obr. 4.1: A – objekty v prostoru souřadnic X a Y B – objekty v novém prostoru X</w:t>
        </w:r>
        <w:r w:rsidR="007E0F00" w:rsidRPr="00B5145F">
          <w:rPr>
            <w:rStyle w:val="Hypertextovodkaz"/>
            <w:noProof/>
            <w:vertAlign w:val="subscript"/>
          </w:rPr>
          <w:t>2</w:t>
        </w:r>
        <w:r w:rsidR="007E0F00" w:rsidRPr="00B5145F">
          <w:rPr>
            <w:rStyle w:val="Hypertextovodkaz"/>
            <w:noProof/>
          </w:rPr>
          <w:t xml:space="preserve"> a Y</w:t>
        </w:r>
        <w:r w:rsidR="007E0F00" w:rsidRPr="00B5145F">
          <w:rPr>
            <w:rStyle w:val="Hypertextovodkaz"/>
            <w:noProof/>
            <w:vertAlign w:val="subscript"/>
          </w:rPr>
          <w:t>2</w:t>
        </w:r>
        <w:r w:rsidR="007E0F00">
          <w:rPr>
            <w:noProof/>
            <w:webHidden/>
          </w:rPr>
          <w:tab/>
        </w:r>
        <w:r w:rsidR="007E0F00">
          <w:rPr>
            <w:noProof/>
            <w:webHidden/>
          </w:rPr>
          <w:fldChar w:fldCharType="begin"/>
        </w:r>
        <w:r w:rsidR="007E0F00">
          <w:rPr>
            <w:noProof/>
            <w:webHidden/>
          </w:rPr>
          <w:instrText xml:space="preserve"> PAGEREF _Toc41489579 \h </w:instrText>
        </w:r>
        <w:r w:rsidR="007E0F00">
          <w:rPr>
            <w:noProof/>
            <w:webHidden/>
          </w:rPr>
        </w:r>
        <w:r w:rsidR="007E0F00">
          <w:rPr>
            <w:noProof/>
            <w:webHidden/>
          </w:rPr>
          <w:fldChar w:fldCharType="separate"/>
        </w:r>
        <w:r w:rsidR="007E0F00">
          <w:rPr>
            <w:noProof/>
            <w:webHidden/>
          </w:rPr>
          <w:t>24</w:t>
        </w:r>
        <w:r w:rsidR="007E0F00">
          <w:rPr>
            <w:noProof/>
            <w:webHidden/>
          </w:rPr>
          <w:fldChar w:fldCharType="end"/>
        </w:r>
      </w:hyperlink>
    </w:p>
    <w:p w14:paraId="12790E35" w14:textId="45901FC5"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80" w:history="1">
        <w:r w:rsidR="007E0F00" w:rsidRPr="00B5145F">
          <w:rPr>
            <w:rStyle w:val="Hypertextovodkaz"/>
            <w:noProof/>
          </w:rPr>
          <w:t>Obr. 4.2 Indexový graf úpatí vlastních čísel</w:t>
        </w:r>
        <w:r w:rsidR="007E0F00">
          <w:rPr>
            <w:noProof/>
            <w:webHidden/>
          </w:rPr>
          <w:tab/>
        </w:r>
        <w:r w:rsidR="007E0F00">
          <w:rPr>
            <w:noProof/>
            <w:webHidden/>
          </w:rPr>
          <w:fldChar w:fldCharType="begin"/>
        </w:r>
        <w:r w:rsidR="007E0F00">
          <w:rPr>
            <w:noProof/>
            <w:webHidden/>
          </w:rPr>
          <w:instrText xml:space="preserve"> PAGEREF _Toc41489580 \h </w:instrText>
        </w:r>
        <w:r w:rsidR="007E0F00">
          <w:rPr>
            <w:noProof/>
            <w:webHidden/>
          </w:rPr>
        </w:r>
        <w:r w:rsidR="007E0F00">
          <w:rPr>
            <w:noProof/>
            <w:webHidden/>
          </w:rPr>
          <w:fldChar w:fldCharType="separate"/>
        </w:r>
        <w:r w:rsidR="007E0F00">
          <w:rPr>
            <w:noProof/>
            <w:webHidden/>
          </w:rPr>
          <w:t>25</w:t>
        </w:r>
        <w:r w:rsidR="007E0F00">
          <w:rPr>
            <w:noProof/>
            <w:webHidden/>
          </w:rPr>
          <w:fldChar w:fldCharType="end"/>
        </w:r>
      </w:hyperlink>
    </w:p>
    <w:p w14:paraId="4922AFF1" w14:textId="7C15617E"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81" w:history="1">
        <w:r w:rsidR="007E0F00" w:rsidRPr="00B5145F">
          <w:rPr>
            <w:rStyle w:val="Hypertextovodkaz"/>
            <w:noProof/>
          </w:rPr>
          <w:t>Obr. 4.3: Graf komponentních vah</w:t>
        </w:r>
        <w:r w:rsidR="007E0F00">
          <w:rPr>
            <w:noProof/>
            <w:webHidden/>
          </w:rPr>
          <w:tab/>
        </w:r>
        <w:r w:rsidR="007E0F00">
          <w:rPr>
            <w:noProof/>
            <w:webHidden/>
          </w:rPr>
          <w:fldChar w:fldCharType="begin"/>
        </w:r>
        <w:r w:rsidR="007E0F00">
          <w:rPr>
            <w:noProof/>
            <w:webHidden/>
          </w:rPr>
          <w:instrText xml:space="preserve"> PAGEREF _Toc41489581 \h </w:instrText>
        </w:r>
        <w:r w:rsidR="007E0F00">
          <w:rPr>
            <w:noProof/>
            <w:webHidden/>
          </w:rPr>
        </w:r>
        <w:r w:rsidR="007E0F00">
          <w:rPr>
            <w:noProof/>
            <w:webHidden/>
          </w:rPr>
          <w:fldChar w:fldCharType="separate"/>
        </w:r>
        <w:r w:rsidR="007E0F00">
          <w:rPr>
            <w:noProof/>
            <w:webHidden/>
          </w:rPr>
          <w:t>28</w:t>
        </w:r>
        <w:r w:rsidR="007E0F00">
          <w:rPr>
            <w:noProof/>
            <w:webHidden/>
          </w:rPr>
          <w:fldChar w:fldCharType="end"/>
        </w:r>
      </w:hyperlink>
    </w:p>
    <w:p w14:paraId="52C47C3A" w14:textId="0DD00050"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82" w:history="1">
        <w:r w:rsidR="007E0F00" w:rsidRPr="00B5145F">
          <w:rPr>
            <w:rStyle w:val="Hypertextovodkaz"/>
            <w:noProof/>
          </w:rPr>
          <w:t>Obr. 4.4: Graf komponentního skóre</w:t>
        </w:r>
        <w:r w:rsidR="007E0F00">
          <w:rPr>
            <w:noProof/>
            <w:webHidden/>
          </w:rPr>
          <w:tab/>
        </w:r>
        <w:r w:rsidR="007E0F00">
          <w:rPr>
            <w:noProof/>
            <w:webHidden/>
          </w:rPr>
          <w:fldChar w:fldCharType="begin"/>
        </w:r>
        <w:r w:rsidR="007E0F00">
          <w:rPr>
            <w:noProof/>
            <w:webHidden/>
          </w:rPr>
          <w:instrText xml:space="preserve"> PAGEREF _Toc41489582 \h </w:instrText>
        </w:r>
        <w:r w:rsidR="007E0F00">
          <w:rPr>
            <w:noProof/>
            <w:webHidden/>
          </w:rPr>
        </w:r>
        <w:r w:rsidR="007E0F00">
          <w:rPr>
            <w:noProof/>
            <w:webHidden/>
          </w:rPr>
          <w:fldChar w:fldCharType="separate"/>
        </w:r>
        <w:r w:rsidR="007E0F00">
          <w:rPr>
            <w:noProof/>
            <w:webHidden/>
          </w:rPr>
          <w:t>29</w:t>
        </w:r>
        <w:r w:rsidR="007E0F00">
          <w:rPr>
            <w:noProof/>
            <w:webHidden/>
          </w:rPr>
          <w:fldChar w:fldCharType="end"/>
        </w:r>
      </w:hyperlink>
    </w:p>
    <w:p w14:paraId="56DEA871" w14:textId="3AEB017C"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83" w:history="1">
        <w:r w:rsidR="007E0F00" w:rsidRPr="00B5145F">
          <w:rPr>
            <w:rStyle w:val="Hypertextovodkaz"/>
            <w:noProof/>
          </w:rPr>
          <w:t>Obr. 4.5: Centrované hodnoty pro Cenu a Citlivost (červené křížky zobrazují jednotlivé typy sluchátek v prostoru prvních dvou parametrů)</w:t>
        </w:r>
        <w:r w:rsidR="007E0F00">
          <w:rPr>
            <w:noProof/>
            <w:webHidden/>
          </w:rPr>
          <w:tab/>
        </w:r>
        <w:r w:rsidR="007E0F00">
          <w:rPr>
            <w:noProof/>
            <w:webHidden/>
          </w:rPr>
          <w:fldChar w:fldCharType="begin"/>
        </w:r>
        <w:r w:rsidR="007E0F00">
          <w:rPr>
            <w:noProof/>
            <w:webHidden/>
          </w:rPr>
          <w:instrText xml:space="preserve"> PAGEREF _Toc41489583 \h </w:instrText>
        </w:r>
        <w:r w:rsidR="007E0F00">
          <w:rPr>
            <w:noProof/>
            <w:webHidden/>
          </w:rPr>
        </w:r>
        <w:r w:rsidR="007E0F00">
          <w:rPr>
            <w:noProof/>
            <w:webHidden/>
          </w:rPr>
          <w:fldChar w:fldCharType="separate"/>
        </w:r>
        <w:r w:rsidR="007E0F00">
          <w:rPr>
            <w:noProof/>
            <w:webHidden/>
          </w:rPr>
          <w:t>31</w:t>
        </w:r>
        <w:r w:rsidR="007E0F00">
          <w:rPr>
            <w:noProof/>
            <w:webHidden/>
          </w:rPr>
          <w:fldChar w:fldCharType="end"/>
        </w:r>
      </w:hyperlink>
    </w:p>
    <w:p w14:paraId="36F0DC0E" w14:textId="5DA7FF59"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84" w:history="1">
        <w:r w:rsidR="007E0F00" w:rsidRPr="00B5145F">
          <w:rPr>
            <w:rStyle w:val="Hypertextovodkaz"/>
            <w:noProof/>
          </w:rPr>
          <w:t>Obr. 4.6: Indexový graf úpatí vlastních čísel</w:t>
        </w:r>
        <w:r w:rsidR="007E0F00">
          <w:rPr>
            <w:noProof/>
            <w:webHidden/>
          </w:rPr>
          <w:tab/>
        </w:r>
        <w:r w:rsidR="007E0F00">
          <w:rPr>
            <w:noProof/>
            <w:webHidden/>
          </w:rPr>
          <w:fldChar w:fldCharType="begin"/>
        </w:r>
        <w:r w:rsidR="007E0F00">
          <w:rPr>
            <w:noProof/>
            <w:webHidden/>
          </w:rPr>
          <w:instrText xml:space="preserve"> PAGEREF _Toc41489584 \h </w:instrText>
        </w:r>
        <w:r w:rsidR="007E0F00">
          <w:rPr>
            <w:noProof/>
            <w:webHidden/>
          </w:rPr>
        </w:r>
        <w:r w:rsidR="007E0F00">
          <w:rPr>
            <w:noProof/>
            <w:webHidden/>
          </w:rPr>
          <w:fldChar w:fldCharType="separate"/>
        </w:r>
        <w:r w:rsidR="007E0F00">
          <w:rPr>
            <w:noProof/>
            <w:webHidden/>
          </w:rPr>
          <w:t>32</w:t>
        </w:r>
        <w:r w:rsidR="007E0F00">
          <w:rPr>
            <w:noProof/>
            <w:webHidden/>
          </w:rPr>
          <w:fldChar w:fldCharType="end"/>
        </w:r>
      </w:hyperlink>
    </w:p>
    <w:p w14:paraId="5136D93B" w14:textId="6240C2DC"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85" w:history="1">
        <w:r w:rsidR="007E0F00" w:rsidRPr="00B5145F">
          <w:rPr>
            <w:rStyle w:val="Hypertextovodkaz"/>
            <w:noProof/>
          </w:rPr>
          <w:t>Obr. 4.7: Graf komponentních vah</w:t>
        </w:r>
        <w:r w:rsidR="007E0F00">
          <w:rPr>
            <w:noProof/>
            <w:webHidden/>
          </w:rPr>
          <w:tab/>
        </w:r>
        <w:r w:rsidR="007E0F00">
          <w:rPr>
            <w:noProof/>
            <w:webHidden/>
          </w:rPr>
          <w:fldChar w:fldCharType="begin"/>
        </w:r>
        <w:r w:rsidR="007E0F00">
          <w:rPr>
            <w:noProof/>
            <w:webHidden/>
          </w:rPr>
          <w:instrText xml:space="preserve"> PAGEREF _Toc41489585 \h </w:instrText>
        </w:r>
        <w:r w:rsidR="007E0F00">
          <w:rPr>
            <w:noProof/>
            <w:webHidden/>
          </w:rPr>
        </w:r>
        <w:r w:rsidR="007E0F00">
          <w:rPr>
            <w:noProof/>
            <w:webHidden/>
          </w:rPr>
          <w:fldChar w:fldCharType="separate"/>
        </w:r>
        <w:r w:rsidR="007E0F00">
          <w:rPr>
            <w:noProof/>
            <w:webHidden/>
          </w:rPr>
          <w:t>33</w:t>
        </w:r>
        <w:r w:rsidR="007E0F00">
          <w:rPr>
            <w:noProof/>
            <w:webHidden/>
          </w:rPr>
          <w:fldChar w:fldCharType="end"/>
        </w:r>
      </w:hyperlink>
    </w:p>
    <w:p w14:paraId="40388599" w14:textId="1CA16D0A"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86" w:history="1">
        <w:r w:rsidR="007E0F00" w:rsidRPr="00B5145F">
          <w:rPr>
            <w:rStyle w:val="Hypertextovodkaz"/>
            <w:noProof/>
          </w:rPr>
          <w:t>Obr. 4.8: Rozptylový diagram komponentního skóre</w:t>
        </w:r>
        <w:r w:rsidR="007E0F00">
          <w:rPr>
            <w:noProof/>
            <w:webHidden/>
          </w:rPr>
          <w:tab/>
        </w:r>
        <w:r w:rsidR="007E0F00">
          <w:rPr>
            <w:noProof/>
            <w:webHidden/>
          </w:rPr>
          <w:fldChar w:fldCharType="begin"/>
        </w:r>
        <w:r w:rsidR="007E0F00">
          <w:rPr>
            <w:noProof/>
            <w:webHidden/>
          </w:rPr>
          <w:instrText xml:space="preserve"> PAGEREF _Toc41489586 \h </w:instrText>
        </w:r>
        <w:r w:rsidR="007E0F00">
          <w:rPr>
            <w:noProof/>
            <w:webHidden/>
          </w:rPr>
        </w:r>
        <w:r w:rsidR="007E0F00">
          <w:rPr>
            <w:noProof/>
            <w:webHidden/>
          </w:rPr>
          <w:fldChar w:fldCharType="separate"/>
        </w:r>
        <w:r w:rsidR="007E0F00">
          <w:rPr>
            <w:noProof/>
            <w:webHidden/>
          </w:rPr>
          <w:t>34</w:t>
        </w:r>
        <w:r w:rsidR="007E0F00">
          <w:rPr>
            <w:noProof/>
            <w:webHidden/>
          </w:rPr>
          <w:fldChar w:fldCharType="end"/>
        </w:r>
      </w:hyperlink>
    </w:p>
    <w:p w14:paraId="536A1E44" w14:textId="179E57D9"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87" w:history="1">
        <w:r w:rsidR="007E0F00" w:rsidRPr="00B5145F">
          <w:rPr>
            <w:rStyle w:val="Hypertextovodkaz"/>
            <w:noProof/>
          </w:rPr>
          <w:t>Obr. 4.9: Dvojný graf</w:t>
        </w:r>
        <w:r w:rsidR="007E0F00">
          <w:rPr>
            <w:noProof/>
            <w:webHidden/>
          </w:rPr>
          <w:tab/>
        </w:r>
        <w:r w:rsidR="007E0F00">
          <w:rPr>
            <w:noProof/>
            <w:webHidden/>
          </w:rPr>
          <w:fldChar w:fldCharType="begin"/>
        </w:r>
        <w:r w:rsidR="007E0F00">
          <w:rPr>
            <w:noProof/>
            <w:webHidden/>
          </w:rPr>
          <w:instrText xml:space="preserve"> PAGEREF _Toc41489587 \h </w:instrText>
        </w:r>
        <w:r w:rsidR="007E0F00">
          <w:rPr>
            <w:noProof/>
            <w:webHidden/>
          </w:rPr>
        </w:r>
        <w:r w:rsidR="007E0F00">
          <w:rPr>
            <w:noProof/>
            <w:webHidden/>
          </w:rPr>
          <w:fldChar w:fldCharType="separate"/>
        </w:r>
        <w:r w:rsidR="007E0F00">
          <w:rPr>
            <w:noProof/>
            <w:webHidden/>
          </w:rPr>
          <w:t>34</w:t>
        </w:r>
        <w:r w:rsidR="007E0F00">
          <w:rPr>
            <w:noProof/>
            <w:webHidden/>
          </w:rPr>
          <w:fldChar w:fldCharType="end"/>
        </w:r>
      </w:hyperlink>
    </w:p>
    <w:p w14:paraId="2917EED2" w14:textId="5D732608"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88" w:history="1">
        <w:r w:rsidR="007E0F00" w:rsidRPr="00B5145F">
          <w:rPr>
            <w:rStyle w:val="Hypertextovodkaz"/>
            <w:noProof/>
          </w:rPr>
          <w:t>Obr. 5.1: Trénovací nahrávky v prostoru prvních dvou hlavních komponent</w:t>
        </w:r>
        <w:r w:rsidR="007E0F00">
          <w:rPr>
            <w:noProof/>
            <w:webHidden/>
          </w:rPr>
          <w:tab/>
        </w:r>
        <w:r w:rsidR="007E0F00">
          <w:rPr>
            <w:noProof/>
            <w:webHidden/>
          </w:rPr>
          <w:fldChar w:fldCharType="begin"/>
        </w:r>
        <w:r w:rsidR="007E0F00">
          <w:rPr>
            <w:noProof/>
            <w:webHidden/>
          </w:rPr>
          <w:instrText xml:space="preserve"> PAGEREF _Toc41489588 \h </w:instrText>
        </w:r>
        <w:r w:rsidR="007E0F00">
          <w:rPr>
            <w:noProof/>
            <w:webHidden/>
          </w:rPr>
        </w:r>
        <w:r w:rsidR="007E0F00">
          <w:rPr>
            <w:noProof/>
            <w:webHidden/>
          </w:rPr>
          <w:fldChar w:fldCharType="separate"/>
        </w:r>
        <w:r w:rsidR="007E0F00">
          <w:rPr>
            <w:noProof/>
            <w:webHidden/>
          </w:rPr>
          <w:t>37</w:t>
        </w:r>
        <w:r w:rsidR="007E0F00">
          <w:rPr>
            <w:noProof/>
            <w:webHidden/>
          </w:rPr>
          <w:fldChar w:fldCharType="end"/>
        </w:r>
      </w:hyperlink>
    </w:p>
    <w:p w14:paraId="1631B925" w14:textId="60774FF3"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89" w:history="1">
        <w:r w:rsidR="007E0F00" w:rsidRPr="00B5145F">
          <w:rPr>
            <w:rStyle w:val="Hypertextovodkaz"/>
            <w:noProof/>
          </w:rPr>
          <w:t>Obr. 5.2: Klasifikace trénovacích nahrávek metodou k – průměrů</w:t>
        </w:r>
        <w:r w:rsidR="007E0F00">
          <w:rPr>
            <w:noProof/>
            <w:webHidden/>
          </w:rPr>
          <w:tab/>
        </w:r>
        <w:r w:rsidR="007E0F00">
          <w:rPr>
            <w:noProof/>
            <w:webHidden/>
          </w:rPr>
          <w:fldChar w:fldCharType="begin"/>
        </w:r>
        <w:r w:rsidR="007E0F00">
          <w:rPr>
            <w:noProof/>
            <w:webHidden/>
          </w:rPr>
          <w:instrText xml:space="preserve"> PAGEREF _Toc41489589 \h </w:instrText>
        </w:r>
        <w:r w:rsidR="007E0F00">
          <w:rPr>
            <w:noProof/>
            <w:webHidden/>
          </w:rPr>
        </w:r>
        <w:r w:rsidR="007E0F00">
          <w:rPr>
            <w:noProof/>
            <w:webHidden/>
          </w:rPr>
          <w:fldChar w:fldCharType="separate"/>
        </w:r>
        <w:r w:rsidR="007E0F00">
          <w:rPr>
            <w:noProof/>
            <w:webHidden/>
          </w:rPr>
          <w:t>37</w:t>
        </w:r>
        <w:r w:rsidR="007E0F00">
          <w:rPr>
            <w:noProof/>
            <w:webHidden/>
          </w:rPr>
          <w:fldChar w:fldCharType="end"/>
        </w:r>
      </w:hyperlink>
    </w:p>
    <w:p w14:paraId="0C988587" w14:textId="5207BC37"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90" w:history="1">
        <w:r w:rsidR="007E0F00" w:rsidRPr="00B5145F">
          <w:rPr>
            <w:rStyle w:val="Hypertextovodkaz"/>
            <w:noProof/>
          </w:rPr>
          <w:t>Obr. 5.3: Klasifikace trénovacích nahrávek metodou hierarchické shlukování</w:t>
        </w:r>
        <w:r w:rsidR="007E0F00">
          <w:rPr>
            <w:noProof/>
            <w:webHidden/>
          </w:rPr>
          <w:tab/>
        </w:r>
        <w:r w:rsidR="007E0F00">
          <w:rPr>
            <w:noProof/>
            <w:webHidden/>
          </w:rPr>
          <w:fldChar w:fldCharType="begin"/>
        </w:r>
        <w:r w:rsidR="007E0F00">
          <w:rPr>
            <w:noProof/>
            <w:webHidden/>
          </w:rPr>
          <w:instrText xml:space="preserve"> PAGEREF _Toc41489590 \h </w:instrText>
        </w:r>
        <w:r w:rsidR="007E0F00">
          <w:rPr>
            <w:noProof/>
            <w:webHidden/>
          </w:rPr>
        </w:r>
        <w:r w:rsidR="007E0F00">
          <w:rPr>
            <w:noProof/>
            <w:webHidden/>
          </w:rPr>
          <w:fldChar w:fldCharType="separate"/>
        </w:r>
        <w:r w:rsidR="007E0F00">
          <w:rPr>
            <w:noProof/>
            <w:webHidden/>
          </w:rPr>
          <w:t>38</w:t>
        </w:r>
        <w:r w:rsidR="007E0F00">
          <w:rPr>
            <w:noProof/>
            <w:webHidden/>
          </w:rPr>
          <w:fldChar w:fldCharType="end"/>
        </w:r>
      </w:hyperlink>
    </w:p>
    <w:p w14:paraId="524751A7" w14:textId="5611E231"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91" w:history="1">
        <w:r w:rsidR="007E0F00" w:rsidRPr="00B5145F">
          <w:rPr>
            <w:rStyle w:val="Hypertextovodkaz"/>
            <w:noProof/>
          </w:rPr>
          <w:t>Obr. 5.4: Klasifikace trénovacích nahrávek metodou podpůrných vektorů</w:t>
        </w:r>
        <w:r w:rsidR="007E0F00">
          <w:rPr>
            <w:noProof/>
            <w:webHidden/>
          </w:rPr>
          <w:tab/>
        </w:r>
        <w:r w:rsidR="007E0F00">
          <w:rPr>
            <w:noProof/>
            <w:webHidden/>
          </w:rPr>
          <w:fldChar w:fldCharType="begin"/>
        </w:r>
        <w:r w:rsidR="007E0F00">
          <w:rPr>
            <w:noProof/>
            <w:webHidden/>
          </w:rPr>
          <w:instrText xml:space="preserve"> PAGEREF _Toc41489591 \h </w:instrText>
        </w:r>
        <w:r w:rsidR="007E0F00">
          <w:rPr>
            <w:noProof/>
            <w:webHidden/>
          </w:rPr>
        </w:r>
        <w:r w:rsidR="007E0F00">
          <w:rPr>
            <w:noProof/>
            <w:webHidden/>
          </w:rPr>
          <w:fldChar w:fldCharType="separate"/>
        </w:r>
        <w:r w:rsidR="007E0F00">
          <w:rPr>
            <w:noProof/>
            <w:webHidden/>
          </w:rPr>
          <w:t>39</w:t>
        </w:r>
        <w:r w:rsidR="007E0F00">
          <w:rPr>
            <w:noProof/>
            <w:webHidden/>
          </w:rPr>
          <w:fldChar w:fldCharType="end"/>
        </w:r>
      </w:hyperlink>
    </w:p>
    <w:p w14:paraId="151443B2" w14:textId="4265BB50"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92" w:history="1">
        <w:r w:rsidR="007E0F00" w:rsidRPr="00B5145F">
          <w:rPr>
            <w:rStyle w:val="Hypertextovodkaz"/>
            <w:noProof/>
          </w:rPr>
          <w:t>Obr. 5.5 Srovnání reálných tříd a tříd vytvořených metodou podpůrných vektorů</w:t>
        </w:r>
        <w:r w:rsidR="007E0F00">
          <w:rPr>
            <w:noProof/>
            <w:webHidden/>
          </w:rPr>
          <w:tab/>
        </w:r>
        <w:r w:rsidR="007E0F00">
          <w:rPr>
            <w:noProof/>
            <w:webHidden/>
          </w:rPr>
          <w:fldChar w:fldCharType="begin"/>
        </w:r>
        <w:r w:rsidR="007E0F00">
          <w:rPr>
            <w:noProof/>
            <w:webHidden/>
          </w:rPr>
          <w:instrText xml:space="preserve"> PAGEREF _Toc41489592 \h </w:instrText>
        </w:r>
        <w:r w:rsidR="007E0F00">
          <w:rPr>
            <w:noProof/>
            <w:webHidden/>
          </w:rPr>
        </w:r>
        <w:r w:rsidR="007E0F00">
          <w:rPr>
            <w:noProof/>
            <w:webHidden/>
          </w:rPr>
          <w:fldChar w:fldCharType="separate"/>
        </w:r>
        <w:r w:rsidR="007E0F00">
          <w:rPr>
            <w:noProof/>
            <w:webHidden/>
          </w:rPr>
          <w:t>39</w:t>
        </w:r>
        <w:r w:rsidR="007E0F00">
          <w:rPr>
            <w:noProof/>
            <w:webHidden/>
          </w:rPr>
          <w:fldChar w:fldCharType="end"/>
        </w:r>
      </w:hyperlink>
    </w:p>
    <w:p w14:paraId="4575B6D7" w14:textId="50708482"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93" w:history="1">
        <w:r w:rsidR="007E0F00" w:rsidRPr="00B5145F">
          <w:rPr>
            <w:rStyle w:val="Hypertextovodkaz"/>
            <w:noProof/>
          </w:rPr>
          <w:t>Obr. 5.6: Příklad množiny hranic u separabilních tříd SVM</w:t>
        </w:r>
        <w:r w:rsidR="007E0F00">
          <w:rPr>
            <w:noProof/>
            <w:webHidden/>
          </w:rPr>
          <w:tab/>
        </w:r>
        <w:r w:rsidR="007E0F00">
          <w:rPr>
            <w:noProof/>
            <w:webHidden/>
          </w:rPr>
          <w:fldChar w:fldCharType="begin"/>
        </w:r>
        <w:r w:rsidR="007E0F00">
          <w:rPr>
            <w:noProof/>
            <w:webHidden/>
          </w:rPr>
          <w:instrText xml:space="preserve"> PAGEREF _Toc41489593 \h </w:instrText>
        </w:r>
        <w:r w:rsidR="007E0F00">
          <w:rPr>
            <w:noProof/>
            <w:webHidden/>
          </w:rPr>
        </w:r>
        <w:r w:rsidR="007E0F00">
          <w:rPr>
            <w:noProof/>
            <w:webHidden/>
          </w:rPr>
          <w:fldChar w:fldCharType="separate"/>
        </w:r>
        <w:r w:rsidR="007E0F00">
          <w:rPr>
            <w:noProof/>
            <w:webHidden/>
          </w:rPr>
          <w:t>40</w:t>
        </w:r>
        <w:r w:rsidR="007E0F00">
          <w:rPr>
            <w:noProof/>
            <w:webHidden/>
          </w:rPr>
          <w:fldChar w:fldCharType="end"/>
        </w:r>
      </w:hyperlink>
    </w:p>
    <w:p w14:paraId="4FF43244" w14:textId="19D90E29"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94" w:history="1">
        <w:r w:rsidR="007E0F00" w:rsidRPr="00B5145F">
          <w:rPr>
            <w:rStyle w:val="Hypertextovodkaz"/>
            <w:noProof/>
          </w:rPr>
          <w:t>Obr. 5.7: Lineárně neseparovatelné třídy</w:t>
        </w:r>
        <w:r w:rsidR="007E0F00">
          <w:rPr>
            <w:noProof/>
            <w:webHidden/>
          </w:rPr>
          <w:tab/>
        </w:r>
        <w:r w:rsidR="007E0F00">
          <w:rPr>
            <w:noProof/>
            <w:webHidden/>
          </w:rPr>
          <w:fldChar w:fldCharType="begin"/>
        </w:r>
        <w:r w:rsidR="007E0F00">
          <w:rPr>
            <w:noProof/>
            <w:webHidden/>
          </w:rPr>
          <w:instrText xml:space="preserve"> PAGEREF _Toc41489594 \h </w:instrText>
        </w:r>
        <w:r w:rsidR="007E0F00">
          <w:rPr>
            <w:noProof/>
            <w:webHidden/>
          </w:rPr>
        </w:r>
        <w:r w:rsidR="007E0F00">
          <w:rPr>
            <w:noProof/>
            <w:webHidden/>
          </w:rPr>
          <w:fldChar w:fldCharType="separate"/>
        </w:r>
        <w:r w:rsidR="007E0F00">
          <w:rPr>
            <w:noProof/>
            <w:webHidden/>
          </w:rPr>
          <w:t>42</w:t>
        </w:r>
        <w:r w:rsidR="007E0F00">
          <w:rPr>
            <w:noProof/>
            <w:webHidden/>
          </w:rPr>
          <w:fldChar w:fldCharType="end"/>
        </w:r>
      </w:hyperlink>
    </w:p>
    <w:p w14:paraId="66394493" w14:textId="3CA230F4"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95" w:history="1">
        <w:r w:rsidR="007E0F00" w:rsidRPr="00B5145F">
          <w:rPr>
            <w:rStyle w:val="Hypertextovodkaz"/>
            <w:bCs/>
            <w:noProof/>
          </w:rPr>
          <w:t>Obr. 6.1: Blokové schéma trénovací části programu</w:t>
        </w:r>
        <w:r w:rsidR="007E0F00">
          <w:rPr>
            <w:noProof/>
            <w:webHidden/>
          </w:rPr>
          <w:tab/>
        </w:r>
        <w:r w:rsidR="007E0F00">
          <w:rPr>
            <w:noProof/>
            <w:webHidden/>
          </w:rPr>
          <w:fldChar w:fldCharType="begin"/>
        </w:r>
        <w:r w:rsidR="007E0F00">
          <w:rPr>
            <w:noProof/>
            <w:webHidden/>
          </w:rPr>
          <w:instrText xml:space="preserve"> PAGEREF _Toc41489595 \h </w:instrText>
        </w:r>
        <w:r w:rsidR="007E0F00">
          <w:rPr>
            <w:noProof/>
            <w:webHidden/>
          </w:rPr>
        </w:r>
        <w:r w:rsidR="007E0F00">
          <w:rPr>
            <w:noProof/>
            <w:webHidden/>
          </w:rPr>
          <w:fldChar w:fldCharType="separate"/>
        </w:r>
        <w:r w:rsidR="007E0F00">
          <w:rPr>
            <w:noProof/>
            <w:webHidden/>
          </w:rPr>
          <w:t>43</w:t>
        </w:r>
        <w:r w:rsidR="007E0F00">
          <w:rPr>
            <w:noProof/>
            <w:webHidden/>
          </w:rPr>
          <w:fldChar w:fldCharType="end"/>
        </w:r>
      </w:hyperlink>
    </w:p>
    <w:p w14:paraId="3E08AE7E" w14:textId="01A9E5BF"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96" w:history="1">
        <w:r w:rsidR="007E0F00" w:rsidRPr="00B5145F">
          <w:rPr>
            <w:rStyle w:val="Hypertextovodkaz"/>
            <w:noProof/>
          </w:rPr>
          <w:t>Obr. 6.2: Blokové schéma testovací části programu</w:t>
        </w:r>
        <w:r w:rsidR="007E0F00">
          <w:rPr>
            <w:noProof/>
            <w:webHidden/>
          </w:rPr>
          <w:tab/>
        </w:r>
        <w:r w:rsidR="007E0F00">
          <w:rPr>
            <w:noProof/>
            <w:webHidden/>
          </w:rPr>
          <w:fldChar w:fldCharType="begin"/>
        </w:r>
        <w:r w:rsidR="007E0F00">
          <w:rPr>
            <w:noProof/>
            <w:webHidden/>
          </w:rPr>
          <w:instrText xml:space="preserve"> PAGEREF _Toc41489596 \h </w:instrText>
        </w:r>
        <w:r w:rsidR="007E0F00">
          <w:rPr>
            <w:noProof/>
            <w:webHidden/>
          </w:rPr>
        </w:r>
        <w:r w:rsidR="007E0F00">
          <w:rPr>
            <w:noProof/>
            <w:webHidden/>
          </w:rPr>
          <w:fldChar w:fldCharType="separate"/>
        </w:r>
        <w:r w:rsidR="007E0F00">
          <w:rPr>
            <w:noProof/>
            <w:webHidden/>
          </w:rPr>
          <w:t>44</w:t>
        </w:r>
        <w:r w:rsidR="007E0F00">
          <w:rPr>
            <w:noProof/>
            <w:webHidden/>
          </w:rPr>
          <w:fldChar w:fldCharType="end"/>
        </w:r>
      </w:hyperlink>
    </w:p>
    <w:p w14:paraId="6E1AF19C" w14:textId="2F73BFEC"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97" w:history="1">
        <w:r w:rsidR="007E0F00" w:rsidRPr="00B5145F">
          <w:rPr>
            <w:rStyle w:val="Hypertextovodkaz"/>
            <w:noProof/>
          </w:rPr>
          <w:t>Obr. 6.3: Ukázka funkce detektoru úderů</w:t>
        </w:r>
        <w:r w:rsidR="007E0F00">
          <w:rPr>
            <w:noProof/>
            <w:webHidden/>
          </w:rPr>
          <w:tab/>
        </w:r>
        <w:r w:rsidR="007E0F00">
          <w:rPr>
            <w:noProof/>
            <w:webHidden/>
          </w:rPr>
          <w:fldChar w:fldCharType="begin"/>
        </w:r>
        <w:r w:rsidR="007E0F00">
          <w:rPr>
            <w:noProof/>
            <w:webHidden/>
          </w:rPr>
          <w:instrText xml:space="preserve"> PAGEREF _Toc41489597 \h </w:instrText>
        </w:r>
        <w:r w:rsidR="007E0F00">
          <w:rPr>
            <w:noProof/>
            <w:webHidden/>
          </w:rPr>
        </w:r>
        <w:r w:rsidR="007E0F00">
          <w:rPr>
            <w:noProof/>
            <w:webHidden/>
          </w:rPr>
          <w:fldChar w:fldCharType="separate"/>
        </w:r>
        <w:r w:rsidR="007E0F00">
          <w:rPr>
            <w:noProof/>
            <w:webHidden/>
          </w:rPr>
          <w:t>45</w:t>
        </w:r>
        <w:r w:rsidR="007E0F00">
          <w:rPr>
            <w:noProof/>
            <w:webHidden/>
          </w:rPr>
          <w:fldChar w:fldCharType="end"/>
        </w:r>
      </w:hyperlink>
    </w:p>
    <w:p w14:paraId="1AB3E5B6" w14:textId="5DB0B481"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98" w:history="1">
        <w:r w:rsidR="007E0F00" w:rsidRPr="00B5145F">
          <w:rPr>
            <w:rStyle w:val="Hypertextovodkaz"/>
            <w:noProof/>
          </w:rPr>
          <w:t>Obr. 6.4: Srovnání energií spočtených ve frekvenčních pásmech s amplitudovým spektrem malého bubnu</w:t>
        </w:r>
        <w:r w:rsidR="007E0F00">
          <w:rPr>
            <w:noProof/>
            <w:webHidden/>
          </w:rPr>
          <w:tab/>
        </w:r>
        <w:r w:rsidR="007E0F00">
          <w:rPr>
            <w:noProof/>
            <w:webHidden/>
          </w:rPr>
          <w:fldChar w:fldCharType="begin"/>
        </w:r>
        <w:r w:rsidR="007E0F00">
          <w:rPr>
            <w:noProof/>
            <w:webHidden/>
          </w:rPr>
          <w:instrText xml:space="preserve"> PAGEREF _Toc41489598 \h </w:instrText>
        </w:r>
        <w:r w:rsidR="007E0F00">
          <w:rPr>
            <w:noProof/>
            <w:webHidden/>
          </w:rPr>
        </w:r>
        <w:r w:rsidR="007E0F00">
          <w:rPr>
            <w:noProof/>
            <w:webHidden/>
          </w:rPr>
          <w:fldChar w:fldCharType="separate"/>
        </w:r>
        <w:r w:rsidR="007E0F00">
          <w:rPr>
            <w:noProof/>
            <w:webHidden/>
          </w:rPr>
          <w:t>47</w:t>
        </w:r>
        <w:r w:rsidR="007E0F00">
          <w:rPr>
            <w:noProof/>
            <w:webHidden/>
          </w:rPr>
          <w:fldChar w:fldCharType="end"/>
        </w:r>
      </w:hyperlink>
    </w:p>
    <w:p w14:paraId="02802A4C" w14:textId="22B10B7A"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599" w:history="1">
        <w:r w:rsidR="007E0F00" w:rsidRPr="00B5145F">
          <w:rPr>
            <w:rStyle w:val="Hypertextovodkaz"/>
            <w:noProof/>
          </w:rPr>
          <w:t>Obr. 6.5: Indexový graf úpatí vlastních čísel</w:t>
        </w:r>
        <w:r w:rsidR="007E0F00">
          <w:rPr>
            <w:noProof/>
            <w:webHidden/>
          </w:rPr>
          <w:tab/>
        </w:r>
        <w:r w:rsidR="007E0F00">
          <w:rPr>
            <w:noProof/>
            <w:webHidden/>
          </w:rPr>
          <w:fldChar w:fldCharType="begin"/>
        </w:r>
        <w:r w:rsidR="007E0F00">
          <w:rPr>
            <w:noProof/>
            <w:webHidden/>
          </w:rPr>
          <w:instrText xml:space="preserve"> PAGEREF _Toc41489599 \h </w:instrText>
        </w:r>
        <w:r w:rsidR="007E0F00">
          <w:rPr>
            <w:noProof/>
            <w:webHidden/>
          </w:rPr>
        </w:r>
        <w:r w:rsidR="007E0F00">
          <w:rPr>
            <w:noProof/>
            <w:webHidden/>
          </w:rPr>
          <w:fldChar w:fldCharType="separate"/>
        </w:r>
        <w:r w:rsidR="007E0F00">
          <w:rPr>
            <w:noProof/>
            <w:webHidden/>
          </w:rPr>
          <w:t>48</w:t>
        </w:r>
        <w:r w:rsidR="007E0F00">
          <w:rPr>
            <w:noProof/>
            <w:webHidden/>
          </w:rPr>
          <w:fldChar w:fldCharType="end"/>
        </w:r>
      </w:hyperlink>
    </w:p>
    <w:p w14:paraId="09E35B69" w14:textId="0DC95186"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600" w:history="1">
        <w:r w:rsidR="007E0F00" w:rsidRPr="00B5145F">
          <w:rPr>
            <w:rStyle w:val="Hypertextovodkaz"/>
            <w:bCs/>
            <w:noProof/>
          </w:rPr>
          <w:t>Obr. 6.6: Graf komponentních vah</w:t>
        </w:r>
        <w:r w:rsidR="007E0F00">
          <w:rPr>
            <w:noProof/>
            <w:webHidden/>
          </w:rPr>
          <w:tab/>
        </w:r>
        <w:r w:rsidR="007E0F00">
          <w:rPr>
            <w:noProof/>
            <w:webHidden/>
          </w:rPr>
          <w:fldChar w:fldCharType="begin"/>
        </w:r>
        <w:r w:rsidR="007E0F00">
          <w:rPr>
            <w:noProof/>
            <w:webHidden/>
          </w:rPr>
          <w:instrText xml:space="preserve"> PAGEREF _Toc41489600 \h </w:instrText>
        </w:r>
        <w:r w:rsidR="007E0F00">
          <w:rPr>
            <w:noProof/>
            <w:webHidden/>
          </w:rPr>
        </w:r>
        <w:r w:rsidR="007E0F00">
          <w:rPr>
            <w:noProof/>
            <w:webHidden/>
          </w:rPr>
          <w:fldChar w:fldCharType="separate"/>
        </w:r>
        <w:r w:rsidR="007E0F00">
          <w:rPr>
            <w:noProof/>
            <w:webHidden/>
          </w:rPr>
          <w:t>48</w:t>
        </w:r>
        <w:r w:rsidR="007E0F00">
          <w:rPr>
            <w:noProof/>
            <w:webHidden/>
          </w:rPr>
          <w:fldChar w:fldCharType="end"/>
        </w:r>
      </w:hyperlink>
    </w:p>
    <w:p w14:paraId="72368EA8" w14:textId="66A94A3C"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601" w:history="1">
        <w:r w:rsidR="007E0F00" w:rsidRPr="00B5145F">
          <w:rPr>
            <w:rStyle w:val="Hypertextovodkaz"/>
            <w:noProof/>
          </w:rPr>
          <w:t>Obr. 6.7: Výřez grafu komponentních vah</w:t>
        </w:r>
        <w:r w:rsidR="007E0F00">
          <w:rPr>
            <w:noProof/>
            <w:webHidden/>
          </w:rPr>
          <w:tab/>
        </w:r>
        <w:r w:rsidR="007E0F00">
          <w:rPr>
            <w:noProof/>
            <w:webHidden/>
          </w:rPr>
          <w:fldChar w:fldCharType="begin"/>
        </w:r>
        <w:r w:rsidR="007E0F00">
          <w:rPr>
            <w:noProof/>
            <w:webHidden/>
          </w:rPr>
          <w:instrText xml:space="preserve"> PAGEREF _Toc41489601 \h </w:instrText>
        </w:r>
        <w:r w:rsidR="007E0F00">
          <w:rPr>
            <w:noProof/>
            <w:webHidden/>
          </w:rPr>
        </w:r>
        <w:r w:rsidR="007E0F00">
          <w:rPr>
            <w:noProof/>
            <w:webHidden/>
          </w:rPr>
          <w:fldChar w:fldCharType="separate"/>
        </w:r>
        <w:r w:rsidR="007E0F00">
          <w:rPr>
            <w:noProof/>
            <w:webHidden/>
          </w:rPr>
          <w:t>49</w:t>
        </w:r>
        <w:r w:rsidR="007E0F00">
          <w:rPr>
            <w:noProof/>
            <w:webHidden/>
          </w:rPr>
          <w:fldChar w:fldCharType="end"/>
        </w:r>
      </w:hyperlink>
    </w:p>
    <w:p w14:paraId="320BA6C1" w14:textId="4CE52DFD"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602" w:history="1">
        <w:r w:rsidR="007E0F00" w:rsidRPr="00B5145F">
          <w:rPr>
            <w:rStyle w:val="Hypertextovodkaz"/>
            <w:noProof/>
          </w:rPr>
          <w:t>Obr. 6.8: Graf komponentního skóre</w:t>
        </w:r>
        <w:r w:rsidR="007E0F00">
          <w:rPr>
            <w:noProof/>
            <w:webHidden/>
          </w:rPr>
          <w:tab/>
        </w:r>
        <w:r w:rsidR="007E0F00">
          <w:rPr>
            <w:noProof/>
            <w:webHidden/>
          </w:rPr>
          <w:fldChar w:fldCharType="begin"/>
        </w:r>
        <w:r w:rsidR="007E0F00">
          <w:rPr>
            <w:noProof/>
            <w:webHidden/>
          </w:rPr>
          <w:instrText xml:space="preserve"> PAGEREF _Toc41489602 \h </w:instrText>
        </w:r>
        <w:r w:rsidR="007E0F00">
          <w:rPr>
            <w:noProof/>
            <w:webHidden/>
          </w:rPr>
        </w:r>
        <w:r w:rsidR="007E0F00">
          <w:rPr>
            <w:noProof/>
            <w:webHidden/>
          </w:rPr>
          <w:fldChar w:fldCharType="separate"/>
        </w:r>
        <w:r w:rsidR="007E0F00">
          <w:rPr>
            <w:noProof/>
            <w:webHidden/>
          </w:rPr>
          <w:t>49</w:t>
        </w:r>
        <w:r w:rsidR="007E0F00">
          <w:rPr>
            <w:noProof/>
            <w:webHidden/>
          </w:rPr>
          <w:fldChar w:fldCharType="end"/>
        </w:r>
      </w:hyperlink>
    </w:p>
    <w:p w14:paraId="0408FBAE" w14:textId="34FF1768"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603" w:history="1">
        <w:r w:rsidR="007E0F00" w:rsidRPr="00B5145F">
          <w:rPr>
            <w:rStyle w:val="Hypertextovodkaz"/>
            <w:noProof/>
          </w:rPr>
          <w:t>Obr. 6.9: Výřez grafu komponentního skóre</w:t>
        </w:r>
        <w:r w:rsidR="007E0F00">
          <w:rPr>
            <w:noProof/>
            <w:webHidden/>
          </w:rPr>
          <w:tab/>
        </w:r>
        <w:r w:rsidR="007E0F00">
          <w:rPr>
            <w:noProof/>
            <w:webHidden/>
          </w:rPr>
          <w:fldChar w:fldCharType="begin"/>
        </w:r>
        <w:r w:rsidR="007E0F00">
          <w:rPr>
            <w:noProof/>
            <w:webHidden/>
          </w:rPr>
          <w:instrText xml:space="preserve"> PAGEREF _Toc41489603 \h </w:instrText>
        </w:r>
        <w:r w:rsidR="007E0F00">
          <w:rPr>
            <w:noProof/>
            <w:webHidden/>
          </w:rPr>
        </w:r>
        <w:r w:rsidR="007E0F00">
          <w:rPr>
            <w:noProof/>
            <w:webHidden/>
          </w:rPr>
          <w:fldChar w:fldCharType="separate"/>
        </w:r>
        <w:r w:rsidR="007E0F00">
          <w:rPr>
            <w:noProof/>
            <w:webHidden/>
          </w:rPr>
          <w:t>50</w:t>
        </w:r>
        <w:r w:rsidR="007E0F00">
          <w:rPr>
            <w:noProof/>
            <w:webHidden/>
          </w:rPr>
          <w:fldChar w:fldCharType="end"/>
        </w:r>
      </w:hyperlink>
    </w:p>
    <w:p w14:paraId="67ABF336" w14:textId="407881AA"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604" w:history="1">
        <w:r w:rsidR="007E0F00" w:rsidRPr="00B5145F">
          <w:rPr>
            <w:rStyle w:val="Hypertextovodkaz"/>
            <w:noProof/>
          </w:rPr>
          <w:t>Obr. 6.12: Grafický výstup programu</w:t>
        </w:r>
        <w:r w:rsidR="007E0F00">
          <w:rPr>
            <w:noProof/>
            <w:webHidden/>
          </w:rPr>
          <w:tab/>
        </w:r>
        <w:r w:rsidR="007E0F00">
          <w:rPr>
            <w:noProof/>
            <w:webHidden/>
          </w:rPr>
          <w:fldChar w:fldCharType="begin"/>
        </w:r>
        <w:r w:rsidR="007E0F00">
          <w:rPr>
            <w:noProof/>
            <w:webHidden/>
          </w:rPr>
          <w:instrText xml:space="preserve"> PAGEREF _Toc41489604 \h </w:instrText>
        </w:r>
        <w:r w:rsidR="007E0F00">
          <w:rPr>
            <w:noProof/>
            <w:webHidden/>
          </w:rPr>
        </w:r>
        <w:r w:rsidR="007E0F00">
          <w:rPr>
            <w:noProof/>
            <w:webHidden/>
          </w:rPr>
          <w:fldChar w:fldCharType="separate"/>
        </w:r>
        <w:r w:rsidR="007E0F00">
          <w:rPr>
            <w:noProof/>
            <w:webHidden/>
          </w:rPr>
          <w:t>51</w:t>
        </w:r>
        <w:r w:rsidR="007E0F00">
          <w:rPr>
            <w:noProof/>
            <w:webHidden/>
          </w:rPr>
          <w:fldChar w:fldCharType="end"/>
        </w:r>
      </w:hyperlink>
    </w:p>
    <w:p w14:paraId="4A9E56E0" w14:textId="15D9391A"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605" w:history="1">
        <w:r w:rsidR="007E0F00" w:rsidRPr="00B5145F">
          <w:rPr>
            <w:rStyle w:val="Hypertextovodkaz"/>
            <w:noProof/>
          </w:rPr>
          <w:t>Obr. 6.13: Spektra nahrávek úderu na malý a velký buben</w:t>
        </w:r>
        <w:r w:rsidR="007E0F00">
          <w:rPr>
            <w:noProof/>
            <w:webHidden/>
          </w:rPr>
          <w:tab/>
        </w:r>
        <w:r w:rsidR="007E0F00">
          <w:rPr>
            <w:noProof/>
            <w:webHidden/>
          </w:rPr>
          <w:fldChar w:fldCharType="begin"/>
        </w:r>
        <w:r w:rsidR="007E0F00">
          <w:rPr>
            <w:noProof/>
            <w:webHidden/>
          </w:rPr>
          <w:instrText xml:space="preserve"> PAGEREF _Toc41489605 \h </w:instrText>
        </w:r>
        <w:r w:rsidR="007E0F00">
          <w:rPr>
            <w:noProof/>
            <w:webHidden/>
          </w:rPr>
        </w:r>
        <w:r w:rsidR="007E0F00">
          <w:rPr>
            <w:noProof/>
            <w:webHidden/>
          </w:rPr>
          <w:fldChar w:fldCharType="separate"/>
        </w:r>
        <w:r w:rsidR="007E0F00">
          <w:rPr>
            <w:noProof/>
            <w:webHidden/>
          </w:rPr>
          <w:t>52</w:t>
        </w:r>
        <w:r w:rsidR="007E0F00">
          <w:rPr>
            <w:noProof/>
            <w:webHidden/>
          </w:rPr>
          <w:fldChar w:fldCharType="end"/>
        </w:r>
      </w:hyperlink>
    </w:p>
    <w:p w14:paraId="3777BDAC" w14:textId="6D4E0E40"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606" w:history="1">
        <w:r w:rsidR="007E0F00" w:rsidRPr="00B5145F">
          <w:rPr>
            <w:rStyle w:val="Hypertextovodkaz"/>
            <w:noProof/>
          </w:rPr>
          <w:t>Obr. 6.14: Spektra nahrávek úderu na crash, hi-hat (uzavřená) a ride</w:t>
        </w:r>
        <w:r w:rsidR="007E0F00">
          <w:rPr>
            <w:noProof/>
            <w:webHidden/>
          </w:rPr>
          <w:tab/>
        </w:r>
        <w:r w:rsidR="007E0F00">
          <w:rPr>
            <w:noProof/>
            <w:webHidden/>
          </w:rPr>
          <w:fldChar w:fldCharType="begin"/>
        </w:r>
        <w:r w:rsidR="007E0F00">
          <w:rPr>
            <w:noProof/>
            <w:webHidden/>
          </w:rPr>
          <w:instrText xml:space="preserve"> PAGEREF _Toc41489606 \h </w:instrText>
        </w:r>
        <w:r w:rsidR="007E0F00">
          <w:rPr>
            <w:noProof/>
            <w:webHidden/>
          </w:rPr>
        </w:r>
        <w:r w:rsidR="007E0F00">
          <w:rPr>
            <w:noProof/>
            <w:webHidden/>
          </w:rPr>
          <w:fldChar w:fldCharType="separate"/>
        </w:r>
        <w:r w:rsidR="007E0F00">
          <w:rPr>
            <w:noProof/>
            <w:webHidden/>
          </w:rPr>
          <w:t>53</w:t>
        </w:r>
        <w:r w:rsidR="007E0F00">
          <w:rPr>
            <w:noProof/>
            <w:webHidden/>
          </w:rPr>
          <w:fldChar w:fldCharType="end"/>
        </w:r>
      </w:hyperlink>
    </w:p>
    <w:p w14:paraId="07B4315A" w14:textId="74DDC9F0"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607" w:history="1">
        <w:r w:rsidR="007E0F00" w:rsidRPr="00B5145F">
          <w:rPr>
            <w:rStyle w:val="Hypertextovodkaz"/>
            <w:noProof/>
          </w:rPr>
          <w:t>Obr. 6.15: Časový průběh nahrávky se špatnou detekcí úderů</w:t>
        </w:r>
        <w:r w:rsidR="007E0F00">
          <w:rPr>
            <w:noProof/>
            <w:webHidden/>
          </w:rPr>
          <w:tab/>
        </w:r>
        <w:r w:rsidR="007E0F00">
          <w:rPr>
            <w:noProof/>
            <w:webHidden/>
          </w:rPr>
          <w:fldChar w:fldCharType="begin"/>
        </w:r>
        <w:r w:rsidR="007E0F00">
          <w:rPr>
            <w:noProof/>
            <w:webHidden/>
          </w:rPr>
          <w:instrText xml:space="preserve"> PAGEREF _Toc41489607 \h </w:instrText>
        </w:r>
        <w:r w:rsidR="007E0F00">
          <w:rPr>
            <w:noProof/>
            <w:webHidden/>
          </w:rPr>
        </w:r>
        <w:r w:rsidR="007E0F00">
          <w:rPr>
            <w:noProof/>
            <w:webHidden/>
          </w:rPr>
          <w:fldChar w:fldCharType="separate"/>
        </w:r>
        <w:r w:rsidR="007E0F00">
          <w:rPr>
            <w:noProof/>
            <w:webHidden/>
          </w:rPr>
          <w:t>53</w:t>
        </w:r>
        <w:r w:rsidR="007E0F00">
          <w:rPr>
            <w:noProof/>
            <w:webHidden/>
          </w:rPr>
          <w:fldChar w:fldCharType="end"/>
        </w:r>
      </w:hyperlink>
    </w:p>
    <w:p w14:paraId="2C559F03" w14:textId="7705220A" w:rsidR="00401828" w:rsidRPr="00C30A19" w:rsidRDefault="0072400A" w:rsidP="00401828">
      <w:pPr>
        <w:pStyle w:val="Nadpisne"/>
        <w:rPr>
          <w:lang w:val="cs-CZ"/>
        </w:rPr>
      </w:pPr>
      <w:r w:rsidRPr="00C30A19">
        <w:rPr>
          <w:lang w:val="cs-CZ"/>
        </w:rPr>
        <w:fldChar w:fldCharType="end"/>
      </w:r>
    </w:p>
    <w:p w14:paraId="687F949C" w14:textId="77777777" w:rsidR="009648FE" w:rsidRPr="00C30A19" w:rsidRDefault="009648FE" w:rsidP="00401828">
      <w:pPr>
        <w:pStyle w:val="Nadpisne"/>
        <w:rPr>
          <w:lang w:val="cs-CZ"/>
        </w:rPr>
      </w:pPr>
    </w:p>
    <w:p w14:paraId="01751A17" w14:textId="77777777" w:rsidR="00B143C3" w:rsidRPr="00C30A19" w:rsidRDefault="00B143C3" w:rsidP="00401828">
      <w:pPr>
        <w:pStyle w:val="Nadpisne"/>
        <w:rPr>
          <w:lang w:val="cs-CZ"/>
        </w:rPr>
      </w:pPr>
    </w:p>
    <w:p w14:paraId="047689AC" w14:textId="77777777" w:rsidR="00B143C3" w:rsidRPr="00C30A19" w:rsidRDefault="00B143C3" w:rsidP="00401828">
      <w:pPr>
        <w:pStyle w:val="Nadpisne"/>
        <w:rPr>
          <w:lang w:val="cs-CZ"/>
        </w:rPr>
      </w:pPr>
    </w:p>
    <w:p w14:paraId="528C507E" w14:textId="77777777" w:rsidR="00401828" w:rsidRPr="00C30A19" w:rsidRDefault="00401828" w:rsidP="00401828">
      <w:pPr>
        <w:pStyle w:val="Nadpisne"/>
        <w:rPr>
          <w:lang w:val="cs-CZ"/>
        </w:rPr>
      </w:pPr>
    </w:p>
    <w:p w14:paraId="6BF8E245" w14:textId="77777777" w:rsidR="00401828" w:rsidRPr="00C30A19" w:rsidRDefault="00401828" w:rsidP="00401828">
      <w:pPr>
        <w:pStyle w:val="Nadpisne"/>
        <w:rPr>
          <w:lang w:val="cs-CZ"/>
        </w:rPr>
      </w:pPr>
    </w:p>
    <w:p w14:paraId="460D729E" w14:textId="77777777" w:rsidR="00401828" w:rsidRPr="00C30A19" w:rsidRDefault="00401828" w:rsidP="00401828">
      <w:pPr>
        <w:pStyle w:val="Nadpisne"/>
        <w:rPr>
          <w:lang w:val="cs-CZ"/>
        </w:rPr>
      </w:pPr>
    </w:p>
    <w:p w14:paraId="0CF2F37D" w14:textId="77777777" w:rsidR="00401828" w:rsidRPr="00C30A19" w:rsidRDefault="00401828" w:rsidP="00401828">
      <w:pPr>
        <w:pStyle w:val="Nadpisne"/>
        <w:rPr>
          <w:lang w:val="cs-CZ"/>
        </w:rPr>
      </w:pPr>
    </w:p>
    <w:p w14:paraId="5F73BEF3" w14:textId="77777777" w:rsidR="00401828" w:rsidRPr="00C30A19" w:rsidRDefault="00401828" w:rsidP="00401828">
      <w:pPr>
        <w:pStyle w:val="Nadpisne"/>
        <w:rPr>
          <w:lang w:val="cs-CZ"/>
        </w:rPr>
      </w:pPr>
    </w:p>
    <w:p w14:paraId="7671677C" w14:textId="77777777" w:rsidR="00401828" w:rsidRPr="00C30A19" w:rsidRDefault="00401828" w:rsidP="00401828">
      <w:pPr>
        <w:pStyle w:val="Nadpisne"/>
        <w:rPr>
          <w:lang w:val="cs-CZ"/>
        </w:rPr>
      </w:pPr>
    </w:p>
    <w:p w14:paraId="779BFFDF" w14:textId="77777777" w:rsidR="00401828" w:rsidRPr="00C30A19" w:rsidRDefault="00401828" w:rsidP="00401828">
      <w:pPr>
        <w:pStyle w:val="Nadpisne"/>
        <w:rPr>
          <w:lang w:val="cs-CZ"/>
        </w:rPr>
      </w:pPr>
    </w:p>
    <w:p w14:paraId="36B409B8" w14:textId="77777777" w:rsidR="00081B74" w:rsidRPr="00C30A19" w:rsidRDefault="00081B74" w:rsidP="00401828">
      <w:pPr>
        <w:pStyle w:val="Nadpisne"/>
        <w:rPr>
          <w:lang w:val="cs-CZ"/>
        </w:rPr>
      </w:pPr>
    </w:p>
    <w:p w14:paraId="33E5AD7D" w14:textId="77777777" w:rsidR="00401828" w:rsidRPr="00C30A19" w:rsidRDefault="00401828" w:rsidP="00401828">
      <w:pPr>
        <w:pStyle w:val="Nadpisne"/>
        <w:rPr>
          <w:lang w:val="cs-CZ"/>
        </w:rPr>
      </w:pPr>
      <w:r w:rsidRPr="00C30A19">
        <w:rPr>
          <w:lang w:val="cs-CZ"/>
        </w:rPr>
        <w:lastRenderedPageBreak/>
        <w:t>Seznam tabulek</w:t>
      </w:r>
    </w:p>
    <w:p w14:paraId="4B314750" w14:textId="2EC415FB" w:rsidR="007E0F00" w:rsidRDefault="0060630E">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 </w:instrText>
      </w:r>
      <w:r>
        <w:fldChar w:fldCharType="separate"/>
      </w:r>
      <w:hyperlink w:anchor="_Toc41489608" w:history="1">
        <w:r w:rsidR="007E0F00" w:rsidRPr="001770D0">
          <w:rPr>
            <w:rStyle w:val="Hypertextovodkaz"/>
            <w:noProof/>
          </w:rPr>
          <w:t>Tab. 3.1: Vstupní parametry funkcí pro realizaci IIR filtrů</w:t>
        </w:r>
        <w:r w:rsidR="007E0F00">
          <w:rPr>
            <w:noProof/>
            <w:webHidden/>
          </w:rPr>
          <w:tab/>
        </w:r>
        <w:r w:rsidR="007E0F00">
          <w:rPr>
            <w:noProof/>
            <w:webHidden/>
          </w:rPr>
          <w:fldChar w:fldCharType="begin"/>
        </w:r>
        <w:r w:rsidR="007E0F00">
          <w:rPr>
            <w:noProof/>
            <w:webHidden/>
          </w:rPr>
          <w:instrText xml:space="preserve"> PAGEREF _Toc41489608 \h </w:instrText>
        </w:r>
        <w:r w:rsidR="007E0F00">
          <w:rPr>
            <w:noProof/>
            <w:webHidden/>
          </w:rPr>
        </w:r>
        <w:r w:rsidR="007E0F00">
          <w:rPr>
            <w:noProof/>
            <w:webHidden/>
          </w:rPr>
          <w:fldChar w:fldCharType="separate"/>
        </w:r>
        <w:r w:rsidR="007E0F00">
          <w:rPr>
            <w:noProof/>
            <w:webHidden/>
          </w:rPr>
          <w:t>20</w:t>
        </w:r>
        <w:r w:rsidR="007E0F00">
          <w:rPr>
            <w:noProof/>
            <w:webHidden/>
          </w:rPr>
          <w:fldChar w:fldCharType="end"/>
        </w:r>
      </w:hyperlink>
    </w:p>
    <w:p w14:paraId="3C899610" w14:textId="3CECEAAC"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609" w:history="1">
        <w:r w:rsidR="007E0F00" w:rsidRPr="001770D0">
          <w:rPr>
            <w:rStyle w:val="Hypertextovodkaz"/>
            <w:noProof/>
          </w:rPr>
          <w:t>Tab. 4.1: Srovnání parametrů bezdrátových sluchátek</w:t>
        </w:r>
        <w:r w:rsidR="007E0F00">
          <w:rPr>
            <w:noProof/>
            <w:webHidden/>
          </w:rPr>
          <w:tab/>
        </w:r>
        <w:r w:rsidR="007E0F00">
          <w:rPr>
            <w:noProof/>
            <w:webHidden/>
          </w:rPr>
          <w:fldChar w:fldCharType="begin"/>
        </w:r>
        <w:r w:rsidR="007E0F00">
          <w:rPr>
            <w:noProof/>
            <w:webHidden/>
          </w:rPr>
          <w:instrText xml:space="preserve"> PAGEREF _Toc41489609 \h </w:instrText>
        </w:r>
        <w:r w:rsidR="007E0F00">
          <w:rPr>
            <w:noProof/>
            <w:webHidden/>
          </w:rPr>
        </w:r>
        <w:r w:rsidR="007E0F00">
          <w:rPr>
            <w:noProof/>
            <w:webHidden/>
          </w:rPr>
          <w:fldChar w:fldCharType="separate"/>
        </w:r>
        <w:r w:rsidR="007E0F00">
          <w:rPr>
            <w:noProof/>
            <w:webHidden/>
          </w:rPr>
          <w:t>30</w:t>
        </w:r>
        <w:r w:rsidR="007E0F00">
          <w:rPr>
            <w:noProof/>
            <w:webHidden/>
          </w:rPr>
          <w:fldChar w:fldCharType="end"/>
        </w:r>
      </w:hyperlink>
    </w:p>
    <w:p w14:paraId="054EC107" w14:textId="6481093F"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610" w:history="1">
        <w:r w:rsidR="007E0F00" w:rsidRPr="001770D0">
          <w:rPr>
            <w:rStyle w:val="Hypertextovodkaz"/>
            <w:noProof/>
          </w:rPr>
          <w:t>Tab. 4.2: Tabulka hodnot vlastních čísel</w:t>
        </w:r>
        <w:r w:rsidR="007E0F00">
          <w:rPr>
            <w:noProof/>
            <w:webHidden/>
          </w:rPr>
          <w:tab/>
        </w:r>
        <w:r w:rsidR="007E0F00">
          <w:rPr>
            <w:noProof/>
            <w:webHidden/>
          </w:rPr>
          <w:fldChar w:fldCharType="begin"/>
        </w:r>
        <w:r w:rsidR="007E0F00">
          <w:rPr>
            <w:noProof/>
            <w:webHidden/>
          </w:rPr>
          <w:instrText xml:space="preserve"> PAGEREF _Toc41489610 \h </w:instrText>
        </w:r>
        <w:r w:rsidR="007E0F00">
          <w:rPr>
            <w:noProof/>
            <w:webHidden/>
          </w:rPr>
        </w:r>
        <w:r w:rsidR="007E0F00">
          <w:rPr>
            <w:noProof/>
            <w:webHidden/>
          </w:rPr>
          <w:fldChar w:fldCharType="separate"/>
        </w:r>
        <w:r w:rsidR="007E0F00">
          <w:rPr>
            <w:noProof/>
            <w:webHidden/>
          </w:rPr>
          <w:t>31</w:t>
        </w:r>
        <w:r w:rsidR="007E0F00">
          <w:rPr>
            <w:noProof/>
            <w:webHidden/>
          </w:rPr>
          <w:fldChar w:fldCharType="end"/>
        </w:r>
      </w:hyperlink>
    </w:p>
    <w:p w14:paraId="394FDB85" w14:textId="25A6DD96"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611" w:history="1">
        <w:r w:rsidR="007E0F00" w:rsidRPr="001770D0">
          <w:rPr>
            <w:rStyle w:val="Hypertextovodkaz"/>
            <w:noProof/>
          </w:rPr>
          <w:t>Tab. 4.3: Tabulka komponentních vah</w:t>
        </w:r>
        <w:r w:rsidR="007E0F00">
          <w:rPr>
            <w:noProof/>
            <w:webHidden/>
          </w:rPr>
          <w:tab/>
        </w:r>
        <w:r w:rsidR="007E0F00">
          <w:rPr>
            <w:noProof/>
            <w:webHidden/>
          </w:rPr>
          <w:fldChar w:fldCharType="begin"/>
        </w:r>
        <w:r w:rsidR="007E0F00">
          <w:rPr>
            <w:noProof/>
            <w:webHidden/>
          </w:rPr>
          <w:instrText xml:space="preserve"> PAGEREF _Toc41489611 \h </w:instrText>
        </w:r>
        <w:r w:rsidR="007E0F00">
          <w:rPr>
            <w:noProof/>
            <w:webHidden/>
          </w:rPr>
        </w:r>
        <w:r w:rsidR="007E0F00">
          <w:rPr>
            <w:noProof/>
            <w:webHidden/>
          </w:rPr>
          <w:fldChar w:fldCharType="separate"/>
        </w:r>
        <w:r w:rsidR="007E0F00">
          <w:rPr>
            <w:noProof/>
            <w:webHidden/>
          </w:rPr>
          <w:t>32</w:t>
        </w:r>
        <w:r w:rsidR="007E0F00">
          <w:rPr>
            <w:noProof/>
            <w:webHidden/>
          </w:rPr>
          <w:fldChar w:fldCharType="end"/>
        </w:r>
      </w:hyperlink>
    </w:p>
    <w:p w14:paraId="47A55D13" w14:textId="3108DE2D"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612" w:history="1">
        <w:r w:rsidR="007E0F00" w:rsidRPr="001770D0">
          <w:rPr>
            <w:rStyle w:val="Hypertextovodkaz"/>
            <w:noProof/>
          </w:rPr>
          <w:t>Tab. 4.4: Tabulka komponentního skóre</w:t>
        </w:r>
        <w:r w:rsidR="007E0F00">
          <w:rPr>
            <w:noProof/>
            <w:webHidden/>
          </w:rPr>
          <w:tab/>
        </w:r>
        <w:r w:rsidR="007E0F00">
          <w:rPr>
            <w:noProof/>
            <w:webHidden/>
          </w:rPr>
          <w:fldChar w:fldCharType="begin"/>
        </w:r>
        <w:r w:rsidR="007E0F00">
          <w:rPr>
            <w:noProof/>
            <w:webHidden/>
          </w:rPr>
          <w:instrText xml:space="preserve"> PAGEREF _Toc41489612 \h </w:instrText>
        </w:r>
        <w:r w:rsidR="007E0F00">
          <w:rPr>
            <w:noProof/>
            <w:webHidden/>
          </w:rPr>
        </w:r>
        <w:r w:rsidR="007E0F00">
          <w:rPr>
            <w:noProof/>
            <w:webHidden/>
          </w:rPr>
          <w:fldChar w:fldCharType="separate"/>
        </w:r>
        <w:r w:rsidR="007E0F00">
          <w:rPr>
            <w:noProof/>
            <w:webHidden/>
          </w:rPr>
          <w:t>32</w:t>
        </w:r>
        <w:r w:rsidR="007E0F00">
          <w:rPr>
            <w:noProof/>
            <w:webHidden/>
          </w:rPr>
          <w:fldChar w:fldCharType="end"/>
        </w:r>
      </w:hyperlink>
    </w:p>
    <w:p w14:paraId="2DF080FD" w14:textId="77E5F0BC"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613" w:history="1">
        <w:r w:rsidR="007E0F00" w:rsidRPr="001770D0">
          <w:rPr>
            <w:rStyle w:val="Hypertextovodkaz"/>
            <w:noProof/>
          </w:rPr>
          <w:t>Tab. 6.1: Srovnání úspěšnosti klasifikace s různými bankami filtrů</w:t>
        </w:r>
        <w:r w:rsidR="007E0F00">
          <w:rPr>
            <w:noProof/>
            <w:webHidden/>
          </w:rPr>
          <w:tab/>
        </w:r>
        <w:r w:rsidR="007E0F00">
          <w:rPr>
            <w:noProof/>
            <w:webHidden/>
          </w:rPr>
          <w:fldChar w:fldCharType="begin"/>
        </w:r>
        <w:r w:rsidR="007E0F00">
          <w:rPr>
            <w:noProof/>
            <w:webHidden/>
          </w:rPr>
          <w:instrText xml:space="preserve"> PAGEREF _Toc41489613 \h </w:instrText>
        </w:r>
        <w:r w:rsidR="007E0F00">
          <w:rPr>
            <w:noProof/>
            <w:webHidden/>
          </w:rPr>
        </w:r>
        <w:r w:rsidR="007E0F00">
          <w:rPr>
            <w:noProof/>
            <w:webHidden/>
          </w:rPr>
          <w:fldChar w:fldCharType="separate"/>
        </w:r>
        <w:r w:rsidR="007E0F00">
          <w:rPr>
            <w:noProof/>
            <w:webHidden/>
          </w:rPr>
          <w:t>46</w:t>
        </w:r>
        <w:r w:rsidR="007E0F00">
          <w:rPr>
            <w:noProof/>
            <w:webHidden/>
          </w:rPr>
          <w:fldChar w:fldCharType="end"/>
        </w:r>
      </w:hyperlink>
    </w:p>
    <w:p w14:paraId="7E9130A4" w14:textId="37F7A3B8"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614" w:history="1">
        <w:r w:rsidR="007E0F00" w:rsidRPr="001770D0">
          <w:rPr>
            <w:rStyle w:val="Hypertextovodkaz"/>
            <w:noProof/>
          </w:rPr>
          <w:t>Tab. 6.2: Vlastní čísla [%]</w:t>
        </w:r>
        <w:r w:rsidR="007E0F00">
          <w:rPr>
            <w:noProof/>
            <w:webHidden/>
          </w:rPr>
          <w:tab/>
        </w:r>
        <w:r w:rsidR="007E0F00">
          <w:rPr>
            <w:noProof/>
            <w:webHidden/>
          </w:rPr>
          <w:fldChar w:fldCharType="begin"/>
        </w:r>
        <w:r w:rsidR="007E0F00">
          <w:rPr>
            <w:noProof/>
            <w:webHidden/>
          </w:rPr>
          <w:instrText xml:space="preserve"> PAGEREF _Toc41489614 \h </w:instrText>
        </w:r>
        <w:r w:rsidR="007E0F00">
          <w:rPr>
            <w:noProof/>
            <w:webHidden/>
          </w:rPr>
        </w:r>
        <w:r w:rsidR="007E0F00">
          <w:rPr>
            <w:noProof/>
            <w:webHidden/>
          </w:rPr>
          <w:fldChar w:fldCharType="separate"/>
        </w:r>
        <w:r w:rsidR="007E0F00">
          <w:rPr>
            <w:noProof/>
            <w:webHidden/>
          </w:rPr>
          <w:t>47</w:t>
        </w:r>
        <w:r w:rsidR="007E0F00">
          <w:rPr>
            <w:noProof/>
            <w:webHidden/>
          </w:rPr>
          <w:fldChar w:fldCharType="end"/>
        </w:r>
      </w:hyperlink>
    </w:p>
    <w:p w14:paraId="2303EF67" w14:textId="5C46F05F" w:rsidR="007E0F00" w:rsidRDefault="00871983">
      <w:pPr>
        <w:pStyle w:val="Seznamobrzk"/>
        <w:tabs>
          <w:tab w:val="right" w:leader="dot" w:pos="8493"/>
        </w:tabs>
        <w:rPr>
          <w:rFonts w:asciiTheme="minorHAnsi" w:eastAsiaTheme="minorEastAsia" w:hAnsiTheme="minorHAnsi" w:cstheme="minorBidi"/>
          <w:noProof/>
          <w:sz w:val="22"/>
          <w:szCs w:val="22"/>
        </w:rPr>
      </w:pPr>
      <w:hyperlink w:anchor="_Toc41489615" w:history="1">
        <w:r w:rsidR="007E0F00" w:rsidRPr="001770D0">
          <w:rPr>
            <w:rStyle w:val="Hypertextovodkaz"/>
            <w:noProof/>
          </w:rPr>
          <w:t>Tab. 6.3: Tabulka záměn rozpoznávacího systému</w:t>
        </w:r>
        <w:r w:rsidR="007E0F00">
          <w:rPr>
            <w:noProof/>
            <w:webHidden/>
          </w:rPr>
          <w:tab/>
        </w:r>
        <w:r w:rsidR="007E0F00">
          <w:rPr>
            <w:noProof/>
            <w:webHidden/>
          </w:rPr>
          <w:fldChar w:fldCharType="begin"/>
        </w:r>
        <w:r w:rsidR="007E0F00">
          <w:rPr>
            <w:noProof/>
            <w:webHidden/>
          </w:rPr>
          <w:instrText xml:space="preserve"> PAGEREF _Toc41489615 \h </w:instrText>
        </w:r>
        <w:r w:rsidR="007E0F00">
          <w:rPr>
            <w:noProof/>
            <w:webHidden/>
          </w:rPr>
        </w:r>
        <w:r w:rsidR="007E0F00">
          <w:rPr>
            <w:noProof/>
            <w:webHidden/>
          </w:rPr>
          <w:fldChar w:fldCharType="separate"/>
        </w:r>
        <w:r w:rsidR="007E0F00">
          <w:rPr>
            <w:noProof/>
            <w:webHidden/>
          </w:rPr>
          <w:t>52</w:t>
        </w:r>
        <w:r w:rsidR="007E0F00">
          <w:rPr>
            <w:noProof/>
            <w:webHidden/>
          </w:rPr>
          <w:fldChar w:fldCharType="end"/>
        </w:r>
      </w:hyperlink>
    </w:p>
    <w:p w14:paraId="350089D6" w14:textId="3CB01C0F" w:rsidR="00401828" w:rsidRPr="00C30A19" w:rsidRDefault="0060630E" w:rsidP="00994363">
      <w:pPr>
        <w:pStyle w:val="Nadpisne"/>
        <w:rPr>
          <w:lang w:val="cs-CZ"/>
        </w:rPr>
      </w:pPr>
      <w:r>
        <w:fldChar w:fldCharType="end"/>
      </w:r>
    </w:p>
    <w:p w14:paraId="70B4ADE2" w14:textId="77777777" w:rsidR="00401828" w:rsidRPr="00C30A19" w:rsidRDefault="00401828" w:rsidP="00401828">
      <w:pPr>
        <w:pStyle w:val="Nadpisne"/>
        <w:rPr>
          <w:lang w:val="cs-CZ"/>
        </w:rPr>
      </w:pPr>
    </w:p>
    <w:p w14:paraId="5E7F9A74" w14:textId="77777777" w:rsidR="00401828" w:rsidRPr="00C30A19" w:rsidRDefault="00401828" w:rsidP="00401828">
      <w:pPr>
        <w:pStyle w:val="Nadpisne"/>
        <w:rPr>
          <w:lang w:val="cs-CZ"/>
        </w:rPr>
      </w:pPr>
    </w:p>
    <w:p w14:paraId="60554EF2" w14:textId="77777777" w:rsidR="00401828" w:rsidRPr="00C30A19" w:rsidRDefault="00401828" w:rsidP="00401828">
      <w:pPr>
        <w:pStyle w:val="Nadpisne"/>
        <w:rPr>
          <w:lang w:val="cs-CZ"/>
        </w:rPr>
      </w:pPr>
    </w:p>
    <w:p w14:paraId="43C28EF4" w14:textId="77777777" w:rsidR="00401828" w:rsidRPr="00C30A19" w:rsidRDefault="00401828" w:rsidP="00401828">
      <w:pPr>
        <w:pStyle w:val="Nadpisne"/>
        <w:rPr>
          <w:lang w:val="cs-CZ"/>
        </w:rPr>
      </w:pPr>
    </w:p>
    <w:p w14:paraId="19F2F5D8" w14:textId="77777777" w:rsidR="00401828" w:rsidRPr="00C30A19" w:rsidRDefault="00401828" w:rsidP="00401828">
      <w:pPr>
        <w:pStyle w:val="Nadpisne"/>
        <w:rPr>
          <w:lang w:val="cs-CZ"/>
        </w:rPr>
      </w:pPr>
    </w:p>
    <w:p w14:paraId="18CE12B9" w14:textId="77777777" w:rsidR="00401828" w:rsidRPr="00C30A19" w:rsidRDefault="00401828" w:rsidP="00401828">
      <w:pPr>
        <w:pStyle w:val="Nadpisne"/>
        <w:rPr>
          <w:lang w:val="cs-CZ"/>
        </w:rPr>
      </w:pPr>
    </w:p>
    <w:p w14:paraId="34B0FFFA" w14:textId="77777777" w:rsidR="00401828" w:rsidRPr="00C30A19" w:rsidRDefault="00401828" w:rsidP="00401828">
      <w:pPr>
        <w:pStyle w:val="Nadpisne"/>
        <w:rPr>
          <w:lang w:val="cs-CZ"/>
        </w:rPr>
      </w:pPr>
    </w:p>
    <w:p w14:paraId="0558D937" w14:textId="77777777" w:rsidR="00401828" w:rsidRPr="00C30A19" w:rsidRDefault="00401828" w:rsidP="00401828">
      <w:pPr>
        <w:pStyle w:val="Nadpisne"/>
        <w:rPr>
          <w:lang w:val="cs-CZ"/>
        </w:rPr>
      </w:pPr>
    </w:p>
    <w:p w14:paraId="3C91B9B8" w14:textId="77777777" w:rsidR="00714799" w:rsidRPr="00C30A19" w:rsidRDefault="00714799" w:rsidP="00401828">
      <w:pPr>
        <w:pStyle w:val="Nadpisne"/>
        <w:rPr>
          <w:lang w:val="cs-CZ"/>
        </w:rPr>
      </w:pPr>
    </w:p>
    <w:p w14:paraId="3D8E9E29" w14:textId="5DE674AB" w:rsidR="00401828" w:rsidRDefault="00401828" w:rsidP="00401828">
      <w:pPr>
        <w:pStyle w:val="Nadpisne"/>
        <w:rPr>
          <w:lang w:val="cs-CZ"/>
        </w:rPr>
      </w:pPr>
    </w:p>
    <w:p w14:paraId="6D16B4BC" w14:textId="77777777" w:rsidR="00635087" w:rsidRPr="00C30A19" w:rsidRDefault="00635087" w:rsidP="00401828">
      <w:pPr>
        <w:pStyle w:val="Nadpisne"/>
        <w:rPr>
          <w:lang w:val="cs-CZ"/>
        </w:rPr>
      </w:pPr>
    </w:p>
    <w:p w14:paraId="23566E54" w14:textId="77777777" w:rsidR="005009B0" w:rsidRPr="00C30A19" w:rsidRDefault="007B0621" w:rsidP="007B0621">
      <w:pPr>
        <w:pStyle w:val="Nadpis1"/>
      </w:pPr>
      <w:bookmarkStart w:id="2" w:name="_Ref40790416"/>
      <w:bookmarkStart w:id="3" w:name="_Toc41489547"/>
      <w:bookmarkEnd w:id="0"/>
      <w:bookmarkEnd w:id="1"/>
      <w:r w:rsidRPr="00C30A19">
        <w:t>Úvod</w:t>
      </w:r>
      <w:bookmarkEnd w:id="2"/>
      <w:bookmarkEnd w:id="3"/>
    </w:p>
    <w:p w14:paraId="56912BE6" w14:textId="77777777" w:rsidR="0011362B" w:rsidRDefault="00BC45A5" w:rsidP="008010F8">
      <w:pPr>
        <w:pStyle w:val="BPDPNormln"/>
      </w:pPr>
      <w:r>
        <w:t xml:space="preserve">Tato diplomová práce se </w:t>
      </w:r>
      <w:r w:rsidR="00B23DE8">
        <w:t>zabývá návrhem a realizací softwaru pro rozezná</w:t>
      </w:r>
      <w:r w:rsidR="005213FB">
        <w:t>vá</w:t>
      </w:r>
      <w:r w:rsidR="00B23DE8">
        <w:t>ní úderů na jednotlivé částí bicí soupravy a generováním příznaků z </w:t>
      </w:r>
      <w:proofErr w:type="spellStart"/>
      <w:r w:rsidR="00B23DE8">
        <w:t>downmix</w:t>
      </w:r>
      <w:proofErr w:type="spellEnd"/>
      <w:r w:rsidR="00B23DE8">
        <w:t xml:space="preserve"> záznamu. </w:t>
      </w:r>
      <w:r w:rsidR="008101BC">
        <w:t xml:space="preserve">Hlavním cílem při návrhu a realizaci takovéhoto analytického nástroje bylo </w:t>
      </w:r>
      <w:r w:rsidR="0011362B">
        <w:t xml:space="preserve">ověření předpokladů pro vývoj komplexního rozpoznávacího softwaru na kterém pracuje firma </w:t>
      </w:r>
      <w:proofErr w:type="spellStart"/>
      <w:r w:rsidR="0011362B">
        <w:t>Audified</w:t>
      </w:r>
      <w:proofErr w:type="spellEnd"/>
      <w:r w:rsidR="0011362B">
        <w:t>.</w:t>
      </w:r>
    </w:p>
    <w:p w14:paraId="45D3416A" w14:textId="5095992A" w:rsidR="00B12E59" w:rsidRDefault="0051100D" w:rsidP="008010F8">
      <w:pPr>
        <w:pStyle w:val="BPDPNormln"/>
      </w:pPr>
      <w:r>
        <w:t xml:space="preserve">V řadě nahrávek jsou zvuky klasické bicí soupravy nahrazeny různými elektronickými zvuky. Takováto nahrávka může vzniknout přímo v počítači, nebo jsou nahrány klasické bicí a v DAW nahrazeny zvuky elektronickými. Této metodě se říká </w:t>
      </w:r>
      <w:proofErr w:type="spellStart"/>
      <w:r>
        <w:t>triggrevání</w:t>
      </w:r>
      <w:proofErr w:type="spellEnd"/>
      <w:r>
        <w:t xml:space="preserve"> nebo také samplování. Při </w:t>
      </w:r>
      <w:proofErr w:type="spellStart"/>
      <w:r>
        <w:t>triggrování</w:t>
      </w:r>
      <w:proofErr w:type="spellEnd"/>
      <w:r>
        <w:t xml:space="preserve"> je zapotřebí mít k</w:t>
      </w:r>
      <w:r w:rsidR="00331B08">
        <w:t>a</w:t>
      </w:r>
      <w:r>
        <w:t>žd</w:t>
      </w:r>
      <w:r w:rsidR="00331B08">
        <w:t xml:space="preserve">ou část bicí soupravy ve zvláštní </w:t>
      </w:r>
      <w:r w:rsidR="006503FA">
        <w:t xml:space="preserve">zvukové </w:t>
      </w:r>
      <w:r w:rsidR="00331B08">
        <w:t>stopě</w:t>
      </w:r>
      <w:r>
        <w:t xml:space="preserve"> a dbát na co nejmenší přeslechy mezi mikrofony</w:t>
      </w:r>
      <w:r w:rsidR="00406AFD">
        <w:t xml:space="preserve"> při nahrávání</w:t>
      </w:r>
      <w:r>
        <w:t>.</w:t>
      </w:r>
      <w:r w:rsidR="00406AFD">
        <w:t xml:space="preserve"> </w:t>
      </w:r>
      <w:r>
        <w:t>K</w:t>
      </w:r>
      <w:r w:rsidR="00487F8F">
        <w:t>omple</w:t>
      </w:r>
      <w:r w:rsidR="003C48AC">
        <w:t>xní software</w:t>
      </w:r>
      <w:r w:rsidR="00014FCE">
        <w:t xml:space="preserve"> </w:t>
      </w:r>
      <w:r w:rsidR="00331B08">
        <w:t xml:space="preserve">pro rozeznávání bicích a generování </w:t>
      </w:r>
      <w:r w:rsidR="00406AFD">
        <w:t>příznaků</w:t>
      </w:r>
      <w:r w:rsidR="00331B08">
        <w:t xml:space="preserve"> z</w:t>
      </w:r>
      <w:r w:rsidR="00406AFD">
        <w:t> </w:t>
      </w:r>
      <w:proofErr w:type="spellStart"/>
      <w:r w:rsidR="00331B08">
        <w:t>downmixu</w:t>
      </w:r>
      <w:proofErr w:type="spellEnd"/>
      <w:r w:rsidR="00406AFD">
        <w:t xml:space="preserve"> záznamu</w:t>
      </w:r>
      <w:r w:rsidR="00331B08">
        <w:t xml:space="preserve">, </w:t>
      </w:r>
      <w:r w:rsidR="00B7789D">
        <w:t xml:space="preserve">může zásadně zjednodušit </w:t>
      </w:r>
      <w:r w:rsidR="00331B08">
        <w:t xml:space="preserve">práci </w:t>
      </w:r>
      <w:proofErr w:type="spellStart"/>
      <w:r w:rsidR="00B7789D">
        <w:t>triggerování</w:t>
      </w:r>
      <w:proofErr w:type="spellEnd"/>
      <w:r w:rsidR="00B7789D">
        <w:t xml:space="preserve"> bicí soupravy.</w:t>
      </w:r>
      <w:r w:rsidR="00331B08">
        <w:t xml:space="preserve"> Dále by mohly být </w:t>
      </w:r>
      <w:proofErr w:type="spellStart"/>
      <w:r w:rsidR="00331B08">
        <w:t>triggerovány</w:t>
      </w:r>
      <w:proofErr w:type="spellEnd"/>
      <w:r w:rsidR="00331B08">
        <w:t xml:space="preserve"> bicí v nahrávkách, které nejsou k dispozicí v jednotlivých stopách, ale pouze již smíchané v </w:t>
      </w:r>
      <w:proofErr w:type="spellStart"/>
      <w:r w:rsidR="00331B08">
        <w:t>downmixu</w:t>
      </w:r>
      <w:proofErr w:type="spellEnd"/>
      <w:r w:rsidR="00331B08">
        <w:t>.</w:t>
      </w:r>
    </w:p>
    <w:p w14:paraId="0A8A5362" w14:textId="2A89986C" w:rsidR="00331B08" w:rsidRDefault="00C56398" w:rsidP="008010F8">
      <w:pPr>
        <w:pStyle w:val="BPDPNormln"/>
      </w:pPr>
      <w:r>
        <w:t xml:space="preserve">Tato práce je rozdělena do dvou základních částí. První je část teoretická, kde jsou </w:t>
      </w:r>
      <w:r w:rsidR="0067740F">
        <w:t>popsány jednotlivé metody zpracování signálů, které byly v softwaru využity. Tato část je rozdělena do tří kapitol. První se zabývá předzpracováním signálu. Další kapitola popisuje princip a využití analýzy hlavních komponent. V poslední kapitole teoretické části je popsán výběr klasifikační metody, a popis vybrané metody podpůrných vektorů.</w:t>
      </w:r>
    </w:p>
    <w:p w14:paraId="7BA9293E" w14:textId="70427B91" w:rsidR="0067740F" w:rsidRPr="00C30A19" w:rsidRDefault="0067740F" w:rsidP="008010F8">
      <w:pPr>
        <w:pStyle w:val="BPDPNormln"/>
      </w:pPr>
      <w:r>
        <w:t xml:space="preserve">Druhá část této práce se zabývá realizací </w:t>
      </w:r>
      <w:r w:rsidR="004710BE">
        <w:t xml:space="preserve">softwaru. Jsou zde uvedeny bloková schémata navrženého kódu. </w:t>
      </w:r>
      <w:r w:rsidR="007D02C7">
        <w:t>U jednotlivých bloků jsou popsány jejich vstupy, výstupy a jejich funkce. Na závěr jsou popsány testy funkčnosti klasifikace a prezentovány výsledky těchto testů.</w:t>
      </w:r>
    </w:p>
    <w:p w14:paraId="3917D84B" w14:textId="7E2C4A78" w:rsidR="00427003" w:rsidRDefault="00350A05">
      <w:pPr>
        <w:spacing w:line="240" w:lineRule="auto"/>
        <w:ind w:left="0"/>
      </w:pPr>
      <w:r>
        <w:br w:type="page"/>
      </w:r>
    </w:p>
    <w:p w14:paraId="62D17815" w14:textId="77777777" w:rsidR="00D46993" w:rsidRDefault="00D46993" w:rsidP="00D46993">
      <w:pPr>
        <w:pStyle w:val="Nadpis1"/>
      </w:pPr>
      <w:bookmarkStart w:id="4" w:name="_Toc41489548"/>
      <w:r>
        <w:lastRenderedPageBreak/>
        <w:t>Bicí souprava</w:t>
      </w:r>
      <w:bookmarkEnd w:id="4"/>
    </w:p>
    <w:p w14:paraId="18F8985F" w14:textId="34C6B4E9" w:rsidR="008E38B7" w:rsidRDefault="00D46993" w:rsidP="008010F8">
      <w:pPr>
        <w:pStyle w:val="BPDPNormln"/>
      </w:pPr>
      <w:r>
        <w:t xml:space="preserve">Bicí souprava </w:t>
      </w:r>
      <w:r w:rsidR="006F3987">
        <w:t>je sestava bubnů a činelů,</w:t>
      </w:r>
      <w:r w:rsidR="00E50340">
        <w:t xml:space="preserve"> její</w:t>
      </w:r>
      <w:r w:rsidR="006F3987">
        <w:t xml:space="preserve"> </w:t>
      </w:r>
      <w:r w:rsidR="007656C5">
        <w:t>velikost a složení nejsou dány. Záleží na</w:t>
      </w:r>
      <w:r w:rsidR="00E50340">
        <w:t xml:space="preserve"> preferenc</w:t>
      </w:r>
      <w:r w:rsidR="007656C5">
        <w:t>ích</w:t>
      </w:r>
      <w:r w:rsidR="00E50340">
        <w:t xml:space="preserve"> hráče a také hudebním žánr</w:t>
      </w:r>
      <w:r w:rsidR="007656C5">
        <w:t>u</w:t>
      </w:r>
      <w:r w:rsidR="00E50340">
        <w:t>.</w:t>
      </w:r>
      <w:r>
        <w:t xml:space="preserve"> Na</w:t>
      </w:r>
      <w:r w:rsidR="006F3987">
        <w:t> </w:t>
      </w:r>
      <w:r>
        <w:t xml:space="preserve">obrázku </w:t>
      </w:r>
      <w:r w:rsidR="00571EB3">
        <w:t>(</w:t>
      </w:r>
      <w:r w:rsidR="00EB550A" w:rsidRPr="00571EB3">
        <w:fldChar w:fldCharType="begin"/>
      </w:r>
      <w:r w:rsidR="00EB550A" w:rsidRPr="00571EB3">
        <w:instrText xml:space="preserve"> REF _Ref32488810 \h  \* MERGEFORMAT </w:instrText>
      </w:r>
      <w:r w:rsidR="00EB550A" w:rsidRPr="00571EB3">
        <w:fldChar w:fldCharType="separate"/>
      </w:r>
      <w:r w:rsidR="007E0F00" w:rsidRPr="007E0F00">
        <w:t xml:space="preserve">Obr. </w:t>
      </w:r>
      <w:r w:rsidR="007E0F00" w:rsidRPr="007E0F00">
        <w:rPr>
          <w:noProof/>
        </w:rPr>
        <w:t>2</w:t>
      </w:r>
      <w:r w:rsidR="007E0F00" w:rsidRPr="007E0F00">
        <w:t>.</w:t>
      </w:r>
      <w:r w:rsidR="007E0F00" w:rsidRPr="007E0F00">
        <w:rPr>
          <w:noProof/>
        </w:rPr>
        <w:t>1</w:t>
      </w:r>
      <w:r w:rsidR="00EB550A" w:rsidRPr="00571EB3">
        <w:fldChar w:fldCharType="end"/>
      </w:r>
      <w:r w:rsidR="00571EB3">
        <w:t>)</w:t>
      </w:r>
      <w:r>
        <w:t xml:space="preserve"> je vidět </w:t>
      </w:r>
      <w:r w:rsidR="008E38B7">
        <w:t xml:space="preserve">typická základní bicí souprava. Číslem jedna je označen velký buben (Bass </w:t>
      </w:r>
      <w:proofErr w:type="spellStart"/>
      <w:r w:rsidR="008E38B7">
        <w:t>Drum</w:t>
      </w:r>
      <w:proofErr w:type="spellEnd"/>
      <w:r w:rsidR="008E38B7">
        <w:t xml:space="preserve">), pod číslem dvě je </w:t>
      </w:r>
      <w:r w:rsidR="006D1573">
        <w:t>o</w:t>
      </w:r>
      <w:r w:rsidR="008E38B7">
        <w:t xml:space="preserve">značen kotel (Floor Tom), </w:t>
      </w:r>
      <w:r w:rsidR="00E50340">
        <w:t>číslo tři</w:t>
      </w:r>
      <w:r w:rsidR="008E38B7">
        <w:t xml:space="preserve"> je malý buben (</w:t>
      </w:r>
      <w:proofErr w:type="spellStart"/>
      <w:r w:rsidR="008E38B7">
        <w:t>Snare</w:t>
      </w:r>
      <w:proofErr w:type="spellEnd"/>
      <w:r w:rsidR="008E38B7">
        <w:t xml:space="preserve">), </w:t>
      </w:r>
      <w:r w:rsidR="00E50340">
        <w:t>číslo čtyř</w:t>
      </w:r>
      <w:r w:rsidR="00EB550A">
        <w:t>i</w:t>
      </w:r>
      <w:r w:rsidR="008E38B7">
        <w:t xml:space="preserve"> jsou </w:t>
      </w:r>
      <w:proofErr w:type="spellStart"/>
      <w:r w:rsidR="008E38B7">
        <w:t>tomy</w:t>
      </w:r>
      <w:proofErr w:type="spellEnd"/>
      <w:r w:rsidR="008E38B7">
        <w:t>, nebo také přechody (Tom Tom). Zbývají činely ty</w:t>
      </w:r>
      <w:r w:rsidR="006F3987">
        <w:t> </w:t>
      </w:r>
      <w:r w:rsidR="008E38B7">
        <w:t xml:space="preserve">nemají pro svoje názvy české ekvivalenty, proto se používají názvy anglické, vpravo pod číslem pět se nachází </w:t>
      </w:r>
      <w:proofErr w:type="spellStart"/>
      <w:r w:rsidR="008E38B7">
        <w:t>Hi</w:t>
      </w:r>
      <w:proofErr w:type="spellEnd"/>
      <w:r w:rsidR="00391469">
        <w:t> </w:t>
      </w:r>
      <w:r w:rsidR="008E38B7">
        <w:t>–</w:t>
      </w:r>
      <w:r w:rsidR="00391469">
        <w:t> </w:t>
      </w:r>
      <w:proofErr w:type="spellStart"/>
      <w:r w:rsidR="008E38B7">
        <w:t>Hat</w:t>
      </w:r>
      <w:proofErr w:type="spellEnd"/>
      <w:r w:rsidR="008E38B7">
        <w:t xml:space="preserve"> česky hovorově „</w:t>
      </w:r>
      <w:proofErr w:type="spellStart"/>
      <w:r w:rsidR="008E38B7">
        <w:t>hajtka</w:t>
      </w:r>
      <w:proofErr w:type="spellEnd"/>
      <w:r w:rsidR="008E38B7">
        <w:t xml:space="preserve">“. </w:t>
      </w:r>
      <w:r w:rsidR="00391469">
        <w:t xml:space="preserve">Zbývající dva činely jsou vpravo </w:t>
      </w:r>
      <w:proofErr w:type="spellStart"/>
      <w:r w:rsidR="00391469">
        <w:t>Crash</w:t>
      </w:r>
      <w:proofErr w:type="spellEnd"/>
      <w:r w:rsidR="00391469">
        <w:t xml:space="preserve"> a</w:t>
      </w:r>
      <w:r w:rsidR="006F3987">
        <w:t> </w:t>
      </w:r>
      <w:r w:rsidR="009E42E5">
        <w:t>v</w:t>
      </w:r>
      <w:r w:rsidR="00391469">
        <w:t xml:space="preserve">levo </w:t>
      </w:r>
      <w:proofErr w:type="spellStart"/>
      <w:r w:rsidR="00391469">
        <w:t>Ride</w:t>
      </w:r>
      <w:proofErr w:type="spellEnd"/>
      <w:r w:rsidR="00391469">
        <w:t>.</w:t>
      </w:r>
      <w:r w:rsidR="006D1573">
        <w:t xml:space="preserve"> Souprava může být menší nebo</w:t>
      </w:r>
      <w:r w:rsidR="006F3987">
        <w:t xml:space="preserve"> i mnohem větší. Záleží na</w:t>
      </w:r>
      <w:r w:rsidR="00F34C13">
        <w:t> </w:t>
      </w:r>
      <w:r w:rsidR="006F3987">
        <w:t xml:space="preserve">vkusu hráče a hudebním žánru. </w:t>
      </w:r>
      <w:r w:rsidR="005D6477">
        <w:fldChar w:fldCharType="begin"/>
      </w:r>
      <w:r w:rsidR="005D6477">
        <w:instrText xml:space="preserve"> REF _Ref40790396 \r \h </w:instrText>
      </w:r>
      <w:r w:rsidR="005D6477">
        <w:fldChar w:fldCharType="separate"/>
      </w:r>
      <w:r w:rsidR="007E0F00">
        <w:t>[1]</w:t>
      </w:r>
      <w:r w:rsidR="005D6477">
        <w:fldChar w:fldCharType="end"/>
      </w:r>
      <w:r w:rsidR="00D35727">
        <w:t xml:space="preserve">, </w:t>
      </w:r>
      <w:r w:rsidR="00FD2001">
        <w:fldChar w:fldCharType="begin"/>
      </w:r>
      <w:r w:rsidR="00FD2001">
        <w:instrText xml:space="preserve"> REF _Ref40793708 \r \h </w:instrText>
      </w:r>
      <w:r w:rsidR="00FD2001">
        <w:fldChar w:fldCharType="separate"/>
      </w:r>
      <w:r w:rsidR="007E0F00">
        <w:t>[2]</w:t>
      </w:r>
      <w:r w:rsidR="00FD2001">
        <w:fldChar w:fldCharType="end"/>
      </w:r>
    </w:p>
    <w:p w14:paraId="13FA26B7" w14:textId="77777777" w:rsidR="00391469" w:rsidRDefault="00391469" w:rsidP="008010F8">
      <w:pPr>
        <w:pStyle w:val="BPDPNormln"/>
      </w:pPr>
    </w:p>
    <w:p w14:paraId="7EAC08C7" w14:textId="77777777" w:rsidR="008E38B7" w:rsidRDefault="00391469" w:rsidP="00350A05">
      <w:pPr>
        <w:pStyle w:val="BPDPNormln"/>
        <w:jc w:val="center"/>
      </w:pPr>
      <w:r>
        <w:rPr>
          <w:noProof/>
        </w:rPr>
        <w:drawing>
          <wp:inline distT="0" distB="0" distL="0" distR="0" wp14:anchorId="76EAEC1B" wp14:editId="2D70B62E">
            <wp:extent cx="3571200" cy="28800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um_kit_illustration_ed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1200" cy="2880000"/>
                    </a:xfrm>
                    <a:prstGeom prst="rect">
                      <a:avLst/>
                    </a:prstGeom>
                  </pic:spPr>
                </pic:pic>
              </a:graphicData>
            </a:graphic>
          </wp:inline>
        </w:drawing>
      </w:r>
    </w:p>
    <w:p w14:paraId="28D9B361" w14:textId="7F70A620" w:rsidR="008E38B7" w:rsidRDefault="008E38B7" w:rsidP="008E38B7">
      <w:pPr>
        <w:pStyle w:val="Titulek"/>
        <w:jc w:val="center"/>
        <w:rPr>
          <w:b w:val="0"/>
        </w:rPr>
      </w:pPr>
      <w:bookmarkStart w:id="5" w:name="_Ref32488810"/>
      <w:bookmarkStart w:id="6" w:name="_Toc41489575"/>
      <w:r w:rsidRPr="008E38B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2</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1</w:t>
      </w:r>
      <w:r w:rsidR="00E73D21">
        <w:rPr>
          <w:b w:val="0"/>
        </w:rPr>
        <w:fldChar w:fldCharType="end"/>
      </w:r>
      <w:bookmarkEnd w:id="5"/>
      <w:r>
        <w:rPr>
          <w:b w:val="0"/>
        </w:rPr>
        <w:t>:</w:t>
      </w:r>
      <w:r w:rsidRPr="008E38B7">
        <w:rPr>
          <w:b w:val="0"/>
        </w:rPr>
        <w:t xml:space="preserve"> Bicí souprava</w:t>
      </w:r>
      <w:r w:rsidR="00391469">
        <w:rPr>
          <w:b w:val="0"/>
        </w:rPr>
        <w:t xml:space="preserve"> </w:t>
      </w:r>
      <w:r w:rsidR="000371A1">
        <w:rPr>
          <w:b w:val="0"/>
        </w:rPr>
        <w:fldChar w:fldCharType="begin"/>
      </w:r>
      <w:r w:rsidR="000371A1">
        <w:rPr>
          <w:b w:val="0"/>
        </w:rPr>
        <w:instrText xml:space="preserve"> REF _Ref40811094 \r \h </w:instrText>
      </w:r>
      <w:r w:rsidR="000371A1">
        <w:rPr>
          <w:b w:val="0"/>
        </w:rPr>
      </w:r>
      <w:r w:rsidR="000371A1">
        <w:rPr>
          <w:b w:val="0"/>
        </w:rPr>
        <w:fldChar w:fldCharType="separate"/>
      </w:r>
      <w:r w:rsidR="007E0F00">
        <w:rPr>
          <w:b w:val="0"/>
        </w:rPr>
        <w:t>[3]</w:t>
      </w:r>
      <w:bookmarkEnd w:id="6"/>
      <w:r w:rsidR="000371A1">
        <w:rPr>
          <w:b w:val="0"/>
        </w:rPr>
        <w:fldChar w:fldCharType="end"/>
      </w:r>
    </w:p>
    <w:p w14:paraId="42C35818" w14:textId="77777777" w:rsidR="009A5AFE" w:rsidRPr="009A5AFE" w:rsidRDefault="009A5AFE" w:rsidP="009A5AFE"/>
    <w:p w14:paraId="2368A1F9" w14:textId="128231BD" w:rsidR="005D6477" w:rsidRDefault="006F3987" w:rsidP="008010F8">
      <w:pPr>
        <w:pStyle w:val="BPDPNormln"/>
      </w:pPr>
      <w:r>
        <w:t xml:space="preserve">Počtem bubnů a činelů však rozmanitost zvuků bicí soupravy nekončí. </w:t>
      </w:r>
      <w:r w:rsidR="00A01CAF">
        <w:t xml:space="preserve">Malý buben může být při hře </w:t>
      </w:r>
      <w:r w:rsidR="00077474">
        <w:t>„</w:t>
      </w:r>
      <w:r w:rsidR="00A01CAF">
        <w:t>zapnu</w:t>
      </w:r>
      <w:r w:rsidR="009E42E5">
        <w:t>t</w:t>
      </w:r>
      <w:r w:rsidR="00077474">
        <w:t>“</w:t>
      </w:r>
      <w:r w:rsidR="00A01CAF">
        <w:t xml:space="preserve"> nebo </w:t>
      </w:r>
      <w:r w:rsidR="00077474">
        <w:t>„</w:t>
      </w:r>
      <w:r w:rsidR="00A01CAF">
        <w:t>vypnut</w:t>
      </w:r>
      <w:r w:rsidR="00077474">
        <w:t>“</w:t>
      </w:r>
      <w:r w:rsidR="00A01CAF">
        <w:t>. Tím se označuje, zdali jsou nataženy struny na</w:t>
      </w:r>
      <w:r w:rsidR="00061CAC">
        <w:t> </w:t>
      </w:r>
      <w:r w:rsidR="00A01CAF">
        <w:t>spodní bláně malého bubnu nebo</w:t>
      </w:r>
      <w:r w:rsidR="00597F79">
        <w:t xml:space="preserve"> ne. Na malý buben se dá hrát</w:t>
      </w:r>
      <w:r w:rsidR="00A01CAF">
        <w:t xml:space="preserve"> takzvaně „přes ráfek“. To je technika, kdy hráč paličkou neudeří do blány bubnu, ale na jeho okraj. </w:t>
      </w:r>
      <w:r w:rsidR="00D35727">
        <w:t>h</w:t>
      </w:r>
      <w:r w:rsidR="00A01CAF">
        <w:t>i</w:t>
      </w:r>
      <w:r w:rsidR="00F34C13">
        <w:t>-</w:t>
      </w:r>
      <w:r w:rsidR="00D35727">
        <w:t>h</w:t>
      </w:r>
      <w:r w:rsidR="00A01CAF">
        <w:t xml:space="preserve">at může být </w:t>
      </w:r>
      <w:r w:rsidR="00077474">
        <w:t xml:space="preserve">otevřená </w:t>
      </w:r>
      <w:r w:rsidR="00A01CAF">
        <w:t xml:space="preserve">nebo </w:t>
      </w:r>
      <w:r w:rsidR="00077474">
        <w:t>uzavřená</w:t>
      </w:r>
      <w:r w:rsidR="00A01CAF">
        <w:t xml:space="preserve">, pomocí </w:t>
      </w:r>
      <w:r w:rsidR="00077474">
        <w:t>pedálu</w:t>
      </w:r>
      <w:r w:rsidR="00A01CAF">
        <w:t>. U činelů obecně se může hrát na</w:t>
      </w:r>
      <w:r w:rsidR="00C40968">
        <w:t> </w:t>
      </w:r>
      <w:r w:rsidR="00A01CAF">
        <w:t>jejich kraj, nebo střed.</w:t>
      </w:r>
      <w:r w:rsidR="005D6477">
        <w:t xml:space="preserve"> </w:t>
      </w:r>
      <w:r w:rsidR="00D35727">
        <w:fldChar w:fldCharType="begin"/>
      </w:r>
      <w:r w:rsidR="00D35727">
        <w:instrText xml:space="preserve"> REF _Ref40790396 \r \h </w:instrText>
      </w:r>
      <w:r w:rsidR="00D35727">
        <w:fldChar w:fldCharType="separate"/>
      </w:r>
      <w:r w:rsidR="007E0F00">
        <w:t>[1]</w:t>
      </w:r>
      <w:r w:rsidR="00D35727">
        <w:fldChar w:fldCharType="end"/>
      </w:r>
      <w:r w:rsidR="00D35727">
        <w:t xml:space="preserve">, </w:t>
      </w:r>
      <w:r w:rsidR="00D35727">
        <w:fldChar w:fldCharType="begin"/>
      </w:r>
      <w:r w:rsidR="00D35727">
        <w:instrText xml:space="preserve"> REF _Ref40793708 \r \h </w:instrText>
      </w:r>
      <w:r w:rsidR="00D35727">
        <w:fldChar w:fldCharType="separate"/>
      </w:r>
      <w:r w:rsidR="007E0F00">
        <w:t>[2]</w:t>
      </w:r>
      <w:r w:rsidR="00D35727">
        <w:fldChar w:fldCharType="end"/>
      </w:r>
    </w:p>
    <w:p w14:paraId="3D63D9A6" w14:textId="18CA3FC9" w:rsidR="00D35727" w:rsidRDefault="00D35727" w:rsidP="008010F8">
      <w:pPr>
        <w:pStyle w:val="BPDPNormln"/>
      </w:pPr>
      <w:r>
        <w:t>Samostatnou kategorií zvuků tvoří takzvané dvoj údery. Jedná se o úder na buben a</w:t>
      </w:r>
      <w:r w:rsidR="009932D7">
        <w:t> </w:t>
      </w:r>
      <w:r>
        <w:t xml:space="preserve">činel ve stejnou chvíli. Základními dvoj údery jsou malý buben s hi-hat, velký buben s hi-hat. Hi-hat může být nahrazena například </w:t>
      </w:r>
      <w:proofErr w:type="spellStart"/>
      <w:r>
        <w:t>crashem</w:t>
      </w:r>
      <w:proofErr w:type="spellEnd"/>
      <w:r>
        <w:t>.</w:t>
      </w:r>
    </w:p>
    <w:p w14:paraId="13781BED" w14:textId="187566AC" w:rsidR="00D35727" w:rsidRDefault="00D35727" w:rsidP="008010F8">
      <w:pPr>
        <w:pStyle w:val="BPDPNormln"/>
      </w:pPr>
      <w:r>
        <w:t xml:space="preserve">Rozmanitost zvuků při hře na bicí soupravu může být velká. Tato práce se zabývá pouze základním rozsahem bicí soupravy a jejími základními zvuky. </w:t>
      </w:r>
    </w:p>
    <w:p w14:paraId="5BB7DDEF" w14:textId="77777777" w:rsidR="005D6477" w:rsidRDefault="005D6477">
      <w:pPr>
        <w:spacing w:line="240" w:lineRule="auto"/>
        <w:ind w:left="0"/>
        <w:rPr>
          <w:color w:val="000000"/>
        </w:rPr>
      </w:pPr>
      <w:r>
        <w:br w:type="page"/>
      </w:r>
    </w:p>
    <w:p w14:paraId="645A4668" w14:textId="77777777" w:rsidR="003F37D5" w:rsidRPr="005D6477" w:rsidRDefault="003F37D5" w:rsidP="008010F8">
      <w:pPr>
        <w:pStyle w:val="BPDPNormln"/>
      </w:pPr>
    </w:p>
    <w:p w14:paraId="7BE51FF9" w14:textId="77777777" w:rsidR="003F37D5" w:rsidRPr="003F37D5" w:rsidRDefault="003F37D5" w:rsidP="008010F8">
      <w:pPr>
        <w:pStyle w:val="Odstavecdal"/>
      </w:pPr>
    </w:p>
    <w:p w14:paraId="20087F22" w14:textId="77777777" w:rsidR="00B53C4B" w:rsidRPr="00C30A19" w:rsidRDefault="00B53C4B" w:rsidP="00B53C4B">
      <w:pPr>
        <w:pStyle w:val="Nadpis1"/>
      </w:pPr>
      <w:bookmarkStart w:id="7" w:name="_Toc41489549"/>
      <w:r w:rsidRPr="00C30A19">
        <w:t>Zpracování vstupního signálu</w:t>
      </w:r>
      <w:bookmarkEnd w:id="7"/>
    </w:p>
    <w:p w14:paraId="57B3C532" w14:textId="77777777" w:rsidR="009F2C6D" w:rsidRDefault="009F2C6D" w:rsidP="00A75949">
      <w:pPr>
        <w:pStyle w:val="Nadpis2"/>
      </w:pPr>
      <w:bookmarkStart w:id="8" w:name="_Toc41489550"/>
      <w:r>
        <w:t>Předzpracování</w:t>
      </w:r>
      <w:bookmarkEnd w:id="8"/>
    </w:p>
    <w:p w14:paraId="4183B51A" w14:textId="473F807F" w:rsidR="003C1DEC" w:rsidRDefault="00F33839" w:rsidP="008010F8">
      <w:pPr>
        <w:pStyle w:val="BPDPNormln"/>
      </w:pPr>
      <w:r>
        <w:t xml:space="preserve">Vstupním signálem SW pro generování </w:t>
      </w:r>
      <w:proofErr w:type="spellStart"/>
      <w:r>
        <w:t>triggerů</w:t>
      </w:r>
      <w:proofErr w:type="spellEnd"/>
      <w:r w:rsidR="00351508">
        <w:t xml:space="preserve"> </w:t>
      </w:r>
      <w:r>
        <w:t xml:space="preserve">je digitální audio nahrávka bicí soupravy. Jedná se tedy o diskrétní signál </w:t>
      </w:r>
      <w:proofErr w:type="spellStart"/>
      <w:r w:rsidRPr="00503E07">
        <w:rPr>
          <w:i/>
          <w:iCs/>
        </w:rPr>
        <w:t>f</w:t>
      </w:r>
      <w:r w:rsidRPr="00503E07">
        <w:rPr>
          <w:i/>
          <w:iCs/>
          <w:vertAlign w:val="subscript"/>
        </w:rPr>
        <w:t>n</w:t>
      </w:r>
      <w:proofErr w:type="spellEnd"/>
      <w:r>
        <w:rPr>
          <w:i/>
          <w:iCs/>
          <w:vertAlign w:val="subscript"/>
        </w:rPr>
        <w:t xml:space="preserve"> </w:t>
      </w:r>
      <w:r w:rsidRPr="00503E07">
        <w:rPr>
          <w:i/>
          <w:iCs/>
        </w:rPr>
        <w:t>=</w:t>
      </w:r>
      <w:r>
        <w:rPr>
          <w:i/>
          <w:iCs/>
        </w:rPr>
        <w:t xml:space="preserve"> </w:t>
      </w:r>
      <w:r w:rsidRPr="00503E07">
        <w:rPr>
          <w:i/>
          <w:iCs/>
        </w:rPr>
        <w:t>f(</w:t>
      </w:r>
      <w:proofErr w:type="spellStart"/>
      <w:r w:rsidRPr="00503E07">
        <w:rPr>
          <w:i/>
          <w:iCs/>
        </w:rPr>
        <w:t>t</w:t>
      </w:r>
      <w:r w:rsidRPr="00503E07">
        <w:rPr>
          <w:i/>
          <w:iCs/>
          <w:vertAlign w:val="subscript"/>
        </w:rPr>
        <w:t>n</w:t>
      </w:r>
      <w:proofErr w:type="spellEnd"/>
      <w:r w:rsidRPr="00503E07">
        <w:rPr>
          <w:i/>
          <w:iCs/>
        </w:rPr>
        <w:t>)</w:t>
      </w:r>
      <w:r>
        <w:rPr>
          <w:i/>
          <w:iCs/>
        </w:rPr>
        <w:t xml:space="preserve"> = f(</w:t>
      </w:r>
      <w:proofErr w:type="spellStart"/>
      <w:r>
        <w:rPr>
          <w:i/>
          <w:iCs/>
        </w:rPr>
        <w:t>nT</w:t>
      </w:r>
      <w:proofErr w:type="spellEnd"/>
      <w:r>
        <w:rPr>
          <w:i/>
          <w:iCs/>
        </w:rPr>
        <w:t>),</w:t>
      </w:r>
      <w:r>
        <w:t xml:space="preserve"> kde T je perioda vzorkování. Omezením takového signálu je, že známe pouze jeho vzorky v určitých časových úsecích. Podle </w:t>
      </w:r>
      <w:proofErr w:type="spellStart"/>
      <w:r>
        <w:t>N</w:t>
      </w:r>
      <w:r w:rsidRPr="00E25FAC">
        <w:t>yquist</w:t>
      </w:r>
      <w:r>
        <w:t>o</w:t>
      </w:r>
      <w:r w:rsidRPr="00E25FAC">
        <w:t>v</w:t>
      </w:r>
      <w:r>
        <w:t>a</w:t>
      </w:r>
      <w:proofErr w:type="spellEnd"/>
      <w:r>
        <w:t xml:space="preserve"> teorému, mohou být zpracovány pouze signály s frekvencí nižší, než je polovina frekvence vzorkovací. Dalším omezením je kvantování, kde je vzorku přiřazena nejbližší hodnota z dané číselné reprezentace</w:t>
      </w:r>
      <w:r w:rsidR="0065079B">
        <w:t xml:space="preserve">, tedy přesnost je dána počtem </w:t>
      </w:r>
      <w:proofErr w:type="spellStart"/>
      <w:r w:rsidR="0065079B">
        <w:t>kvantovacích</w:t>
      </w:r>
      <w:proofErr w:type="spellEnd"/>
      <w:r w:rsidR="0065079B">
        <w:t xml:space="preserve"> úrovní. </w:t>
      </w:r>
      <w:r w:rsidR="00A60866">
        <w:fldChar w:fldCharType="begin"/>
      </w:r>
      <w:r w:rsidR="00A60866">
        <w:instrText xml:space="preserve"> REF _Ref40808559 \r \h </w:instrText>
      </w:r>
      <w:r w:rsidR="00A60866">
        <w:fldChar w:fldCharType="separate"/>
      </w:r>
      <w:r w:rsidR="007E0F00">
        <w:t>[4]</w:t>
      </w:r>
      <w:r w:rsidR="00A60866">
        <w:fldChar w:fldCharType="end"/>
      </w:r>
      <w:r w:rsidR="003C1DEC">
        <w:t xml:space="preserve"> </w:t>
      </w:r>
    </w:p>
    <w:p w14:paraId="7FB433E0" w14:textId="536E64E8" w:rsidR="00644521" w:rsidRDefault="00E328E2" w:rsidP="008010F8">
      <w:pPr>
        <w:pStyle w:val="BPDPNormln"/>
      </w:pPr>
      <w:r>
        <w:t>Nejdříve jsou ze vstupního signálu získávány časové značky začátků a konců jednotlivých úderů. Získávání časových značek je realizováno pomocí časové obálky signálu</w:t>
      </w:r>
      <w:r w:rsidR="00C15822">
        <w:t xml:space="preserve">, </w:t>
      </w:r>
      <w:ins w:id="9" w:author="Konzal Jan (164745)" w:date="2020-05-24T21:42:00Z">
        <w:r w:rsidR="00C15822">
          <w:t xml:space="preserve">kterou počítá funkce prostředí </w:t>
        </w:r>
        <w:proofErr w:type="spellStart"/>
        <w:r w:rsidR="00C15822">
          <w:t>Matlab</w:t>
        </w:r>
        <w:proofErr w:type="spellEnd"/>
        <w:r w:rsidR="00C15822">
          <w:t xml:space="preserve"> </w:t>
        </w:r>
        <w:proofErr w:type="spellStart"/>
        <w:r w:rsidR="00C15822" w:rsidRPr="00C15822">
          <w:rPr>
            <w:i/>
          </w:rPr>
          <w:t>envelop</w:t>
        </w:r>
        <w:proofErr w:type="spellEnd"/>
        <w:r w:rsidR="00C15822">
          <w:t>.</w:t>
        </w:r>
      </w:ins>
      <w:r>
        <w:t xml:space="preserve"> </w:t>
      </w:r>
      <w:ins w:id="10" w:author="Konzal Jan (164745)" w:date="2020-05-26T11:10:00Z">
        <w:r w:rsidR="0043384B">
          <w:t xml:space="preserve">Výpočet obálky signálu je založen na </w:t>
        </w:r>
      </w:ins>
      <w:ins w:id="11" w:author="Konzal Jan (164745)" w:date="2020-05-26T11:11:00Z">
        <w:r w:rsidR="0043384B">
          <w:t xml:space="preserve">Hilbertově transformaci. </w:t>
        </w:r>
      </w:ins>
      <w:ins w:id="12" w:author="Konzal Jan (164745)" w:date="2020-05-26T11:12:00Z">
        <w:r w:rsidR="0043384B">
          <w:t>Hilbert</w:t>
        </w:r>
      </w:ins>
      <w:ins w:id="13" w:author="Konzal Jan (164745)" w:date="2020-05-26T11:13:00Z">
        <w:r w:rsidR="0043384B">
          <w:t>ova transformace není součástí této práce,</w:t>
        </w:r>
      </w:ins>
      <w:ins w:id="14" w:author="Konzal Jan (164745)" w:date="2020-05-26T11:35:00Z">
        <w:r w:rsidR="002B32BA">
          <w:t xml:space="preserve"> a </w:t>
        </w:r>
      </w:ins>
      <w:ins w:id="15" w:author="Konzal Jan (164745)" w:date="2020-05-26T11:14:00Z">
        <w:r w:rsidR="0043384B">
          <w:t>je popsána v</w:t>
        </w:r>
      </w:ins>
      <w:ins w:id="16" w:author="Konzal Jan (164745)" w:date="2020-05-26T11:15:00Z">
        <w:r w:rsidR="005A2FEB">
          <w:t> </w:t>
        </w:r>
      </w:ins>
      <w:ins w:id="17" w:author="Konzal Jan (164745)" w:date="2020-05-26T11:14:00Z">
        <w:r w:rsidR="0043384B">
          <w:t xml:space="preserve">knize </w:t>
        </w:r>
        <w:r w:rsidR="0043384B" w:rsidRPr="0043384B">
          <w:t>Číslicová filtrace analýza a restaurace signálů</w:t>
        </w:r>
        <w:r w:rsidR="0043384B">
          <w:t xml:space="preserve"> </w:t>
        </w:r>
      </w:ins>
      <w:ins w:id="18" w:author="Konzal Jan (164745)" w:date="2020-05-26T11:15:00Z">
        <w:r w:rsidR="0043384B">
          <w:fldChar w:fldCharType="begin"/>
        </w:r>
        <w:r w:rsidR="0043384B">
          <w:instrText xml:space="preserve"> REF _Ref40808559 \r \h </w:instrText>
        </w:r>
      </w:ins>
      <w:r w:rsidR="0043384B">
        <w:fldChar w:fldCharType="separate"/>
      </w:r>
      <w:r w:rsidR="007E0F00">
        <w:t>[4]</w:t>
      </w:r>
      <w:ins w:id="19" w:author="Konzal Jan (164745)" w:date="2020-05-26T11:15:00Z">
        <w:r w:rsidR="0043384B">
          <w:fldChar w:fldCharType="end"/>
        </w:r>
        <w:r w:rsidR="005A2FEB">
          <w:t xml:space="preserve">. </w:t>
        </w:r>
      </w:ins>
      <w:r>
        <w:t xml:space="preserve">Při průchodu obálky rozhodovací úrovní je zaznamenána časová značka. </w:t>
      </w:r>
      <w:r w:rsidR="002E042A">
        <w:t xml:space="preserve">Tato metoda vyžaduje </w:t>
      </w:r>
      <w:r w:rsidR="00CD422B">
        <w:t>stejnou hlasitost vstupních nahrávek. Proto, bylo implementováno normalizování vstupní hlasitosti podle efektivní hodnoty (RMS)</w:t>
      </w:r>
      <w:r w:rsidR="00171A18">
        <w:t xml:space="preserve"> </w:t>
      </w:r>
      <w:r w:rsidR="00171A18">
        <w:fldChar w:fldCharType="begin"/>
      </w:r>
      <w:r w:rsidR="00171A18">
        <w:instrText xml:space="preserve"> REF _Ref40276375 \h </w:instrText>
      </w:r>
      <w:r w:rsidR="00171A18">
        <w:fldChar w:fldCharType="separate"/>
      </w:r>
      <w:r w:rsidR="007E0F00">
        <w:t>(</w:t>
      </w:r>
      <w:r w:rsidR="007E0F00">
        <w:rPr>
          <w:noProof/>
        </w:rPr>
        <w:t>3</w:t>
      </w:r>
      <w:r w:rsidR="007E0F00">
        <w:t>.</w:t>
      </w:r>
      <w:r w:rsidR="007E0F00">
        <w:rPr>
          <w:noProof/>
        </w:rPr>
        <w:t>1</w:t>
      </w:r>
      <w:r w:rsidR="007E0F00">
        <w:t>)</w:t>
      </w:r>
      <w:r w:rsidR="00171A18">
        <w:fldChar w:fldCharType="end"/>
      </w:r>
      <w:r w:rsidR="005A2FEB">
        <w:t xml:space="preserve"> </w:t>
      </w:r>
      <w:r w:rsidR="007836E1">
        <w:t>Nahrávka je normalizována jako celek na hodnotu 0,4 (RMS).</w:t>
      </w:r>
      <w:ins w:id="20" w:author="Konzal Jan (164745)" w:date="2020-05-26T11:34:00Z">
        <w:r w:rsidR="007836E1">
          <w:t xml:space="preserve">  </w:t>
        </w:r>
      </w:ins>
      <w:proofErr w:type="spellStart"/>
      <w:ins w:id="21" w:author="Konzal Jan (164745)" w:date="2020-05-26T11:31:00Z">
        <w:r w:rsidR="007836E1">
          <w:t>Matlab</w:t>
        </w:r>
        <w:proofErr w:type="spellEnd"/>
        <w:r w:rsidR="007836E1">
          <w:t xml:space="preserve"> </w:t>
        </w:r>
      </w:ins>
      <w:ins w:id="22" w:author="Konzal Jan (164745)" w:date="2020-05-26T11:32:00Z">
        <w:r w:rsidR="007836E1">
          <w:t xml:space="preserve">v základním nastavení </w:t>
        </w:r>
      </w:ins>
      <w:ins w:id="23" w:author="Konzal Jan (164745)" w:date="2020-05-26T11:31:00Z">
        <w:r w:rsidR="007836E1">
          <w:t xml:space="preserve">ukládá zvukový </w:t>
        </w:r>
      </w:ins>
      <w:ins w:id="24" w:author="Konzal Jan (164745)" w:date="2020-05-26T11:32:00Z">
        <w:r w:rsidR="007836E1">
          <w:t xml:space="preserve">soubor ve formátu double </w:t>
        </w:r>
      </w:ins>
      <w:ins w:id="25" w:author="Konzal Jan (164745)" w:date="2020-05-26T11:33:00Z">
        <w:r w:rsidR="007836E1">
          <w:t>v</w:t>
        </w:r>
      </w:ins>
      <w:ins w:id="26" w:author="Konzal Jan (164745)" w:date="2020-05-26T11:32:00Z">
        <w:r w:rsidR="007836E1">
          <w:t xml:space="preserve"> rozsah</w:t>
        </w:r>
      </w:ins>
      <w:ins w:id="27" w:author="Konzal Jan (164745)" w:date="2020-05-26T11:33:00Z">
        <w:r w:rsidR="007836E1">
          <w:t>u</w:t>
        </w:r>
      </w:ins>
      <w:ins w:id="28" w:author="Konzal Jan (164745)" w:date="2020-05-26T11:32:00Z">
        <w:r w:rsidR="007836E1">
          <w:t xml:space="preserve"> hodnot -1 až 1.</w:t>
        </w:r>
      </w:ins>
      <w:r w:rsidR="0048308E">
        <w:t xml:space="preserve"> </w:t>
      </w:r>
      <w:r w:rsidR="0048308E">
        <w:fldChar w:fldCharType="begin"/>
      </w:r>
      <w:r w:rsidR="0048308E">
        <w:instrText xml:space="preserve"> REF _Ref40808911 \r \h </w:instrText>
      </w:r>
      <w:r w:rsidR="0048308E">
        <w:fldChar w:fldCharType="separate"/>
      </w:r>
      <w:r w:rsidR="007E0F00">
        <w:t>[9]</w:t>
      </w:r>
      <w:r w:rsidR="0048308E">
        <w:fldChar w:fldCharType="end"/>
      </w:r>
      <w:ins w:id="29" w:author="Konzal Jan (164745)" w:date="2020-05-24T21:43:00Z">
        <w:r w:rsidR="00C15822">
          <w:t xml:space="preserve"> </w:t>
        </w:r>
      </w:ins>
      <w:del w:id="30" w:author="Konzal Jan (164745)" w:date="2020-05-26T11:34:00Z">
        <w:r w:rsidR="00CD422B" w:rsidDel="007836E1">
          <w:delText xml:space="preserve"> </w:delText>
        </w:r>
      </w:del>
    </w:p>
    <w:p w14:paraId="3D8BF08C" w14:textId="2B092DB8" w:rsidR="00644521" w:rsidRDefault="00644521"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44521" w14:paraId="58843414" w14:textId="77777777" w:rsidTr="00644521">
        <w:tc>
          <w:tcPr>
            <w:tcW w:w="750" w:type="pct"/>
            <w:vAlign w:val="center"/>
          </w:tcPr>
          <w:p w14:paraId="36AB22D0" w14:textId="77777777" w:rsidR="00644521" w:rsidRDefault="00644521" w:rsidP="00644521">
            <w:pPr>
              <w:jc w:val="center"/>
            </w:pPr>
          </w:p>
        </w:tc>
        <w:tc>
          <w:tcPr>
            <w:tcW w:w="0" w:type="auto"/>
            <w:vAlign w:val="center"/>
          </w:tcPr>
          <w:p w14:paraId="5E6368C4" w14:textId="1A09174B" w:rsidR="00644521" w:rsidRDefault="00871983" w:rsidP="00644521">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 xml:space="preserve">RMS </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e>
                </m:rad>
              </m:oMath>
            </m:oMathPara>
          </w:p>
        </w:tc>
        <w:tc>
          <w:tcPr>
            <w:tcW w:w="750" w:type="pct"/>
            <w:tcMar>
              <w:right w:w="0" w:type="dxa"/>
            </w:tcMar>
            <w:vAlign w:val="center"/>
          </w:tcPr>
          <w:p w14:paraId="26B713ED" w14:textId="046D94EB" w:rsidR="00644521" w:rsidRDefault="00644521" w:rsidP="00644521">
            <w:pPr>
              <w:jc w:val="center"/>
            </w:pPr>
            <w:bookmarkStart w:id="31" w:name="_Ref40276375"/>
            <w:r>
              <w:t>(</w:t>
            </w:r>
            <w:r w:rsidR="00287732">
              <w:rPr>
                <w:noProof/>
              </w:rPr>
              <w:fldChar w:fldCharType="begin"/>
            </w:r>
            <w:r w:rsidR="00287732">
              <w:rPr>
                <w:noProof/>
              </w:rPr>
              <w:instrText xml:space="preserve"> STYLEREF 1 \s </w:instrText>
            </w:r>
            <w:r w:rsidR="00287732">
              <w:rPr>
                <w:noProof/>
              </w:rPr>
              <w:fldChar w:fldCharType="separate"/>
            </w:r>
            <w:r w:rsidR="007E0F00">
              <w:rPr>
                <w:noProof/>
              </w:rPr>
              <w:t>3</w:t>
            </w:r>
            <w:r w:rsidR="00287732">
              <w:rPr>
                <w:noProof/>
              </w:rPr>
              <w:fldChar w:fldCharType="end"/>
            </w:r>
            <w:r>
              <w:t>.</w:t>
            </w:r>
            <w:r w:rsidR="00287732">
              <w:rPr>
                <w:noProof/>
              </w:rPr>
              <w:fldChar w:fldCharType="begin"/>
            </w:r>
            <w:r w:rsidR="00287732">
              <w:rPr>
                <w:noProof/>
              </w:rPr>
              <w:instrText xml:space="preserve"> SEQ Rovnice \* ARABIC \s 1 </w:instrText>
            </w:r>
            <w:r w:rsidR="00287732">
              <w:rPr>
                <w:noProof/>
              </w:rPr>
              <w:fldChar w:fldCharType="separate"/>
            </w:r>
            <w:r w:rsidR="007E0F00">
              <w:rPr>
                <w:noProof/>
              </w:rPr>
              <w:t>1</w:t>
            </w:r>
            <w:r w:rsidR="00287732">
              <w:rPr>
                <w:noProof/>
              </w:rPr>
              <w:fldChar w:fldCharType="end"/>
            </w:r>
            <w:r>
              <w:t>)</w:t>
            </w:r>
            <w:bookmarkEnd w:id="31"/>
          </w:p>
        </w:tc>
      </w:tr>
    </w:tbl>
    <w:p w14:paraId="1A2BA3D1" w14:textId="77777777" w:rsidR="00644521" w:rsidRDefault="00644521" w:rsidP="008010F8">
      <w:pPr>
        <w:pStyle w:val="BPDPNormln"/>
      </w:pPr>
    </w:p>
    <w:p w14:paraId="2F74B324" w14:textId="77777777" w:rsidR="00644521" w:rsidRDefault="00644521" w:rsidP="008010F8">
      <w:pPr>
        <w:pStyle w:val="BPDPNormln"/>
      </w:pPr>
    </w:p>
    <w:p w14:paraId="585DFFB1" w14:textId="2D96DB4D" w:rsidR="00171A18" w:rsidRDefault="00171A18" w:rsidP="008010F8">
      <w:pPr>
        <w:pStyle w:val="BPDPNormln"/>
      </w:pPr>
      <w:r>
        <w:t xml:space="preserve">Kde N je počet vzorků a x (n) je vstupním signálem. </w:t>
      </w:r>
      <w:r w:rsidR="00A60866">
        <w:fldChar w:fldCharType="begin"/>
      </w:r>
      <w:r w:rsidR="00A60866">
        <w:instrText xml:space="preserve"> REF _Ref40808581 \r \h </w:instrText>
      </w:r>
      <w:r w:rsidR="00A60866">
        <w:fldChar w:fldCharType="separate"/>
      </w:r>
      <w:r w:rsidR="007E0F00">
        <w:t>[5]</w:t>
      </w:r>
      <w:r w:rsidR="00A60866">
        <w:fldChar w:fldCharType="end"/>
      </w:r>
      <w:r w:rsidR="003C1DEC">
        <w:t xml:space="preserve"> </w:t>
      </w:r>
      <w:r>
        <w:t xml:space="preserve">Dále je signál rozdělen na časové úseky, ve kterých probíhá rozpoznávání </w:t>
      </w:r>
      <w:r w:rsidR="00D16FF2">
        <w:t xml:space="preserve">úderu. Zde se nabízí dva možné způsoby, a to segmentace plovoucím oknem (kontinuální analýza), nebo dělení na vzorky celých úderů (analýza segmentů). </w:t>
      </w:r>
    </w:p>
    <w:p w14:paraId="731C19F4" w14:textId="57F667CA" w:rsidR="00982A69" w:rsidRDefault="00725BBF" w:rsidP="008010F8">
      <w:pPr>
        <w:pStyle w:val="BPDPNormln"/>
      </w:pPr>
      <w:r>
        <w:t xml:space="preserve">V dalším kroku předzpracování je provedena frekvenční analýza pomocí banky filtrů. Pro každé frekvenční pásmo je spočítána energie signálu. </w:t>
      </w:r>
      <w:r w:rsidR="00DE4DFB">
        <w:t>Tyto energie jsou vstupem pro analýzu hlavních komponent.</w:t>
      </w:r>
    </w:p>
    <w:p w14:paraId="0A226CEF" w14:textId="191301D3" w:rsidR="003C1DEC" w:rsidRDefault="003C1DEC" w:rsidP="008010F8">
      <w:pPr>
        <w:pStyle w:val="BPDPNormln"/>
      </w:pPr>
      <w:r>
        <w:t xml:space="preserve">Výpočet energie je definován jako součet čtverců absolutních hodnot signálu </w:t>
      </w:r>
      <w:r>
        <w:fldChar w:fldCharType="begin"/>
      </w:r>
      <w:r>
        <w:instrText xml:space="preserve"> REF _Ref40456144 \h </w:instrText>
      </w:r>
      <w:r>
        <w:fldChar w:fldCharType="separate"/>
      </w:r>
      <w:r w:rsidR="007E0F00">
        <w:t>(</w:t>
      </w:r>
      <w:r w:rsidR="007E0F00">
        <w:rPr>
          <w:noProof/>
        </w:rPr>
        <w:t>3</w:t>
      </w:r>
      <w:r w:rsidR="007E0F00">
        <w:t>.</w:t>
      </w:r>
      <w:r w:rsidR="007E0F00">
        <w:rPr>
          <w:noProof/>
        </w:rPr>
        <w:t>2</w:t>
      </w:r>
      <w:r>
        <w:fldChar w:fldCharType="end"/>
      </w:r>
      <w:r>
        <w:t xml:space="preserve">). </w:t>
      </w:r>
      <w:r>
        <w:fldChar w:fldCharType="begin"/>
      </w:r>
      <w:r>
        <w:instrText xml:space="preserve"> REF _Ref40811492 \r \h </w:instrText>
      </w:r>
      <w:r>
        <w:fldChar w:fldCharType="separate"/>
      </w:r>
      <w:r w:rsidR="007E0F00">
        <w:t>[8]</w:t>
      </w:r>
      <w:r>
        <w:fldChar w:fldCharType="end"/>
      </w:r>
    </w:p>
    <w:p w14:paraId="65B9B150" w14:textId="77777777" w:rsidR="003C1DEC" w:rsidRDefault="003C1DEC"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3C1DEC" w14:paraId="23D106C4" w14:textId="77777777" w:rsidTr="003C1DEC">
        <w:tc>
          <w:tcPr>
            <w:tcW w:w="750" w:type="pct"/>
          </w:tcPr>
          <w:p w14:paraId="1FD43583" w14:textId="77777777" w:rsidR="003C1DEC" w:rsidRDefault="003C1DEC" w:rsidP="003C1DEC"/>
        </w:tc>
        <w:tc>
          <w:tcPr>
            <w:tcW w:w="0" w:type="auto"/>
          </w:tcPr>
          <w:p w14:paraId="2B15A833" w14:textId="2D66E915" w:rsidR="003C1DEC" w:rsidRPr="00101CB1" w:rsidRDefault="002B32BA" w:rsidP="003C1DEC">
            <w:pPr>
              <w:jc w:val="center"/>
            </w:pPr>
            <m:oMathPara>
              <m:oMathParaPr>
                <m:jc m:val="center"/>
              </m:oMathParaPr>
              <m:oMath>
                <m:r>
                  <w:rPr>
                    <w:rStyle w:val="Zstupntext"/>
                    <w:rFonts w:ascii="Cambria Math" w:hAnsi="Cambria Math"/>
                    <w:color w:val="auto"/>
                  </w:rPr>
                  <m:t xml:space="preserve">E= </m:t>
                </m:r>
                <m:nary>
                  <m:naryPr>
                    <m:chr m:val="∑"/>
                    <m:limLoc m:val="undOvr"/>
                    <m:ctrlPr>
                      <w:rPr>
                        <w:rStyle w:val="Zstupntext"/>
                        <w:rFonts w:ascii="Cambria Math" w:hAnsi="Cambria Math"/>
                        <w:i/>
                        <w:color w:val="auto"/>
                      </w:rPr>
                    </m:ctrlPr>
                  </m:naryPr>
                  <m:sub>
                    <m:r>
                      <w:rPr>
                        <w:rStyle w:val="Zstupntext"/>
                        <w:rFonts w:ascii="Cambria Math" w:hAnsi="Cambria Math"/>
                        <w:color w:val="auto"/>
                      </w:rPr>
                      <m:t>n=-∞</m:t>
                    </m:r>
                  </m:sub>
                  <m:sup>
                    <m:r>
                      <w:rPr>
                        <w:rStyle w:val="Zstupntext"/>
                        <w:rFonts w:ascii="Cambria Math" w:hAnsi="Cambria Math"/>
                        <w:color w:val="auto"/>
                      </w:rPr>
                      <m:t>∞</m:t>
                    </m:r>
                  </m:sup>
                  <m:e>
                    <m:sSup>
                      <m:sSupPr>
                        <m:ctrlPr>
                          <w:rPr>
                            <w:rStyle w:val="Zstupntext"/>
                            <w:rFonts w:ascii="Cambria Math" w:hAnsi="Cambria Math"/>
                            <w:i/>
                            <w:color w:val="auto"/>
                          </w:rPr>
                        </m:ctrlPr>
                      </m:sSupPr>
                      <m:e>
                        <m:d>
                          <m:dPr>
                            <m:begChr m:val="|"/>
                            <m:endChr m:val="|"/>
                            <m:ctrlPr>
                              <w:rPr>
                                <w:rStyle w:val="Zstupntext"/>
                                <w:rFonts w:ascii="Cambria Math" w:hAnsi="Cambria Math"/>
                                <w:i/>
                                <w:color w:val="auto"/>
                              </w:rPr>
                            </m:ctrlPr>
                          </m:dPr>
                          <m:e>
                            <m:r>
                              <w:rPr>
                                <w:rStyle w:val="Zstupntext"/>
                                <w:rFonts w:ascii="Cambria Math" w:hAnsi="Cambria Math"/>
                                <w:color w:val="auto"/>
                              </w:rPr>
                              <m:t>s[n]</m:t>
                            </m:r>
                          </m:e>
                        </m:d>
                      </m:e>
                      <m:sup>
                        <m:r>
                          <w:rPr>
                            <w:rStyle w:val="Zstupntext"/>
                            <w:rFonts w:ascii="Cambria Math" w:hAnsi="Cambria Math"/>
                            <w:color w:val="auto"/>
                          </w:rPr>
                          <m:t>2</m:t>
                        </m:r>
                      </m:sup>
                    </m:sSup>
                  </m:e>
                </m:nary>
              </m:oMath>
            </m:oMathPara>
          </w:p>
        </w:tc>
        <w:tc>
          <w:tcPr>
            <w:tcW w:w="750" w:type="pct"/>
            <w:tcMar>
              <w:right w:w="0" w:type="dxa"/>
            </w:tcMar>
            <w:vAlign w:val="center"/>
          </w:tcPr>
          <w:p w14:paraId="78E27C8C" w14:textId="00C22B93" w:rsidR="003C1DEC" w:rsidRDefault="003C1DEC" w:rsidP="003C1DEC">
            <w:pPr>
              <w:jc w:val="center"/>
            </w:pPr>
            <w:bookmarkStart w:id="32" w:name="_Ref40456144"/>
            <w:r>
              <w:t>(</w:t>
            </w:r>
            <w:r>
              <w:rPr>
                <w:noProof/>
              </w:rPr>
              <w:fldChar w:fldCharType="begin"/>
            </w:r>
            <w:r>
              <w:rPr>
                <w:noProof/>
              </w:rPr>
              <w:instrText xml:space="preserve"> STYLEREF 1 \s </w:instrText>
            </w:r>
            <w:r>
              <w:rPr>
                <w:noProof/>
              </w:rPr>
              <w:fldChar w:fldCharType="separate"/>
            </w:r>
            <w:r w:rsidR="007E0F00">
              <w:rPr>
                <w:noProof/>
              </w:rPr>
              <w:t>3</w:t>
            </w:r>
            <w:r>
              <w:rPr>
                <w:noProof/>
              </w:rPr>
              <w:fldChar w:fldCharType="end"/>
            </w:r>
            <w:r>
              <w:t>.</w:t>
            </w:r>
            <w:r>
              <w:rPr>
                <w:noProof/>
              </w:rPr>
              <w:fldChar w:fldCharType="begin"/>
            </w:r>
            <w:r>
              <w:rPr>
                <w:noProof/>
              </w:rPr>
              <w:instrText xml:space="preserve"> SEQ Rovnice \* ARABIC \s 1 </w:instrText>
            </w:r>
            <w:r>
              <w:rPr>
                <w:noProof/>
              </w:rPr>
              <w:fldChar w:fldCharType="separate"/>
            </w:r>
            <w:r w:rsidR="007E0F00">
              <w:rPr>
                <w:noProof/>
              </w:rPr>
              <w:t>2</w:t>
            </w:r>
            <w:r>
              <w:rPr>
                <w:noProof/>
              </w:rPr>
              <w:fldChar w:fldCharType="end"/>
            </w:r>
            <w:bookmarkEnd w:id="32"/>
            <w:r>
              <w:t>)</w:t>
            </w:r>
          </w:p>
        </w:tc>
      </w:tr>
    </w:tbl>
    <w:p w14:paraId="24FD4314" w14:textId="77777777" w:rsidR="003C1DEC" w:rsidRDefault="003C1DEC" w:rsidP="008010F8">
      <w:pPr>
        <w:pStyle w:val="BPDPNormln"/>
      </w:pPr>
    </w:p>
    <w:p w14:paraId="230320BF" w14:textId="77777777" w:rsidR="003C1DEC" w:rsidRDefault="003C1DEC" w:rsidP="008010F8">
      <w:pPr>
        <w:pStyle w:val="BPDPNormln"/>
        <w:rPr>
          <w:ins w:id="33" w:author="Konzal Jan (164745)" w:date="2020-05-24T21:29:00Z"/>
        </w:rPr>
      </w:pPr>
      <w:r>
        <w:t>Kde s [n] je výstupní signál banky filtrů v daném pásmu.</w:t>
      </w:r>
    </w:p>
    <w:p w14:paraId="40DD2D7B" w14:textId="5AD5E63C" w:rsidR="00994363" w:rsidRDefault="00994363" w:rsidP="008010F8">
      <w:pPr>
        <w:pStyle w:val="BPDPNormln"/>
      </w:pPr>
    </w:p>
    <w:p w14:paraId="5B735E23" w14:textId="77777777" w:rsidR="00E7147F" w:rsidRDefault="000469A8" w:rsidP="000469A8">
      <w:pPr>
        <w:pStyle w:val="Nadpis2"/>
      </w:pPr>
      <w:bookmarkStart w:id="34" w:name="_Toc41489551"/>
      <w:r w:rsidRPr="000469A8">
        <w:lastRenderedPageBreak/>
        <w:t>Číslicové filtry</w:t>
      </w:r>
      <w:bookmarkEnd w:id="34"/>
      <w:r w:rsidR="00E813A6" w:rsidRPr="000469A8">
        <w:t xml:space="preserve"> </w:t>
      </w:r>
    </w:p>
    <w:p w14:paraId="101FCF73" w14:textId="7AD22485" w:rsidR="001B50EC" w:rsidRDefault="00686C8E" w:rsidP="008010F8">
      <w:pPr>
        <w:pStyle w:val="BPDPNormln"/>
      </w:pPr>
      <w:r w:rsidRPr="00686C8E">
        <w:t xml:space="preserve">Číslicové </w:t>
      </w:r>
      <w:r>
        <w:t xml:space="preserve">filtry jsou obdobou filtrů analogových a používají se pro digitalizované signály, jako </w:t>
      </w:r>
      <w:r w:rsidR="001B50EC">
        <w:t>transformační funkce</w:t>
      </w:r>
      <w:r>
        <w:t xml:space="preserve">, které ze vstupní posloupnosti </w:t>
      </w:r>
      <w:r w:rsidRPr="00B52489">
        <w:rPr>
          <w:i/>
        </w:rPr>
        <w:t>x</w:t>
      </w:r>
      <w:r>
        <w:t>[</w:t>
      </w:r>
      <w:r w:rsidRPr="00B52489">
        <w:rPr>
          <w:i/>
        </w:rPr>
        <w:t>n</w:t>
      </w:r>
      <w:r>
        <w:t xml:space="preserve">] vytvoří požadovanou výstupní posloupnost </w:t>
      </w:r>
      <w:r w:rsidRPr="00B52489">
        <w:rPr>
          <w:i/>
        </w:rPr>
        <w:t>y</w:t>
      </w:r>
      <w:r>
        <w:t>[</w:t>
      </w:r>
      <w:r w:rsidRPr="00B52489">
        <w:rPr>
          <w:i/>
        </w:rPr>
        <w:t>n</w:t>
      </w:r>
      <w:r w:rsidR="00826D06">
        <w:t>]. I přes určitou</w:t>
      </w:r>
      <w:r w:rsidR="00597F79">
        <w:t xml:space="preserve"> </w:t>
      </w:r>
      <w:r w:rsidR="00597F79" w:rsidRPr="00826D06">
        <w:rPr>
          <w:color w:val="000000" w:themeColor="text1"/>
        </w:rPr>
        <w:t>paralelu</w:t>
      </w:r>
      <w:r>
        <w:t xml:space="preserve"> k analogovým filtrům mají odlišné vlastnosti. </w:t>
      </w:r>
      <w:r w:rsidR="001B50EC">
        <w:t>Například</w:t>
      </w:r>
    </w:p>
    <w:p w14:paraId="7CC5E3E8" w14:textId="24159388" w:rsidR="001B50EC" w:rsidRDefault="001B50EC" w:rsidP="008010F8">
      <w:pPr>
        <w:pStyle w:val="BPDPNormln"/>
        <w:numPr>
          <w:ilvl w:val="0"/>
          <w:numId w:val="45"/>
        </w:numPr>
      </w:pPr>
      <w:r>
        <w:t>s</w:t>
      </w:r>
      <w:r w:rsidR="00246B43">
        <w:t xml:space="preserve">trmosti frekvenčních </w:t>
      </w:r>
      <w:r w:rsidR="001237B9">
        <w:t xml:space="preserve">charakteristik, kterých nešlo pomocí analogových obvodů dosáhnout </w:t>
      </w:r>
    </w:p>
    <w:p w14:paraId="685E4470" w14:textId="4FB0929E" w:rsidR="001B50EC" w:rsidRDefault="001B50EC" w:rsidP="008010F8">
      <w:pPr>
        <w:pStyle w:val="BPDPNormln"/>
        <w:numPr>
          <w:ilvl w:val="0"/>
          <w:numId w:val="45"/>
        </w:numPr>
      </w:pPr>
      <w:r>
        <w:t>v</w:t>
      </w:r>
      <w:r w:rsidR="001237B9">
        <w:t>lastnosti filtrů se mění pomocí jejich ko</w:t>
      </w:r>
      <w:r w:rsidR="00A43A11">
        <w:t>eficientů, nemají na ně vliv okolní podmín</w:t>
      </w:r>
      <w:r w:rsidR="001237B9">
        <w:t>k</w:t>
      </w:r>
      <w:r w:rsidR="00A43A11">
        <w:t>y</w:t>
      </w:r>
      <w:r w:rsidR="00015DB4">
        <w:t xml:space="preserve">, jako například teplota nebo stárnutí </w:t>
      </w:r>
      <w:proofErr w:type="spellStart"/>
      <w:r w:rsidR="00015DB4">
        <w:t>kapacitorů</w:t>
      </w:r>
      <w:proofErr w:type="spellEnd"/>
    </w:p>
    <w:p w14:paraId="14B910F4" w14:textId="2C6F4C5D" w:rsidR="001B50EC" w:rsidRDefault="001B50EC" w:rsidP="008010F8">
      <w:pPr>
        <w:pStyle w:val="BPDPNormln"/>
        <w:numPr>
          <w:ilvl w:val="0"/>
          <w:numId w:val="45"/>
        </w:numPr>
      </w:pPr>
      <w:r>
        <w:t>v</w:t>
      </w:r>
      <w:r w:rsidR="00561AF6">
        <w:t>lastnosti digitálního filtru lze kdykoli upravit, není třeba změna zapojení.</w:t>
      </w:r>
    </w:p>
    <w:p w14:paraId="229F8F66" w14:textId="43F58D0B" w:rsidR="001B50EC" w:rsidRDefault="001B50EC" w:rsidP="008010F8">
      <w:pPr>
        <w:pStyle w:val="BPDPNormln"/>
        <w:numPr>
          <w:ilvl w:val="0"/>
          <w:numId w:val="45"/>
        </w:numPr>
      </w:pPr>
      <w:r>
        <w:t>d</w:t>
      </w:r>
      <w:r w:rsidR="001237B9">
        <w:t xml:space="preserve">igitální filtry </w:t>
      </w:r>
      <w:r w:rsidR="00561AF6">
        <w:t>mohou zpracovávat i</w:t>
      </w:r>
      <w:r w:rsidR="00520F59">
        <w:t> </w:t>
      </w:r>
      <w:r w:rsidR="00561AF6">
        <w:t>nízké kmitočty, na rozdíl od analogových, kde je jejich realizace pro nízké kmitočty náročná</w:t>
      </w:r>
    </w:p>
    <w:p w14:paraId="3750B5CB" w14:textId="3E30AA13" w:rsidR="001B50EC" w:rsidRDefault="001B50EC" w:rsidP="008010F8">
      <w:pPr>
        <w:pStyle w:val="BPDPNormln"/>
        <w:numPr>
          <w:ilvl w:val="0"/>
          <w:numId w:val="45"/>
        </w:numPr>
      </w:pPr>
      <w:r>
        <w:t>a</w:t>
      </w:r>
      <w:r w:rsidR="00561AF6">
        <w:t>nalogové filtry dosahují</w:t>
      </w:r>
      <w:r>
        <w:t xml:space="preserve"> běžně</w:t>
      </w:r>
      <w:r w:rsidR="00561AF6">
        <w:t xml:space="preserve"> útlumu 60 až 70 dB, u číslicových filtrů charakteristiku určuje pouze délka </w:t>
      </w:r>
      <w:r w:rsidR="00246B43">
        <w:t xml:space="preserve">bitového </w:t>
      </w:r>
      <w:r w:rsidR="00561AF6">
        <w:t>slova</w:t>
      </w:r>
    </w:p>
    <w:p w14:paraId="4A1D86CE" w14:textId="77777777" w:rsidR="005974C3" w:rsidRDefault="005974C3" w:rsidP="008010F8">
      <w:pPr>
        <w:pStyle w:val="BPDPNormln"/>
        <w:numPr>
          <w:ilvl w:val="0"/>
          <w:numId w:val="45"/>
        </w:numPr>
      </w:pPr>
      <w:r>
        <w:t xml:space="preserve">hlavní </w:t>
      </w:r>
      <w:r w:rsidR="001B50EC">
        <w:t>n</w:t>
      </w:r>
      <w:r w:rsidR="001237B9">
        <w:t>evýhodou může být delší čas pro zpracování</w:t>
      </w:r>
      <w:r w:rsidR="001B50EC">
        <w:t>, tedy značné zpoždění</w:t>
      </w:r>
    </w:p>
    <w:p w14:paraId="364BF8B6" w14:textId="77777777" w:rsidR="00F2356A" w:rsidRDefault="005974C3" w:rsidP="008010F8">
      <w:pPr>
        <w:pStyle w:val="BPDPNormln"/>
        <w:numPr>
          <w:ilvl w:val="0"/>
          <w:numId w:val="45"/>
        </w:numPr>
      </w:pPr>
      <w:r>
        <w:t>omezení</w:t>
      </w:r>
      <w:r w:rsidR="00F2356A">
        <w:t xml:space="preserve"> frekvence zpracovávaného signálu do poloviny vzorkovací frekvence</w:t>
      </w:r>
    </w:p>
    <w:p w14:paraId="03802795" w14:textId="77777777" w:rsidR="00F2356A" w:rsidRDefault="00F2356A" w:rsidP="008010F8">
      <w:pPr>
        <w:pStyle w:val="BPDPNormln"/>
        <w:numPr>
          <w:ilvl w:val="0"/>
          <w:numId w:val="45"/>
        </w:numPr>
      </w:pPr>
      <w:r>
        <w:t>zařazení analogově-číslicových a číslicově-analogových převodníků</w:t>
      </w:r>
    </w:p>
    <w:p w14:paraId="73EF4CA3" w14:textId="76A656F2" w:rsidR="000469A8" w:rsidRDefault="00A60866" w:rsidP="008010F8">
      <w:pPr>
        <w:pStyle w:val="BPDPNormln"/>
        <w:numPr>
          <w:ilvl w:val="0"/>
          <w:numId w:val="45"/>
        </w:numPr>
      </w:pPr>
      <w:r>
        <w:t xml:space="preserve"> </w:t>
      </w:r>
      <w:r>
        <w:fldChar w:fldCharType="begin"/>
      </w:r>
      <w:r>
        <w:instrText xml:space="preserve"> REF _Ref40808559 \r \h </w:instrText>
      </w:r>
      <w:r>
        <w:fldChar w:fldCharType="separate"/>
      </w:r>
      <w:r w:rsidR="007E0F00">
        <w:t>[4]</w:t>
      </w:r>
      <w:r>
        <w:fldChar w:fldCharType="end"/>
      </w:r>
      <w:r w:rsidR="000371A1" w:rsidRPr="000371A1">
        <w:t xml:space="preserve"> </w:t>
      </w:r>
      <w:r w:rsidR="000371A1">
        <w:fldChar w:fldCharType="begin"/>
      </w:r>
      <w:r w:rsidR="000371A1">
        <w:instrText xml:space="preserve"> REF _Ref40456265 \r \h </w:instrText>
      </w:r>
      <w:r w:rsidR="000371A1">
        <w:fldChar w:fldCharType="separate"/>
      </w:r>
      <w:r w:rsidR="007E0F00">
        <w:t>[7]</w:t>
      </w:r>
      <w:r w:rsidR="000371A1">
        <w:fldChar w:fldCharType="end"/>
      </w:r>
    </w:p>
    <w:p w14:paraId="3F4B1134" w14:textId="30F2280D" w:rsidR="00942C9D" w:rsidRDefault="00DA6AE4" w:rsidP="008010F8">
      <w:pPr>
        <w:pStyle w:val="BPDPNormln"/>
      </w:pPr>
      <w:r>
        <w:t xml:space="preserve">Funkce číslicových filtrů </w:t>
      </w:r>
      <w:r w:rsidR="00E8017C">
        <w:t xml:space="preserve">popisuje diferenční rovnice, která vyjadřuje závislost mezi posloupnostmi a jejich diferencemi. </w:t>
      </w:r>
      <w:r w:rsidR="00202035">
        <w:t xml:space="preserve">Diferenční rovnice zle řešit pomocí diferenčního počtu, nebo jednodušeji pomocí </w:t>
      </w:r>
      <w:r w:rsidR="00202035" w:rsidRPr="00202035">
        <w:rPr>
          <w:i/>
          <w:iCs/>
        </w:rPr>
        <w:t>Z</w:t>
      </w:r>
      <w:r w:rsidR="00202035">
        <w:t> transformace.</w:t>
      </w:r>
      <w:r w:rsidR="00526922">
        <w:t> </w:t>
      </w:r>
      <w:r w:rsidR="00526922" w:rsidRPr="00526922">
        <w:t>Transformací</w:t>
      </w:r>
      <w:r w:rsidR="00526922">
        <w:rPr>
          <w:i/>
        </w:rPr>
        <w:t xml:space="preserve"> </w:t>
      </w:r>
      <w:r w:rsidR="00526922" w:rsidRPr="00526922">
        <w:rPr>
          <w:i/>
        </w:rPr>
        <w:t>Z</w:t>
      </w:r>
      <w:r w:rsidR="00DD2F6D">
        <w:t xml:space="preserve"> </w:t>
      </w:r>
      <w:r w:rsidR="00B75445">
        <w:fldChar w:fldCharType="begin"/>
      </w:r>
      <w:r w:rsidR="00B75445">
        <w:instrText xml:space="preserve"> REF _Ref33188020 \h </w:instrText>
      </w:r>
      <w:r w:rsidR="00B75445">
        <w:fldChar w:fldCharType="separate"/>
      </w:r>
      <w:r w:rsidR="007E0F00">
        <w:t>(</w:t>
      </w:r>
      <w:r w:rsidR="007E0F00">
        <w:rPr>
          <w:noProof/>
        </w:rPr>
        <w:t>3</w:t>
      </w:r>
      <w:r w:rsidR="007E0F00">
        <w:t>.</w:t>
      </w:r>
      <w:r w:rsidR="007E0F00">
        <w:rPr>
          <w:noProof/>
        </w:rPr>
        <w:t>3</w:t>
      </w:r>
      <w:r w:rsidR="007E0F00">
        <w:t>)</w:t>
      </w:r>
      <w:r w:rsidR="00B75445">
        <w:fldChar w:fldCharType="end"/>
      </w:r>
      <w:r w:rsidR="00E8017C">
        <w:t xml:space="preserve"> </w:t>
      </w:r>
      <w:r w:rsidR="008C266B" w:rsidRPr="008C266B">
        <w:rPr>
          <w:i/>
        </w:rPr>
        <w:t>x</w:t>
      </w:r>
      <w:r w:rsidR="008C266B">
        <w:t>[</w:t>
      </w:r>
      <w:r w:rsidR="008C266B" w:rsidRPr="008C266B">
        <w:rPr>
          <w:i/>
        </w:rPr>
        <w:t>n</w:t>
      </w:r>
      <w:r w:rsidR="008C266B">
        <w:t>] známé posloupnosti a</w:t>
      </w:r>
      <w:r w:rsidR="00520F59">
        <w:t> </w:t>
      </w:r>
      <w:r w:rsidR="008C266B" w:rsidRPr="008C266B">
        <w:rPr>
          <w:i/>
        </w:rPr>
        <w:t>y</w:t>
      </w:r>
      <w:r w:rsidR="008C266B">
        <w:t>[</w:t>
      </w:r>
      <w:r w:rsidR="008C266B" w:rsidRPr="008C266B">
        <w:rPr>
          <w:i/>
        </w:rPr>
        <w:t>n</w:t>
      </w:r>
      <w:r w:rsidR="008C266B">
        <w:t xml:space="preserve">] hledaného řešení diferenční rovnice, </w:t>
      </w:r>
      <w:r w:rsidR="00E8017C">
        <w:t>dostaneme obraz X(</w:t>
      </w:r>
      <w:r w:rsidR="00E8017C" w:rsidRPr="00E8017C">
        <w:rPr>
          <w:i/>
        </w:rPr>
        <w:t>z</w:t>
      </w:r>
      <w:r w:rsidR="00E8017C">
        <w:t>) a obraz partikulárního řešení Y(</w:t>
      </w:r>
      <w:r w:rsidR="00E8017C" w:rsidRPr="00E8017C">
        <w:rPr>
          <w:i/>
        </w:rPr>
        <w:t>z</w:t>
      </w:r>
      <w:r w:rsidR="00E8017C">
        <w:t xml:space="preserve">). </w:t>
      </w:r>
    </w:p>
    <w:p w14:paraId="5E941685" w14:textId="77777777" w:rsidR="00DD2F6D" w:rsidRDefault="00DD2F6D" w:rsidP="008010F8">
      <w:pPr>
        <w:pStyle w:val="BPDPNormln"/>
      </w:pPr>
    </w:p>
    <w:p w14:paraId="7545D219" w14:textId="02D65869" w:rsidR="00B75445" w:rsidRDefault="00B75445"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110ED3D9" w14:textId="77777777" w:rsidTr="00503E07">
        <w:tc>
          <w:tcPr>
            <w:tcW w:w="750" w:type="pct"/>
          </w:tcPr>
          <w:p w14:paraId="236C05EE" w14:textId="77777777" w:rsidR="00B75445" w:rsidRDefault="00B75445" w:rsidP="008B45A1"/>
          <w:p w14:paraId="129A1221" w14:textId="0A66C3A3" w:rsidR="00EE4710" w:rsidRPr="00EE4710" w:rsidRDefault="00EE4710" w:rsidP="00EE4710"/>
        </w:tc>
        <w:tc>
          <w:tcPr>
            <w:tcW w:w="0" w:type="auto"/>
          </w:tcPr>
          <w:p w14:paraId="3BB63802" w14:textId="0518D334" w:rsidR="00B75445" w:rsidRDefault="002B32BA" w:rsidP="00B509D7">
            <w:pPr>
              <w:jc w:val="center"/>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y[n]</m:t>
                    </m:r>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  X</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x[n]</m:t>
                    </m:r>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tc>
        <w:tc>
          <w:tcPr>
            <w:tcW w:w="750" w:type="pct"/>
            <w:tcMar>
              <w:right w:w="0" w:type="dxa"/>
            </w:tcMar>
            <w:vAlign w:val="center"/>
          </w:tcPr>
          <w:p w14:paraId="588F6B28" w14:textId="00B38119" w:rsidR="00B75445" w:rsidRDefault="00B75445" w:rsidP="00503E07">
            <w:pPr>
              <w:jc w:val="right"/>
            </w:pPr>
            <w:bookmarkStart w:id="35" w:name="_Ref39657079"/>
            <w:bookmarkStart w:id="36" w:name="_Ref33188020"/>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3</w:t>
            </w:r>
            <w:r w:rsidR="001C2707">
              <w:rPr>
                <w:noProof/>
              </w:rPr>
              <w:fldChar w:fldCharType="end"/>
            </w:r>
            <w:bookmarkEnd w:id="35"/>
            <w:r>
              <w:t>)</w:t>
            </w:r>
            <w:bookmarkEnd w:id="36"/>
          </w:p>
        </w:tc>
      </w:tr>
    </w:tbl>
    <w:p w14:paraId="5537324E" w14:textId="20EB1308" w:rsidR="00DD2F6D" w:rsidRDefault="00DD2F6D" w:rsidP="008010F8">
      <w:pPr>
        <w:pStyle w:val="BPDPNormln"/>
        <w:rPr>
          <w:ins w:id="37" w:author="Konzal Jan (164745) [2]" w:date="2020-02-20T15:08:00Z"/>
        </w:rPr>
      </w:pPr>
    </w:p>
    <w:p w14:paraId="0E5AECC8" w14:textId="77777777" w:rsidR="00DD2F6D" w:rsidRDefault="00DD2F6D" w:rsidP="008010F8">
      <w:pPr>
        <w:pStyle w:val="BPDPNormln"/>
        <w:rPr>
          <w:ins w:id="38" w:author="Konzal Jan (164745) [2]" w:date="2020-02-20T15:08:00Z"/>
        </w:rPr>
      </w:pPr>
    </w:p>
    <w:p w14:paraId="3E5C06F2" w14:textId="7BC95B68" w:rsidR="00DA6AE4" w:rsidRDefault="002F6E59" w:rsidP="008010F8">
      <w:pPr>
        <w:pStyle w:val="BPDPNormln"/>
      </w:pPr>
      <w:r>
        <w:t xml:space="preserve">Jejich podílem vzniká přenosová funkce číslicového filtru vztah </w:t>
      </w:r>
      <w:r w:rsidR="00571EB3">
        <w:fldChar w:fldCharType="begin"/>
      </w:r>
      <w:r w:rsidR="00571EB3">
        <w:instrText xml:space="preserve"> REF _Ref32488891 \h </w:instrText>
      </w:r>
      <w:r w:rsidR="00571EB3">
        <w:fldChar w:fldCharType="separate"/>
      </w:r>
      <w:r w:rsidR="007E0F00">
        <w:t>(</w:t>
      </w:r>
      <w:r w:rsidR="007E0F00">
        <w:rPr>
          <w:noProof/>
        </w:rPr>
        <w:t>3</w:t>
      </w:r>
      <w:r w:rsidR="007E0F00">
        <w:t>.</w:t>
      </w:r>
      <w:r w:rsidR="007E0F00">
        <w:rPr>
          <w:noProof/>
        </w:rPr>
        <w:t>4</w:t>
      </w:r>
      <w:r w:rsidR="007E0F00">
        <w:t>)</w:t>
      </w:r>
      <w:r w:rsidR="00571EB3">
        <w:fldChar w:fldCharType="end"/>
      </w:r>
      <w:r>
        <w:t>.</w:t>
      </w:r>
      <w:r w:rsidR="00DD2F6D">
        <w:t xml:space="preserve"> </w:t>
      </w:r>
    </w:p>
    <w:p w14:paraId="6B8343F5" w14:textId="77777777" w:rsidR="002F6E59" w:rsidRDefault="002F6E59" w:rsidP="008010F8">
      <w:pPr>
        <w:pStyle w:val="BPDPNormln"/>
      </w:pPr>
    </w:p>
    <w:p w14:paraId="25D30A3D" w14:textId="77777777" w:rsidR="002F6E59" w:rsidRDefault="002F6E5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158F7" w14:paraId="6CC644D0" w14:textId="77777777" w:rsidTr="00B158F7">
        <w:tc>
          <w:tcPr>
            <w:tcW w:w="750" w:type="pct"/>
          </w:tcPr>
          <w:p w14:paraId="2C3C7FEE" w14:textId="77777777" w:rsidR="00B158F7" w:rsidRDefault="00B158F7" w:rsidP="008B45A1">
            <w:pPr>
              <w:ind w:left="0"/>
            </w:pPr>
          </w:p>
        </w:tc>
        <w:tc>
          <w:tcPr>
            <w:tcW w:w="0" w:type="auto"/>
          </w:tcPr>
          <w:p w14:paraId="2804A906" w14:textId="70F6D1EB" w:rsidR="00B158F7" w:rsidRDefault="00B158F7" w:rsidP="00B509D7">
            <w:pPr>
              <w:ind w:left="0"/>
              <w:jc w:val="cente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Y(z)</m:t>
                    </m:r>
                  </m:num>
                  <m:den>
                    <m:r>
                      <w:rPr>
                        <w:rFonts w:ascii="Cambria Math" w:hAnsi="Cambria Math"/>
                      </w:rPr>
                      <m:t>X(z)</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sSup>
                      <m:sSupPr>
                        <m:ctrlPr>
                          <w:rPr>
                            <w:rFonts w:ascii="Cambria Math" w:hAnsi="Cambria Math"/>
                            <w:i/>
                          </w:rPr>
                        </m:ctrlPr>
                      </m:sSupPr>
                      <m:e>
                        <m:r>
                          <w:rPr>
                            <w:rFonts w:ascii="Cambria Math" w:hAnsi="Cambria Math"/>
                          </w:rPr>
                          <m:t>z</m:t>
                        </m:r>
                      </m:e>
                      <m:sup>
                        <m:r>
                          <w:rPr>
                            <w:rFonts w:ascii="Cambria Math" w:hAnsi="Cambria Math"/>
                          </w:rPr>
                          <m:t>r</m:t>
                        </m:r>
                      </m:sup>
                    </m:sSup>
                  </m:num>
                  <m:den>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sSup>
                      <m:sSupPr>
                        <m:ctrlPr>
                          <w:rPr>
                            <w:rFonts w:ascii="Cambria Math" w:hAnsi="Cambria Math"/>
                            <w:i/>
                          </w:rPr>
                        </m:ctrlPr>
                      </m:sSupPr>
                      <m:e>
                        <m:r>
                          <w:rPr>
                            <w:rFonts w:ascii="Cambria Math" w:hAnsi="Cambria Math"/>
                          </w:rPr>
                          <m:t>z</m:t>
                        </m:r>
                      </m:e>
                      <m:sup>
                        <m:r>
                          <w:rPr>
                            <w:rFonts w:ascii="Cambria Math" w:hAnsi="Cambria Math"/>
                          </w:rPr>
                          <m:t>r</m:t>
                        </m:r>
                      </m:sup>
                    </m:sSup>
                  </m:den>
                </m:f>
              </m:oMath>
            </m:oMathPara>
          </w:p>
        </w:tc>
        <w:tc>
          <w:tcPr>
            <w:tcW w:w="750" w:type="pct"/>
            <w:tcMar>
              <w:right w:w="0" w:type="dxa"/>
            </w:tcMar>
            <w:vAlign w:val="center"/>
          </w:tcPr>
          <w:p w14:paraId="55D523AB" w14:textId="599055DC" w:rsidR="00B158F7" w:rsidRDefault="00B158F7" w:rsidP="00B158F7">
            <w:pPr>
              <w:ind w:left="0"/>
              <w:jc w:val="right"/>
            </w:pPr>
            <w:bookmarkStart w:id="39" w:name="_Ref32488891"/>
            <w:r>
              <w:t>(</w:t>
            </w:r>
            <w:ins w:id="40" w:author="Konzal Jan (164745) [2]" w:date="2020-03-17T17:22:00Z">
              <w:r w:rsidR="0042187D">
                <w:fldChar w:fldCharType="begin"/>
              </w:r>
              <w:r w:rsidR="0042187D">
                <w:instrText xml:space="preserve"> STYLEREF 1 \s </w:instrText>
              </w:r>
            </w:ins>
            <w:r w:rsidR="0042187D">
              <w:fldChar w:fldCharType="separate"/>
            </w:r>
            <w:r w:rsidR="007E0F00">
              <w:rPr>
                <w:noProof/>
              </w:rPr>
              <w:t>3</w:t>
            </w:r>
            <w:ins w:id="41"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4</w:t>
            </w:r>
            <w:r w:rsidR="001C2707">
              <w:rPr>
                <w:noProof/>
              </w:rPr>
              <w:fldChar w:fldCharType="end"/>
            </w:r>
            <w:r>
              <w:t>)</w:t>
            </w:r>
            <w:bookmarkEnd w:id="39"/>
          </w:p>
        </w:tc>
      </w:tr>
    </w:tbl>
    <w:p w14:paraId="03E8498F" w14:textId="015AA681" w:rsidR="00A90238" w:rsidRDefault="00A90238" w:rsidP="008010F8">
      <w:pPr>
        <w:pStyle w:val="BPDPNormln"/>
      </w:pPr>
    </w:p>
    <w:p w14:paraId="754D5B92" w14:textId="499B24F9" w:rsidR="009711E9" w:rsidRDefault="00A90238" w:rsidP="008010F8">
      <w:pPr>
        <w:pStyle w:val="BPDPNormln"/>
      </w:pPr>
      <w:r>
        <w:t xml:space="preserve">Kde a </w:t>
      </w:r>
      <w:proofErr w:type="spellStart"/>
      <w:r>
        <w:t>a</w:t>
      </w:r>
      <w:proofErr w:type="spellEnd"/>
      <w:r>
        <w:t xml:space="preserve"> b jsou koeficienty přenosové funkce. </w:t>
      </w:r>
      <w:r w:rsidR="00CB39F5">
        <w:fldChar w:fldCharType="begin"/>
      </w:r>
      <w:r w:rsidR="00CB39F5">
        <w:instrText xml:space="preserve"> REF _Ref40811492 \r \h </w:instrText>
      </w:r>
      <w:r w:rsidR="00CB39F5">
        <w:fldChar w:fldCharType="separate"/>
      </w:r>
      <w:r w:rsidR="007E0F00">
        <w:t>[8]</w:t>
      </w:r>
      <w:r w:rsidR="00CB39F5">
        <w:fldChar w:fldCharType="end"/>
      </w:r>
      <w:r w:rsidR="009711E9">
        <w:t xml:space="preserve"> Na obrázku (</w:t>
      </w:r>
      <w:r w:rsidR="009711E9" w:rsidRPr="00B4066B">
        <w:fldChar w:fldCharType="begin"/>
      </w:r>
      <w:r w:rsidR="009711E9" w:rsidRPr="00B4066B">
        <w:instrText xml:space="preserve"> REF _Ref35346009 \h </w:instrText>
      </w:r>
      <w:r w:rsidR="00B4066B" w:rsidRPr="00B4066B">
        <w:instrText xml:space="preserve"> \* MERGEFORMAT </w:instrText>
      </w:r>
      <w:r w:rsidR="009711E9" w:rsidRPr="00B4066B">
        <w:fldChar w:fldCharType="separate"/>
      </w:r>
      <w:r w:rsidR="007E0F00" w:rsidRPr="007E0F00">
        <w:t xml:space="preserve">Obr. </w:t>
      </w:r>
      <w:r w:rsidR="007E0F00" w:rsidRPr="007E0F00">
        <w:rPr>
          <w:noProof/>
        </w:rPr>
        <w:t>3</w:t>
      </w:r>
      <w:r w:rsidR="007E0F00" w:rsidRPr="007E0F00">
        <w:t>.</w:t>
      </w:r>
      <w:r w:rsidR="007E0F00" w:rsidRPr="007E0F00">
        <w:rPr>
          <w:noProof/>
        </w:rPr>
        <w:t>1</w:t>
      </w:r>
      <w:r w:rsidR="009711E9" w:rsidRPr="00B4066B">
        <w:fldChar w:fldCharType="end"/>
      </w:r>
      <w:r w:rsidR="009711E9">
        <w:t xml:space="preserve">) je znázorněn </w:t>
      </w:r>
      <w:r w:rsidR="001B50EC">
        <w:t xml:space="preserve">obecný </w:t>
      </w:r>
      <w:r w:rsidR="009711E9">
        <w:t xml:space="preserve">rekurzivní systém, který je popsán přenosovou funkcí </w:t>
      </w:r>
      <w:r w:rsidR="009711E9">
        <w:fldChar w:fldCharType="begin"/>
      </w:r>
      <w:r w:rsidR="009711E9">
        <w:instrText xml:space="preserve"> REF _Ref32488891 \h </w:instrText>
      </w:r>
      <w:r w:rsidR="009711E9">
        <w:fldChar w:fldCharType="separate"/>
      </w:r>
      <w:r w:rsidR="007E0F00">
        <w:t>(</w:t>
      </w:r>
      <w:r w:rsidR="007E0F00">
        <w:rPr>
          <w:noProof/>
        </w:rPr>
        <w:t>3</w:t>
      </w:r>
      <w:r w:rsidR="007E0F00">
        <w:t>.</w:t>
      </w:r>
      <w:r w:rsidR="007E0F00">
        <w:rPr>
          <w:noProof/>
        </w:rPr>
        <w:t>4</w:t>
      </w:r>
      <w:r w:rsidR="007E0F00">
        <w:t>)</w:t>
      </w:r>
      <w:r w:rsidR="009711E9">
        <w:fldChar w:fldCharType="end"/>
      </w:r>
      <w:r w:rsidR="009711E9">
        <w:t>.</w:t>
      </w:r>
    </w:p>
    <w:p w14:paraId="3D5E5FEE" w14:textId="77777777" w:rsidR="009711E9" w:rsidRDefault="009711E9" w:rsidP="008010F8">
      <w:pPr>
        <w:pStyle w:val="BPDPNormln"/>
      </w:pPr>
    </w:p>
    <w:p w14:paraId="199B256B" w14:textId="03FBD7DC" w:rsidR="009711E9" w:rsidRDefault="009711E9" w:rsidP="00350A05">
      <w:pPr>
        <w:pStyle w:val="BPDPNormln"/>
        <w:jc w:val="center"/>
      </w:pPr>
      <w:r>
        <w:rPr>
          <w:noProof/>
        </w:rPr>
        <w:lastRenderedPageBreak/>
        <w:drawing>
          <wp:inline distT="0" distB="0" distL="0" distR="0" wp14:anchorId="756BB2F1" wp14:editId="51631660">
            <wp:extent cx="5399405" cy="286194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ecny_model.emf"/>
                    <pic:cNvPicPr/>
                  </pic:nvPicPr>
                  <pic:blipFill>
                    <a:blip r:embed="rId15">
                      <a:extLst>
                        <a:ext uri="{28A0092B-C50C-407E-A947-70E740481C1C}">
                          <a14:useLocalDpi xmlns:a14="http://schemas.microsoft.com/office/drawing/2010/main" val="0"/>
                        </a:ext>
                      </a:extLst>
                    </a:blip>
                    <a:stretch>
                      <a:fillRect/>
                    </a:stretch>
                  </pic:blipFill>
                  <pic:spPr>
                    <a:xfrm>
                      <a:off x="0" y="0"/>
                      <a:ext cx="5399405" cy="2861945"/>
                    </a:xfrm>
                    <a:prstGeom prst="rect">
                      <a:avLst/>
                    </a:prstGeom>
                  </pic:spPr>
                </pic:pic>
              </a:graphicData>
            </a:graphic>
          </wp:inline>
        </w:drawing>
      </w:r>
    </w:p>
    <w:p w14:paraId="6FF7391C" w14:textId="1D726C7C" w:rsidR="009711E9" w:rsidRPr="009932D7" w:rsidRDefault="009711E9" w:rsidP="009711E9">
      <w:pPr>
        <w:pStyle w:val="Titulek"/>
        <w:jc w:val="center"/>
        <w:rPr>
          <w:b w:val="0"/>
        </w:rPr>
      </w:pPr>
      <w:bookmarkStart w:id="42" w:name="_Ref35346009"/>
      <w:bookmarkStart w:id="43" w:name="_Toc41489576"/>
      <w:r w:rsidRPr="009932D7">
        <w:rPr>
          <w:b w:val="0"/>
        </w:rPr>
        <w:t xml:space="preserve">Obr. </w:t>
      </w:r>
      <w:r w:rsidR="0028391B" w:rsidRPr="009932D7">
        <w:rPr>
          <w:b w:val="0"/>
          <w:noProof/>
        </w:rPr>
        <w:fldChar w:fldCharType="begin"/>
      </w:r>
      <w:r w:rsidR="0028391B" w:rsidRPr="009932D7">
        <w:rPr>
          <w:b w:val="0"/>
          <w:noProof/>
        </w:rPr>
        <w:instrText xml:space="preserve"> STYLEREF 1 \s </w:instrText>
      </w:r>
      <w:r w:rsidR="0028391B" w:rsidRPr="009932D7">
        <w:rPr>
          <w:b w:val="0"/>
          <w:noProof/>
        </w:rPr>
        <w:fldChar w:fldCharType="separate"/>
      </w:r>
      <w:r w:rsidR="007E0F00">
        <w:rPr>
          <w:b w:val="0"/>
          <w:noProof/>
        </w:rPr>
        <w:t>3</w:t>
      </w:r>
      <w:r w:rsidR="0028391B" w:rsidRPr="009932D7">
        <w:rPr>
          <w:b w:val="0"/>
          <w:noProof/>
        </w:rPr>
        <w:fldChar w:fldCharType="end"/>
      </w:r>
      <w:r w:rsidR="00E73D21" w:rsidRPr="009932D7">
        <w:rPr>
          <w:b w:val="0"/>
        </w:rPr>
        <w:t>.</w:t>
      </w:r>
      <w:r w:rsidR="0028391B" w:rsidRPr="009932D7">
        <w:rPr>
          <w:b w:val="0"/>
          <w:noProof/>
        </w:rPr>
        <w:fldChar w:fldCharType="begin"/>
      </w:r>
      <w:r w:rsidR="0028391B" w:rsidRPr="009932D7">
        <w:rPr>
          <w:b w:val="0"/>
          <w:noProof/>
        </w:rPr>
        <w:instrText xml:space="preserve"> SEQ Obr. \* ARABIC \s 1 </w:instrText>
      </w:r>
      <w:r w:rsidR="0028391B" w:rsidRPr="009932D7">
        <w:rPr>
          <w:b w:val="0"/>
          <w:noProof/>
        </w:rPr>
        <w:fldChar w:fldCharType="separate"/>
      </w:r>
      <w:r w:rsidR="007E0F00">
        <w:rPr>
          <w:b w:val="0"/>
          <w:noProof/>
        </w:rPr>
        <w:t>1</w:t>
      </w:r>
      <w:r w:rsidR="0028391B" w:rsidRPr="009932D7">
        <w:rPr>
          <w:b w:val="0"/>
          <w:noProof/>
        </w:rPr>
        <w:fldChar w:fldCharType="end"/>
      </w:r>
      <w:bookmarkEnd w:id="42"/>
      <w:r w:rsidRPr="009932D7">
        <w:rPr>
          <w:b w:val="0"/>
        </w:rPr>
        <w:t xml:space="preserve">: Obecný rekurzivní systém převzato z </w:t>
      </w:r>
      <w:r w:rsidR="00A60866">
        <w:rPr>
          <w:b w:val="0"/>
        </w:rPr>
        <w:fldChar w:fldCharType="begin"/>
      </w:r>
      <w:r w:rsidR="00A60866">
        <w:rPr>
          <w:b w:val="0"/>
        </w:rPr>
        <w:instrText xml:space="preserve"> REF _Ref40808559 \r \h </w:instrText>
      </w:r>
      <w:r w:rsidR="00A60866">
        <w:rPr>
          <w:b w:val="0"/>
        </w:rPr>
      </w:r>
      <w:r w:rsidR="00A60866">
        <w:rPr>
          <w:b w:val="0"/>
        </w:rPr>
        <w:fldChar w:fldCharType="separate"/>
      </w:r>
      <w:r w:rsidR="007E0F00">
        <w:rPr>
          <w:b w:val="0"/>
        </w:rPr>
        <w:t>[4]</w:t>
      </w:r>
      <w:bookmarkEnd w:id="43"/>
      <w:r w:rsidR="00A60866">
        <w:rPr>
          <w:b w:val="0"/>
        </w:rPr>
        <w:fldChar w:fldCharType="end"/>
      </w:r>
    </w:p>
    <w:p w14:paraId="15FA0B1B" w14:textId="3C58BA80" w:rsidR="007469CE" w:rsidRDefault="002F6E59" w:rsidP="008010F8">
      <w:pPr>
        <w:pStyle w:val="BPDPNormln"/>
      </w:pPr>
      <w:r>
        <w:t xml:space="preserve">Přenosová funkce filtru může být také vyjádřena pomocí nulových </w:t>
      </w:r>
      <w:r w:rsidR="0062294A">
        <w:t>bodů a pólů</w:t>
      </w:r>
      <w:r w:rsidR="007469CE">
        <w:t xml:space="preserve"> vztah </w:t>
      </w:r>
      <w:r w:rsidR="007469CE">
        <w:fldChar w:fldCharType="begin"/>
      </w:r>
      <w:r w:rsidR="007469CE">
        <w:instrText xml:space="preserve"> REF _Ref33188197 \h </w:instrText>
      </w:r>
      <w:r w:rsidR="007469CE">
        <w:fldChar w:fldCharType="separate"/>
      </w:r>
      <w:r w:rsidR="007E0F00">
        <w:t>(</w:t>
      </w:r>
      <w:r w:rsidR="007E0F00">
        <w:rPr>
          <w:noProof/>
        </w:rPr>
        <w:t>3</w:t>
      </w:r>
      <w:r w:rsidR="007E0F00">
        <w:t>.</w:t>
      </w:r>
      <w:r w:rsidR="007E0F00">
        <w:rPr>
          <w:noProof/>
        </w:rPr>
        <w:t>6</w:t>
      </w:r>
      <w:r w:rsidR="007E0F00">
        <w:t>)</w:t>
      </w:r>
      <w:r w:rsidR="007469CE">
        <w:fldChar w:fldCharType="end"/>
      </w:r>
      <w:r w:rsidR="0062294A">
        <w:t>.</w:t>
      </w:r>
      <w:r w:rsidR="001C73B0">
        <w:t xml:space="preserve"> </w:t>
      </w:r>
      <w:r w:rsidR="00A60866">
        <w:fldChar w:fldCharType="begin"/>
      </w:r>
      <w:r w:rsidR="00A60866">
        <w:instrText xml:space="preserve"> REF _Ref40808559 \r \h </w:instrText>
      </w:r>
      <w:r w:rsidR="00A60866">
        <w:fldChar w:fldCharType="separate"/>
      </w:r>
      <w:r w:rsidR="007E0F00">
        <w:t>[4]</w:t>
      </w:r>
      <w:r w:rsidR="00A60866">
        <w:fldChar w:fldCharType="end"/>
      </w:r>
    </w:p>
    <w:p w14:paraId="7ECD531C" w14:textId="77777777" w:rsidR="007469CE" w:rsidRDefault="007469CE"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469CE" w14:paraId="153E1798" w14:textId="77777777" w:rsidTr="007469CE">
        <w:tc>
          <w:tcPr>
            <w:tcW w:w="750" w:type="pct"/>
          </w:tcPr>
          <w:p w14:paraId="304485B4" w14:textId="77777777" w:rsidR="007469CE" w:rsidRDefault="007469CE" w:rsidP="008B45A1"/>
        </w:tc>
        <w:tc>
          <w:tcPr>
            <w:tcW w:w="0" w:type="auto"/>
          </w:tcPr>
          <w:p w14:paraId="4FCA0A9B" w14:textId="2459ED0D" w:rsidR="007469CE" w:rsidRDefault="007469CE" w:rsidP="00B509D7">
            <w:pPr>
              <w:jc w:val="cente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r-s</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r</m:t>
                        </m:r>
                      </m:sup>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s</m:t>
                        </m:r>
                      </m:sup>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xj</m:t>
                            </m:r>
                          </m:sub>
                        </m:sSub>
                        <m:r>
                          <w:rPr>
                            <w:rFonts w:ascii="Cambria Math" w:hAnsi="Cambria Math"/>
                          </w:rPr>
                          <m:t>)</m:t>
                        </m:r>
                      </m:e>
                    </m:nary>
                  </m:den>
                </m:f>
              </m:oMath>
            </m:oMathPara>
          </w:p>
        </w:tc>
        <w:tc>
          <w:tcPr>
            <w:tcW w:w="750" w:type="pct"/>
            <w:tcMar>
              <w:right w:w="0" w:type="dxa"/>
            </w:tcMar>
            <w:vAlign w:val="center"/>
          </w:tcPr>
          <w:p w14:paraId="1505A956" w14:textId="613FBE65" w:rsidR="007469CE" w:rsidRDefault="007469CE" w:rsidP="007469CE">
            <w:pPr>
              <w:jc w:val="right"/>
            </w:pPr>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5</w:t>
            </w:r>
            <w:r w:rsidR="001C2707">
              <w:rPr>
                <w:noProof/>
              </w:rPr>
              <w:fldChar w:fldCharType="end"/>
            </w:r>
            <w:r>
              <w:t>)</w:t>
            </w:r>
          </w:p>
        </w:tc>
      </w:tr>
    </w:tbl>
    <w:p w14:paraId="0D440C15" w14:textId="06902872" w:rsidR="007469CE" w:rsidRDefault="007469CE" w:rsidP="008010F8">
      <w:pPr>
        <w:pStyle w:val="BPDPNormln"/>
      </w:pPr>
    </w:p>
    <w:p w14:paraId="636C5456" w14:textId="77777777" w:rsidR="007469CE" w:rsidRDefault="007469CE" w:rsidP="008010F8">
      <w:pPr>
        <w:pStyle w:val="BPDPNormln"/>
      </w:pPr>
    </w:p>
    <w:p w14:paraId="0C043920" w14:textId="42DCB7B9" w:rsidR="00360DB6" w:rsidRDefault="0062294A" w:rsidP="008010F8">
      <w:pPr>
        <w:pStyle w:val="BPDPNormln"/>
      </w:pPr>
      <w:r>
        <w:t xml:space="preserve"> Nulové body </w:t>
      </w:r>
      <w:r w:rsidR="00B22852" w:rsidRPr="00B22852">
        <w:rPr>
          <w:i/>
        </w:rPr>
        <w:t>z</w:t>
      </w:r>
      <w:r w:rsidR="00B22852" w:rsidRPr="00B22852">
        <w:rPr>
          <w:i/>
          <w:vertAlign w:val="subscript"/>
        </w:rPr>
        <w:t>0</w:t>
      </w:r>
      <w:r w:rsidR="00B22852">
        <w:t xml:space="preserve"> </w:t>
      </w:r>
      <w:r w:rsidRPr="00B22852">
        <w:t>získáme</w:t>
      </w:r>
      <w:r>
        <w:t xml:space="preserve"> porovnáním jmenovatele přenosové funkce</w:t>
      </w:r>
      <w:r w:rsidR="00B22852">
        <w:t xml:space="preserve"> </w:t>
      </w:r>
      <w:r w:rsidR="00B22852">
        <w:fldChar w:fldCharType="begin"/>
      </w:r>
      <w:r w:rsidR="00B22852">
        <w:instrText xml:space="preserve"> REF _Ref32488891 \h </w:instrText>
      </w:r>
      <w:r w:rsidR="00B22852">
        <w:fldChar w:fldCharType="separate"/>
      </w:r>
      <w:r w:rsidR="007E0F00">
        <w:t>(</w:t>
      </w:r>
      <w:r w:rsidR="007E0F00">
        <w:rPr>
          <w:noProof/>
        </w:rPr>
        <w:t>3</w:t>
      </w:r>
      <w:r w:rsidR="007E0F00">
        <w:t>.</w:t>
      </w:r>
      <w:r w:rsidR="007E0F00">
        <w:rPr>
          <w:noProof/>
        </w:rPr>
        <w:t>4</w:t>
      </w:r>
      <w:r w:rsidR="007E0F00">
        <w:t>)</w:t>
      </w:r>
      <w:r w:rsidR="00B22852">
        <w:fldChar w:fldCharType="end"/>
      </w:r>
      <w:r>
        <w:t xml:space="preserve"> s nulou, tedy řešením rovnice Y(</w:t>
      </w:r>
      <w:r w:rsidRPr="0062294A">
        <w:rPr>
          <w:i/>
        </w:rPr>
        <w:t>z</w:t>
      </w:r>
      <w:r>
        <w:t xml:space="preserve">) = 0. Póly </w:t>
      </w:r>
      <w:proofErr w:type="spellStart"/>
      <w:r w:rsidR="00B22852" w:rsidRPr="00B22852">
        <w:rPr>
          <w:i/>
        </w:rPr>
        <w:t>z</w:t>
      </w:r>
      <w:r w:rsidR="00B22852" w:rsidRPr="00B22852">
        <w:rPr>
          <w:i/>
          <w:vertAlign w:val="subscript"/>
        </w:rPr>
        <w:t>x</w:t>
      </w:r>
      <w:proofErr w:type="spellEnd"/>
      <w:ins w:id="44" w:author="Konzal Jan (164745)" w:date="2020-02-21T21:07:00Z">
        <w:r w:rsidR="00B22852">
          <w:rPr>
            <w:i/>
            <w:vertAlign w:val="subscript"/>
          </w:rPr>
          <w:t xml:space="preserve"> </w:t>
        </w:r>
      </w:ins>
      <w:r>
        <w:t>získáme</w:t>
      </w:r>
      <w:r w:rsidR="00597F79">
        <w:t>,</w:t>
      </w:r>
      <w:r>
        <w:t xml:space="preserve"> </w:t>
      </w:r>
      <w:r w:rsidR="00556472">
        <w:t>položíme</w:t>
      </w:r>
      <w:r>
        <w:t>-li jmenovatele přenosové funkce</w:t>
      </w:r>
      <w:r w:rsidR="00826D06">
        <w:t xml:space="preserve"> rovno nule</w:t>
      </w:r>
      <w:r>
        <w:t>, tedy řešením rovnice X(</w:t>
      </w:r>
      <w:r w:rsidRPr="0062294A">
        <w:rPr>
          <w:i/>
        </w:rPr>
        <w:t>z</w:t>
      </w:r>
      <w:r>
        <w:t>) = 0</w:t>
      </w:r>
      <w:r w:rsidR="00DD2F6D">
        <w:t>.</w:t>
      </w:r>
      <w:r w:rsidR="00DA6B45">
        <w:t xml:space="preserve"> K je zesilovací činitel systému.</w:t>
      </w:r>
      <w:r w:rsidR="008576EF">
        <w:t xml:space="preserve"> </w:t>
      </w:r>
      <w:r w:rsidR="00B4066B">
        <w:fldChar w:fldCharType="begin"/>
      </w:r>
      <w:r w:rsidR="00B4066B">
        <w:instrText xml:space="preserve"> REF _Ref40811492 \r \h </w:instrText>
      </w:r>
      <w:r w:rsidR="00B4066B">
        <w:fldChar w:fldCharType="separate"/>
      </w:r>
      <w:r w:rsidR="007E0F00">
        <w:t>[8]</w:t>
      </w:r>
      <w:r w:rsidR="00B4066B">
        <w:fldChar w:fldCharType="end"/>
      </w:r>
    </w:p>
    <w:p w14:paraId="1E47ECCA" w14:textId="04ED3B4A" w:rsidR="009D321B" w:rsidRDefault="0062294A" w:rsidP="008010F8">
      <w:pPr>
        <w:pStyle w:val="BPDPNormln"/>
      </w:pPr>
      <w:r>
        <w:t>Impulsní charakteristik</w:t>
      </w:r>
      <w:r w:rsidR="00716785">
        <w:t>a je odezva systému na jednotkový impuls, defino</w:t>
      </w:r>
      <w:r w:rsidR="009E3294">
        <w:t>vaným</w:t>
      </w:r>
      <w:r w:rsidR="00716785">
        <w:t xml:space="preserve"> jako {</w:t>
      </w:r>
      <w:proofErr w:type="spellStart"/>
      <w:r w:rsidR="00716785">
        <w:t>x</w:t>
      </w:r>
      <w:r w:rsidR="00716785">
        <w:rPr>
          <w:vertAlign w:val="subscript"/>
        </w:rPr>
        <w:t>n</w:t>
      </w:r>
      <w:proofErr w:type="spellEnd"/>
      <w:r w:rsidR="00716785">
        <w:t xml:space="preserve">} = 1, 0, 0 … Obrazem jednotkového impulsu </w:t>
      </w:r>
      <w:r w:rsidR="009456D5">
        <w:t xml:space="preserve">pro </w:t>
      </w:r>
      <w:r w:rsidR="00716785">
        <w:t>jmenovatel přenosové funkce X(</w:t>
      </w:r>
      <w:r w:rsidR="00716785" w:rsidRPr="00716785">
        <w:rPr>
          <w:i/>
          <w:iCs/>
        </w:rPr>
        <w:t>z</w:t>
      </w:r>
      <w:r w:rsidR="00716785">
        <w:t>)</w:t>
      </w:r>
      <w:r w:rsidR="009E3294">
        <w:t> </w:t>
      </w:r>
      <w:r w:rsidR="00716785">
        <w:t>= 1</w:t>
      </w:r>
      <w:r w:rsidR="009456D5">
        <w:t xml:space="preserve"> d</w:t>
      </w:r>
      <w:r w:rsidR="00556472">
        <w:t>ostáváme rovnost H(</w:t>
      </w:r>
      <w:r w:rsidR="00556472" w:rsidRPr="00556472">
        <w:rPr>
          <w:i/>
        </w:rPr>
        <w:t>z</w:t>
      </w:r>
      <w:r w:rsidR="00556472">
        <w:t>) = Y(</w:t>
      </w:r>
      <w:r w:rsidR="00556472" w:rsidRPr="00556472">
        <w:rPr>
          <w:i/>
        </w:rPr>
        <w:t>z</w:t>
      </w:r>
      <w:r w:rsidR="00556472">
        <w:t>)</w:t>
      </w:r>
      <w:r w:rsidR="00B75445">
        <w:t>.</w:t>
      </w:r>
      <w:r w:rsidR="00556472">
        <w:t xml:space="preserve"> V tuto chvíli je H(</w:t>
      </w:r>
      <w:r w:rsidR="00556472" w:rsidRPr="00556472">
        <w:rPr>
          <w:i/>
        </w:rPr>
        <w:t>z</w:t>
      </w:r>
      <w:r w:rsidR="00556472">
        <w:t xml:space="preserve">) obrazem impulsní charakteristiky filtru. </w:t>
      </w:r>
    </w:p>
    <w:p w14:paraId="51B80647" w14:textId="62EF3A7B" w:rsidR="009D321B" w:rsidRDefault="009D321B"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9D321B" w14:paraId="3956910B" w14:textId="77777777" w:rsidTr="00713A8E">
        <w:tc>
          <w:tcPr>
            <w:tcW w:w="750" w:type="pct"/>
            <w:vAlign w:val="center"/>
          </w:tcPr>
          <w:p w14:paraId="2B1D3055" w14:textId="77777777" w:rsidR="009D321B" w:rsidRDefault="009D321B" w:rsidP="00713A8E">
            <w:pPr>
              <w:jc w:val="right"/>
            </w:pPr>
          </w:p>
        </w:tc>
        <w:tc>
          <w:tcPr>
            <w:tcW w:w="0" w:type="auto"/>
            <w:vAlign w:val="center"/>
          </w:tcPr>
          <w:p w14:paraId="19D40047" w14:textId="4C2CE9C7" w:rsidR="009D321B" w:rsidRDefault="00291B2C" w:rsidP="00713A8E">
            <w:pPr>
              <w:jc w:val="right"/>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2πj</m:t>
                    </m:r>
                  </m:den>
                </m:f>
                <m:nary>
                  <m:naryPr>
                    <m:chr m:val="∮"/>
                    <m:limLoc m:val="undOvr"/>
                    <m:ctrlPr>
                      <w:rPr>
                        <w:rFonts w:ascii="Cambria Math" w:hAnsi="Cambria Math"/>
                        <w:i/>
                      </w:rPr>
                    </m:ctrlPr>
                  </m:naryPr>
                  <m:sub>
                    <m:r>
                      <w:rPr>
                        <w:rFonts w:ascii="Cambria Math" w:hAnsi="Cambria Math"/>
                      </w:rPr>
                      <m:t>C</m:t>
                    </m:r>
                  </m:sub>
                  <m:sup/>
                  <m:e>
                    <m:r>
                      <w:rPr>
                        <w:rFonts w:ascii="Cambria Math" w:hAnsi="Cambria Math"/>
                      </w:rPr>
                      <m:t>X</m:t>
                    </m:r>
                    <m:d>
                      <m:dPr>
                        <m:ctrlPr>
                          <w:rPr>
                            <w:rFonts w:ascii="Cambria Math" w:hAnsi="Cambria Math"/>
                            <w:i/>
                          </w:rPr>
                        </m:ctrlPr>
                      </m:dPr>
                      <m:e>
                        <m:r>
                          <w:rPr>
                            <w:rFonts w:ascii="Cambria Math" w:hAnsi="Cambria Math"/>
                          </w:rPr>
                          <m:t>z</m:t>
                        </m:r>
                      </m:e>
                    </m:d>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rPr>
                      <m:t>dz</m:t>
                    </m:r>
                  </m:e>
                </m:nary>
              </m:oMath>
            </m:oMathPara>
          </w:p>
        </w:tc>
        <w:tc>
          <w:tcPr>
            <w:tcW w:w="750" w:type="pct"/>
            <w:tcMar>
              <w:right w:w="0" w:type="dxa"/>
            </w:tcMar>
            <w:vAlign w:val="center"/>
          </w:tcPr>
          <w:p w14:paraId="751B74A3" w14:textId="17E7E6DF" w:rsidR="009D321B" w:rsidRDefault="009D321B" w:rsidP="00713A8E">
            <w:pPr>
              <w:jc w:val="right"/>
            </w:pPr>
            <w:bookmarkStart w:id="45" w:name="_Ref33188197"/>
            <w:r>
              <w:t>(</w:t>
            </w:r>
            <w:ins w:id="46" w:author="Konzal Jan (164745) [2]" w:date="2020-03-17T17:22:00Z">
              <w:r w:rsidR="0042187D">
                <w:fldChar w:fldCharType="begin"/>
              </w:r>
              <w:r w:rsidR="0042187D">
                <w:instrText xml:space="preserve"> STYLEREF 1 \s </w:instrText>
              </w:r>
            </w:ins>
            <w:r w:rsidR="0042187D">
              <w:fldChar w:fldCharType="separate"/>
            </w:r>
            <w:r w:rsidR="007E0F00">
              <w:rPr>
                <w:noProof/>
              </w:rPr>
              <w:t>3</w:t>
            </w:r>
            <w:ins w:id="47"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6</w:t>
            </w:r>
            <w:r w:rsidR="001C2707">
              <w:rPr>
                <w:noProof/>
              </w:rPr>
              <w:fldChar w:fldCharType="end"/>
            </w:r>
            <w:r>
              <w:t>)</w:t>
            </w:r>
            <w:bookmarkEnd w:id="45"/>
          </w:p>
        </w:tc>
      </w:tr>
    </w:tbl>
    <w:p w14:paraId="710EE189" w14:textId="77777777" w:rsidR="009D321B" w:rsidRDefault="009D321B" w:rsidP="008010F8">
      <w:pPr>
        <w:pStyle w:val="BPDPNormln"/>
      </w:pPr>
    </w:p>
    <w:p w14:paraId="2096A300" w14:textId="5022A21D" w:rsidR="008576EF" w:rsidDel="009D321B" w:rsidRDefault="00617EA8" w:rsidP="008010F8">
      <w:pPr>
        <w:pStyle w:val="BPDPNormln"/>
        <w:rPr>
          <w:del w:id="48" w:author="Konzal Jan (164745)" w:date="2020-02-21T14:38:00Z"/>
        </w:rPr>
      </w:pPr>
      <w:r>
        <w:t>K</w:t>
      </w:r>
      <w:r w:rsidRPr="00617EA8">
        <w:t xml:space="preserve">de </w:t>
      </w:r>
      <w:r>
        <w:t xml:space="preserve">C je </w:t>
      </w:r>
      <w:r w:rsidRPr="00617EA8">
        <w:t>křivka ležící v oblasti konvergence a obklopující počátek.</w:t>
      </w:r>
      <w:r>
        <w:t xml:space="preserve"> </w:t>
      </w:r>
      <w:r w:rsidR="00556472">
        <w:t xml:space="preserve">Zpětnou </w:t>
      </w:r>
      <w:r w:rsidR="00556472" w:rsidRPr="00556472">
        <w:rPr>
          <w:i/>
        </w:rPr>
        <w:t>Z</w:t>
      </w:r>
      <w:r w:rsidR="00360DB6">
        <w:t> transformací</w:t>
      </w:r>
      <w:r w:rsidR="00B75445">
        <w:t xml:space="preserve"> </w:t>
      </w:r>
      <w:r w:rsidR="00B75445">
        <w:fldChar w:fldCharType="begin"/>
      </w:r>
      <w:r w:rsidR="00B75445">
        <w:instrText xml:space="preserve"> REF _Ref33188197 \h </w:instrText>
      </w:r>
      <w:r w:rsidR="00B75445">
        <w:fldChar w:fldCharType="separate"/>
      </w:r>
      <w:r w:rsidR="007E0F00">
        <w:t>(</w:t>
      </w:r>
      <w:r w:rsidR="007E0F00">
        <w:rPr>
          <w:noProof/>
        </w:rPr>
        <w:t>3</w:t>
      </w:r>
      <w:r w:rsidR="007E0F00">
        <w:t>.</w:t>
      </w:r>
      <w:r w:rsidR="007E0F00">
        <w:rPr>
          <w:noProof/>
        </w:rPr>
        <w:t>6</w:t>
      </w:r>
      <w:r w:rsidR="007E0F00">
        <w:t>)</w:t>
      </w:r>
      <w:r w:rsidR="00B75445">
        <w:fldChar w:fldCharType="end"/>
      </w:r>
      <w:r w:rsidR="00360DB6">
        <w:t xml:space="preserve"> získáme impuls</w:t>
      </w:r>
      <w:r w:rsidR="00556472">
        <w:t xml:space="preserve">ní odezvu </w:t>
      </w:r>
      <w:r w:rsidR="00556472" w:rsidRPr="00556472">
        <w:t>ℎ[</w:t>
      </w:r>
      <w:r w:rsidR="00556472" w:rsidRPr="00556472">
        <w:rPr>
          <w:rFonts w:ascii="Cambria Math" w:hAnsi="Cambria Math" w:cs="Cambria Math"/>
        </w:rPr>
        <w:t>𝑛</w:t>
      </w:r>
      <w:r w:rsidR="00556472" w:rsidRPr="00556472">
        <w:t>]</w:t>
      </w:r>
      <w:r w:rsidR="00B75445">
        <w:t xml:space="preserve"> </w:t>
      </w:r>
      <w:r w:rsidR="00B75445">
        <w:fldChar w:fldCharType="begin"/>
      </w:r>
      <w:r w:rsidR="00B75445">
        <w:instrText xml:space="preserve"> REF _Ref33188222 \h </w:instrText>
      </w:r>
      <w:r w:rsidR="00B75445">
        <w:fldChar w:fldCharType="separate"/>
      </w:r>
      <w:r w:rsidR="007E0F00">
        <w:t>(</w:t>
      </w:r>
      <w:r w:rsidR="007E0F00">
        <w:rPr>
          <w:noProof/>
        </w:rPr>
        <w:t>3</w:t>
      </w:r>
      <w:r w:rsidR="007E0F00">
        <w:t>.</w:t>
      </w:r>
      <w:r w:rsidR="007E0F00">
        <w:rPr>
          <w:noProof/>
        </w:rPr>
        <w:t>7</w:t>
      </w:r>
      <w:r w:rsidR="007E0F00">
        <w:t>)</w:t>
      </w:r>
      <w:r w:rsidR="00B75445">
        <w:fldChar w:fldCharType="end"/>
      </w:r>
      <w:r w:rsidR="00556472">
        <w:t xml:space="preserve">. </w:t>
      </w:r>
      <w:r w:rsidR="00A60866">
        <w:fldChar w:fldCharType="begin"/>
      </w:r>
      <w:r w:rsidR="00A60866">
        <w:instrText xml:space="preserve"> REF _Ref40808559 \r \h </w:instrText>
      </w:r>
      <w:r w:rsidR="00A60866">
        <w:fldChar w:fldCharType="separate"/>
      </w:r>
      <w:r w:rsidR="007E0F00">
        <w:t>[4]</w:t>
      </w:r>
      <w:r w:rsidR="00A60866">
        <w:fldChar w:fldCharType="end"/>
      </w:r>
      <w:r w:rsidR="00B4066B">
        <w:fldChar w:fldCharType="begin"/>
      </w:r>
      <w:r w:rsidR="00B4066B">
        <w:instrText xml:space="preserve"> REF _Ref40811492 \r \h </w:instrText>
      </w:r>
      <w:r w:rsidR="00B4066B">
        <w:fldChar w:fldCharType="separate"/>
      </w:r>
      <w:r w:rsidR="007E0F00">
        <w:t>[8]</w:t>
      </w:r>
      <w:r w:rsidR="00B4066B">
        <w:fldChar w:fldCharType="end"/>
      </w:r>
    </w:p>
    <w:p w14:paraId="77AE3DE3" w14:textId="72892DAA" w:rsidR="00942C9D" w:rsidRDefault="00942C9D" w:rsidP="008010F8">
      <w:pPr>
        <w:pStyle w:val="BPDPNormln"/>
      </w:pPr>
    </w:p>
    <w:p w14:paraId="6128CCB4" w14:textId="44B304A1" w:rsidR="00B75445" w:rsidRPr="00942C9D" w:rsidRDefault="00B75445"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30A0F144" w14:textId="77777777" w:rsidTr="00503E07">
        <w:tc>
          <w:tcPr>
            <w:tcW w:w="750" w:type="pct"/>
          </w:tcPr>
          <w:p w14:paraId="7541F5AC" w14:textId="77777777" w:rsidR="00B75445" w:rsidRDefault="00B75445" w:rsidP="008B45A1"/>
        </w:tc>
        <w:tc>
          <w:tcPr>
            <w:tcW w:w="0" w:type="auto"/>
          </w:tcPr>
          <w:p w14:paraId="7E7AB0FB" w14:textId="178BCEDA" w:rsidR="00B75445" w:rsidRDefault="00B75445" w:rsidP="00B509D7">
            <w:pPr>
              <w:jc w:val="center"/>
            </w:pPr>
            <m:oMathPara>
              <m:oMath>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{H(z)}</m:t>
                </m:r>
              </m:oMath>
            </m:oMathPara>
          </w:p>
        </w:tc>
        <w:tc>
          <w:tcPr>
            <w:tcW w:w="750" w:type="pct"/>
            <w:tcMar>
              <w:right w:w="0" w:type="dxa"/>
            </w:tcMar>
          </w:tcPr>
          <w:p w14:paraId="43E483CC" w14:textId="219B7766" w:rsidR="00B75445" w:rsidRDefault="00B75445" w:rsidP="00B509D7">
            <w:pPr>
              <w:jc w:val="right"/>
            </w:pPr>
            <w:bookmarkStart w:id="49" w:name="_Ref33188222"/>
            <w:r>
              <w:t>(</w:t>
            </w:r>
            <w:ins w:id="50" w:author="Konzal Jan (164745) [2]" w:date="2020-03-17T17:22:00Z">
              <w:r w:rsidR="0042187D">
                <w:fldChar w:fldCharType="begin"/>
              </w:r>
              <w:r w:rsidR="0042187D">
                <w:instrText xml:space="preserve"> STYLEREF 1 \s </w:instrText>
              </w:r>
            </w:ins>
            <w:r w:rsidR="0042187D">
              <w:fldChar w:fldCharType="separate"/>
            </w:r>
            <w:r w:rsidR="007E0F00">
              <w:rPr>
                <w:noProof/>
              </w:rPr>
              <w:t>3</w:t>
            </w:r>
            <w:ins w:id="51"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7</w:t>
            </w:r>
            <w:r w:rsidR="001C2707">
              <w:rPr>
                <w:noProof/>
              </w:rPr>
              <w:fldChar w:fldCharType="end"/>
            </w:r>
            <w:r>
              <w:t>)</w:t>
            </w:r>
            <w:bookmarkEnd w:id="49"/>
          </w:p>
        </w:tc>
      </w:tr>
    </w:tbl>
    <w:p w14:paraId="7A464E3B" w14:textId="7A6DCB9A" w:rsidR="008576EF" w:rsidRPr="00942C9D" w:rsidRDefault="008576EF" w:rsidP="008010F8">
      <w:pPr>
        <w:pStyle w:val="BPDPNormln"/>
        <w:rPr>
          <w:ins w:id="52" w:author="Konzal Jan (164745) [2]" w:date="2020-02-20T15:53:00Z"/>
        </w:rPr>
      </w:pPr>
    </w:p>
    <w:p w14:paraId="706A0DF7" w14:textId="77777777" w:rsidR="00942C9D" w:rsidRDefault="00942C9D" w:rsidP="008010F8">
      <w:pPr>
        <w:pStyle w:val="BPDPNormln"/>
        <w:rPr>
          <w:ins w:id="53" w:author="Konzal Jan (164745) [2]" w:date="2020-02-20T15:31:00Z"/>
        </w:rPr>
      </w:pPr>
    </w:p>
    <w:p w14:paraId="19104603" w14:textId="5AA278C0" w:rsidR="0062294A" w:rsidRPr="00B52489" w:rsidRDefault="00B52489" w:rsidP="008010F8">
      <w:pPr>
        <w:pStyle w:val="BPDPNormln"/>
      </w:pPr>
      <w:r>
        <w:t>Filtr, u kterého platí</w:t>
      </w:r>
      <w:r w:rsidR="006B26D9">
        <w:t>, že jeho impulsní odezva skončí po uplynutí nějaké doby,</w:t>
      </w:r>
      <w:r w:rsidR="009456D5">
        <w:t xml:space="preserve"> </w:t>
      </w:r>
      <w:r>
        <w:t>nazýváme filtr s konečnou impulsní odezvou</w:t>
      </w:r>
      <w:r w:rsidR="009C3566">
        <w:t xml:space="preserve"> (</w:t>
      </w:r>
      <w:r w:rsidR="00904925">
        <w:t>FIR</w:t>
      </w:r>
      <w:r w:rsidR="009C3566">
        <w:t xml:space="preserve">, </w:t>
      </w:r>
      <w:proofErr w:type="spellStart"/>
      <w:r w:rsidR="00904925">
        <w:t>F</w:t>
      </w:r>
      <w:r w:rsidR="00904925" w:rsidRPr="006D46F9">
        <w:t>inite</w:t>
      </w:r>
      <w:proofErr w:type="spellEnd"/>
      <w:r w:rsidR="00904925" w:rsidRPr="006D46F9">
        <w:t xml:space="preserve"> </w:t>
      </w:r>
      <w:r w:rsidR="009C3566" w:rsidRPr="006D46F9">
        <w:t>Impulse Response</w:t>
      </w:r>
      <w:r w:rsidR="009C3566">
        <w:t>)</w:t>
      </w:r>
      <w:r>
        <w:t>.</w:t>
      </w:r>
      <w:r w:rsidR="009456D5">
        <w:t xml:space="preserve"> </w:t>
      </w:r>
      <w:r w:rsidR="00913A43" w:rsidRPr="00826D06">
        <w:rPr>
          <w:color w:val="auto"/>
        </w:rPr>
        <w:t>Dalším</w:t>
      </w:r>
      <w:r>
        <w:t xml:space="preserve"> </w:t>
      </w:r>
      <w:r>
        <w:lastRenderedPageBreak/>
        <w:t>druhem číslicových filtrů jsou filtry s </w:t>
      </w:r>
      <w:r w:rsidR="00904925">
        <w:t>ne</w:t>
      </w:r>
      <w:r>
        <w:t>konečnou impulsní odezvou</w:t>
      </w:r>
      <w:r w:rsidR="009C3566">
        <w:t xml:space="preserve"> (</w:t>
      </w:r>
      <w:r w:rsidR="00904925">
        <w:t>IIR</w:t>
      </w:r>
      <w:r w:rsidR="009C3566">
        <w:t xml:space="preserve">, </w:t>
      </w:r>
      <w:proofErr w:type="spellStart"/>
      <w:r w:rsidR="00904925">
        <w:t>Inf</w:t>
      </w:r>
      <w:r w:rsidR="009C3566" w:rsidRPr="006D46F9">
        <w:t>inite</w:t>
      </w:r>
      <w:proofErr w:type="spellEnd"/>
      <w:r w:rsidR="009C3566" w:rsidRPr="006D46F9">
        <w:t xml:space="preserve"> Impulse Response)</w:t>
      </w:r>
      <w:r>
        <w:t>.</w:t>
      </w:r>
      <w:r w:rsidR="00942C9D">
        <w:t xml:space="preserve"> </w:t>
      </w:r>
      <w:r w:rsidR="00A60866">
        <w:fldChar w:fldCharType="begin"/>
      </w:r>
      <w:r w:rsidR="00A60866">
        <w:instrText xml:space="preserve"> REF _Ref40808559 \r \h </w:instrText>
      </w:r>
      <w:r w:rsidR="00A60866">
        <w:fldChar w:fldCharType="separate"/>
      </w:r>
      <w:r w:rsidR="007E0F00">
        <w:t>[4]</w:t>
      </w:r>
      <w:r w:rsidR="00A60866">
        <w:fldChar w:fldCharType="end"/>
      </w:r>
    </w:p>
    <w:p w14:paraId="205A9C36" w14:textId="7B7D49D8" w:rsidR="00B57C4E" w:rsidRDefault="00BA2E7C" w:rsidP="008010F8">
      <w:pPr>
        <w:pStyle w:val="BPDPNormln"/>
      </w:pPr>
      <w:r>
        <w:t xml:space="preserve">Návrh filtru vychází z ideální analogové dolní propusti, která má v propustném pásmu modul roven jedné a v nepropustném pásmu se hodnota modulu rovná nule. </w:t>
      </w:r>
      <w:r w:rsidR="006B26D9">
        <w:t xml:space="preserve">Strmost přechodového pásma ideálního filtru je nekonečná. </w:t>
      </w:r>
      <w:r w:rsidR="00567BF9">
        <w:t>Aby</w:t>
      </w:r>
      <w:r w:rsidR="0016673D">
        <w:t> </w:t>
      </w:r>
      <w:r w:rsidR="00567BF9">
        <w:t>se</w:t>
      </w:r>
      <w:r w:rsidR="0016673D">
        <w:t> </w:t>
      </w:r>
      <w:r w:rsidR="00567BF9">
        <w:t>takovýto ideální průběh přiblížil skutečnému analogovému filtru</w:t>
      </w:r>
      <w:r w:rsidR="00360DB6">
        <w:t>,</w:t>
      </w:r>
      <w:r w:rsidR="00567BF9">
        <w:t xml:space="preserve"> je třeba jeho průběh aproximovat. Tím dojde k rozšíření přechodového pásma a zvlnění modulové frekvenční charakteristiky. </w:t>
      </w:r>
      <w:r w:rsidR="00BC0AAC">
        <w:t>Zde budou uvedeny čtyři tyto aproximační funkce</w:t>
      </w:r>
      <w:r w:rsidR="00567BF9">
        <w:t>, vybírá se</w:t>
      </w:r>
      <w:r w:rsidR="00520F59">
        <w:t> </w:t>
      </w:r>
      <w:r w:rsidR="00567BF9">
        <w:t xml:space="preserve">z nich na základě požadavku na zvlnění frekvenční modulové charakteristiky. </w:t>
      </w:r>
      <w:proofErr w:type="spellStart"/>
      <w:r w:rsidR="00567BF9" w:rsidRPr="00567BF9">
        <w:t>Butterworthova</w:t>
      </w:r>
      <w:proofErr w:type="spellEnd"/>
      <w:r w:rsidR="0016673D">
        <w:t xml:space="preserve"> aproximace obsahuje pouze póly, modulem filtru je monotónně klesající funkce. Kmitočtová charakteristika</w:t>
      </w:r>
      <w:r w:rsidR="00826D06">
        <w:t xml:space="preserve"> je hladká, nemá žádné zvlnění</w:t>
      </w:r>
      <w:r w:rsidR="00942C9D">
        <w:t>, za cenu nejmenší strmosti přechodového pásma</w:t>
      </w:r>
      <w:r w:rsidR="00826D06">
        <w:t xml:space="preserve">. </w:t>
      </w:r>
      <w:proofErr w:type="spellStart"/>
      <w:r w:rsidR="0016673D">
        <w:t>Čebyševova</w:t>
      </w:r>
      <w:proofErr w:type="spellEnd"/>
      <w:r w:rsidR="0016673D">
        <w:t xml:space="preserve"> aproximace 1.</w:t>
      </w:r>
      <w:r w:rsidR="00E36ACC">
        <w:t> </w:t>
      </w:r>
      <w:r w:rsidR="0016673D">
        <w:t xml:space="preserve">typu má také pouze póly, dojde ke zvlnění propustného pásma modulové frekvenční charakteristiky. </w:t>
      </w:r>
      <w:proofErr w:type="spellStart"/>
      <w:r w:rsidR="0016673D">
        <w:t>Čebyševova</w:t>
      </w:r>
      <w:proofErr w:type="spellEnd"/>
      <w:r w:rsidR="0016673D">
        <w:t xml:space="preserve"> aproximace 2. typu obsahuje nulové body i póly, modulová frekvenční charakteristika se zvlní v nepropustném pásmu. </w:t>
      </w:r>
      <w:proofErr w:type="spellStart"/>
      <w:r w:rsidR="0016673D" w:rsidRPr="0016673D">
        <w:t>Elliptická</w:t>
      </w:r>
      <w:proofErr w:type="spellEnd"/>
      <w:r w:rsidR="0016673D" w:rsidRPr="0016673D">
        <w:t xml:space="preserve"> (</w:t>
      </w:r>
      <w:proofErr w:type="spellStart"/>
      <w:r w:rsidR="0016673D" w:rsidRPr="0016673D">
        <w:t>Cauerova</w:t>
      </w:r>
      <w:proofErr w:type="spellEnd"/>
      <w:r w:rsidR="0016673D" w:rsidRPr="0016673D">
        <w:t>) aproximace</w:t>
      </w:r>
      <w:r w:rsidR="0016673D">
        <w:t xml:space="preserve"> má nulové body i póly, vyznačuje se největší strmostí přechodového pásma. Ke zvlnění modulové frekvenční charakteristiky dojde jak v</w:t>
      </w:r>
      <w:r w:rsidR="00235D91">
        <w:t> </w:t>
      </w:r>
      <w:r w:rsidR="0016673D">
        <w:t>propustném</w:t>
      </w:r>
      <w:r w:rsidR="00235D91">
        <w:t>,</w:t>
      </w:r>
      <w:r w:rsidR="00913A43">
        <w:t xml:space="preserve"> </w:t>
      </w:r>
      <w:r w:rsidR="0016673D">
        <w:t>tak</w:t>
      </w:r>
      <w:r w:rsidR="00EC643D">
        <w:t> </w:t>
      </w:r>
      <w:r w:rsidR="0016673D">
        <w:t>v nepropustném pásmu.</w:t>
      </w:r>
      <w:r w:rsidR="00235D91">
        <w:t xml:space="preserve"> Na obrázku </w:t>
      </w:r>
      <w:r w:rsidR="00571EB3">
        <w:t>(</w:t>
      </w:r>
      <w:r w:rsidR="00914A94" w:rsidRPr="00571EB3">
        <w:fldChar w:fldCharType="begin"/>
      </w:r>
      <w:r w:rsidR="00914A94" w:rsidRPr="00571EB3">
        <w:instrText xml:space="preserve"> REF _Ref32488931 \h  \* MERGEFORMAT </w:instrText>
      </w:r>
      <w:r w:rsidR="00914A94" w:rsidRPr="00571EB3">
        <w:fldChar w:fldCharType="separate"/>
      </w:r>
      <w:r w:rsidR="007E0F00" w:rsidRPr="007E0F00">
        <w:t xml:space="preserve">Obr. </w:t>
      </w:r>
      <w:r w:rsidR="007E0F00" w:rsidRPr="007E0F00">
        <w:rPr>
          <w:noProof/>
        </w:rPr>
        <w:t>3</w:t>
      </w:r>
      <w:r w:rsidR="007E0F00" w:rsidRPr="007E0F00">
        <w:t>.</w:t>
      </w:r>
      <w:r w:rsidR="007E0F00" w:rsidRPr="007E0F00">
        <w:rPr>
          <w:noProof/>
        </w:rPr>
        <w:t>2</w:t>
      </w:r>
      <w:r w:rsidR="00914A94" w:rsidRPr="00571EB3">
        <w:fldChar w:fldCharType="end"/>
      </w:r>
      <w:r w:rsidR="00571EB3">
        <w:t xml:space="preserve">) </w:t>
      </w:r>
      <w:r w:rsidR="00235D91">
        <w:t>jsou vidět jednotlivé aproximační funkce</w:t>
      </w:r>
      <w:r w:rsidR="00E36ACC">
        <w:t xml:space="preserve"> pro </w:t>
      </w:r>
      <w:r w:rsidR="006D0362">
        <w:t>filtr typu dolní propust</w:t>
      </w:r>
      <w:r w:rsidR="00235D91">
        <w:t>.</w:t>
      </w:r>
      <w:r w:rsidR="00B52489">
        <w:t xml:space="preserve"> </w:t>
      </w:r>
      <w:r w:rsidR="00B4066B">
        <w:fldChar w:fldCharType="begin"/>
      </w:r>
      <w:r w:rsidR="00B4066B">
        <w:instrText xml:space="preserve"> REF _Ref40456265 \r \h </w:instrText>
      </w:r>
      <w:r w:rsidR="00B4066B">
        <w:fldChar w:fldCharType="separate"/>
      </w:r>
      <w:r w:rsidR="007E0F00">
        <w:t>[7]</w:t>
      </w:r>
      <w:r w:rsidR="00B4066B">
        <w:fldChar w:fldCharType="end"/>
      </w:r>
      <w:r w:rsidR="00B4066B">
        <w:fldChar w:fldCharType="begin"/>
      </w:r>
      <w:r w:rsidR="00B4066B">
        <w:instrText xml:space="preserve"> REF _Ref40811492 \r \h </w:instrText>
      </w:r>
      <w:r w:rsidR="00B4066B">
        <w:fldChar w:fldCharType="separate"/>
      </w:r>
      <w:r w:rsidR="007E0F00">
        <w:t>[8]</w:t>
      </w:r>
      <w:r w:rsidR="00B4066B">
        <w:fldChar w:fldCharType="end"/>
      </w:r>
    </w:p>
    <w:p w14:paraId="4F278328" w14:textId="2BB2DF63" w:rsidR="006D0362" w:rsidRDefault="00BD4E04" w:rsidP="00350A05">
      <w:pPr>
        <w:pStyle w:val="BPDPNormln"/>
        <w:jc w:val="center"/>
      </w:pPr>
      <w:r>
        <w:rPr>
          <w:noProof/>
        </w:rPr>
        <w:drawing>
          <wp:inline distT="0" distB="0" distL="0" distR="0" wp14:anchorId="2A5BB45A" wp14:editId="3DFEAA78">
            <wp:extent cx="4323559" cy="3240000"/>
            <wp:effectExtent l="0" t="0" r="127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oximace.emf"/>
                    <pic:cNvPicPr/>
                  </pic:nvPicPr>
                  <pic:blipFill>
                    <a:blip r:embed="rId1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9DF7092" w14:textId="54A11B22" w:rsidR="006D0362" w:rsidRDefault="006D0362" w:rsidP="006D0362">
      <w:pPr>
        <w:pStyle w:val="Titulek"/>
        <w:jc w:val="center"/>
        <w:rPr>
          <w:b w:val="0"/>
        </w:rPr>
      </w:pPr>
      <w:bookmarkStart w:id="54" w:name="_Ref32488931"/>
      <w:bookmarkStart w:id="55" w:name="_Ref32488925"/>
      <w:bookmarkStart w:id="56" w:name="_Toc41489577"/>
      <w:r w:rsidRPr="006D036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3</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2</w:t>
      </w:r>
      <w:r w:rsidR="00E73D21">
        <w:rPr>
          <w:b w:val="0"/>
        </w:rPr>
        <w:fldChar w:fldCharType="end"/>
      </w:r>
      <w:bookmarkEnd w:id="54"/>
      <w:r w:rsidRPr="006D0362">
        <w:rPr>
          <w:b w:val="0"/>
        </w:rPr>
        <w:t>: Aproximace dolní propusti</w:t>
      </w:r>
      <w:bookmarkEnd w:id="55"/>
      <w:bookmarkEnd w:id="56"/>
    </w:p>
    <w:p w14:paraId="4BEE5F1D" w14:textId="77777777" w:rsidR="009A5AFE" w:rsidRPr="009A5AFE" w:rsidRDefault="009A5AFE" w:rsidP="009A5AFE"/>
    <w:p w14:paraId="12C3BFB8" w14:textId="77777777" w:rsidR="000469A8" w:rsidRDefault="000469A8" w:rsidP="000469A8">
      <w:pPr>
        <w:pStyle w:val="Nadpis3"/>
      </w:pPr>
      <w:bookmarkStart w:id="57" w:name="_Toc41489552"/>
      <w:r>
        <w:t>FIR, IIR filtry a jejich vlastnosti</w:t>
      </w:r>
      <w:bookmarkEnd w:id="57"/>
    </w:p>
    <w:p w14:paraId="7A9EA3B2" w14:textId="5E8C23F9" w:rsidR="000469A8" w:rsidDel="006B26D9" w:rsidRDefault="001237B9" w:rsidP="008010F8">
      <w:pPr>
        <w:pStyle w:val="BPDPNormln"/>
        <w:rPr>
          <w:del w:id="58" w:author="Konzal Jan (164745) [2]" w:date="2020-03-17T15:49:00Z"/>
        </w:rPr>
      </w:pPr>
      <w:r w:rsidRPr="001237B9">
        <w:t xml:space="preserve">Číslicové filtry </w:t>
      </w:r>
      <w:r>
        <w:t>se dělí do dvou základních skupin</w:t>
      </w:r>
      <w:r w:rsidR="006D46F9">
        <w:t>,</w:t>
      </w:r>
      <w:r>
        <w:t xml:space="preserve"> a to</w:t>
      </w:r>
      <w:r w:rsidR="006D46F9">
        <w:t xml:space="preserve"> s konečnou impulsní odezvou</w:t>
      </w:r>
      <w:r>
        <w:t xml:space="preserve"> </w:t>
      </w:r>
      <w:r w:rsidR="006D46F9">
        <w:t>(FIR</w:t>
      </w:r>
      <w:r w:rsidR="006D46F9" w:rsidRPr="006D46F9">
        <w:t>)</w:t>
      </w:r>
      <w:r w:rsidR="006D46F9">
        <w:t xml:space="preserve"> a s nekonečnou impulsní odezvou (IIR</w:t>
      </w:r>
      <w:r w:rsidR="009C3566">
        <w:t>)</w:t>
      </w:r>
      <w:r w:rsidR="006D46F9">
        <w:t>.</w:t>
      </w:r>
      <w:ins w:id="59" w:author="KANKA" w:date="2020-04-17T20:40:00Z">
        <w:r w:rsidR="007E2F80">
          <w:t xml:space="preserve"> </w:t>
        </w:r>
      </w:ins>
    </w:p>
    <w:p w14:paraId="72E4EF67" w14:textId="1FE40EA5" w:rsidR="00E14E89" w:rsidRDefault="006B26D9" w:rsidP="008010F8">
      <w:pPr>
        <w:pStyle w:val="BPDPNormln"/>
      </w:pPr>
      <w:r>
        <w:t xml:space="preserve">Reprezentace v z-oblasti je </w:t>
      </w:r>
      <w:r w:rsidR="00B4339C">
        <w:t xml:space="preserve">pro FIR </w:t>
      </w:r>
      <w:r>
        <w:t xml:space="preserve">dána jen nulovými body, frekvenční charakteristika je tedy periodická funkce s periodou 2pi/T. </w:t>
      </w:r>
      <w:r w:rsidR="00771BE3">
        <w:t xml:space="preserve">Výhodou FIR je lineární </w:t>
      </w:r>
      <w:r w:rsidR="00771BE3">
        <w:lastRenderedPageBreak/>
        <w:t>fázová charakteristika,</w:t>
      </w:r>
      <w:r w:rsidR="00E14E89">
        <w:t xml:space="preserve"> je-li dodržena podmínka symetrie nebo </w:t>
      </w:r>
      <w:proofErr w:type="spellStart"/>
      <w:r w:rsidR="00E14E89">
        <w:t>antisymetrie</w:t>
      </w:r>
      <w:proofErr w:type="spellEnd"/>
      <w:r w:rsidR="00E14E89">
        <w:t xml:space="preserve"> impulsní charakteristiky</w:t>
      </w:r>
      <w:r w:rsidR="00A94799">
        <w:t xml:space="preserve"> </w:t>
      </w:r>
      <w:r w:rsidR="00A94799">
        <w:fldChar w:fldCharType="begin"/>
      </w:r>
      <w:r w:rsidR="00A94799">
        <w:instrText xml:space="preserve"> REF _Ref35358854 \h </w:instrText>
      </w:r>
      <w:r w:rsidR="00A94799">
        <w:fldChar w:fldCharType="separate"/>
      </w:r>
      <w:r w:rsidR="007E0F00">
        <w:t>(</w:t>
      </w:r>
      <w:r w:rsidR="007E0F00">
        <w:rPr>
          <w:noProof/>
        </w:rPr>
        <w:t>3</w:t>
      </w:r>
      <w:r w:rsidR="007E0F00">
        <w:t>.</w:t>
      </w:r>
      <w:r w:rsidR="007E0F00">
        <w:rPr>
          <w:noProof/>
        </w:rPr>
        <w:t>8</w:t>
      </w:r>
      <w:r w:rsidR="007E0F00">
        <w:t>)</w:t>
      </w:r>
      <w:r w:rsidR="00A94799">
        <w:fldChar w:fldCharType="end"/>
      </w:r>
      <w:r w:rsidR="00E14E89">
        <w:t>.</w:t>
      </w:r>
      <w:r w:rsidR="00771BE3">
        <w:t xml:space="preserve"> </w:t>
      </w:r>
      <w:r w:rsidR="00A60866">
        <w:fldChar w:fldCharType="begin"/>
      </w:r>
      <w:r w:rsidR="00A60866">
        <w:instrText xml:space="preserve"> REF _Ref40808559 \r \h </w:instrText>
      </w:r>
      <w:r w:rsidR="00A60866">
        <w:fldChar w:fldCharType="separate"/>
      </w:r>
      <w:r w:rsidR="007E0F00">
        <w:t>[4]</w:t>
      </w:r>
      <w:r w:rsidR="00A60866">
        <w:fldChar w:fldCharType="end"/>
      </w:r>
    </w:p>
    <w:p w14:paraId="358ABD83" w14:textId="77777777" w:rsidR="00E14E89" w:rsidRDefault="00E14E89" w:rsidP="008010F8">
      <w:pPr>
        <w:pStyle w:val="BPDPNormln"/>
      </w:pP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42187D" w14:paraId="106270E1" w14:textId="77777777" w:rsidTr="00A94799">
        <w:tc>
          <w:tcPr>
            <w:tcW w:w="750" w:type="pct"/>
          </w:tcPr>
          <w:p w14:paraId="26FCF2BA" w14:textId="77777777" w:rsidR="0042187D" w:rsidRDefault="0042187D" w:rsidP="008010F8">
            <w:pPr>
              <w:pStyle w:val="BPDPNormln"/>
            </w:pPr>
          </w:p>
        </w:tc>
        <w:tc>
          <w:tcPr>
            <w:tcW w:w="3500" w:type="pct"/>
          </w:tcPr>
          <w:p w14:paraId="50F882D1" w14:textId="79A556E6" w:rsidR="0042187D" w:rsidRPr="00A94799" w:rsidRDefault="00871983" w:rsidP="008010F8">
            <w:pPr>
              <w:pStyle w:val="BPDPNormln"/>
              <w:rPr>
                <w:b/>
                <w:bCs/>
              </w:rPr>
            </w:pPr>
            <m:oMathPara>
              <m:oMath>
                <m:sSub>
                  <m:sSubPr>
                    <m:ctrlPr>
                      <w:rPr>
                        <w:rFonts w:ascii="Cambria Math" w:hAnsi="Cambria Math"/>
                      </w:rPr>
                    </m:ctrlPr>
                  </m:sSubPr>
                  <m:e>
                    <m:r>
                      <w:rPr>
                        <w:rFonts w:ascii="Cambria Math" w:hAnsi="Cambria Math"/>
                      </w:rPr>
                      <m:t>h</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r>
                      <w:rPr>
                        <w:rFonts w:ascii="Cambria Math" w:hAnsi="Cambria Math"/>
                      </w:rPr>
                      <m:t>N</m:t>
                    </m:r>
                    <m:r>
                      <m:rPr>
                        <m:sty m:val="p"/>
                      </m:rPr>
                      <w:rPr>
                        <w:rFonts w:ascii="Cambria Math" w:hAnsi="Cambria Math"/>
                      </w:rPr>
                      <m:t>-1-</m:t>
                    </m:r>
                    <m:r>
                      <w:rPr>
                        <w:rFonts w:ascii="Cambria Math" w:hAnsi="Cambria Math"/>
                      </w:rPr>
                      <m:t>n</m:t>
                    </m:r>
                    <m:r>
                      <m:rPr>
                        <m:sty m:val="p"/>
                      </m:rPr>
                      <w:rPr>
                        <w:rFonts w:ascii="Cambria Math" w:hAnsi="Cambria Math"/>
                      </w:rPr>
                      <m:t>)</m:t>
                    </m:r>
                  </m:sub>
                </m:sSub>
                <m:r>
                  <m:rPr>
                    <m:sty m:val="p"/>
                  </m:rPr>
                  <w:rPr>
                    <w:rFonts w:ascii="Cambria Math" w:hAnsi="Cambria Math"/>
                  </w:rPr>
                  <m:t xml:space="preserve">, </m:t>
                </m:r>
                <m:r>
                  <w:rPr>
                    <w:rFonts w:ascii="Cambria Math" w:hAnsi="Cambria Math"/>
                  </w:rPr>
                  <m:t>resp</m:t>
                </m:r>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n</m:t>
                    </m:r>
                  </m:sub>
                </m:sSub>
                <m:r>
                  <m:rPr>
                    <m:sty m:val="p"/>
                  </m:rPr>
                  <w:rPr>
                    <w:rFonts w:ascii="Cambria Math" w:hAnsi="Cambria Math"/>
                  </w:rPr>
                  <m:t>= -</m:t>
                </m:r>
                <m:sSub>
                  <m:sSubPr>
                    <m:ctrlPr>
                      <w:rPr>
                        <w:rFonts w:ascii="Cambria Math" w:hAnsi="Cambria Math"/>
                      </w:rPr>
                    </m:ctrlPr>
                  </m:sSubPr>
                  <m:e>
                    <m:r>
                      <w:rPr>
                        <w:rFonts w:ascii="Cambria Math" w:hAnsi="Cambria Math"/>
                      </w:rPr>
                      <m:t>h</m:t>
                    </m:r>
                  </m:e>
                  <m:sub>
                    <m:r>
                      <m:rPr>
                        <m:sty m:val="p"/>
                      </m:rPr>
                      <w:rPr>
                        <w:rFonts w:ascii="Cambria Math" w:hAnsi="Cambria Math"/>
                      </w:rPr>
                      <m:t>(</m:t>
                    </m:r>
                    <m:r>
                      <w:rPr>
                        <w:rFonts w:ascii="Cambria Math" w:hAnsi="Cambria Math"/>
                      </w:rPr>
                      <m:t>N</m:t>
                    </m:r>
                    <m:r>
                      <m:rPr>
                        <m:sty m:val="p"/>
                      </m:rPr>
                      <w:rPr>
                        <w:rFonts w:ascii="Cambria Math" w:hAnsi="Cambria Math"/>
                      </w:rPr>
                      <m:t>-1-</m:t>
                    </m:r>
                    <m:r>
                      <w:rPr>
                        <w:rFonts w:ascii="Cambria Math" w:hAnsi="Cambria Math"/>
                      </w:rPr>
                      <m:t>n</m:t>
                    </m:r>
                    <m:r>
                      <m:rPr>
                        <m:sty m:val="p"/>
                      </m:rPr>
                      <w:rPr>
                        <w:rFonts w:ascii="Cambria Math" w:hAnsi="Cambria Math"/>
                      </w:rPr>
                      <m:t>)</m:t>
                    </m:r>
                  </m:sub>
                </m:sSub>
              </m:oMath>
            </m:oMathPara>
          </w:p>
        </w:tc>
        <w:tc>
          <w:tcPr>
            <w:tcW w:w="750" w:type="pct"/>
            <w:tcMar>
              <w:right w:w="0" w:type="dxa"/>
            </w:tcMar>
            <w:vAlign w:val="center"/>
          </w:tcPr>
          <w:p w14:paraId="68BF5D12" w14:textId="722E22AA" w:rsidR="0042187D" w:rsidRDefault="0042187D" w:rsidP="008010F8">
            <w:pPr>
              <w:pStyle w:val="BPDPNormln"/>
            </w:pPr>
            <w:bookmarkStart w:id="60" w:name="_Ref35358854"/>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8</w:t>
            </w:r>
            <w:r w:rsidR="001C2707">
              <w:rPr>
                <w:noProof/>
              </w:rPr>
              <w:fldChar w:fldCharType="end"/>
            </w:r>
            <w:r>
              <w:t>)</w:t>
            </w:r>
            <w:bookmarkEnd w:id="60"/>
          </w:p>
        </w:tc>
      </w:tr>
    </w:tbl>
    <w:p w14:paraId="432A7B8E" w14:textId="428BC914" w:rsidR="00E14E89" w:rsidRDefault="00E14E89" w:rsidP="008010F8">
      <w:pPr>
        <w:pStyle w:val="BPDPNormln"/>
      </w:pPr>
    </w:p>
    <w:p w14:paraId="65399B47" w14:textId="77777777" w:rsidR="00E14E89" w:rsidRDefault="00E14E89" w:rsidP="008010F8">
      <w:pPr>
        <w:pStyle w:val="BPDPNormln"/>
      </w:pPr>
    </w:p>
    <w:p w14:paraId="32FAEA29" w14:textId="310731B0" w:rsidR="006D46F9" w:rsidRDefault="00E14E89" w:rsidP="008010F8">
      <w:pPr>
        <w:pStyle w:val="BPDPNormln"/>
      </w:pPr>
      <w:r>
        <w:t>D</w:t>
      </w:r>
      <w:r w:rsidR="00771BE3">
        <w:t>íky ní nemají fázové zkreslení v celém kmitočtovém pásmu. Jsou nerekurzivní, není tedy třeba při výpočtu vyšetřovat jejích stabilitu. Mají obecně menší citlivost na kvantizační šum.</w:t>
      </w:r>
      <w:r w:rsidR="00050E33">
        <w:t xml:space="preserve"> </w:t>
      </w:r>
      <w:r w:rsidR="007E2F80">
        <w:t>Pro dosažení shodných strmostí s IIR filtry m</w:t>
      </w:r>
      <w:r w:rsidR="00913A43">
        <w:t>ají</w:t>
      </w:r>
      <w:r w:rsidR="00914A94">
        <w:t xml:space="preserve"> </w:t>
      </w:r>
      <w:r w:rsidR="007E2F80">
        <w:t xml:space="preserve">FIR filtry </w:t>
      </w:r>
      <w:r w:rsidR="003B72C9">
        <w:t>větší nároky na paměť</w:t>
      </w:r>
      <w:r w:rsidR="00DE0CD0">
        <w:t xml:space="preserve">, a </w:t>
      </w:r>
      <w:r w:rsidR="001523CE">
        <w:t>zpoždění signálu.</w:t>
      </w:r>
      <w:r w:rsidR="00A304DE">
        <w:t xml:space="preserve"> </w:t>
      </w:r>
      <w:r w:rsidR="001523CE">
        <w:t xml:space="preserve">Vyšší řád sebou nese vyšší počet koeficientů, kde musí být uloženo více stavových veličin. </w:t>
      </w:r>
      <w:r w:rsidR="00A60866">
        <w:fldChar w:fldCharType="begin"/>
      </w:r>
      <w:r w:rsidR="00A60866">
        <w:instrText xml:space="preserve"> REF _Ref40808559 \r \h </w:instrText>
      </w:r>
      <w:r w:rsidR="00A60866">
        <w:fldChar w:fldCharType="separate"/>
      </w:r>
      <w:r w:rsidR="007E0F00">
        <w:t>[4]</w:t>
      </w:r>
      <w:r w:rsidR="00A60866">
        <w:fldChar w:fldCharType="end"/>
      </w:r>
      <w:r w:rsidR="00B4066B">
        <w:fldChar w:fldCharType="begin"/>
      </w:r>
      <w:r w:rsidR="00B4066B">
        <w:instrText xml:space="preserve"> REF _Ref40811492 \r \h </w:instrText>
      </w:r>
      <w:r w:rsidR="00B4066B">
        <w:fldChar w:fldCharType="separate"/>
      </w:r>
      <w:r w:rsidR="007E0F00">
        <w:t>[8]</w:t>
      </w:r>
      <w:r w:rsidR="00B4066B">
        <w:fldChar w:fldCharType="end"/>
      </w:r>
    </w:p>
    <w:p w14:paraId="119D48CA" w14:textId="3CB9D4B8" w:rsidR="00C00474" w:rsidRDefault="003B72C9" w:rsidP="008010F8">
      <w:pPr>
        <w:pStyle w:val="BPDPNormln"/>
      </w:pPr>
      <w:r>
        <w:t>Při realizaci IIR systému je nutné použít struktury se zpětnými vazbami</w:t>
      </w:r>
      <w:r w:rsidR="00A304DE">
        <w:t>.</w:t>
      </w:r>
      <w:r>
        <w:t xml:space="preserve"> </w:t>
      </w:r>
      <w:r w:rsidR="00A304DE">
        <w:t xml:space="preserve">Stabilita systému je dána polohou pólů. Aby byl systém stabilní musí </w:t>
      </w:r>
      <w:r w:rsidR="007E2F80">
        <w:t xml:space="preserve">póly </w:t>
      </w:r>
      <w:r w:rsidR="00A304DE">
        <w:t>ležet uvnitř jednotkové kružnice</w:t>
      </w:r>
      <w:r w:rsidR="009F1442">
        <w:t xml:space="preserve"> v rovině </w:t>
      </w:r>
      <w:r w:rsidR="009F1442">
        <w:rPr>
          <w:i/>
          <w:iCs/>
        </w:rPr>
        <w:t>z</w:t>
      </w:r>
      <w:r w:rsidR="00A304DE">
        <w:t>.</w:t>
      </w:r>
      <w:r w:rsidR="00BF2DDE">
        <w:t xml:space="preserve"> </w:t>
      </w:r>
      <w:r w:rsidR="009F1442">
        <w:t xml:space="preserve">IIR filtry jsou citlivé na nepřesnost vzniklou číslicovou realizací, proto se stabilita na konkrétní realizaci ověřuje. </w:t>
      </w:r>
      <w:r w:rsidR="00A60866">
        <w:fldChar w:fldCharType="begin"/>
      </w:r>
      <w:r w:rsidR="00A60866">
        <w:instrText xml:space="preserve"> REF _Ref40808559 \r \h </w:instrText>
      </w:r>
      <w:r w:rsidR="00A60866">
        <w:fldChar w:fldCharType="separate"/>
      </w:r>
      <w:r w:rsidR="007E0F00">
        <w:t>[4]</w:t>
      </w:r>
      <w:r w:rsidR="00A60866">
        <w:fldChar w:fldCharType="end"/>
      </w:r>
      <w:r>
        <w:t xml:space="preserve"> </w:t>
      </w:r>
      <w:r w:rsidR="00C00474">
        <w:t xml:space="preserve">Pro IIR filtry lze najít ekvivalentní analogový filtr. </w:t>
      </w:r>
      <w:r w:rsidR="00BF2DDE">
        <w:t xml:space="preserve">Tyto filtry nemají lineární fázovou charakteristiku, proto způsobují fázové zkreslení. </w:t>
      </w:r>
      <w:r w:rsidR="001523CE">
        <w:t>Filtry s náročnými frekvenčními charakteristikami realizovanými pomocí IIR, májí řádově nižší řád filtru než při realizaci FIR.  To přináší</w:t>
      </w:r>
      <w:r w:rsidR="00BF2DDE">
        <w:t xml:space="preserve"> nižší řád přenosové funkce, díky kterému se snižuje </w:t>
      </w:r>
      <w:r w:rsidR="001523CE">
        <w:t>potřebné zpoždění signálu.</w:t>
      </w:r>
      <w:r w:rsidR="00C00474">
        <w:t xml:space="preserve"> </w:t>
      </w:r>
      <w:r w:rsidR="00B4066B">
        <w:fldChar w:fldCharType="begin"/>
      </w:r>
      <w:r w:rsidR="00B4066B">
        <w:instrText xml:space="preserve"> REF _Ref40456265 \r \h </w:instrText>
      </w:r>
      <w:r w:rsidR="00B4066B">
        <w:fldChar w:fldCharType="separate"/>
      </w:r>
      <w:r w:rsidR="007E0F00">
        <w:t>[7]</w:t>
      </w:r>
      <w:r w:rsidR="00B4066B">
        <w:fldChar w:fldCharType="end"/>
      </w:r>
      <w:r w:rsidR="00BF2DDE">
        <w:t xml:space="preserve"> Aby</w:t>
      </w:r>
      <w:r w:rsidR="009932D7">
        <w:t> </w:t>
      </w:r>
      <w:r w:rsidR="00BF2DDE">
        <w:t>mohl být filtr používán v reálném čase</w:t>
      </w:r>
      <w:r w:rsidR="00D41A96">
        <w:t>,</w:t>
      </w:r>
      <w:r w:rsidR="00BF2DDE">
        <w:t xml:space="preserve"> musí být dosaženo jeho kauzality</w:t>
      </w:r>
      <w:r w:rsidR="009F1442">
        <w:t>.</w:t>
      </w:r>
      <w:r w:rsidR="009D321B">
        <w:t xml:space="preserve"> </w:t>
      </w:r>
      <w:r w:rsidR="00C00474">
        <w:t xml:space="preserve">Podmínka kauzality je dána vztahem </w:t>
      </w:r>
      <w:r w:rsidR="00B75445">
        <w:fldChar w:fldCharType="begin"/>
      </w:r>
      <w:r w:rsidR="00B75445">
        <w:instrText xml:space="preserve"> REF _Ref33188268 \h </w:instrText>
      </w:r>
      <w:r w:rsidR="00B75445">
        <w:fldChar w:fldCharType="separate"/>
      </w:r>
      <w:r w:rsidR="007E0F00">
        <w:t>(</w:t>
      </w:r>
      <w:r w:rsidR="007E0F00">
        <w:rPr>
          <w:noProof/>
        </w:rPr>
        <w:t>3</w:t>
      </w:r>
      <w:r w:rsidR="007E0F00">
        <w:t>.</w:t>
      </w:r>
      <w:r w:rsidR="007E0F00">
        <w:rPr>
          <w:noProof/>
        </w:rPr>
        <w:t>9</w:t>
      </w:r>
      <w:r w:rsidR="007E0F00">
        <w:t>)</w:t>
      </w:r>
      <w:r w:rsidR="00B75445">
        <w:fldChar w:fldCharType="end"/>
      </w:r>
      <w:r w:rsidR="0042575F">
        <w:t>.</w:t>
      </w:r>
      <w:r w:rsidR="00A7568C">
        <w:t xml:space="preserve"> </w:t>
      </w:r>
      <w:r w:rsidR="00B4066B">
        <w:fldChar w:fldCharType="begin"/>
      </w:r>
      <w:r w:rsidR="00B4066B">
        <w:instrText xml:space="preserve"> REF _Ref40456265 \r \h </w:instrText>
      </w:r>
      <w:r w:rsidR="00B4066B">
        <w:fldChar w:fldCharType="separate"/>
      </w:r>
      <w:r w:rsidR="007E0F00">
        <w:t>[7]</w:t>
      </w:r>
      <w:r w:rsidR="00B4066B">
        <w:fldChar w:fldCharType="end"/>
      </w:r>
    </w:p>
    <w:p w14:paraId="5F55083C" w14:textId="77777777" w:rsidR="00C00474" w:rsidRDefault="00C00474" w:rsidP="008010F8">
      <w:pPr>
        <w:pStyle w:val="BPDPNormln"/>
        <w:rPr>
          <w:ins w:id="61" w:author="Konzal Jan (164745) [2]" w:date="2020-02-20T16:28:00Z"/>
        </w:rPr>
      </w:pPr>
    </w:p>
    <w:p w14:paraId="49FD2114" w14:textId="4169303A" w:rsidR="00B75445" w:rsidRDefault="00B75445" w:rsidP="008010F8">
      <w:pPr>
        <w:pStyle w:val="BPDPNormln"/>
        <w:rPr>
          <w:ins w:id="62" w:author="Konzal Jan (164745) [2]" w:date="2020-02-20T16:28:00Z"/>
        </w:rPr>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46ED08A7" w14:textId="77777777" w:rsidTr="00503E07">
        <w:tc>
          <w:tcPr>
            <w:tcW w:w="750" w:type="pct"/>
          </w:tcPr>
          <w:p w14:paraId="0EEAE458" w14:textId="77777777" w:rsidR="00B75445" w:rsidRDefault="00B75445" w:rsidP="008B45A1">
            <w:bookmarkStart w:id="63" w:name="_Hlk35356343"/>
          </w:p>
        </w:tc>
        <w:tc>
          <w:tcPr>
            <w:tcW w:w="0" w:type="auto"/>
          </w:tcPr>
          <w:p w14:paraId="6446C2E8" w14:textId="08C3B04B" w:rsidR="00B75445" w:rsidRDefault="00B75445" w:rsidP="00B509D7">
            <w:pPr>
              <w:jc w:val="center"/>
            </w:pPr>
            <m:oMathPara>
              <m:oMath>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=0  pro n&lt;0</m:t>
                </m:r>
              </m:oMath>
            </m:oMathPara>
          </w:p>
        </w:tc>
        <w:tc>
          <w:tcPr>
            <w:tcW w:w="750" w:type="pct"/>
            <w:tcMar>
              <w:right w:w="0" w:type="dxa"/>
            </w:tcMar>
          </w:tcPr>
          <w:p w14:paraId="09B02E4D" w14:textId="19E227A7" w:rsidR="00B75445" w:rsidRDefault="00B75445" w:rsidP="00B509D7">
            <w:pPr>
              <w:jc w:val="right"/>
            </w:pPr>
            <w:bookmarkStart w:id="64" w:name="_Ref33188268"/>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9</w:t>
            </w:r>
            <w:r w:rsidR="001C2707">
              <w:rPr>
                <w:noProof/>
              </w:rPr>
              <w:fldChar w:fldCharType="end"/>
            </w:r>
            <w:r>
              <w:t>)</w:t>
            </w:r>
            <w:bookmarkEnd w:id="64"/>
          </w:p>
        </w:tc>
      </w:tr>
    </w:tbl>
    <w:bookmarkEnd w:id="63"/>
    <w:p w14:paraId="5EF60288" w14:textId="55B7F9C1" w:rsidR="00A87B5B" w:rsidRDefault="00B20C23" w:rsidP="008010F8">
      <w:pPr>
        <w:pStyle w:val="BPDPNormln"/>
      </w:pPr>
      <w:del w:id="65" w:author="Konzal Jan (164745) [2]" w:date="2020-05-06T10:47:00Z">
        <w:r w:rsidDel="001523CE">
          <w:delText xml:space="preserve"> </w:delText>
        </w:r>
      </w:del>
    </w:p>
    <w:p w14:paraId="1ECBFADE" w14:textId="00A94506" w:rsidR="00A87B5B" w:rsidRDefault="00CB1F95" w:rsidP="008010F8">
      <w:pPr>
        <w:pStyle w:val="BPDPNormln"/>
      </w:pPr>
      <w:r>
        <w:t>Z uvedených vlastností vyplývá, že FIR filtry se využívají v aplikacích, kde zaleží na</w:t>
      </w:r>
      <w:r w:rsidR="0016673D">
        <w:t> </w:t>
      </w:r>
      <w:r>
        <w:t>fázovém zkreslení, není třeba vysokých strmostí pro přechod do nepropustného pásma f</w:t>
      </w:r>
      <w:r w:rsidR="0007407C">
        <w:t>rekvenční charakteristiky a nezá</w:t>
      </w:r>
      <w:r>
        <w:t xml:space="preserve">leží příliš na </w:t>
      </w:r>
      <w:r w:rsidR="001523CE">
        <w:t xml:space="preserve">zpoždění </w:t>
      </w:r>
      <w:r>
        <w:t>a náročnosti výpočtu. Naopak v aplikacích, které vyžadují vysokou strmost, krátký procesní čas</w:t>
      </w:r>
      <w:r w:rsidR="0042575F">
        <w:t>,</w:t>
      </w:r>
      <w:r>
        <w:t xml:space="preserve"> je vhodné použít filtr typu IIR. </w:t>
      </w:r>
      <w:r w:rsidR="00234DFF">
        <w:t xml:space="preserve">IIR filtry nemohou být navrženy s lineární fázovou charakteristikou v celém frekvenčním </w:t>
      </w:r>
      <w:r w:rsidR="00A75153">
        <w:t>rozsahu</w:t>
      </w:r>
      <w:r w:rsidR="00234DFF">
        <w:t xml:space="preserve">. Avšak </w:t>
      </w:r>
      <w:r w:rsidR="00A75153">
        <w:t xml:space="preserve">lze se v úzkém kmitočtovém pásmu lineární fázové charakteristice přiblížit. </w:t>
      </w:r>
      <w:r w:rsidR="0042575F">
        <w:t>Proto se používají pro realizaci filtrů s</w:t>
      </w:r>
      <w:r w:rsidR="00520F59">
        <w:t> </w:t>
      </w:r>
      <w:r w:rsidR="0042575F">
        <w:t>po</w:t>
      </w:r>
      <w:r w:rsidR="00520F59">
        <w:t> </w:t>
      </w:r>
      <w:r w:rsidR="0042575F">
        <w:t xml:space="preserve">částech konstantní frekvenční charakteristikou (horní propust, dolní propust, pásmová zádrž, nebo pásmová propust). </w:t>
      </w:r>
      <w:r w:rsidR="00A75153">
        <w:t xml:space="preserve">Což může být pro zpracování zvukových signálů dostačující. </w:t>
      </w:r>
      <w:r w:rsidR="00B4066B">
        <w:fldChar w:fldCharType="begin"/>
      </w:r>
      <w:r w:rsidR="00B4066B">
        <w:instrText xml:space="preserve"> REF _Ref40811492 \r \h </w:instrText>
      </w:r>
      <w:r w:rsidR="00B4066B">
        <w:fldChar w:fldCharType="separate"/>
      </w:r>
      <w:r w:rsidR="007E0F00">
        <w:t>[8]</w:t>
      </w:r>
      <w:r w:rsidR="00B4066B">
        <w:fldChar w:fldCharType="end"/>
      </w:r>
      <w:r w:rsidR="00A75153">
        <w:t xml:space="preserve"> </w:t>
      </w:r>
      <w:r w:rsidR="00B20C23">
        <w:t>Na základě těchto skutečností byla pro frekvenční dělení vstupního signálu vybrána realizace IIR filtrů.</w:t>
      </w:r>
    </w:p>
    <w:p w14:paraId="1263D9DD" w14:textId="77777777" w:rsidR="00B20C23" w:rsidRDefault="00B20C23" w:rsidP="00B20C23">
      <w:pPr>
        <w:pStyle w:val="Nadpis3"/>
      </w:pPr>
      <w:bookmarkStart w:id="66" w:name="_Toc41489553"/>
      <w:r>
        <w:t>Návrh IIR filtru</w:t>
      </w:r>
      <w:bookmarkEnd w:id="66"/>
    </w:p>
    <w:p w14:paraId="63E000A6" w14:textId="64237565" w:rsidR="00650719" w:rsidRDefault="00DF5189" w:rsidP="008010F8">
      <w:pPr>
        <w:pStyle w:val="BPDPNormln"/>
      </w:pPr>
      <w:r>
        <w:t xml:space="preserve">IIR filtry jsou podobné analogovým filtrům, </w:t>
      </w:r>
      <w:r w:rsidR="00826D06">
        <w:t xml:space="preserve">a jejich </w:t>
      </w:r>
      <w:r>
        <w:t>návrh</w:t>
      </w:r>
      <w:r w:rsidR="00826D06">
        <w:t xml:space="preserve"> lze</w:t>
      </w:r>
      <w:r>
        <w:t xml:space="preserve"> provést pomocí transformace analogových prototypů do číslicové oblasti.</w:t>
      </w:r>
      <w:r w:rsidR="00770575" w:rsidRPr="00770575">
        <w:t xml:space="preserve"> </w:t>
      </w:r>
      <w:r w:rsidR="00770575">
        <w:t xml:space="preserve">Při transformaci dochází k převodu roviny </w:t>
      </w:r>
      <w:r w:rsidR="00770575" w:rsidRPr="00880D6A">
        <w:rPr>
          <w:i/>
        </w:rPr>
        <w:t>w</w:t>
      </w:r>
      <w:r w:rsidR="00770575">
        <w:t xml:space="preserve"> do roviny </w:t>
      </w:r>
      <w:r w:rsidR="00770575">
        <w:rPr>
          <w:i/>
        </w:rPr>
        <w:t>z. </w:t>
      </w:r>
      <w:r w:rsidR="00650719">
        <w:t xml:space="preserve"> Použitá</w:t>
      </w:r>
      <w:r>
        <w:t xml:space="preserve"> </w:t>
      </w:r>
      <w:r w:rsidR="00650719">
        <w:t>t</w:t>
      </w:r>
      <w:r w:rsidR="00DE07C0">
        <w:t xml:space="preserve">ransformace musí splňovat </w:t>
      </w:r>
      <w:r w:rsidR="00650719">
        <w:t>tyto požadavky:</w:t>
      </w:r>
    </w:p>
    <w:p w14:paraId="0A571F83" w14:textId="7CCFDE2B" w:rsidR="001D5981" w:rsidRDefault="001D5981" w:rsidP="008010F8">
      <w:pPr>
        <w:pStyle w:val="BPDPNormln"/>
        <w:numPr>
          <w:ilvl w:val="0"/>
          <w:numId w:val="40"/>
        </w:numPr>
      </w:pPr>
      <w:r>
        <w:t xml:space="preserve">Celá rovina </w:t>
      </w:r>
      <w:r w:rsidRPr="001D5981">
        <w:rPr>
          <w:i/>
          <w:iCs/>
        </w:rPr>
        <w:t>w</w:t>
      </w:r>
      <w:r>
        <w:t xml:space="preserve"> se musí transformovat na celou rovinu </w:t>
      </w:r>
      <w:r w:rsidRPr="001D5981">
        <w:rPr>
          <w:i/>
          <w:iCs/>
        </w:rPr>
        <w:t>z</w:t>
      </w:r>
      <w:r>
        <w:t> jednojednoznačně.</w:t>
      </w:r>
    </w:p>
    <w:p w14:paraId="606D5F22" w14:textId="3FC52CDE" w:rsidR="00650719" w:rsidRDefault="00650719" w:rsidP="008010F8">
      <w:pPr>
        <w:pStyle w:val="BPDPNormln"/>
        <w:numPr>
          <w:ilvl w:val="0"/>
          <w:numId w:val="40"/>
        </w:numPr>
      </w:pPr>
      <w:r>
        <w:t xml:space="preserve">Póly přenosové funkce z levé strany v rovině </w:t>
      </w:r>
      <w:r w:rsidRPr="00DF534F">
        <w:rPr>
          <w:i/>
        </w:rPr>
        <w:t>w</w:t>
      </w:r>
      <w:r>
        <w:t xml:space="preserve"> musí být transformovány dovnitř jednotkové kružnice v rovině </w:t>
      </w:r>
      <w:r w:rsidRPr="00DF534F">
        <w:rPr>
          <w:i/>
        </w:rPr>
        <w:t>z</w:t>
      </w:r>
      <w:r>
        <w:t>.</w:t>
      </w:r>
      <w:r w:rsidR="00770575">
        <w:t xml:space="preserve"> Tedy stabilní analogový filtr musí být transformován na stabilní číslicový filtr.</w:t>
      </w:r>
    </w:p>
    <w:p w14:paraId="07A60DA8" w14:textId="1228F7F0" w:rsidR="00650719" w:rsidRDefault="00770575" w:rsidP="008010F8">
      <w:pPr>
        <w:pStyle w:val="BPDPNormln"/>
        <w:numPr>
          <w:ilvl w:val="0"/>
          <w:numId w:val="40"/>
        </w:numPr>
      </w:pPr>
      <w:r>
        <w:t>Základní kmitočtové vlastnosti musí být po transformaci zachovány.</w:t>
      </w:r>
    </w:p>
    <w:p w14:paraId="48BC7D0A" w14:textId="035D135A" w:rsidR="001D5981" w:rsidRDefault="001D5981" w:rsidP="008010F8">
      <w:pPr>
        <w:pStyle w:val="BPDPNormln"/>
        <w:numPr>
          <w:ilvl w:val="0"/>
          <w:numId w:val="40"/>
        </w:numPr>
      </w:pPr>
      <w:r>
        <w:lastRenderedPageBreak/>
        <w:t>Transformace musí jednojednoznačně transformovat racionální lomenou funkci H</w:t>
      </w:r>
      <w:r>
        <w:rPr>
          <w:vertAlign w:val="subscript"/>
        </w:rPr>
        <w:t>a</w:t>
      </w:r>
      <w:r>
        <w:t>(</w:t>
      </w:r>
      <w:r w:rsidRPr="00B50C8F">
        <w:rPr>
          <w:i/>
          <w:iCs/>
        </w:rPr>
        <w:t>w</w:t>
      </w:r>
      <w:r>
        <w:t>) na racionální lomenou funkci H(</w:t>
      </w:r>
      <w:r w:rsidRPr="00B50C8F">
        <w:rPr>
          <w:i/>
          <w:iCs/>
        </w:rPr>
        <w:t>z</w:t>
      </w:r>
      <w:r>
        <w:t>)</w:t>
      </w:r>
      <w:r w:rsidR="00B50C8F">
        <w:t>.</w:t>
      </w:r>
    </w:p>
    <w:p w14:paraId="1BA9A424" w14:textId="22CEB702" w:rsidR="00B20C23" w:rsidRDefault="00DF5189" w:rsidP="008010F8">
      <w:pPr>
        <w:pStyle w:val="BPDPNormln"/>
      </w:pPr>
      <w:r>
        <w:t>Nejčastěji bývá využita bilineární transformace</w:t>
      </w:r>
      <w:r w:rsidR="00F53D7D">
        <w:t xml:space="preserve"> </w:t>
      </w:r>
      <w:r w:rsidR="00F53D7D">
        <w:fldChar w:fldCharType="begin"/>
      </w:r>
      <w:r w:rsidR="00F53D7D">
        <w:instrText xml:space="preserve"> REF _Ref33202231 \h </w:instrText>
      </w:r>
      <w:r w:rsidR="00F53D7D">
        <w:fldChar w:fldCharType="separate"/>
      </w:r>
      <w:r w:rsidR="007E0F00">
        <w:t>(</w:t>
      </w:r>
      <w:r w:rsidR="007E0F00">
        <w:rPr>
          <w:noProof/>
        </w:rPr>
        <w:t>3</w:t>
      </w:r>
      <w:r w:rsidR="007E0F00">
        <w:t>.</w:t>
      </w:r>
      <w:r w:rsidR="007E0F00">
        <w:rPr>
          <w:noProof/>
        </w:rPr>
        <w:t>10</w:t>
      </w:r>
      <w:r w:rsidR="007E0F00">
        <w:t>)</w:t>
      </w:r>
      <w:r w:rsidR="00F53D7D">
        <w:fldChar w:fldCharType="end"/>
      </w:r>
      <w:r>
        <w:t xml:space="preserve">. </w:t>
      </w:r>
      <w:r w:rsidR="00B4066B">
        <w:fldChar w:fldCharType="begin"/>
      </w:r>
      <w:r w:rsidR="00B4066B">
        <w:instrText xml:space="preserve"> REF _Ref40811492 \r \h </w:instrText>
      </w:r>
      <w:r w:rsidR="00B4066B">
        <w:fldChar w:fldCharType="separate"/>
      </w:r>
      <w:r w:rsidR="007E0F00">
        <w:t>[8]</w:t>
      </w:r>
      <w:r w:rsidR="00B4066B">
        <w:fldChar w:fldCharType="end"/>
      </w:r>
    </w:p>
    <w:p w14:paraId="560ABD09" w14:textId="77777777" w:rsidR="004C79E5" w:rsidRDefault="004C79E5"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043D6" w14:paraId="456A50A5" w14:textId="77777777" w:rsidTr="00F043D6">
        <w:tc>
          <w:tcPr>
            <w:tcW w:w="750" w:type="pct"/>
          </w:tcPr>
          <w:p w14:paraId="6353380E" w14:textId="77777777" w:rsidR="00F043D6" w:rsidRDefault="00F043D6" w:rsidP="008B45A1"/>
        </w:tc>
        <w:tc>
          <w:tcPr>
            <w:tcW w:w="0" w:type="auto"/>
          </w:tcPr>
          <w:p w14:paraId="0A9A4BD4" w14:textId="0BE4EE8E" w:rsidR="00F043D6" w:rsidRDefault="00B70E91" w:rsidP="00B509D7">
            <w:pPr>
              <w:jc w:val="center"/>
            </w:pPr>
            <m:oMathPara>
              <m:oMath>
                <m:r>
                  <w:rPr>
                    <w:rFonts w:ascii="Cambria Math" w:hAnsi="Cambria Math"/>
                  </w:rPr>
                  <m:t>w=</m:t>
                </m:r>
                <m:f>
                  <m:fPr>
                    <m:ctrlPr>
                      <w:rPr>
                        <w:rFonts w:ascii="Cambria Math" w:hAnsi="Cambria Math"/>
                        <w:i/>
                      </w:rPr>
                    </m:ctrlPr>
                  </m:fPr>
                  <m:num>
                    <m:r>
                      <w:rPr>
                        <w:rFonts w:ascii="Cambria Math" w:hAnsi="Cambria Math"/>
                      </w:rPr>
                      <m:t>z-1</m:t>
                    </m:r>
                  </m:num>
                  <m:den>
                    <m:r>
                      <w:rPr>
                        <w:rFonts w:ascii="Cambria Math" w:hAnsi="Cambria Math"/>
                      </w:rPr>
                      <m:t>z+1</m:t>
                    </m:r>
                  </m:den>
                </m:f>
              </m:oMath>
            </m:oMathPara>
          </w:p>
        </w:tc>
        <w:tc>
          <w:tcPr>
            <w:tcW w:w="750" w:type="pct"/>
            <w:tcMar>
              <w:right w:w="0" w:type="dxa"/>
            </w:tcMar>
            <w:vAlign w:val="center"/>
          </w:tcPr>
          <w:p w14:paraId="5C5BB637" w14:textId="6676CE07" w:rsidR="00F043D6" w:rsidRDefault="00F043D6" w:rsidP="00F043D6">
            <w:pPr>
              <w:jc w:val="right"/>
            </w:pPr>
            <w:bookmarkStart w:id="67" w:name="_Ref33202231"/>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10</w:t>
            </w:r>
            <w:r w:rsidR="001C2707">
              <w:rPr>
                <w:noProof/>
              </w:rPr>
              <w:fldChar w:fldCharType="end"/>
            </w:r>
            <w:r>
              <w:t>)</w:t>
            </w:r>
            <w:bookmarkEnd w:id="67"/>
          </w:p>
        </w:tc>
      </w:tr>
    </w:tbl>
    <w:p w14:paraId="4E2BB608" w14:textId="0F5C4EDE" w:rsidR="00F043D6" w:rsidRDefault="00B50C8F" w:rsidP="008010F8">
      <w:pPr>
        <w:pStyle w:val="BPDPNormln"/>
      </w:pPr>
      <w:r>
        <w:tab/>
      </w:r>
    </w:p>
    <w:p w14:paraId="2EC95929" w14:textId="6E943D39" w:rsidR="00F043D6" w:rsidRDefault="00F043D6" w:rsidP="008010F8">
      <w:pPr>
        <w:pStyle w:val="BPDPNormln"/>
      </w:pPr>
      <w:r>
        <w:t>A zpětná bilineární transformace podle vztahu</w:t>
      </w:r>
      <w:r w:rsidR="00F53D7D">
        <w:t xml:space="preserve"> </w:t>
      </w:r>
      <w:r w:rsidR="00F53D7D">
        <w:fldChar w:fldCharType="begin"/>
      </w:r>
      <w:r w:rsidR="00F53D7D">
        <w:instrText xml:space="preserve"> REF _Ref39657173 \h </w:instrText>
      </w:r>
      <w:r w:rsidR="00F53D7D">
        <w:fldChar w:fldCharType="separate"/>
      </w:r>
      <w:r w:rsidR="007E0F00">
        <w:t>(</w:t>
      </w:r>
      <w:r w:rsidR="007E0F00">
        <w:rPr>
          <w:noProof/>
        </w:rPr>
        <w:t>3</w:t>
      </w:r>
      <w:r w:rsidR="007E0F00">
        <w:t>.</w:t>
      </w:r>
      <w:r w:rsidR="007E0F00">
        <w:rPr>
          <w:noProof/>
        </w:rPr>
        <w:t>11</w:t>
      </w:r>
      <w:r w:rsidR="007E0F00">
        <w:t>)</w:t>
      </w:r>
      <w:r w:rsidR="00F53D7D">
        <w:fldChar w:fldCharType="end"/>
      </w:r>
      <w:r>
        <w:t xml:space="preserve">. </w:t>
      </w:r>
      <w:r w:rsidR="00876D9D">
        <w:fldChar w:fldCharType="begin"/>
      </w:r>
      <w:r w:rsidR="00876D9D">
        <w:instrText xml:space="preserve"> REF _Ref40808559 \r \h </w:instrText>
      </w:r>
      <w:r w:rsidR="00876D9D">
        <w:fldChar w:fldCharType="separate"/>
      </w:r>
      <w:r w:rsidR="007E0F00">
        <w:t>[4]</w:t>
      </w:r>
      <w:r w:rsidR="00876D9D">
        <w:fldChar w:fldCharType="end"/>
      </w:r>
      <w:r w:rsidR="00876D9D">
        <w:fldChar w:fldCharType="begin"/>
      </w:r>
      <w:r w:rsidR="00876D9D">
        <w:instrText xml:space="preserve"> REF _Ref40456265 \r \h </w:instrText>
      </w:r>
      <w:r w:rsidR="00876D9D">
        <w:fldChar w:fldCharType="separate"/>
      </w:r>
      <w:r w:rsidR="007E0F00">
        <w:t>[7]</w:t>
      </w:r>
      <w:r w:rsidR="00876D9D">
        <w:fldChar w:fldCharType="end"/>
      </w:r>
      <w:r w:rsidR="00876D9D">
        <w:fldChar w:fldCharType="begin"/>
      </w:r>
      <w:r w:rsidR="00876D9D">
        <w:instrText xml:space="preserve"> REF _Ref40811492 \r \h </w:instrText>
      </w:r>
      <w:r w:rsidR="00876D9D">
        <w:fldChar w:fldCharType="separate"/>
      </w:r>
      <w:r w:rsidR="007E0F00">
        <w:t>[8]</w:t>
      </w:r>
      <w:r w:rsidR="00876D9D">
        <w:fldChar w:fldCharType="end"/>
      </w:r>
    </w:p>
    <w:p w14:paraId="07B27CF8" w14:textId="77777777" w:rsidR="00F043D6" w:rsidRDefault="00F043D6"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043D6" w14:paraId="59B5660C" w14:textId="77777777" w:rsidTr="00F043D6">
        <w:tc>
          <w:tcPr>
            <w:tcW w:w="750" w:type="pct"/>
          </w:tcPr>
          <w:p w14:paraId="0C8D3920" w14:textId="77777777" w:rsidR="00F043D6" w:rsidRDefault="00F043D6" w:rsidP="008B45A1"/>
        </w:tc>
        <w:tc>
          <w:tcPr>
            <w:tcW w:w="0" w:type="auto"/>
          </w:tcPr>
          <w:p w14:paraId="20D54AE2" w14:textId="1191D0C9" w:rsidR="00F043D6" w:rsidRDefault="00B70E91" w:rsidP="00B509D7">
            <w:pPr>
              <w:jc w:val="center"/>
            </w:pPr>
            <m:oMathPara>
              <m:oMath>
                <m:r>
                  <w:rPr>
                    <w:rFonts w:ascii="Cambria Math" w:hAnsi="Cambria Math"/>
                  </w:rPr>
                  <m:t xml:space="preserve">z= </m:t>
                </m:r>
                <m:f>
                  <m:fPr>
                    <m:ctrlPr>
                      <w:rPr>
                        <w:rFonts w:ascii="Cambria Math" w:hAnsi="Cambria Math"/>
                        <w:i/>
                      </w:rPr>
                    </m:ctrlPr>
                  </m:fPr>
                  <m:num>
                    <m:r>
                      <w:rPr>
                        <w:rFonts w:ascii="Cambria Math" w:hAnsi="Cambria Math"/>
                      </w:rPr>
                      <m:t>1+w</m:t>
                    </m:r>
                  </m:num>
                  <m:den>
                    <m:r>
                      <w:rPr>
                        <w:rFonts w:ascii="Cambria Math" w:hAnsi="Cambria Math"/>
                      </w:rPr>
                      <m:t>1-w</m:t>
                    </m:r>
                  </m:den>
                </m:f>
              </m:oMath>
            </m:oMathPara>
          </w:p>
        </w:tc>
        <w:tc>
          <w:tcPr>
            <w:tcW w:w="750" w:type="pct"/>
            <w:tcMar>
              <w:right w:w="0" w:type="dxa"/>
            </w:tcMar>
            <w:vAlign w:val="center"/>
          </w:tcPr>
          <w:p w14:paraId="31A673CE" w14:textId="5F39CA61" w:rsidR="00F043D6" w:rsidRDefault="00F043D6" w:rsidP="00F043D6">
            <w:pPr>
              <w:jc w:val="right"/>
            </w:pPr>
            <w:bookmarkStart w:id="68" w:name="_Ref39657173"/>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11</w:t>
            </w:r>
            <w:r w:rsidR="001C2707">
              <w:rPr>
                <w:noProof/>
              </w:rPr>
              <w:fldChar w:fldCharType="end"/>
            </w:r>
            <w:r>
              <w:t>)</w:t>
            </w:r>
            <w:bookmarkEnd w:id="68"/>
          </w:p>
        </w:tc>
      </w:tr>
    </w:tbl>
    <w:p w14:paraId="268F9648" w14:textId="77777777" w:rsidR="00B158F7" w:rsidRDefault="00B158F7" w:rsidP="008010F8">
      <w:pPr>
        <w:pStyle w:val="BPDPNormln"/>
      </w:pPr>
    </w:p>
    <w:p w14:paraId="0E8078F5" w14:textId="10406591" w:rsidR="00EE3C41" w:rsidRDefault="00E713C5" w:rsidP="008010F8">
      <w:pPr>
        <w:pStyle w:val="BPDPNormln"/>
      </w:pPr>
      <w:r>
        <w:t xml:space="preserve">Bilineární transformace zobrazí imaginární osu v komplexní rovině </w:t>
      </w:r>
      <w:r w:rsidRPr="00E713C5">
        <w:rPr>
          <w:i/>
        </w:rPr>
        <w:t>w</w:t>
      </w:r>
      <w:r>
        <w:rPr>
          <w:i/>
        </w:rPr>
        <w:t xml:space="preserve"> </w:t>
      </w:r>
      <w:r>
        <w:t xml:space="preserve">do jednotkové kružnice v komplexní rovině </w:t>
      </w:r>
      <w:r w:rsidR="00B70E91">
        <w:rPr>
          <w:i/>
        </w:rPr>
        <w:t>z</w:t>
      </w:r>
      <w:r>
        <w:t xml:space="preserve">. </w:t>
      </w:r>
      <w:r w:rsidR="00B70E91">
        <w:t xml:space="preserve">Tím je splněna první </w:t>
      </w:r>
      <w:r w:rsidR="00471A4A">
        <w:t xml:space="preserve">a druhá </w:t>
      </w:r>
      <w:r w:rsidR="00B70E91">
        <w:t>podmínka.</w:t>
      </w:r>
      <w:r w:rsidR="00DA25FA">
        <w:t xml:space="preserve"> Bilineární transformace je racionální lomenou funkcí a splňuje čtvrtou podmínku.</w:t>
      </w:r>
      <w:r w:rsidR="00B70E91">
        <w:t xml:space="preserve"> Splnění </w:t>
      </w:r>
      <w:r w:rsidR="00471A4A">
        <w:t xml:space="preserve">třetí </w:t>
      </w:r>
      <w:r w:rsidR="00B70E91">
        <w:t>podmínky dosáhneme vyšetření zobrazení kmitočtové osy</w:t>
      </w:r>
      <w:r w:rsidR="00115993">
        <w:t xml:space="preserve"> </w:t>
      </w:r>
      <w:r w:rsidR="00F53D7D">
        <w:fldChar w:fldCharType="begin"/>
      </w:r>
      <w:r w:rsidR="00F53D7D">
        <w:instrText xml:space="preserve"> REF _Ref33206545 \h </w:instrText>
      </w:r>
      <w:r w:rsidR="00F53D7D">
        <w:fldChar w:fldCharType="separate"/>
      </w:r>
      <w:r w:rsidR="007E0F00">
        <w:t>(</w:t>
      </w:r>
      <w:r w:rsidR="007E0F00">
        <w:rPr>
          <w:noProof/>
        </w:rPr>
        <w:t>3</w:t>
      </w:r>
      <w:r w:rsidR="007E0F00">
        <w:t>.</w:t>
      </w:r>
      <w:r w:rsidR="007E0F00">
        <w:rPr>
          <w:noProof/>
        </w:rPr>
        <w:t>12</w:t>
      </w:r>
      <w:r w:rsidR="007E0F00">
        <w:t>)</w:t>
      </w:r>
      <w:r w:rsidR="00F53D7D">
        <w:fldChar w:fldCharType="end"/>
      </w:r>
      <w:r w:rsidR="00B70E91">
        <w:t>.</w:t>
      </w:r>
      <w:r w:rsidR="00713A8E">
        <w:t xml:space="preserve"> </w:t>
      </w:r>
      <w:r w:rsidR="00A60866">
        <w:fldChar w:fldCharType="begin"/>
      </w:r>
      <w:r w:rsidR="00A60866">
        <w:instrText xml:space="preserve"> REF _Ref40808559 \r \h </w:instrText>
      </w:r>
      <w:r w:rsidR="00A60866">
        <w:fldChar w:fldCharType="separate"/>
      </w:r>
      <w:r w:rsidR="007E0F00">
        <w:t>[4]</w:t>
      </w:r>
      <w:r w:rsidR="00A60866">
        <w:fldChar w:fldCharType="end"/>
      </w:r>
      <w:r w:rsidR="00B4066B">
        <w:fldChar w:fldCharType="begin"/>
      </w:r>
      <w:r w:rsidR="00B4066B">
        <w:instrText xml:space="preserve"> REF _Ref40811492 \r \h </w:instrText>
      </w:r>
      <w:r w:rsidR="00B4066B">
        <w:fldChar w:fldCharType="separate"/>
      </w:r>
      <w:r w:rsidR="007E0F00">
        <w:t>[8]</w:t>
      </w:r>
      <w:r w:rsidR="00B4066B">
        <w:fldChar w:fldCharType="end"/>
      </w:r>
    </w:p>
    <w:p w14:paraId="15D1D405" w14:textId="77777777" w:rsidR="00EE3C41" w:rsidRDefault="00EE3C41"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EE3C41" w14:paraId="5A02CCD8" w14:textId="77777777" w:rsidTr="00F5160D">
        <w:tc>
          <w:tcPr>
            <w:tcW w:w="750" w:type="pct"/>
          </w:tcPr>
          <w:p w14:paraId="3B3CD532" w14:textId="77777777" w:rsidR="00EE3C41" w:rsidRDefault="00EE3C41" w:rsidP="008B45A1"/>
        </w:tc>
        <w:tc>
          <w:tcPr>
            <w:tcW w:w="0" w:type="auto"/>
          </w:tcPr>
          <w:p w14:paraId="27CBB2B6" w14:textId="5002C487" w:rsidR="00EE3C41" w:rsidRDefault="00EE3C41" w:rsidP="00B509D7">
            <w:pPr>
              <w:jc w:val="center"/>
            </w:pPr>
            <m:oMathPara>
              <m:oMath>
                <m:r>
                  <w:rPr>
                    <w:rFonts w:ascii="Cambria Math" w:hAnsi="Cambria Math"/>
                  </w:rPr>
                  <m:t>z=</m:t>
                </m:r>
                <m:f>
                  <m:fPr>
                    <m:ctrlPr>
                      <w:rPr>
                        <w:rFonts w:ascii="Cambria Math" w:hAnsi="Cambria Math"/>
                        <w:i/>
                      </w:rPr>
                    </m:ctrlPr>
                  </m:fPr>
                  <m:num>
                    <m:r>
                      <w:rPr>
                        <w:rFonts w:ascii="Cambria Math" w:hAnsi="Cambria Math"/>
                      </w:rPr>
                      <m:t>1+j</m:t>
                    </m:r>
                    <m:sSub>
                      <m:sSubPr>
                        <m:ctrlPr>
                          <w:rPr>
                            <w:rFonts w:ascii="Cambria Math" w:hAnsi="Cambria Math"/>
                            <w:i/>
                          </w:rPr>
                        </m:ctrlPr>
                      </m:sSubPr>
                      <m:e>
                        <m:r>
                          <w:rPr>
                            <w:rFonts w:ascii="Cambria Math" w:hAnsi="Cambria Math"/>
                          </w:rPr>
                          <m:t>ω</m:t>
                        </m:r>
                      </m:e>
                      <m:sub>
                        <m:r>
                          <w:rPr>
                            <w:rFonts w:ascii="Cambria Math" w:hAnsi="Cambria Math"/>
                          </w:rPr>
                          <m:t>a</m:t>
                        </m:r>
                      </m:sub>
                    </m:sSub>
                  </m:num>
                  <m:den>
                    <m:r>
                      <w:rPr>
                        <w:rFonts w:ascii="Cambria Math" w:hAnsi="Cambria Math"/>
                      </w:rPr>
                      <m:t>1-j</m:t>
                    </m:r>
                    <m:sSub>
                      <m:sSubPr>
                        <m:ctrlPr>
                          <w:rPr>
                            <w:rFonts w:ascii="Cambria Math" w:hAnsi="Cambria Math"/>
                            <w:i/>
                          </w:rPr>
                        </m:ctrlPr>
                      </m:sSubPr>
                      <m:e>
                        <m:r>
                          <w:rPr>
                            <w:rFonts w:ascii="Cambria Math" w:hAnsi="Cambria Math"/>
                          </w:rPr>
                          <m:t>ω</m:t>
                        </m:r>
                      </m:e>
                      <m:sub>
                        <m:r>
                          <w:rPr>
                            <w:rFonts w:ascii="Cambria Math" w:hAnsi="Cambria Math"/>
                          </w:rPr>
                          <m:t>a</m:t>
                        </m:r>
                      </m:sub>
                    </m:sSub>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j2α</m:t>
                    </m:r>
                  </m:sup>
                </m:sSup>
                <m:r>
                  <w:rPr>
                    <w:rFonts w:ascii="Cambria Math" w:hAnsi="Cambria Math"/>
                  </w:rPr>
                  <m:t>, kde α=</m:t>
                </m:r>
                <m:r>
                  <m:rPr>
                    <m:sty m:val="p"/>
                  </m:rPr>
                  <w:rPr>
                    <w:rFonts w:ascii="Cambria Math" w:hAnsi="Cambria Math"/>
                  </w:rPr>
                  <m:t>arctan⁡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a</m:t>
                        </m:r>
                      </m:sub>
                    </m:sSub>
                  </m:num>
                  <m:den>
                    <m:r>
                      <w:rPr>
                        <w:rFonts w:ascii="Cambria Math" w:hAnsi="Cambria Math"/>
                      </w:rPr>
                      <m:t>1</m:t>
                    </m:r>
                  </m:den>
                </m:f>
                <m:r>
                  <w:rPr>
                    <w:rFonts w:ascii="Cambria Math" w:hAnsi="Cambria Math"/>
                  </w:rPr>
                  <m:t>)</m:t>
                </m:r>
              </m:oMath>
            </m:oMathPara>
          </w:p>
        </w:tc>
        <w:tc>
          <w:tcPr>
            <w:tcW w:w="750" w:type="pct"/>
            <w:tcMar>
              <w:right w:w="0" w:type="dxa"/>
            </w:tcMar>
            <w:vAlign w:val="center"/>
          </w:tcPr>
          <w:p w14:paraId="4C93B7E6" w14:textId="0DFEE9A2" w:rsidR="00EE3C41" w:rsidRDefault="00EE3C41" w:rsidP="00F5160D">
            <w:pPr>
              <w:jc w:val="right"/>
            </w:pPr>
            <w:bookmarkStart w:id="69" w:name="_Ref33206545"/>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12</w:t>
            </w:r>
            <w:r w:rsidR="001C2707">
              <w:rPr>
                <w:noProof/>
              </w:rPr>
              <w:fldChar w:fldCharType="end"/>
            </w:r>
            <w:r>
              <w:t>)</w:t>
            </w:r>
            <w:bookmarkEnd w:id="69"/>
          </w:p>
        </w:tc>
      </w:tr>
    </w:tbl>
    <w:p w14:paraId="5F54F1A2" w14:textId="77777777" w:rsidR="00F5160D" w:rsidRDefault="00F5160D" w:rsidP="008010F8">
      <w:pPr>
        <w:pStyle w:val="BPDPNormln"/>
      </w:pPr>
    </w:p>
    <w:p w14:paraId="49D93E57" w14:textId="139794AB" w:rsidR="00F350F9" w:rsidRDefault="00F5160D" w:rsidP="008010F8">
      <w:pPr>
        <w:pStyle w:val="BPDPNormln"/>
      </w:pPr>
      <w:r>
        <w:t xml:space="preserve">Kde </w:t>
      </w:r>
      <w:proofErr w:type="spellStart"/>
      <w:r>
        <w:rPr>
          <w:rFonts w:ascii="Georgia" w:hAnsi="Georgia"/>
        </w:rPr>
        <w:t>ω</w:t>
      </w:r>
      <w:r w:rsidR="00F350F9">
        <w:rPr>
          <w:rFonts w:ascii="Georgia" w:hAnsi="Georgia"/>
          <w:vertAlign w:val="subscript"/>
        </w:rPr>
        <w:t>d</w:t>
      </w:r>
      <w:proofErr w:type="spellEnd"/>
      <w:r>
        <w:t xml:space="preserve"> jsou kmitočty v diskrétním systému a </w:t>
      </w:r>
      <w:proofErr w:type="spellStart"/>
      <w:r>
        <w:rPr>
          <w:rFonts w:ascii="Georgia" w:hAnsi="Georgia"/>
        </w:rPr>
        <w:t>ω</w:t>
      </w:r>
      <w:r>
        <w:rPr>
          <w:vertAlign w:val="subscript"/>
        </w:rPr>
        <w:t>a</w:t>
      </w:r>
      <w:proofErr w:type="spellEnd"/>
      <w:r>
        <w:t xml:space="preserve"> jsou kmitočty v analogovém systému. </w:t>
      </w:r>
      <w:r w:rsidR="00E713C5">
        <w:t xml:space="preserve">Při transformaci dochází ke zkreslení frekvenční osy, </w:t>
      </w:r>
      <w:r w:rsidR="00713A8E">
        <w:t xml:space="preserve">a to z důvodu převodu nekonečné analogové frekvenční osy na konečnou diskrétní osu. </w:t>
      </w:r>
      <w:r w:rsidR="00F350F9">
        <w:t>Vz</w:t>
      </w:r>
      <w:r w:rsidR="00713A8E">
        <w:t>t</w:t>
      </w:r>
      <w:r w:rsidR="00F350F9">
        <w:t xml:space="preserve">ah mezi kmitočty v analogovém systému </w:t>
      </w:r>
      <w:proofErr w:type="spellStart"/>
      <w:r w:rsidR="00F350F9" w:rsidRPr="00F350F9">
        <w:rPr>
          <w:rFonts w:ascii="Georgia" w:hAnsi="Georgia"/>
        </w:rPr>
        <w:t>ω</w:t>
      </w:r>
      <w:r w:rsidR="00F350F9" w:rsidRPr="00F350F9">
        <w:rPr>
          <w:vertAlign w:val="subscript"/>
        </w:rPr>
        <w:t>a</w:t>
      </w:r>
      <w:proofErr w:type="spellEnd"/>
      <w:r w:rsidR="00F350F9">
        <w:t xml:space="preserve"> </w:t>
      </w:r>
      <w:r w:rsidR="00F350F9" w:rsidRPr="00F350F9">
        <w:t>a</w:t>
      </w:r>
      <w:r w:rsidR="00F350F9">
        <w:t xml:space="preserve"> kmitočty v číslicovém systému je dán vztahem</w:t>
      </w:r>
      <w:r w:rsidR="00115993">
        <w:t xml:space="preserve"> </w:t>
      </w:r>
      <w:r w:rsidR="00DA25FA">
        <w:fldChar w:fldCharType="begin"/>
      </w:r>
      <w:r w:rsidR="00DA25FA">
        <w:instrText xml:space="preserve"> REF _Ref33206688 \h </w:instrText>
      </w:r>
      <w:r w:rsidR="00DA25FA">
        <w:fldChar w:fldCharType="separate"/>
      </w:r>
      <w:r w:rsidR="007E0F00">
        <w:t>(</w:t>
      </w:r>
      <w:r w:rsidR="007E0F00">
        <w:rPr>
          <w:noProof/>
        </w:rPr>
        <w:t>3</w:t>
      </w:r>
      <w:r w:rsidR="007E0F00">
        <w:t>.</w:t>
      </w:r>
      <w:r w:rsidR="007E0F00">
        <w:rPr>
          <w:noProof/>
        </w:rPr>
        <w:t>13</w:t>
      </w:r>
      <w:r w:rsidR="007E0F00">
        <w:t>)</w:t>
      </w:r>
      <w:r w:rsidR="00DA25FA">
        <w:fldChar w:fldCharType="end"/>
      </w:r>
      <w:r w:rsidR="00F350F9">
        <w:t>.</w:t>
      </w:r>
      <w:r w:rsidR="00713A8E">
        <w:t xml:space="preserve"> </w:t>
      </w:r>
      <w:r w:rsidR="00A60866">
        <w:fldChar w:fldCharType="begin"/>
      </w:r>
      <w:r w:rsidR="00A60866">
        <w:instrText xml:space="preserve"> REF _Ref40808559 \r \h </w:instrText>
      </w:r>
      <w:r w:rsidR="00A60866">
        <w:fldChar w:fldCharType="separate"/>
      </w:r>
      <w:r w:rsidR="007E0F00">
        <w:t>[4]</w:t>
      </w:r>
      <w:r w:rsidR="00A60866">
        <w:fldChar w:fldCharType="end"/>
      </w:r>
      <w:r w:rsidR="00B4066B">
        <w:fldChar w:fldCharType="begin"/>
      </w:r>
      <w:r w:rsidR="00B4066B">
        <w:instrText xml:space="preserve"> REF _Ref40811492 \r \h </w:instrText>
      </w:r>
      <w:r w:rsidR="00B4066B">
        <w:fldChar w:fldCharType="separate"/>
      </w:r>
      <w:r w:rsidR="007E0F00">
        <w:t>[8]</w:t>
      </w:r>
      <w:r w:rsidR="00B4066B">
        <w:fldChar w:fldCharType="end"/>
      </w:r>
    </w:p>
    <w:p w14:paraId="7478D440" w14:textId="77777777" w:rsidR="00F350F9" w:rsidRDefault="00F350F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350F9" w14:paraId="1C606A7D" w14:textId="77777777" w:rsidTr="00115993">
        <w:tc>
          <w:tcPr>
            <w:tcW w:w="750" w:type="pct"/>
          </w:tcPr>
          <w:p w14:paraId="33925E75" w14:textId="77777777" w:rsidR="00F350F9" w:rsidRDefault="00F350F9" w:rsidP="008B45A1"/>
        </w:tc>
        <w:tc>
          <w:tcPr>
            <w:tcW w:w="0" w:type="auto"/>
          </w:tcPr>
          <w:p w14:paraId="113E6F52" w14:textId="5B5F7D59" w:rsidR="00F350F9" w:rsidRDefault="00871983" w:rsidP="00B509D7">
            <w:pPr>
              <w:jc w:val="center"/>
            </w:pPr>
            <m:oMathPara>
              <m:oMath>
                <m:sSub>
                  <m:sSubPr>
                    <m:ctrlPr>
                      <w:rPr>
                        <w:rStyle w:val="Zstupntext"/>
                        <w:rFonts w:ascii="Cambria Math" w:hAnsi="Cambria Math"/>
                        <w:i/>
                        <w:color w:val="auto"/>
                      </w:rPr>
                    </m:ctrlPr>
                  </m:sSubPr>
                  <m:e>
                    <m:r>
                      <w:rPr>
                        <w:rStyle w:val="Zstupntext"/>
                        <w:rFonts w:ascii="Cambria Math" w:hAnsi="Cambria Math"/>
                        <w:color w:val="auto"/>
                      </w:rPr>
                      <m:t>ω</m:t>
                    </m:r>
                  </m:e>
                  <m:sub>
                    <m:r>
                      <w:rPr>
                        <w:rStyle w:val="Zstupntext"/>
                        <w:rFonts w:ascii="Cambria Math" w:hAnsi="Cambria Math"/>
                        <w:color w:val="auto"/>
                      </w:rPr>
                      <m:t>d</m:t>
                    </m:r>
                  </m:sub>
                </m:sSub>
                <m:r>
                  <w:rPr>
                    <w:rStyle w:val="Zstupntext"/>
                    <w:rFonts w:ascii="Cambria Math" w:hAnsi="Cambria Math"/>
                    <w:color w:val="auto"/>
                  </w:rPr>
                  <m:t>T</m:t>
                </m:r>
                <m:r>
                  <w:rPr>
                    <w:rStyle w:val="Zstupntext"/>
                    <w:rFonts w:ascii="Cambria Math" w:hAnsi="Cambria Math"/>
                  </w:rPr>
                  <m:t>=</m:t>
                </m:r>
                <m:r>
                  <w:rPr>
                    <w:rStyle w:val="Zstupntext"/>
                    <w:rFonts w:ascii="Cambria Math" w:hAnsi="Cambria Math"/>
                    <w:color w:val="auto"/>
                  </w:rPr>
                  <m:t>2</m:t>
                </m:r>
                <m:r>
                  <m:rPr>
                    <m:sty m:val="p"/>
                  </m:rPr>
                  <w:rPr>
                    <w:rStyle w:val="Zstupntext"/>
                    <w:rFonts w:ascii="Cambria Math" w:hAnsi="Cambria Math"/>
                    <w:color w:val="auto"/>
                  </w:rPr>
                  <m:t>arctan⁡</m:t>
                </m:r>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ω</m:t>
                    </m:r>
                  </m:e>
                  <m:sub>
                    <m:r>
                      <w:rPr>
                        <w:rStyle w:val="Zstupntext"/>
                        <w:rFonts w:ascii="Cambria Math" w:hAnsi="Cambria Math"/>
                        <w:color w:val="auto"/>
                      </w:rPr>
                      <m:t>a</m:t>
                    </m:r>
                  </m:sub>
                </m:sSub>
                <m:r>
                  <w:rPr>
                    <w:rStyle w:val="Zstupntext"/>
                    <w:rFonts w:ascii="Cambria Math" w:hAnsi="Cambria Math"/>
                    <w:color w:val="auto"/>
                  </w:rPr>
                  <m:t>)</m:t>
                </m:r>
              </m:oMath>
            </m:oMathPara>
          </w:p>
        </w:tc>
        <w:tc>
          <w:tcPr>
            <w:tcW w:w="750" w:type="pct"/>
            <w:tcMar>
              <w:right w:w="0" w:type="dxa"/>
            </w:tcMar>
            <w:vAlign w:val="center"/>
          </w:tcPr>
          <w:p w14:paraId="234154D6" w14:textId="1AA59B11" w:rsidR="00F350F9" w:rsidRDefault="00F350F9" w:rsidP="00115993">
            <w:pPr>
              <w:jc w:val="right"/>
            </w:pPr>
            <w:bookmarkStart w:id="70" w:name="_Ref33206688"/>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13</w:t>
            </w:r>
            <w:r w:rsidR="001C2707">
              <w:rPr>
                <w:noProof/>
              </w:rPr>
              <w:fldChar w:fldCharType="end"/>
            </w:r>
            <w:r>
              <w:t>)</w:t>
            </w:r>
            <w:bookmarkEnd w:id="70"/>
          </w:p>
        </w:tc>
      </w:tr>
    </w:tbl>
    <w:p w14:paraId="0D067BDB" w14:textId="77777777" w:rsidR="00713A8E" w:rsidRDefault="00713A8E" w:rsidP="008010F8">
      <w:pPr>
        <w:pStyle w:val="BPDPNormln"/>
      </w:pPr>
    </w:p>
    <w:p w14:paraId="507DB383" w14:textId="5C2E83E5" w:rsidR="00E13F6B" w:rsidRDefault="00C60AA4" w:rsidP="008010F8">
      <w:pPr>
        <w:pStyle w:val="BPDPNormln"/>
      </w:pPr>
      <w:r>
        <w:t>V </w:t>
      </w:r>
      <w:proofErr w:type="spellStart"/>
      <w:r>
        <w:t>Matlabu</w:t>
      </w:r>
      <w:proofErr w:type="spellEnd"/>
      <w:r>
        <w:t xml:space="preserve"> se IIR filtry realizují </w:t>
      </w:r>
      <w:r w:rsidR="0007407C">
        <w:t>za pomoci</w:t>
      </w:r>
      <w:r>
        <w:t xml:space="preserve"> funkcí, které jsou rozdělené podle </w:t>
      </w:r>
      <w:r w:rsidR="0042575F">
        <w:t>charakteru filtru</w:t>
      </w:r>
      <w:r>
        <w:t xml:space="preserve">. Jsou to funkce </w:t>
      </w:r>
      <w:proofErr w:type="spellStart"/>
      <w:r>
        <w:t>butter</w:t>
      </w:r>
      <w:proofErr w:type="spellEnd"/>
      <w:r>
        <w:t xml:space="preserve">, cheby1, cheby2 a </w:t>
      </w:r>
      <w:proofErr w:type="spellStart"/>
      <w:r>
        <w:t>ellip</w:t>
      </w:r>
      <w:proofErr w:type="spellEnd"/>
      <w:r>
        <w:t xml:space="preserve">. </w:t>
      </w:r>
      <w:r w:rsidR="00407D9B">
        <w:t>Každá z</w:t>
      </w:r>
      <w:r w:rsidR="00054D9B">
        <w:t> </w:t>
      </w:r>
      <w:r w:rsidR="00407D9B">
        <w:t>těch</w:t>
      </w:r>
      <w:r w:rsidR="00054D9B">
        <w:t>to funkcí vrací přímo koeficienty</w:t>
      </w:r>
      <w:r w:rsidR="0027252D">
        <w:t xml:space="preserve"> přenosové funkce</w:t>
      </w:r>
      <w:r w:rsidR="00054D9B">
        <w:t xml:space="preserve"> nebo nulové body</w:t>
      </w:r>
      <w:r w:rsidR="0027252D">
        <w:t xml:space="preserve">, </w:t>
      </w:r>
      <w:r w:rsidR="00054D9B">
        <w:t>póly</w:t>
      </w:r>
      <w:r w:rsidR="0027252D">
        <w:t xml:space="preserve"> a zesílení</w:t>
      </w:r>
      <w:r w:rsidR="00054D9B">
        <w:t>. Pro</w:t>
      </w:r>
      <w:r w:rsidR="00EC643D">
        <w:t> </w:t>
      </w:r>
      <w:r w:rsidR="00054D9B">
        <w:t>filtry vyššího řádu než čtvrtého</w:t>
      </w:r>
      <w:r w:rsidR="0007407C">
        <w:t>,</w:t>
      </w:r>
      <w:r w:rsidR="00054D9B">
        <w:t xml:space="preserve"> je </w:t>
      </w:r>
      <w:r w:rsidR="0042575F">
        <w:t xml:space="preserve">v dokumentaci pro </w:t>
      </w:r>
      <w:proofErr w:type="spellStart"/>
      <w:r w:rsidR="0042575F">
        <w:t>Matlab</w:t>
      </w:r>
      <w:proofErr w:type="spellEnd"/>
      <w:r w:rsidR="00CF5732">
        <w:t xml:space="preserve">, </w:t>
      </w:r>
      <w:r w:rsidR="001E74B5">
        <w:fldChar w:fldCharType="begin"/>
      </w:r>
      <w:r w:rsidR="001E74B5">
        <w:instrText xml:space="preserve"> REF _Ref40808911 \r \h </w:instrText>
      </w:r>
      <w:r w:rsidR="001E74B5">
        <w:fldChar w:fldCharType="separate"/>
      </w:r>
      <w:r w:rsidR="007E0F00">
        <w:t>[9]</w:t>
      </w:r>
      <w:r w:rsidR="001E74B5">
        <w:fldChar w:fldCharType="end"/>
      </w:r>
      <w:r w:rsidR="0042575F">
        <w:t xml:space="preserve"> </w:t>
      </w:r>
      <w:r w:rsidR="00054D9B">
        <w:t>doporučeno používat jako výstup rozložení nulových bodů a pólu</w:t>
      </w:r>
      <w:r w:rsidR="0007407C">
        <w:t>,</w:t>
      </w:r>
      <w:r w:rsidR="00054D9B">
        <w:t xml:space="preserve"> nikoli přímo koeficienty filtru.</w:t>
      </w:r>
      <w:r w:rsidR="00407D9B">
        <w:t xml:space="preserve"> </w:t>
      </w:r>
      <w:r w:rsidR="00054D9B">
        <w:t>Vzhledem k zaokrouhlení by</w:t>
      </w:r>
      <w:r w:rsidR="00F34C13">
        <w:t> </w:t>
      </w:r>
      <w:r w:rsidR="00054D9B">
        <w:t>mohlo dojít k nestabilitě systému.</w:t>
      </w:r>
      <w:r w:rsidR="00DE0CD0">
        <w:t xml:space="preserve"> </w:t>
      </w:r>
      <w:r w:rsidR="004F61FC">
        <w:t>V tabulce (</w:t>
      </w:r>
      <w:r w:rsidR="004F61FC" w:rsidRPr="00B4066B">
        <w:fldChar w:fldCharType="begin"/>
      </w:r>
      <w:r w:rsidR="004F61FC" w:rsidRPr="00B4066B">
        <w:instrText xml:space="preserve"> REF _Ref33209722 \h </w:instrText>
      </w:r>
      <w:r w:rsidR="00B4066B" w:rsidRPr="00B4066B">
        <w:instrText xml:space="preserve"> \* MERGEFORMAT </w:instrText>
      </w:r>
      <w:r w:rsidR="004F61FC" w:rsidRPr="00B4066B">
        <w:fldChar w:fldCharType="separate"/>
      </w:r>
      <w:r w:rsidR="007E0F00" w:rsidRPr="007E0F00">
        <w:t xml:space="preserve">Tab. </w:t>
      </w:r>
      <w:r w:rsidR="007E0F00" w:rsidRPr="007E0F00">
        <w:rPr>
          <w:noProof/>
        </w:rPr>
        <w:t>3</w:t>
      </w:r>
      <w:r w:rsidR="007E0F00" w:rsidRPr="007E0F00">
        <w:t>.</w:t>
      </w:r>
      <w:r w:rsidR="007E0F00" w:rsidRPr="007E0F00">
        <w:rPr>
          <w:noProof/>
        </w:rPr>
        <w:t>1</w:t>
      </w:r>
      <w:r w:rsidR="004F61FC" w:rsidRPr="00B4066B">
        <w:fldChar w:fldCharType="end"/>
      </w:r>
      <w:r w:rsidR="004F61FC">
        <w:t>) jsou uvedeny vstupní parametry pro jednotlivé funkce.</w:t>
      </w:r>
    </w:p>
    <w:p w14:paraId="3FD5A139" w14:textId="75F7B074" w:rsidR="004F61FC" w:rsidRPr="004F61FC" w:rsidRDefault="004F61FC" w:rsidP="004F61FC">
      <w:pPr>
        <w:pStyle w:val="Titulek"/>
        <w:keepNext/>
        <w:ind w:left="0"/>
        <w:rPr>
          <w:b w:val="0"/>
        </w:rPr>
      </w:pPr>
    </w:p>
    <w:p w14:paraId="1BE1DF00" w14:textId="3A8B566D" w:rsidR="004F61FC" w:rsidRPr="00B4066B" w:rsidRDefault="004F61FC" w:rsidP="004F61FC">
      <w:pPr>
        <w:pStyle w:val="Titulek"/>
        <w:keepNext/>
        <w:jc w:val="center"/>
        <w:rPr>
          <w:b w:val="0"/>
        </w:rPr>
      </w:pPr>
      <w:bookmarkStart w:id="71" w:name="_Ref33209722"/>
      <w:bookmarkStart w:id="72" w:name="_Toc41489608"/>
      <w:r w:rsidRPr="00B4066B">
        <w:rPr>
          <w:b w:val="0"/>
        </w:rPr>
        <w:t xml:space="preserve">Tab. </w:t>
      </w:r>
      <w:r w:rsidR="0028391B" w:rsidRPr="00B4066B">
        <w:rPr>
          <w:b w:val="0"/>
          <w:noProof/>
        </w:rPr>
        <w:fldChar w:fldCharType="begin"/>
      </w:r>
      <w:r w:rsidR="0028391B" w:rsidRPr="00B4066B">
        <w:rPr>
          <w:b w:val="0"/>
          <w:noProof/>
        </w:rPr>
        <w:instrText xml:space="preserve"> STYLEREF 1 \s </w:instrText>
      </w:r>
      <w:r w:rsidR="0028391B" w:rsidRPr="00B4066B">
        <w:rPr>
          <w:b w:val="0"/>
          <w:noProof/>
        </w:rPr>
        <w:fldChar w:fldCharType="separate"/>
      </w:r>
      <w:r w:rsidR="007E0F00">
        <w:rPr>
          <w:b w:val="0"/>
          <w:noProof/>
        </w:rPr>
        <w:t>3</w:t>
      </w:r>
      <w:r w:rsidR="0028391B" w:rsidRPr="00B4066B">
        <w:rPr>
          <w:b w:val="0"/>
          <w:noProof/>
        </w:rPr>
        <w:fldChar w:fldCharType="end"/>
      </w:r>
      <w:r w:rsidR="00982B7F" w:rsidRPr="00B4066B">
        <w:rPr>
          <w:b w:val="0"/>
        </w:rPr>
        <w:t>.</w:t>
      </w:r>
      <w:r w:rsidR="0028391B" w:rsidRPr="00B4066B">
        <w:rPr>
          <w:b w:val="0"/>
          <w:noProof/>
        </w:rPr>
        <w:fldChar w:fldCharType="begin"/>
      </w:r>
      <w:r w:rsidR="0028391B" w:rsidRPr="00B4066B">
        <w:rPr>
          <w:b w:val="0"/>
          <w:noProof/>
        </w:rPr>
        <w:instrText xml:space="preserve"> SEQ Tab. \* ARABIC \s 1 </w:instrText>
      </w:r>
      <w:r w:rsidR="0028391B" w:rsidRPr="00B4066B">
        <w:rPr>
          <w:b w:val="0"/>
          <w:noProof/>
        </w:rPr>
        <w:fldChar w:fldCharType="separate"/>
      </w:r>
      <w:r w:rsidR="007E0F00">
        <w:rPr>
          <w:b w:val="0"/>
          <w:noProof/>
        </w:rPr>
        <w:t>1</w:t>
      </w:r>
      <w:r w:rsidR="0028391B" w:rsidRPr="00B4066B">
        <w:rPr>
          <w:b w:val="0"/>
          <w:noProof/>
        </w:rPr>
        <w:fldChar w:fldCharType="end"/>
      </w:r>
      <w:bookmarkEnd w:id="71"/>
      <w:r w:rsidRPr="00B4066B">
        <w:rPr>
          <w:b w:val="0"/>
        </w:rPr>
        <w:t>: Vstupní parametry funkcí pro realizaci IIR filtrů</w:t>
      </w:r>
      <w:bookmarkEnd w:id="72"/>
    </w:p>
    <w:tbl>
      <w:tblPr>
        <w:tblW w:w="7180" w:type="dxa"/>
        <w:jc w:val="center"/>
        <w:tblCellMar>
          <w:left w:w="70" w:type="dxa"/>
          <w:right w:w="70" w:type="dxa"/>
        </w:tblCellMar>
        <w:tblLook w:val="04A0" w:firstRow="1" w:lastRow="0" w:firstColumn="1" w:lastColumn="0" w:noHBand="0" w:noVBand="1"/>
      </w:tblPr>
      <w:tblGrid>
        <w:gridCol w:w="3340"/>
        <w:gridCol w:w="972"/>
        <w:gridCol w:w="1102"/>
        <w:gridCol w:w="1102"/>
        <w:gridCol w:w="664"/>
      </w:tblGrid>
      <w:tr w:rsidR="004F61FC" w:rsidRPr="004F61FC" w14:paraId="1D87D3B2" w14:textId="77777777" w:rsidTr="004F61FC">
        <w:trPr>
          <w:trHeight w:val="300"/>
          <w:jc w:val="center"/>
        </w:trPr>
        <w:tc>
          <w:tcPr>
            <w:tcW w:w="334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42E854C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vstupní parametry</w:t>
            </w:r>
          </w:p>
        </w:tc>
        <w:tc>
          <w:tcPr>
            <w:tcW w:w="3840" w:type="dxa"/>
            <w:gridSpan w:val="4"/>
            <w:tcBorders>
              <w:top w:val="single" w:sz="8" w:space="0" w:color="auto"/>
              <w:left w:val="nil"/>
              <w:bottom w:val="single" w:sz="4" w:space="0" w:color="auto"/>
              <w:right w:val="single" w:sz="8" w:space="0" w:color="000000"/>
            </w:tcBorders>
            <w:shd w:val="clear" w:color="auto" w:fill="auto"/>
            <w:noWrap/>
            <w:vAlign w:val="bottom"/>
            <w:hideMark/>
          </w:tcPr>
          <w:p w14:paraId="6609B59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názvy funkcí</w:t>
            </w:r>
          </w:p>
        </w:tc>
      </w:tr>
      <w:tr w:rsidR="004F61FC" w:rsidRPr="004F61FC" w14:paraId="48E60D73" w14:textId="77777777" w:rsidTr="004F61FC">
        <w:trPr>
          <w:trHeight w:val="315"/>
          <w:jc w:val="center"/>
        </w:trPr>
        <w:tc>
          <w:tcPr>
            <w:tcW w:w="3340" w:type="dxa"/>
            <w:vMerge/>
            <w:tcBorders>
              <w:top w:val="single" w:sz="8" w:space="0" w:color="auto"/>
              <w:left w:val="single" w:sz="8" w:space="0" w:color="auto"/>
              <w:bottom w:val="single" w:sz="8" w:space="0" w:color="000000"/>
              <w:right w:val="single" w:sz="4" w:space="0" w:color="auto"/>
            </w:tcBorders>
            <w:vAlign w:val="center"/>
            <w:hideMark/>
          </w:tcPr>
          <w:p w14:paraId="7ED120D6" w14:textId="77777777" w:rsidR="004F61FC" w:rsidRPr="004F61FC" w:rsidRDefault="004F61FC" w:rsidP="004F61FC">
            <w:pPr>
              <w:spacing w:line="240" w:lineRule="auto"/>
              <w:ind w:left="0"/>
              <w:rPr>
                <w:rFonts w:ascii="Calibri" w:hAnsi="Calibri" w:cs="Calibri"/>
                <w:color w:val="000000"/>
                <w:sz w:val="22"/>
                <w:szCs w:val="22"/>
              </w:rPr>
            </w:pPr>
          </w:p>
        </w:tc>
        <w:tc>
          <w:tcPr>
            <w:tcW w:w="972" w:type="dxa"/>
            <w:tcBorders>
              <w:top w:val="nil"/>
              <w:left w:val="nil"/>
              <w:bottom w:val="single" w:sz="8" w:space="0" w:color="auto"/>
              <w:right w:val="single" w:sz="4" w:space="0" w:color="auto"/>
            </w:tcBorders>
            <w:shd w:val="clear" w:color="auto" w:fill="auto"/>
            <w:noWrap/>
            <w:vAlign w:val="bottom"/>
            <w:hideMark/>
          </w:tcPr>
          <w:p w14:paraId="37E5B564" w14:textId="77777777" w:rsidR="004F61FC" w:rsidRPr="004F61FC" w:rsidRDefault="004F61FC" w:rsidP="004F61FC">
            <w:pPr>
              <w:spacing w:line="240" w:lineRule="auto"/>
              <w:ind w:left="0"/>
              <w:jc w:val="center"/>
              <w:rPr>
                <w:rFonts w:ascii="Calibri" w:hAnsi="Calibri" w:cs="Calibri"/>
                <w:color w:val="000000"/>
                <w:sz w:val="22"/>
                <w:szCs w:val="22"/>
              </w:rPr>
            </w:pPr>
            <w:proofErr w:type="spellStart"/>
            <w:r w:rsidRPr="004F61FC">
              <w:rPr>
                <w:rFonts w:ascii="Calibri" w:hAnsi="Calibri" w:cs="Calibri"/>
                <w:color w:val="000000"/>
                <w:sz w:val="22"/>
                <w:szCs w:val="22"/>
              </w:rPr>
              <w:t>butter</w:t>
            </w:r>
            <w:proofErr w:type="spellEnd"/>
          </w:p>
        </w:tc>
        <w:tc>
          <w:tcPr>
            <w:tcW w:w="1102" w:type="dxa"/>
            <w:tcBorders>
              <w:top w:val="nil"/>
              <w:left w:val="nil"/>
              <w:bottom w:val="single" w:sz="8" w:space="0" w:color="auto"/>
              <w:right w:val="single" w:sz="4" w:space="0" w:color="auto"/>
            </w:tcBorders>
            <w:shd w:val="clear" w:color="auto" w:fill="auto"/>
            <w:noWrap/>
            <w:vAlign w:val="bottom"/>
            <w:hideMark/>
          </w:tcPr>
          <w:p w14:paraId="026C9CB7"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cheby1</w:t>
            </w:r>
          </w:p>
        </w:tc>
        <w:tc>
          <w:tcPr>
            <w:tcW w:w="1102" w:type="dxa"/>
            <w:tcBorders>
              <w:top w:val="nil"/>
              <w:left w:val="nil"/>
              <w:bottom w:val="single" w:sz="8" w:space="0" w:color="auto"/>
              <w:right w:val="single" w:sz="4" w:space="0" w:color="auto"/>
            </w:tcBorders>
            <w:shd w:val="clear" w:color="auto" w:fill="auto"/>
            <w:noWrap/>
            <w:vAlign w:val="bottom"/>
            <w:hideMark/>
          </w:tcPr>
          <w:p w14:paraId="1BC4D4BA"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cheby2</w:t>
            </w:r>
          </w:p>
        </w:tc>
        <w:tc>
          <w:tcPr>
            <w:tcW w:w="664" w:type="dxa"/>
            <w:tcBorders>
              <w:top w:val="nil"/>
              <w:left w:val="nil"/>
              <w:bottom w:val="single" w:sz="8" w:space="0" w:color="auto"/>
              <w:right w:val="single" w:sz="8" w:space="0" w:color="auto"/>
            </w:tcBorders>
            <w:shd w:val="clear" w:color="auto" w:fill="auto"/>
            <w:noWrap/>
            <w:vAlign w:val="bottom"/>
            <w:hideMark/>
          </w:tcPr>
          <w:p w14:paraId="6921988B" w14:textId="77777777" w:rsidR="004F61FC" w:rsidRPr="004F61FC" w:rsidRDefault="004F61FC" w:rsidP="004F61FC">
            <w:pPr>
              <w:spacing w:line="240" w:lineRule="auto"/>
              <w:ind w:left="0"/>
              <w:jc w:val="center"/>
              <w:rPr>
                <w:rFonts w:ascii="Calibri" w:hAnsi="Calibri" w:cs="Calibri"/>
                <w:color w:val="000000"/>
                <w:sz w:val="22"/>
                <w:szCs w:val="22"/>
              </w:rPr>
            </w:pPr>
            <w:proofErr w:type="spellStart"/>
            <w:r w:rsidRPr="004F61FC">
              <w:rPr>
                <w:rFonts w:ascii="Calibri" w:hAnsi="Calibri" w:cs="Calibri"/>
                <w:color w:val="000000"/>
                <w:sz w:val="22"/>
                <w:szCs w:val="22"/>
              </w:rPr>
              <w:t>ellip</w:t>
            </w:r>
            <w:proofErr w:type="spellEnd"/>
          </w:p>
        </w:tc>
      </w:tr>
      <w:tr w:rsidR="004F61FC" w:rsidRPr="004F61FC" w14:paraId="406D1724"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3C9EBF68"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řád filtru</w:t>
            </w:r>
          </w:p>
        </w:tc>
        <w:tc>
          <w:tcPr>
            <w:tcW w:w="972" w:type="dxa"/>
            <w:tcBorders>
              <w:top w:val="nil"/>
              <w:left w:val="nil"/>
              <w:bottom w:val="single" w:sz="4" w:space="0" w:color="auto"/>
              <w:right w:val="single" w:sz="4" w:space="0" w:color="auto"/>
            </w:tcBorders>
            <w:shd w:val="clear" w:color="auto" w:fill="auto"/>
            <w:noWrap/>
            <w:vAlign w:val="center"/>
            <w:hideMark/>
          </w:tcPr>
          <w:p w14:paraId="3121CF53" w14:textId="77777777" w:rsidR="004F61FC" w:rsidRPr="004F61FC" w:rsidRDefault="004F61FC" w:rsidP="004F61FC">
            <w:pPr>
              <w:spacing w:line="240" w:lineRule="auto"/>
              <w:ind w:left="0"/>
              <w:jc w:val="center"/>
              <w:rPr>
                <w:rFonts w:ascii="Microsoft GothicNeo" w:eastAsia="Microsoft GothicNeo" w:hAnsi="Microsoft GothicNeo" w:cs="Microsoft GothicNeo"/>
                <w:color w:val="000000"/>
                <w:sz w:val="22"/>
                <w:szCs w:val="22"/>
              </w:rPr>
            </w:pPr>
            <w:r w:rsidRPr="004F61FC">
              <w:rPr>
                <w:rFonts w:ascii="MS Gothic" w:eastAsia="MS Gothic" w:hAnsi="MS Gothic" w:cs="MS Gothic" w:hint="eastAsia"/>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791B751F"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2D691B87"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3451C7DC"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525A6598"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341DA036"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 xml:space="preserve">mezní frekvence </w:t>
            </w:r>
          </w:p>
        </w:tc>
        <w:tc>
          <w:tcPr>
            <w:tcW w:w="972" w:type="dxa"/>
            <w:tcBorders>
              <w:top w:val="nil"/>
              <w:left w:val="nil"/>
              <w:bottom w:val="single" w:sz="4" w:space="0" w:color="auto"/>
              <w:right w:val="single" w:sz="4" w:space="0" w:color="auto"/>
            </w:tcBorders>
            <w:shd w:val="clear" w:color="auto" w:fill="auto"/>
            <w:noWrap/>
            <w:vAlign w:val="center"/>
            <w:hideMark/>
          </w:tcPr>
          <w:p w14:paraId="6F98132D"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3824A43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70BC264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7D160F6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6B77C35F"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70F85D72"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tip filtru</w:t>
            </w:r>
          </w:p>
        </w:tc>
        <w:tc>
          <w:tcPr>
            <w:tcW w:w="972" w:type="dxa"/>
            <w:tcBorders>
              <w:top w:val="nil"/>
              <w:left w:val="nil"/>
              <w:bottom w:val="single" w:sz="4" w:space="0" w:color="auto"/>
              <w:right w:val="single" w:sz="4" w:space="0" w:color="auto"/>
            </w:tcBorders>
            <w:shd w:val="clear" w:color="auto" w:fill="auto"/>
            <w:noWrap/>
            <w:vAlign w:val="center"/>
            <w:hideMark/>
          </w:tcPr>
          <w:p w14:paraId="0325C778"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5B61ED2E"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56D4EC75"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418020D1"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44631C07"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6C8EFE5B"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velikost zvlnění [dB]</w:t>
            </w:r>
          </w:p>
        </w:tc>
        <w:tc>
          <w:tcPr>
            <w:tcW w:w="972" w:type="dxa"/>
            <w:tcBorders>
              <w:top w:val="nil"/>
              <w:left w:val="nil"/>
              <w:bottom w:val="single" w:sz="4" w:space="0" w:color="auto"/>
              <w:right w:val="single" w:sz="4" w:space="0" w:color="auto"/>
            </w:tcBorders>
            <w:shd w:val="clear" w:color="auto" w:fill="auto"/>
            <w:noWrap/>
            <w:vAlign w:val="center"/>
            <w:hideMark/>
          </w:tcPr>
          <w:p w14:paraId="44C0EA29"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4" w:space="0" w:color="auto"/>
              <w:right w:val="single" w:sz="4" w:space="0" w:color="auto"/>
            </w:tcBorders>
            <w:shd w:val="clear" w:color="auto" w:fill="auto"/>
            <w:noWrap/>
            <w:vAlign w:val="center"/>
            <w:hideMark/>
          </w:tcPr>
          <w:p w14:paraId="37E3FF89"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40CF000A"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664" w:type="dxa"/>
            <w:tcBorders>
              <w:top w:val="nil"/>
              <w:left w:val="nil"/>
              <w:bottom w:val="single" w:sz="4" w:space="0" w:color="auto"/>
              <w:right w:val="single" w:sz="8" w:space="0" w:color="auto"/>
            </w:tcBorders>
            <w:shd w:val="clear" w:color="auto" w:fill="auto"/>
            <w:noWrap/>
            <w:vAlign w:val="center"/>
            <w:hideMark/>
          </w:tcPr>
          <w:p w14:paraId="60414E3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0C3988DF" w14:textId="77777777" w:rsidTr="004F61FC">
        <w:trPr>
          <w:trHeight w:val="315"/>
          <w:jc w:val="center"/>
        </w:trPr>
        <w:tc>
          <w:tcPr>
            <w:tcW w:w="3340" w:type="dxa"/>
            <w:tcBorders>
              <w:top w:val="nil"/>
              <w:left w:val="single" w:sz="8" w:space="0" w:color="auto"/>
              <w:bottom w:val="single" w:sz="8" w:space="0" w:color="auto"/>
              <w:right w:val="single" w:sz="4" w:space="0" w:color="auto"/>
            </w:tcBorders>
            <w:shd w:val="clear" w:color="auto" w:fill="auto"/>
            <w:noWrap/>
            <w:vAlign w:val="bottom"/>
            <w:hideMark/>
          </w:tcPr>
          <w:p w14:paraId="29371648"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lastRenderedPageBreak/>
              <w:t>útlum v nepropustném pásmu [dB]</w:t>
            </w:r>
          </w:p>
        </w:tc>
        <w:tc>
          <w:tcPr>
            <w:tcW w:w="972" w:type="dxa"/>
            <w:tcBorders>
              <w:top w:val="nil"/>
              <w:left w:val="nil"/>
              <w:bottom w:val="single" w:sz="8" w:space="0" w:color="auto"/>
              <w:right w:val="single" w:sz="4" w:space="0" w:color="auto"/>
            </w:tcBorders>
            <w:shd w:val="clear" w:color="auto" w:fill="auto"/>
            <w:noWrap/>
            <w:vAlign w:val="center"/>
            <w:hideMark/>
          </w:tcPr>
          <w:p w14:paraId="415E848C"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8" w:space="0" w:color="auto"/>
              <w:right w:val="single" w:sz="4" w:space="0" w:color="auto"/>
            </w:tcBorders>
            <w:shd w:val="clear" w:color="auto" w:fill="auto"/>
            <w:noWrap/>
            <w:vAlign w:val="center"/>
            <w:hideMark/>
          </w:tcPr>
          <w:p w14:paraId="620FD822"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8" w:space="0" w:color="auto"/>
              <w:right w:val="single" w:sz="4" w:space="0" w:color="auto"/>
            </w:tcBorders>
            <w:shd w:val="clear" w:color="auto" w:fill="auto"/>
            <w:noWrap/>
            <w:vAlign w:val="center"/>
            <w:hideMark/>
          </w:tcPr>
          <w:p w14:paraId="14E37210"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8" w:space="0" w:color="auto"/>
              <w:right w:val="single" w:sz="8" w:space="0" w:color="auto"/>
            </w:tcBorders>
            <w:shd w:val="clear" w:color="auto" w:fill="auto"/>
            <w:noWrap/>
            <w:vAlign w:val="center"/>
            <w:hideMark/>
          </w:tcPr>
          <w:p w14:paraId="749B7DE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bl>
    <w:p w14:paraId="790C9BFD" w14:textId="77777777" w:rsidR="004F61FC" w:rsidRDefault="004F61FC" w:rsidP="008010F8">
      <w:pPr>
        <w:pStyle w:val="BPDPNormln"/>
      </w:pPr>
    </w:p>
    <w:p w14:paraId="54524FA6" w14:textId="77777777" w:rsidR="00E13F6B" w:rsidRDefault="00E13F6B" w:rsidP="008010F8">
      <w:pPr>
        <w:pStyle w:val="BPDPNormln"/>
      </w:pPr>
    </w:p>
    <w:p w14:paraId="21D0265D" w14:textId="719CF213" w:rsidR="00A87B5B" w:rsidRDefault="00C00D7D" w:rsidP="008010F8">
      <w:pPr>
        <w:pStyle w:val="BPDPNormln"/>
      </w:pPr>
      <w:r>
        <w:t>Pokud je mezní frekvence definována dvouprvkovým vektorem funkce</w:t>
      </w:r>
      <w:r w:rsidR="0007407C">
        <w:t>,</w:t>
      </w:r>
      <w:r>
        <w:t xml:space="preserve"> vytvoří pásmovou propust nebo pásmovou zádrž</w:t>
      </w:r>
      <w:r w:rsidR="00AE6565">
        <w:t>, kde první prvek vektoru je dolní mezní frekvence, a druhým prvkem je horní mezní frekvence.</w:t>
      </w:r>
      <w:r>
        <w:t xml:space="preserve"> Mezní kmitočet může nabývat hodnot 0 až 1</w:t>
      </w:r>
      <w:r w:rsidR="00AE6565">
        <w:t>, kde hodnota 1 představuje polovinu vzorkovacího kmitočtu. [5]</w:t>
      </w:r>
    </w:p>
    <w:p w14:paraId="495C7229" w14:textId="77777777" w:rsidR="00DF4BD4" w:rsidRDefault="00DF4BD4" w:rsidP="008010F8">
      <w:pPr>
        <w:pStyle w:val="BPDPNormln"/>
      </w:pPr>
    </w:p>
    <w:p w14:paraId="7A946775" w14:textId="77777777" w:rsidR="00BA6B17" w:rsidRDefault="00BA6B17" w:rsidP="00BA6B17">
      <w:pPr>
        <w:pStyle w:val="Nadpis3"/>
      </w:pPr>
      <w:bookmarkStart w:id="73" w:name="_Toc41489554"/>
      <w:r>
        <w:t>Banky filtrů</w:t>
      </w:r>
      <w:bookmarkEnd w:id="73"/>
    </w:p>
    <w:p w14:paraId="6F99B40C" w14:textId="711BEF93" w:rsidR="00267057" w:rsidRDefault="0008007D" w:rsidP="008010F8">
      <w:pPr>
        <w:pStyle w:val="BPDPNormln"/>
      </w:pPr>
      <w:r>
        <w:t xml:space="preserve">Pro rozdělení signálu na jednotlivé frekvenční pásma bude použita banka filtrů. </w:t>
      </w:r>
      <w:r w:rsidR="006733B5">
        <w:t>Jako nejvhodnější byla vybrána třetino – oktávová banka filtrů. Signál je tedy rozdělen do 30 frekvenčních pásem. Třetino – oktávová banka byla vybraná na základě testu několika bank, který je popsán v kapitole (</w:t>
      </w:r>
      <w:r w:rsidR="006733B5">
        <w:fldChar w:fldCharType="begin"/>
      </w:r>
      <w:r w:rsidR="006733B5">
        <w:instrText xml:space="preserve"> REF _Ref41387725 \r \h </w:instrText>
      </w:r>
      <w:r w:rsidR="006733B5">
        <w:fldChar w:fldCharType="separate"/>
      </w:r>
      <w:r w:rsidR="007E0F00">
        <w:t>6.3</w:t>
      </w:r>
      <w:r w:rsidR="006733B5">
        <w:fldChar w:fldCharType="end"/>
      </w:r>
      <w:r w:rsidR="006733B5">
        <w:t>).</w:t>
      </w:r>
    </w:p>
    <w:p w14:paraId="06501AA8" w14:textId="4C664853" w:rsidR="00B158F7" w:rsidRDefault="0008007D" w:rsidP="008010F8">
      <w:pPr>
        <w:pStyle w:val="BPDPNormln"/>
      </w:pPr>
      <w:r>
        <w:t xml:space="preserve"> </w:t>
      </w:r>
      <w:r w:rsidR="00912ABC">
        <w:t xml:space="preserve">Podle Harvey </w:t>
      </w:r>
      <w:proofErr w:type="spellStart"/>
      <w:r w:rsidR="00912ABC">
        <w:t>Fletchrea</w:t>
      </w:r>
      <w:proofErr w:type="spellEnd"/>
      <w:r w:rsidR="00912ABC">
        <w:t xml:space="preserve"> j</w:t>
      </w:r>
      <w:r w:rsidR="003B25E6">
        <w:t xml:space="preserve">e-li </w:t>
      </w:r>
      <w:r w:rsidR="00912ABC">
        <w:t>tón maskován bílím šumem, na maskování se podílí jen určité pásmo spektra, které leží v okolí maskovaného tónu. Rozsah toho pásma se</w:t>
      </w:r>
      <w:r w:rsidR="009932D7">
        <w:t> </w:t>
      </w:r>
      <w:r w:rsidR="00912ABC">
        <w:t xml:space="preserve">nazývá šířka kritického pásma. V lidském sluchovém ústrojí šířka kritického pásma odpovídá konstantní vzdálenosti na bazilární membráně.  </w:t>
      </w:r>
      <w:r w:rsidR="00740984" w:rsidRPr="00740984">
        <w:t xml:space="preserve">Eberhard </w:t>
      </w:r>
      <w:proofErr w:type="spellStart"/>
      <w:r w:rsidR="00740984" w:rsidRPr="00740984">
        <w:t>Zwicker</w:t>
      </w:r>
      <w:proofErr w:type="spellEnd"/>
      <w:r w:rsidR="00740984">
        <w:t xml:space="preserve"> na základě svých psycho akustických měření stanovil jednotlivým pásmům jejích střední kmitočty a šířky pásma. </w:t>
      </w:r>
      <w:r w:rsidR="007968A0">
        <w:t xml:space="preserve">Pro aproximaci šířky kritického pásma podle </w:t>
      </w:r>
      <w:r w:rsidR="007968A0" w:rsidRPr="00740984">
        <w:t xml:space="preserve">Eberhard </w:t>
      </w:r>
      <w:proofErr w:type="spellStart"/>
      <w:r w:rsidR="007968A0" w:rsidRPr="00740984">
        <w:t>Zwicker</w:t>
      </w:r>
      <w:proofErr w:type="spellEnd"/>
      <w:r w:rsidR="007968A0">
        <w:t xml:space="preserve"> se</w:t>
      </w:r>
      <w:r w:rsidR="00520F59">
        <w:t> </w:t>
      </w:r>
      <w:r w:rsidR="007968A0">
        <w:t xml:space="preserve">používá banka třetino-oktávových filtrů. </w:t>
      </w:r>
      <w:r w:rsidR="00B4066B">
        <w:fldChar w:fldCharType="begin"/>
      </w:r>
      <w:r w:rsidR="00B4066B">
        <w:instrText xml:space="preserve"> REF _Ref40790396 \r \h </w:instrText>
      </w:r>
      <w:r w:rsidR="00B4066B">
        <w:fldChar w:fldCharType="separate"/>
      </w:r>
      <w:r w:rsidR="007E0F00">
        <w:t>[1]</w:t>
      </w:r>
      <w:r w:rsidR="00B4066B">
        <w:fldChar w:fldCharType="end"/>
      </w:r>
      <w:r w:rsidR="001E74B5">
        <w:fldChar w:fldCharType="begin"/>
      </w:r>
      <w:r w:rsidR="001E74B5">
        <w:instrText xml:space="preserve"> REF _Ref40808936 \r \h </w:instrText>
      </w:r>
      <w:r w:rsidR="001E74B5">
        <w:fldChar w:fldCharType="separate"/>
      </w:r>
      <w:r w:rsidR="007E0F00">
        <w:t>[10]</w:t>
      </w:r>
      <w:r w:rsidR="001E74B5">
        <w:fldChar w:fldCharType="end"/>
      </w:r>
      <w:r w:rsidR="001E74B5">
        <w:t xml:space="preserve"> </w:t>
      </w:r>
      <w:r w:rsidR="001E74B5">
        <w:fldChar w:fldCharType="begin"/>
      </w:r>
      <w:r w:rsidR="001E74B5">
        <w:instrText xml:space="preserve"> REF _Ref40808938 \r \h </w:instrText>
      </w:r>
      <w:r w:rsidR="001E74B5">
        <w:fldChar w:fldCharType="separate"/>
      </w:r>
      <w:r w:rsidR="007E0F00">
        <w:t>[11]</w:t>
      </w:r>
      <w:r w:rsidR="001E74B5">
        <w:fldChar w:fldCharType="end"/>
      </w:r>
    </w:p>
    <w:p w14:paraId="466A6289" w14:textId="3602FE74" w:rsidR="007968A0" w:rsidRDefault="007968A0" w:rsidP="008010F8">
      <w:pPr>
        <w:pStyle w:val="BPDPNormln"/>
      </w:pPr>
      <w:r>
        <w:t xml:space="preserve">Střední kmitočty oktávových a </w:t>
      </w:r>
      <w:proofErr w:type="spellStart"/>
      <w:r>
        <w:t>zlomko</w:t>
      </w:r>
      <w:proofErr w:type="spellEnd"/>
      <w:r>
        <w:t xml:space="preserve">-oktávových filtrů se počítají dle vztahu </w:t>
      </w:r>
      <w:r w:rsidR="00DA25FA">
        <w:fldChar w:fldCharType="begin"/>
      </w:r>
      <w:r w:rsidR="00DA25FA">
        <w:instrText xml:space="preserve"> REF _Ref33206688 \h </w:instrText>
      </w:r>
      <w:r w:rsidR="00DA25FA">
        <w:fldChar w:fldCharType="separate"/>
      </w:r>
      <w:r w:rsidR="007E0F00">
        <w:t>(</w:t>
      </w:r>
      <w:r w:rsidR="007E0F00">
        <w:rPr>
          <w:noProof/>
        </w:rPr>
        <w:t>3</w:t>
      </w:r>
      <w:r w:rsidR="007E0F00">
        <w:t>.</w:t>
      </w:r>
      <w:r w:rsidR="007E0F00">
        <w:rPr>
          <w:noProof/>
        </w:rPr>
        <w:t>13</w:t>
      </w:r>
      <w:r w:rsidR="007E0F00">
        <w:t>)</w:t>
      </w:r>
      <w:r w:rsidR="00DA25FA">
        <w:fldChar w:fldCharType="end"/>
      </w:r>
      <w:r>
        <w:t xml:space="preserve"> pro lichý počet pásem na oktávu a podle vztahu </w:t>
      </w:r>
      <w:r w:rsidR="00D8303D">
        <w:fldChar w:fldCharType="begin"/>
      </w:r>
      <w:r w:rsidR="00D8303D">
        <w:instrText xml:space="preserve"> REF _Ref33226601 \h </w:instrText>
      </w:r>
      <w:r w:rsidR="00D8303D">
        <w:fldChar w:fldCharType="separate"/>
      </w:r>
      <w:r w:rsidR="007E0F00">
        <w:t>(</w:t>
      </w:r>
      <w:r w:rsidR="007E0F00">
        <w:rPr>
          <w:noProof/>
        </w:rPr>
        <w:t>3</w:t>
      </w:r>
      <w:r w:rsidR="007E0F00">
        <w:t>.</w:t>
      </w:r>
      <w:r w:rsidR="007E0F00">
        <w:rPr>
          <w:noProof/>
        </w:rPr>
        <w:t>15</w:t>
      </w:r>
      <w:r w:rsidR="007E0F00">
        <w:t>)</w:t>
      </w:r>
      <w:r w:rsidR="00D8303D">
        <w:fldChar w:fldCharType="end"/>
      </w:r>
      <w:r>
        <w:t xml:space="preserve"> pro sudý počet</w:t>
      </w:r>
      <w:r w:rsidR="00812672">
        <w:t xml:space="preserve"> pásem na</w:t>
      </w:r>
      <w:r w:rsidR="00520F59">
        <w:t> </w:t>
      </w:r>
      <w:r w:rsidR="00812672">
        <w:t xml:space="preserve">oktávu. </w:t>
      </w:r>
      <w:r w:rsidR="001E74B5">
        <w:fldChar w:fldCharType="begin"/>
      </w:r>
      <w:r w:rsidR="001E74B5">
        <w:instrText xml:space="preserve"> REF _Ref40808936 \r \h </w:instrText>
      </w:r>
      <w:r w:rsidR="001E74B5">
        <w:fldChar w:fldCharType="separate"/>
      </w:r>
      <w:r w:rsidR="007E0F00">
        <w:t>[10]</w:t>
      </w:r>
      <w:r w:rsidR="001E74B5">
        <w:fldChar w:fldCharType="end"/>
      </w:r>
    </w:p>
    <w:p w14:paraId="3BFCE1B8" w14:textId="6F6C1AB2" w:rsidR="007968A0" w:rsidRDefault="007968A0"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68A0" w14:paraId="2A208360" w14:textId="77777777" w:rsidTr="007656C5">
        <w:tc>
          <w:tcPr>
            <w:tcW w:w="750" w:type="pct"/>
          </w:tcPr>
          <w:p w14:paraId="1D8C03CE" w14:textId="77777777" w:rsidR="007968A0" w:rsidRDefault="007968A0" w:rsidP="008B45A1"/>
        </w:tc>
        <w:tc>
          <w:tcPr>
            <w:tcW w:w="0" w:type="auto"/>
          </w:tcPr>
          <w:p w14:paraId="1F7AAA37" w14:textId="08597D18" w:rsidR="007968A0" w:rsidRDefault="00871983" w:rsidP="00B509D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rPr>
                          <m:t>x</m:t>
                        </m:r>
                      </m:num>
                      <m:den>
                        <m:r>
                          <w:rPr>
                            <w:rFonts w:ascii="Cambria Math" w:hAnsi="Cambria Math"/>
                          </w:rPr>
                          <m:t>n</m:t>
                        </m:r>
                      </m:den>
                    </m:f>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ref</m:t>
                    </m:r>
                  </m:sub>
                </m:sSub>
              </m:oMath>
            </m:oMathPara>
          </w:p>
        </w:tc>
        <w:tc>
          <w:tcPr>
            <w:tcW w:w="750" w:type="pct"/>
            <w:tcMar>
              <w:right w:w="0" w:type="dxa"/>
            </w:tcMar>
            <w:vAlign w:val="center"/>
          </w:tcPr>
          <w:p w14:paraId="3FE0B22F" w14:textId="3E49E736" w:rsidR="007968A0" w:rsidRDefault="007968A0" w:rsidP="00812672">
            <w:pPr>
              <w:jc w:val="right"/>
            </w:pPr>
            <w:bookmarkStart w:id="74" w:name="_Ref33226560"/>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14</w:t>
            </w:r>
            <w:r w:rsidR="001C2707">
              <w:rPr>
                <w:noProof/>
              </w:rPr>
              <w:fldChar w:fldCharType="end"/>
            </w:r>
            <w:r>
              <w:t>)</w:t>
            </w:r>
            <w:bookmarkEnd w:id="74"/>
          </w:p>
        </w:tc>
      </w:tr>
    </w:tbl>
    <w:p w14:paraId="21490A1D" w14:textId="6C20B2CB" w:rsidR="007968A0" w:rsidRDefault="007968A0"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68A0" w14:paraId="5080AFB1" w14:textId="77777777" w:rsidTr="007656C5">
        <w:tc>
          <w:tcPr>
            <w:tcW w:w="750" w:type="pct"/>
          </w:tcPr>
          <w:p w14:paraId="42C97EC8" w14:textId="77777777" w:rsidR="007968A0" w:rsidRDefault="007968A0" w:rsidP="008B45A1"/>
        </w:tc>
        <w:tc>
          <w:tcPr>
            <w:tcW w:w="0" w:type="auto"/>
          </w:tcPr>
          <w:p w14:paraId="47118ED4" w14:textId="5DE9B0FE" w:rsidR="007968A0" w:rsidRDefault="00871983" w:rsidP="00B509D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rPr>
                          <m:t>2x+1</m:t>
                        </m:r>
                      </m:num>
                      <m:den>
                        <m:r>
                          <w:rPr>
                            <w:rFonts w:ascii="Cambria Math" w:hAnsi="Cambria Math"/>
                          </w:rPr>
                          <m:t>2n</m:t>
                        </m:r>
                      </m:den>
                    </m:f>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ref</m:t>
                    </m:r>
                  </m:sub>
                </m:sSub>
              </m:oMath>
            </m:oMathPara>
          </w:p>
        </w:tc>
        <w:tc>
          <w:tcPr>
            <w:tcW w:w="750" w:type="pct"/>
            <w:tcMar>
              <w:right w:w="0" w:type="dxa"/>
            </w:tcMar>
            <w:vAlign w:val="center"/>
          </w:tcPr>
          <w:p w14:paraId="07A1427F" w14:textId="42879717" w:rsidR="007968A0" w:rsidRDefault="007968A0" w:rsidP="00812672">
            <w:pPr>
              <w:jc w:val="right"/>
            </w:pPr>
            <w:bookmarkStart w:id="75" w:name="_Ref33226601"/>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15</w:t>
            </w:r>
            <w:r w:rsidR="001C2707">
              <w:rPr>
                <w:noProof/>
              </w:rPr>
              <w:fldChar w:fldCharType="end"/>
            </w:r>
            <w:r>
              <w:t>)</w:t>
            </w:r>
            <w:bookmarkEnd w:id="75"/>
          </w:p>
        </w:tc>
      </w:tr>
    </w:tbl>
    <w:p w14:paraId="3D7814FA" w14:textId="77777777" w:rsidR="007968A0" w:rsidRDefault="007968A0" w:rsidP="008010F8">
      <w:pPr>
        <w:pStyle w:val="BPDPNormln"/>
      </w:pPr>
    </w:p>
    <w:p w14:paraId="280D92AB" w14:textId="23BC59E2" w:rsidR="00812672" w:rsidRDefault="00812672" w:rsidP="008010F8">
      <w:pPr>
        <w:pStyle w:val="BPDPNormln"/>
      </w:pPr>
      <w:r>
        <w:t xml:space="preserve">Šířka pásma se spočítá dle vztahu </w:t>
      </w:r>
      <w:r w:rsidR="00D8303D">
        <w:fldChar w:fldCharType="begin"/>
      </w:r>
      <w:r w:rsidR="00D8303D">
        <w:instrText xml:space="preserve"> REF _Ref33226847 \h </w:instrText>
      </w:r>
      <w:r w:rsidR="00D8303D">
        <w:fldChar w:fldCharType="separate"/>
      </w:r>
      <w:r w:rsidR="007E0F00">
        <w:t>(</w:t>
      </w:r>
      <w:r w:rsidR="007E0F00">
        <w:rPr>
          <w:noProof/>
        </w:rPr>
        <w:t>3</w:t>
      </w:r>
      <w:r w:rsidR="007E0F00">
        <w:t>.</w:t>
      </w:r>
      <w:r w:rsidR="007E0F00">
        <w:rPr>
          <w:noProof/>
        </w:rPr>
        <w:t>16</w:t>
      </w:r>
      <w:r w:rsidR="007E0F00">
        <w:t>)</w:t>
      </w:r>
      <w:r w:rsidR="00D8303D">
        <w:fldChar w:fldCharType="end"/>
      </w:r>
      <w:r>
        <w:t>.</w:t>
      </w:r>
    </w:p>
    <w:p w14:paraId="1231B5F3" w14:textId="77777777" w:rsidR="00812672" w:rsidRDefault="00812672"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812672" w14:paraId="29EBD50C" w14:textId="77777777" w:rsidTr="007656C5">
        <w:tc>
          <w:tcPr>
            <w:tcW w:w="750" w:type="pct"/>
          </w:tcPr>
          <w:p w14:paraId="28108A26" w14:textId="77777777" w:rsidR="00812672" w:rsidRDefault="00812672" w:rsidP="008B45A1"/>
        </w:tc>
        <w:tc>
          <w:tcPr>
            <w:tcW w:w="0" w:type="auto"/>
          </w:tcPr>
          <w:p w14:paraId="1D90A242" w14:textId="0BA3E290" w:rsidR="00812672" w:rsidRDefault="00871983" w:rsidP="00B509D7">
            <w:pPr>
              <w:jc w:val="center"/>
            </w:pPr>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x</m:t>
                      </m:r>
                    </m:num>
                    <m:den>
                      <m:r>
                        <w:rPr>
                          <w:rFonts w:ascii="Cambria Math" w:hAnsi="Cambria Math"/>
                        </w:rPr>
                        <m:t>n</m:t>
                      </m:r>
                    </m:den>
                  </m:f>
                </m:sup>
              </m:sSup>
            </m:oMath>
            <w:r w:rsidR="00812672">
              <w:t xml:space="preserve"> </w:t>
            </w:r>
          </w:p>
        </w:tc>
        <w:tc>
          <w:tcPr>
            <w:tcW w:w="750" w:type="pct"/>
            <w:tcMar>
              <w:right w:w="0" w:type="dxa"/>
            </w:tcMar>
            <w:vAlign w:val="center"/>
          </w:tcPr>
          <w:p w14:paraId="50AD7845" w14:textId="14A5479F" w:rsidR="00812672" w:rsidRDefault="00812672" w:rsidP="00812672">
            <w:pPr>
              <w:jc w:val="right"/>
            </w:pPr>
            <w:bookmarkStart w:id="76" w:name="_Ref33226847"/>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16</w:t>
            </w:r>
            <w:r w:rsidR="001C2707">
              <w:rPr>
                <w:noProof/>
              </w:rPr>
              <w:fldChar w:fldCharType="end"/>
            </w:r>
            <w:r>
              <w:t>)</w:t>
            </w:r>
            <w:bookmarkEnd w:id="76"/>
          </w:p>
        </w:tc>
      </w:tr>
    </w:tbl>
    <w:p w14:paraId="4E1F7677" w14:textId="77777777" w:rsidR="00812672" w:rsidRDefault="00812672" w:rsidP="008010F8">
      <w:pPr>
        <w:pStyle w:val="BPDPNormln"/>
      </w:pPr>
    </w:p>
    <w:p w14:paraId="4A1B4877" w14:textId="758F8BAA" w:rsidR="00935BE9" w:rsidRDefault="00812672" w:rsidP="008010F8">
      <w:pPr>
        <w:pStyle w:val="BPDPNormln"/>
      </w:pPr>
      <w:r>
        <w:t>Kde G = 10</w:t>
      </w:r>
      <w:r>
        <w:rPr>
          <w:vertAlign w:val="superscript"/>
        </w:rPr>
        <w:t>3/10</w:t>
      </w:r>
      <w:r>
        <w:t xml:space="preserve">, </w:t>
      </w:r>
      <w:proofErr w:type="spellStart"/>
      <w:r>
        <w:t>f</w:t>
      </w:r>
      <w:r>
        <w:rPr>
          <w:vertAlign w:val="subscript"/>
        </w:rPr>
        <w:t>ref</w:t>
      </w:r>
      <w:proofErr w:type="spellEnd"/>
      <w:r>
        <w:t xml:space="preserve"> = 1 kHz, n je počet pásem </w:t>
      </w:r>
      <w:r w:rsidR="00DE0CD0">
        <w:t>na</w:t>
      </w:r>
      <w:r>
        <w:t> oktáv</w:t>
      </w:r>
      <w:r w:rsidR="00DE0CD0">
        <w:t>u</w:t>
      </w:r>
      <w:r>
        <w:t xml:space="preserve"> a x je pořadí filtru. </w:t>
      </w:r>
      <w:r w:rsidR="001E74B5">
        <w:fldChar w:fldCharType="begin"/>
      </w:r>
      <w:r w:rsidR="001E74B5">
        <w:instrText xml:space="preserve"> REF _Ref40808936 \r \h </w:instrText>
      </w:r>
      <w:r w:rsidR="001E74B5">
        <w:fldChar w:fldCharType="separate"/>
      </w:r>
      <w:r w:rsidR="007E0F00">
        <w:t>[10]</w:t>
      </w:r>
      <w:r w:rsidR="001E74B5">
        <w:fldChar w:fldCharType="end"/>
      </w:r>
      <w:r>
        <w:t xml:space="preserve"> Jako počáteční realizace banky filtrů, byla zvolena banka třetino-oktávových filtr</w:t>
      </w:r>
      <w:r w:rsidR="00DE0CD0">
        <w:t>ů</w:t>
      </w:r>
      <w:r>
        <w:t>. N</w:t>
      </w:r>
      <w:r w:rsidR="00892EDB">
        <w:t>a</w:t>
      </w:r>
      <w:r w:rsidR="00520F59">
        <w:t> </w:t>
      </w:r>
      <w:r w:rsidR="00892EDB">
        <w:t>obrázku</w:t>
      </w:r>
      <w:r w:rsidR="00EC643D">
        <w:t xml:space="preserve"> </w:t>
      </w:r>
      <w:r w:rsidR="0098573B">
        <w:t>(</w:t>
      </w:r>
      <w:r w:rsidR="0098573B" w:rsidRPr="0098573B">
        <w:fldChar w:fldCharType="begin"/>
      </w:r>
      <w:r w:rsidR="0098573B" w:rsidRPr="0098573B">
        <w:instrText xml:space="preserve"> REF _Ref33221695 \h  \* MERGEFORMAT </w:instrText>
      </w:r>
      <w:r w:rsidR="0098573B" w:rsidRPr="0098573B">
        <w:fldChar w:fldCharType="separate"/>
      </w:r>
      <w:r w:rsidR="007E0F00" w:rsidRPr="007E0F00">
        <w:t xml:space="preserve">Obr. </w:t>
      </w:r>
      <w:r w:rsidR="007E0F00" w:rsidRPr="007E0F00">
        <w:rPr>
          <w:noProof/>
        </w:rPr>
        <w:t>3</w:t>
      </w:r>
      <w:r w:rsidR="007E0F00" w:rsidRPr="007E0F00">
        <w:t>.</w:t>
      </w:r>
      <w:r w:rsidR="007E0F00" w:rsidRPr="007E0F00">
        <w:rPr>
          <w:noProof/>
        </w:rPr>
        <w:t>3</w:t>
      </w:r>
      <w:r w:rsidR="0098573B" w:rsidRPr="0098573B">
        <w:fldChar w:fldCharType="end"/>
      </w:r>
      <w:r w:rsidR="0098573B">
        <w:t>)</w:t>
      </w:r>
      <w:r w:rsidR="00892EDB">
        <w:t xml:space="preserve"> je znázorněna modulová </w:t>
      </w:r>
      <w:r w:rsidR="00EC643D">
        <w:t>frekvenční</w:t>
      </w:r>
      <w:r w:rsidR="00892EDB">
        <w:t xml:space="preserve"> charakteristika banky třetino-oktávových filtrů realizovaná v </w:t>
      </w:r>
      <w:proofErr w:type="spellStart"/>
      <w:r w:rsidR="00892EDB">
        <w:t>Matlabu</w:t>
      </w:r>
      <w:proofErr w:type="spellEnd"/>
      <w:r w:rsidR="00892EDB">
        <w:t>.</w:t>
      </w:r>
      <w:r w:rsidR="00935BE9">
        <w:t xml:space="preserve"> Pro názornost je zobrazena v rozsahu 100 až 400 Hz.</w:t>
      </w:r>
      <w:r w:rsidR="00EC643D">
        <w:t xml:space="preserve"> </w:t>
      </w:r>
    </w:p>
    <w:p w14:paraId="13B7E83B" w14:textId="77777777" w:rsidR="00935BE9" w:rsidRDefault="00935BE9" w:rsidP="008010F8">
      <w:pPr>
        <w:pStyle w:val="BPDPNormln"/>
      </w:pPr>
    </w:p>
    <w:p w14:paraId="1154E199" w14:textId="77777777" w:rsidR="00935BE9" w:rsidRDefault="00935BE9" w:rsidP="00350A05">
      <w:pPr>
        <w:pStyle w:val="BPDPNormln"/>
        <w:jc w:val="center"/>
      </w:pPr>
      <w:r>
        <w:rPr>
          <w:noProof/>
        </w:rPr>
        <w:lastRenderedPageBreak/>
        <w:drawing>
          <wp:inline distT="0" distB="0" distL="0" distR="0" wp14:anchorId="3170554B" wp14:editId="0BDFB9FC">
            <wp:extent cx="4327200" cy="3240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a_filtru.emf"/>
                    <pic:cNvPicPr/>
                  </pic:nvPicPr>
                  <pic:blipFill>
                    <a:blip r:embed="rId17">
                      <a:extLst>
                        <a:ext uri="{28A0092B-C50C-407E-A947-70E740481C1C}">
                          <a14:useLocalDpi xmlns:a14="http://schemas.microsoft.com/office/drawing/2010/main" val="0"/>
                        </a:ext>
                      </a:extLst>
                    </a:blip>
                    <a:stretch>
                      <a:fillRect/>
                    </a:stretch>
                  </pic:blipFill>
                  <pic:spPr>
                    <a:xfrm>
                      <a:off x="0" y="0"/>
                      <a:ext cx="4327200" cy="3240000"/>
                    </a:xfrm>
                    <a:prstGeom prst="rect">
                      <a:avLst/>
                    </a:prstGeom>
                  </pic:spPr>
                </pic:pic>
              </a:graphicData>
            </a:graphic>
          </wp:inline>
        </w:drawing>
      </w:r>
    </w:p>
    <w:p w14:paraId="005F6CF9" w14:textId="133F7114" w:rsidR="00935BE9" w:rsidRPr="00935BE9" w:rsidRDefault="00935BE9" w:rsidP="00935BE9">
      <w:pPr>
        <w:pStyle w:val="Titulek"/>
        <w:jc w:val="center"/>
        <w:rPr>
          <w:b w:val="0"/>
        </w:rPr>
      </w:pPr>
      <w:bookmarkStart w:id="77" w:name="_Ref33221695"/>
      <w:bookmarkStart w:id="78" w:name="_Toc41489578"/>
      <w:r w:rsidRPr="00935BE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3</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3</w:t>
      </w:r>
      <w:r w:rsidR="00E73D21">
        <w:rPr>
          <w:b w:val="0"/>
        </w:rPr>
        <w:fldChar w:fldCharType="end"/>
      </w:r>
      <w:bookmarkEnd w:id="77"/>
      <w:r w:rsidRPr="00935BE9">
        <w:rPr>
          <w:b w:val="0"/>
        </w:rPr>
        <w:t>: Modulová frekvenční charakteristika banky filtrů</w:t>
      </w:r>
      <w:bookmarkEnd w:id="78"/>
    </w:p>
    <w:p w14:paraId="25ABB12B" w14:textId="77777777" w:rsidR="0024279E" w:rsidRDefault="0024279E">
      <w:pPr>
        <w:spacing w:line="240" w:lineRule="auto"/>
        <w:ind w:left="0"/>
        <w:rPr>
          <w:color w:val="000000"/>
        </w:rPr>
      </w:pPr>
      <w:r>
        <w:br w:type="page"/>
      </w:r>
    </w:p>
    <w:p w14:paraId="67E43D62" w14:textId="46B886A1" w:rsidR="00B53C4B" w:rsidRPr="0053274A" w:rsidRDefault="00B53C4B" w:rsidP="008010F8">
      <w:pPr>
        <w:pStyle w:val="BPDPNormln"/>
      </w:pPr>
    </w:p>
    <w:p w14:paraId="3A13C9E5" w14:textId="1137F9F2" w:rsidR="00BC1D8E" w:rsidRDefault="003F37D5" w:rsidP="003F37D5">
      <w:pPr>
        <w:pStyle w:val="Nadpis1"/>
      </w:pPr>
      <w:bookmarkStart w:id="79" w:name="_Toc41489555"/>
      <w:r>
        <w:t>Analýza hlavních komponent</w:t>
      </w:r>
      <w:bookmarkEnd w:id="79"/>
    </w:p>
    <w:p w14:paraId="4AF22503" w14:textId="5B6AC460" w:rsidR="0039742C" w:rsidRDefault="0039742C" w:rsidP="008010F8">
      <w:pPr>
        <w:pStyle w:val="BPDPNormln"/>
      </w:pPr>
    </w:p>
    <w:p w14:paraId="60F2644D" w14:textId="0E6DE4F6" w:rsidR="0039742C" w:rsidRPr="0039742C" w:rsidRDefault="0039742C" w:rsidP="008010F8">
      <w:pPr>
        <w:pStyle w:val="BPDPNormln"/>
      </w:pPr>
      <w:r>
        <w:t xml:space="preserve">Signál, který prošel bankou filtrů má tolik dimenzí, do kolika je rozdělen pásem. </w:t>
      </w:r>
      <w:r w:rsidR="00515F02">
        <w:t xml:space="preserve">Pro snížení náročnosti následných výpočtů a tím i procesního zpoždění, byla hledána metoda pro snížení počtu dimenzí signálu. Tedy k odstranění redundance. Analýza hlavních komponent (PCA, </w:t>
      </w:r>
      <w:proofErr w:type="spellStart"/>
      <w:r w:rsidR="00515F02">
        <w:rPr>
          <w:sz w:val="23"/>
          <w:szCs w:val="23"/>
        </w:rPr>
        <w:t>principal</w:t>
      </w:r>
      <w:proofErr w:type="spellEnd"/>
      <w:r w:rsidR="00515F02">
        <w:rPr>
          <w:sz w:val="23"/>
          <w:szCs w:val="23"/>
        </w:rPr>
        <w:t xml:space="preserve"> </w:t>
      </w:r>
      <w:proofErr w:type="spellStart"/>
      <w:r w:rsidR="00515F02">
        <w:rPr>
          <w:sz w:val="23"/>
          <w:szCs w:val="23"/>
        </w:rPr>
        <w:t>component</w:t>
      </w:r>
      <w:proofErr w:type="spellEnd"/>
      <w:r w:rsidR="00515F02">
        <w:rPr>
          <w:sz w:val="23"/>
          <w:szCs w:val="23"/>
        </w:rPr>
        <w:t xml:space="preserve"> </w:t>
      </w:r>
      <w:proofErr w:type="spellStart"/>
      <w:r w:rsidR="00515F02">
        <w:rPr>
          <w:sz w:val="23"/>
          <w:szCs w:val="23"/>
        </w:rPr>
        <w:t>analysis</w:t>
      </w:r>
      <w:proofErr w:type="spellEnd"/>
      <w:r w:rsidR="00515F02">
        <w:t xml:space="preserve">) je jednou z nejpoužívanějších metod pro analýzu vícerozměrných dat a redukci jejich </w:t>
      </w:r>
      <w:proofErr w:type="spellStart"/>
      <w:r w:rsidR="00515F02">
        <w:t>dimenzionality</w:t>
      </w:r>
      <w:proofErr w:type="spellEnd"/>
      <w:r w:rsidR="00515F02">
        <w:t xml:space="preserve">. Metoda může být popsána jako lineární transformace vstupních proměnných na nové nekorelované, které nazýváme hlavními komponentami. Z geometrického hlediska dochází k hledání nového prostoru, ve kterém lze </w:t>
      </w:r>
      <w:r w:rsidR="00A71B8A">
        <w:t xml:space="preserve">zobrazit </w:t>
      </w:r>
      <w:r w:rsidR="00515F02">
        <w:t>rozložení vstupních dat, pomocí menšího počtu os označovaných jako hlavní komponenty.</w:t>
      </w:r>
      <w:ins w:id="80" w:author="Konzal Jan (164745)" w:date="2020-05-24T22:08:00Z">
        <w:r w:rsidR="00A71B8A">
          <w:t xml:space="preserve"> </w:t>
        </w:r>
      </w:ins>
      <w:ins w:id="81" w:author="Konzal Jan (164745)" w:date="2020-05-24T22:10:00Z">
        <w:r w:rsidR="00A71B8A">
          <w:t xml:space="preserve">Redukce dimenzí pomocí PCA také </w:t>
        </w:r>
      </w:ins>
      <w:ins w:id="82" w:author="Konzal Jan (164745)" w:date="2020-05-24T22:11:00Z">
        <w:r w:rsidR="00A71B8A">
          <w:t xml:space="preserve">umožňuje </w:t>
        </w:r>
        <w:r w:rsidR="006801B3">
          <w:t>hledat významné charakteristiky v datech, čímž je umožněn jejich kvantitativní popi</w:t>
        </w:r>
      </w:ins>
      <w:ins w:id="83" w:author="Konzal Jan (164745)" w:date="2020-05-24T22:12:00Z">
        <w:r w:rsidR="006801B3">
          <w:t>s.</w:t>
        </w:r>
      </w:ins>
      <w:r w:rsidR="00515F02">
        <w:t xml:space="preserve"> PCA byla vyvinuta pro data s mnoharozměrným normálním rozdělení</w:t>
      </w:r>
      <w:r w:rsidR="00A71B8A">
        <w:t>m</w:t>
      </w:r>
      <w:r w:rsidR="00515F02">
        <w:t>. Není vhodná pro analýzu více stavov</w:t>
      </w:r>
      <w:r w:rsidR="00A71B8A">
        <w:t>ých</w:t>
      </w:r>
      <w:r w:rsidR="00515F02">
        <w:t xml:space="preserve"> kvalitativní</w:t>
      </w:r>
      <w:r w:rsidR="00A71B8A">
        <w:t>ch</w:t>
      </w:r>
      <w:r w:rsidR="00515F02">
        <w:t xml:space="preserve"> dat, na které nelze aplikovat euklidovskou metriku. PCA také není vhodná pro data, která obsahují velké množství nul. Je vhodné, aby počet proměnných nepřevyšoval počet prvků. Obecně je doporučeno, aby se počet prvků blížil druhé mocnině počtu proměnných.</w:t>
      </w:r>
      <w:r w:rsidR="00AA3469">
        <w:t xml:space="preserve"> </w:t>
      </w:r>
      <w:r w:rsidR="00515F02">
        <w:t>Často bývá metoda hlavních komponent součástí komplexnější analýzy dat.</w:t>
      </w:r>
      <w:r w:rsidR="00A71B8A">
        <w:t xml:space="preserve"> </w:t>
      </w:r>
      <w:r w:rsidR="00A71B8A">
        <w:fldChar w:fldCharType="begin"/>
      </w:r>
      <w:r w:rsidR="00A71B8A">
        <w:instrText xml:space="preserve"> REF _Ref40809011 \r \h </w:instrText>
      </w:r>
      <w:r w:rsidR="00A71B8A">
        <w:fldChar w:fldCharType="separate"/>
      </w:r>
      <w:r w:rsidR="007E0F00">
        <w:t>[12]</w:t>
      </w:r>
      <w:r w:rsidR="00A71B8A">
        <w:fldChar w:fldCharType="end"/>
      </w:r>
      <w:r w:rsidR="00A71B8A">
        <w:t xml:space="preserve"> </w:t>
      </w:r>
      <w:r w:rsidR="00A71B8A">
        <w:fldChar w:fldCharType="begin"/>
      </w:r>
      <w:r w:rsidR="00A71B8A">
        <w:instrText xml:space="preserve"> REF _Ref40809013 \r \h </w:instrText>
      </w:r>
      <w:r w:rsidR="00A71B8A">
        <w:fldChar w:fldCharType="separate"/>
      </w:r>
      <w:r w:rsidR="007E0F00">
        <w:t>[13]</w:t>
      </w:r>
      <w:r w:rsidR="00A71B8A">
        <w:fldChar w:fldCharType="end"/>
      </w:r>
      <w:r w:rsidR="00A71B8A">
        <w:t xml:space="preserve"> </w:t>
      </w:r>
      <w:r w:rsidR="00A71B8A">
        <w:fldChar w:fldCharType="begin"/>
      </w:r>
      <w:r w:rsidR="00A71B8A">
        <w:instrText xml:space="preserve"> REF _Ref40809014 \r \h </w:instrText>
      </w:r>
      <w:r w:rsidR="00A71B8A">
        <w:fldChar w:fldCharType="separate"/>
      </w:r>
      <w:r w:rsidR="007E0F00">
        <w:t>[14]</w:t>
      </w:r>
      <w:r w:rsidR="00A71B8A">
        <w:fldChar w:fldCharType="end"/>
      </w:r>
    </w:p>
    <w:p w14:paraId="2797738C" w14:textId="77777777" w:rsidR="00DF4BD4" w:rsidRPr="00D049E0" w:rsidRDefault="00DF4BD4" w:rsidP="008010F8">
      <w:pPr>
        <w:pStyle w:val="BPDPNormln"/>
      </w:pPr>
    </w:p>
    <w:p w14:paraId="78387A47" w14:textId="77777777" w:rsidR="009A5AFE" w:rsidRDefault="00D049E0" w:rsidP="00DF4BD4">
      <w:pPr>
        <w:pStyle w:val="Nadpis2"/>
      </w:pPr>
      <w:bookmarkStart w:id="84" w:name="_Toc41489556"/>
      <w:r>
        <w:t>Princip</w:t>
      </w:r>
      <w:bookmarkEnd w:id="84"/>
    </w:p>
    <w:p w14:paraId="29B7ED61" w14:textId="6858AD94" w:rsidR="009A5AFE" w:rsidRDefault="007F7A73" w:rsidP="008010F8">
      <w:pPr>
        <w:pStyle w:val="BPDPNormln"/>
      </w:pPr>
      <w:r>
        <w:t xml:space="preserve">Cílem metody hlavních komponent je </w:t>
      </w:r>
      <w:r w:rsidR="00723D3B">
        <w:t xml:space="preserve">zobrazení </w:t>
      </w:r>
      <w:r>
        <w:t>vstupních</w:t>
      </w:r>
      <w:r w:rsidR="00723D3B">
        <w:t xml:space="preserve">, obecně vícerozměrných, dat </w:t>
      </w:r>
      <w:r>
        <w:t xml:space="preserve">do </w:t>
      </w:r>
      <w:r w:rsidR="00723D3B">
        <w:t xml:space="preserve">nového prostoru s nižší dimenzí. Tento nový prostor je reprezentován sadou </w:t>
      </w:r>
      <w:r>
        <w:t xml:space="preserve">latentních výstupních proměnných. Výstupní proměnné označované jako hlavní komponenty </w:t>
      </w:r>
      <w:r w:rsidR="00723D3B">
        <w:t xml:space="preserve">jsou vzájemně nekorelované, popisují téměř v neredukované míře přesně rozložení původních znaků a poskytují </w:t>
      </w:r>
      <w:r>
        <w:t xml:space="preserve">vhodnější vlastnosti pro další analýzu. </w:t>
      </w:r>
      <w:r w:rsidR="001E74B5">
        <w:fldChar w:fldCharType="begin"/>
      </w:r>
      <w:r w:rsidR="001E74B5">
        <w:instrText xml:space="preserve"> REF _Ref40809011 \r \h </w:instrText>
      </w:r>
      <w:r w:rsidR="001E74B5">
        <w:fldChar w:fldCharType="separate"/>
      </w:r>
      <w:r w:rsidR="007E0F00">
        <w:t>[12]</w:t>
      </w:r>
      <w:r w:rsidR="001E74B5">
        <w:fldChar w:fldCharType="end"/>
      </w:r>
    </w:p>
    <w:p w14:paraId="4440A589" w14:textId="6A5F841D" w:rsidR="00AA3469" w:rsidRPr="00AA3469" w:rsidRDefault="00AA3469" w:rsidP="008010F8">
      <w:pPr>
        <w:pStyle w:val="BPDPNormln"/>
      </w:pPr>
      <w:r>
        <w:t xml:space="preserve">Metoda hlavních komponent transformuje vstupní, obecně vícerozměrná, data do nového prostoru s nižší dimenzí. </w:t>
      </w:r>
    </w:p>
    <w:p w14:paraId="48D88758" w14:textId="4190E3C2" w:rsidR="004D573A" w:rsidRDefault="00582070" w:rsidP="008010F8">
      <w:pPr>
        <w:pStyle w:val="BPDPNormln"/>
      </w:pPr>
      <w:r>
        <w:t xml:space="preserve">Pro jednoduchost si představme objekty rozmístěny ve dvourozměrném prostoru popsány souřadnicemi </w:t>
      </w:r>
      <w:r w:rsidRPr="00582070">
        <w:rPr>
          <w:i/>
        </w:rPr>
        <w:t>X</w:t>
      </w:r>
      <w:r>
        <w:t xml:space="preserve"> a </w:t>
      </w:r>
      <w:r w:rsidRPr="00582070">
        <w:rPr>
          <w:i/>
        </w:rPr>
        <w:t>Y</w:t>
      </w:r>
      <w:r w:rsidR="003C7BF7">
        <w:rPr>
          <w:i/>
        </w:rPr>
        <w:t xml:space="preserve"> </w:t>
      </w:r>
      <w:r w:rsidR="003C7BF7" w:rsidRPr="003C7BF7">
        <w:t>(</w:t>
      </w:r>
      <w:r w:rsidR="003C7BF7" w:rsidRPr="003C7BF7">
        <w:fldChar w:fldCharType="begin"/>
      </w:r>
      <w:r w:rsidR="003C7BF7" w:rsidRPr="003C7BF7">
        <w:rPr>
          <w:i/>
        </w:rPr>
        <w:instrText xml:space="preserve"> REF _Ref40107256 \h </w:instrText>
      </w:r>
      <w:r w:rsidR="003C7BF7" w:rsidRPr="003C7BF7">
        <w:instrText xml:space="preserve"> \* MERGEFORMAT </w:instrText>
      </w:r>
      <w:r w:rsidR="003C7BF7" w:rsidRPr="003C7BF7">
        <w:fldChar w:fldCharType="separate"/>
      </w:r>
      <w:r w:rsidR="007E0F00" w:rsidRPr="007E0F00">
        <w:t xml:space="preserve">Obr. </w:t>
      </w:r>
      <w:r w:rsidR="007E0F00" w:rsidRPr="007E0F00">
        <w:rPr>
          <w:noProof/>
        </w:rPr>
        <w:t>4</w:t>
      </w:r>
      <w:r w:rsidR="007E0F00" w:rsidRPr="007E0F00">
        <w:t>.</w:t>
      </w:r>
      <w:r w:rsidR="007E0F00" w:rsidRPr="007E0F00">
        <w:rPr>
          <w:noProof/>
        </w:rPr>
        <w:t>1</w:t>
      </w:r>
      <w:r w:rsidR="003C7BF7" w:rsidRPr="003C7BF7">
        <w:fldChar w:fldCharType="end"/>
      </w:r>
      <w:r w:rsidR="003C7BF7">
        <w:t xml:space="preserve"> A)</w:t>
      </w:r>
      <w:r w:rsidR="004D573A">
        <w:t>.</w:t>
      </w:r>
    </w:p>
    <w:p w14:paraId="161D2C76" w14:textId="77777777" w:rsidR="004D573A" w:rsidRDefault="004D573A" w:rsidP="008010F8">
      <w:pPr>
        <w:pStyle w:val="BPDPNormln"/>
      </w:pPr>
    </w:p>
    <w:p w14:paraId="67B53467" w14:textId="2E687863" w:rsidR="004D573A" w:rsidRDefault="00620A15" w:rsidP="00350A05">
      <w:pPr>
        <w:pStyle w:val="BPDPNormln"/>
        <w:jc w:val="center"/>
      </w:pPr>
      <w:r>
        <w:rPr>
          <w:noProof/>
        </w:rPr>
        <w:drawing>
          <wp:inline distT="0" distB="0" distL="0" distR="0" wp14:anchorId="78DF3152" wp14:editId="6D52411C">
            <wp:extent cx="5399405" cy="2372360"/>
            <wp:effectExtent l="0" t="0" r="0" b="889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 princip.emf"/>
                    <pic:cNvPicPr/>
                  </pic:nvPicPr>
                  <pic:blipFill>
                    <a:blip r:embed="rId18">
                      <a:extLst>
                        <a:ext uri="{28A0092B-C50C-407E-A947-70E740481C1C}">
                          <a14:useLocalDpi xmlns:a14="http://schemas.microsoft.com/office/drawing/2010/main" val="0"/>
                        </a:ext>
                      </a:extLst>
                    </a:blip>
                    <a:stretch>
                      <a:fillRect/>
                    </a:stretch>
                  </pic:blipFill>
                  <pic:spPr>
                    <a:xfrm>
                      <a:off x="0" y="0"/>
                      <a:ext cx="5399405" cy="2372360"/>
                    </a:xfrm>
                    <a:prstGeom prst="rect">
                      <a:avLst/>
                    </a:prstGeom>
                  </pic:spPr>
                </pic:pic>
              </a:graphicData>
            </a:graphic>
          </wp:inline>
        </w:drawing>
      </w:r>
    </w:p>
    <w:p w14:paraId="3582C011" w14:textId="0CB7CBBE" w:rsidR="004D573A" w:rsidRPr="004D573A" w:rsidRDefault="004D573A" w:rsidP="004D573A">
      <w:pPr>
        <w:pStyle w:val="Titulek"/>
        <w:jc w:val="center"/>
        <w:rPr>
          <w:b w:val="0"/>
        </w:rPr>
      </w:pPr>
      <w:bookmarkStart w:id="85" w:name="_Ref40107256"/>
      <w:bookmarkStart w:id="86" w:name="_Ref33538146"/>
      <w:bookmarkStart w:id="87" w:name="_Toc41489579"/>
      <w:r w:rsidRPr="004D573A">
        <w:rPr>
          <w:b w:val="0"/>
        </w:rPr>
        <w:lastRenderedPageBreak/>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1</w:t>
      </w:r>
      <w:r w:rsidR="00E73D21">
        <w:rPr>
          <w:b w:val="0"/>
        </w:rPr>
        <w:fldChar w:fldCharType="end"/>
      </w:r>
      <w:bookmarkEnd w:id="85"/>
      <w:r>
        <w:rPr>
          <w:b w:val="0"/>
        </w:rPr>
        <w:t xml:space="preserve">: </w:t>
      </w:r>
      <w:r w:rsidR="008010F8">
        <w:rPr>
          <w:b w:val="0"/>
        </w:rPr>
        <w:t>A – objekty</w:t>
      </w:r>
      <w:r w:rsidRPr="004D573A">
        <w:rPr>
          <w:b w:val="0"/>
        </w:rPr>
        <w:t xml:space="preserve"> v prostoru souřadnic X a Y</w:t>
      </w:r>
      <w:bookmarkEnd w:id="86"/>
      <w:r w:rsidR="003C7BF7">
        <w:rPr>
          <w:b w:val="0"/>
        </w:rPr>
        <w:t xml:space="preserve"> </w:t>
      </w:r>
      <w:r w:rsidR="008010F8">
        <w:rPr>
          <w:b w:val="0"/>
        </w:rPr>
        <w:t>B – objekty</w:t>
      </w:r>
      <w:r w:rsidR="003C7BF7">
        <w:rPr>
          <w:b w:val="0"/>
        </w:rPr>
        <w:t xml:space="preserve"> v novém prostoru X</w:t>
      </w:r>
      <w:r w:rsidR="003C7BF7" w:rsidRPr="003C7BF7">
        <w:rPr>
          <w:b w:val="0"/>
          <w:vertAlign w:val="subscript"/>
        </w:rPr>
        <w:t>2</w:t>
      </w:r>
      <w:r w:rsidR="003C7BF7">
        <w:rPr>
          <w:b w:val="0"/>
        </w:rPr>
        <w:t xml:space="preserve"> a Y</w:t>
      </w:r>
      <w:r w:rsidR="003C7BF7" w:rsidRPr="003C7BF7">
        <w:rPr>
          <w:b w:val="0"/>
          <w:vertAlign w:val="subscript"/>
        </w:rPr>
        <w:t>2</w:t>
      </w:r>
      <w:bookmarkEnd w:id="87"/>
    </w:p>
    <w:p w14:paraId="2F31DDD3" w14:textId="7031E275" w:rsidR="003C7BF7" w:rsidRDefault="00582070" w:rsidP="008010F8">
      <w:pPr>
        <w:pStyle w:val="BPDPNormln"/>
      </w:pPr>
      <w:r>
        <w:t>Pootáčením souřadného systému j</w:t>
      </w:r>
      <w:r w:rsidR="00CF6CD3">
        <w:t>e nalezen nový prostor, který lé</w:t>
      </w:r>
      <w:r>
        <w:t xml:space="preserve">pe popisuje rozložení </w:t>
      </w:r>
      <w:r w:rsidR="003B3C99">
        <w:t xml:space="preserve">objektů. Takovýto nový prostor má nové souřadnice </w:t>
      </w:r>
      <w:r w:rsidR="003B3C99" w:rsidRPr="003B3C99">
        <w:rPr>
          <w:i/>
        </w:rPr>
        <w:t>X</w:t>
      </w:r>
      <w:r w:rsidR="003B3C99" w:rsidRPr="003B3C99">
        <w:rPr>
          <w:i/>
          <w:vertAlign w:val="subscript"/>
        </w:rPr>
        <w:t>2</w:t>
      </w:r>
      <w:r w:rsidR="003B3C99">
        <w:rPr>
          <w:vertAlign w:val="subscript"/>
        </w:rPr>
        <w:t xml:space="preserve"> </w:t>
      </w:r>
      <w:r w:rsidR="003B3C99">
        <w:t>a</w:t>
      </w:r>
      <w:r w:rsidR="00F34C13">
        <w:t> </w:t>
      </w:r>
      <w:r w:rsidR="003B3C99" w:rsidRPr="003B3C99">
        <w:rPr>
          <w:i/>
        </w:rPr>
        <w:t>Y</w:t>
      </w:r>
      <w:r w:rsidR="003B3C99" w:rsidRPr="003B3C99">
        <w:rPr>
          <w:i/>
          <w:vertAlign w:val="subscript"/>
        </w:rPr>
        <w:t>2</w:t>
      </w:r>
      <w:r w:rsidR="003B3C99">
        <w:t xml:space="preserve">, ty jsou dány lineární </w:t>
      </w:r>
      <w:r w:rsidR="003C7BF7">
        <w:t>k</w:t>
      </w:r>
      <w:r w:rsidR="003B3C99">
        <w:t xml:space="preserve">ombinací původních souřadnic </w:t>
      </w:r>
      <w:r w:rsidR="003B3C99" w:rsidRPr="003B3C99">
        <w:rPr>
          <w:i/>
        </w:rPr>
        <w:t>X, Y</w:t>
      </w:r>
      <w:r w:rsidR="003C7BF7">
        <w:t xml:space="preserve"> (</w:t>
      </w:r>
      <w:r w:rsidR="003C7BF7" w:rsidRPr="003C7BF7">
        <w:fldChar w:fldCharType="begin"/>
      </w:r>
      <w:r w:rsidR="003C7BF7" w:rsidRPr="003C7BF7">
        <w:instrText xml:space="preserve"> REF _Ref40107256 \h  \* MERGEFORMAT </w:instrText>
      </w:r>
      <w:r w:rsidR="003C7BF7" w:rsidRPr="003C7BF7">
        <w:fldChar w:fldCharType="separate"/>
      </w:r>
      <w:r w:rsidR="007E0F00" w:rsidRPr="007E0F00">
        <w:t xml:space="preserve">Obr. </w:t>
      </w:r>
      <w:r w:rsidR="007E0F00" w:rsidRPr="007E0F00">
        <w:rPr>
          <w:noProof/>
        </w:rPr>
        <w:t>4</w:t>
      </w:r>
      <w:r w:rsidR="007E0F00" w:rsidRPr="007E0F00">
        <w:t>.</w:t>
      </w:r>
      <w:r w:rsidR="007E0F00" w:rsidRPr="007E0F00">
        <w:rPr>
          <w:noProof/>
        </w:rPr>
        <w:t>1</w:t>
      </w:r>
      <w:r w:rsidR="003C7BF7" w:rsidRPr="003C7BF7">
        <w:fldChar w:fldCharType="end"/>
      </w:r>
      <w:r w:rsidR="003C7BF7">
        <w:t xml:space="preserve"> B)</w:t>
      </w:r>
      <w:r w:rsidR="003B3C99">
        <w:t xml:space="preserve">. </w:t>
      </w:r>
    </w:p>
    <w:p w14:paraId="16EF6DA7" w14:textId="2717AD6A" w:rsidR="001963E9" w:rsidRDefault="003B3C99" w:rsidP="008010F8">
      <w:pPr>
        <w:pStyle w:val="BPDPNormln"/>
      </w:pPr>
      <w:r>
        <w:t>Jsou-li objekty rozloženy na přímce, po nalezení nového prostoru</w:t>
      </w:r>
      <w:r w:rsidR="00CF6CD3">
        <w:t>,</w:t>
      </w:r>
      <w:r>
        <w:t xml:space="preserve"> doj</w:t>
      </w:r>
      <w:r w:rsidR="00CF6CD3">
        <w:t>d</w:t>
      </w:r>
      <w:r>
        <w:t>e k popisu jejich rozložení pomocí pouze jedné souřadnice. Toto je hlavní princip redukce dimenzí prostor</w:t>
      </w:r>
      <w:r w:rsidR="00B064EF">
        <w:t>u</w:t>
      </w:r>
      <w:r>
        <w:t>. K popisu rozložení objektů pomocí jedné nové souřadnice zpravidla nedochází</w:t>
      </w:r>
      <w:r w:rsidR="006F71A2">
        <w:t>.</w:t>
      </w:r>
      <w:r>
        <w:t xml:space="preserve"> </w:t>
      </w:r>
      <w:r w:rsidR="006F71A2">
        <w:t>Proto</w:t>
      </w:r>
      <w:r>
        <w:t xml:space="preserve"> je hledán nový prostor, kde je</w:t>
      </w:r>
      <w:r w:rsidR="006F71A2">
        <w:t xml:space="preserve"> rozložení objektů co nejpřesněji popsané</w:t>
      </w:r>
      <w:r w:rsidR="00CF6CD3">
        <w:t>, v co nejmenším počtu</w:t>
      </w:r>
      <w:r w:rsidR="006F71A2">
        <w:t xml:space="preserve"> souřadnic</w:t>
      </w:r>
      <w:r w:rsidR="00723D3B">
        <w:t xml:space="preserve"> </w:t>
      </w:r>
      <w:r w:rsidR="006F71A2">
        <w:t>tak</w:t>
      </w:r>
      <w:r w:rsidR="00723D3B">
        <w:t>,</w:t>
      </w:r>
      <w:r w:rsidR="006F71A2">
        <w:t xml:space="preserve"> aby souřadnice</w:t>
      </w:r>
      <w:r w:rsidR="003E455F">
        <w:t>,</w:t>
      </w:r>
      <w:r w:rsidR="006F71A2">
        <w:t xml:space="preserve"> které mají malý vliv na</w:t>
      </w:r>
      <w:r w:rsidR="00520F59">
        <w:t> </w:t>
      </w:r>
      <w:r w:rsidR="006F71A2">
        <w:t>rozložení objektů</w:t>
      </w:r>
      <w:r w:rsidR="00CF6CD3">
        <w:t>,</w:t>
      </w:r>
      <w:r w:rsidR="006F71A2">
        <w:t xml:space="preserve"> mohly být zanedbány. </w:t>
      </w:r>
      <w:r w:rsidR="00C40285">
        <w:t xml:space="preserve">Matematický popis </w:t>
      </w:r>
      <w:r w:rsidR="00893821">
        <w:t>tohoto principu je dán</w:t>
      </w:r>
      <w:r w:rsidR="00C40285">
        <w:t xml:space="preserve"> j</w:t>
      </w:r>
      <w:r w:rsidR="00893821">
        <w:t>ako</w:t>
      </w:r>
      <w:r w:rsidR="00C40285">
        <w:t xml:space="preserve"> odchylka všech bodů od redukované reprezentace, popsaná minimální střední kvadratickou odchylkou.</w:t>
      </w:r>
      <w:r w:rsidR="005341AC">
        <w:t xml:space="preserve"> </w:t>
      </w:r>
    </w:p>
    <w:p w14:paraId="28D2EFE2" w14:textId="77777777" w:rsidR="001963E9" w:rsidRDefault="001963E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1963E9" w14:paraId="707FEC45" w14:textId="77777777" w:rsidTr="00624EDD">
        <w:tc>
          <w:tcPr>
            <w:tcW w:w="750" w:type="pct"/>
          </w:tcPr>
          <w:p w14:paraId="6D6CE59C" w14:textId="77777777" w:rsidR="001963E9" w:rsidRDefault="001963E9" w:rsidP="008B45A1"/>
        </w:tc>
        <w:tc>
          <w:tcPr>
            <w:tcW w:w="0" w:type="auto"/>
          </w:tcPr>
          <w:p w14:paraId="05B175EE" w14:textId="5634A757" w:rsidR="001963E9" w:rsidRDefault="00871983" w:rsidP="00B509D7">
            <w:pPr>
              <w:jc w:val="center"/>
            </w:pPr>
            <m:oMathPara>
              <m:oMath>
                <m:sSubSup>
                  <m:sSubSupPr>
                    <m:ctrlPr>
                      <w:rPr>
                        <w:rFonts w:ascii="Cambria Math" w:hAnsi="Cambria Math"/>
                        <w:i/>
                      </w:rPr>
                    </m:ctrlPr>
                  </m:sSubSupPr>
                  <m:e>
                    <m:r>
                      <w:rPr>
                        <w:rFonts w:ascii="Cambria Math" w:hAnsi="Cambria Math"/>
                      </w:rPr>
                      <m:t>ε</m:t>
                    </m:r>
                  </m:e>
                  <m:sub>
                    <m:r>
                      <w:rPr>
                        <w:rFonts w:ascii="Cambria Math" w:hAnsi="Cambria Math"/>
                      </w:rPr>
                      <m:t>k</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e>
                    </m:d>
                  </m:e>
                  <m:sup>
                    <m:r>
                      <w:rPr>
                        <w:rFonts w:ascii="Cambria Math" w:hAnsi="Cambria Math"/>
                      </w:rPr>
                      <m:t>2</m:t>
                    </m:r>
                  </m:sup>
                </m:sSup>
              </m:oMath>
            </m:oMathPara>
          </w:p>
        </w:tc>
        <w:tc>
          <w:tcPr>
            <w:tcW w:w="750" w:type="pct"/>
            <w:tcMar>
              <w:right w:w="0" w:type="dxa"/>
            </w:tcMar>
            <w:vAlign w:val="center"/>
          </w:tcPr>
          <w:p w14:paraId="0405E070" w14:textId="2562FCF0" w:rsidR="001963E9" w:rsidRDefault="001963E9" w:rsidP="00624EDD">
            <w:pPr>
              <w:jc w:val="right"/>
            </w:pPr>
            <w:bookmarkStart w:id="88" w:name="_Ref33602296"/>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w:t>
            </w:r>
            <w:r w:rsidR="001C2707">
              <w:rPr>
                <w:noProof/>
              </w:rPr>
              <w:fldChar w:fldCharType="end"/>
            </w:r>
            <w:r>
              <w:t>)</w:t>
            </w:r>
            <w:bookmarkEnd w:id="88"/>
          </w:p>
        </w:tc>
      </w:tr>
    </w:tbl>
    <w:p w14:paraId="020B20BF" w14:textId="77777777" w:rsidR="001963E9" w:rsidRDefault="001963E9" w:rsidP="008010F8">
      <w:pPr>
        <w:pStyle w:val="BPDPNormln"/>
      </w:pPr>
    </w:p>
    <w:p w14:paraId="4C06A1FA" w14:textId="77777777" w:rsidR="001963E9" w:rsidRDefault="001963E9" w:rsidP="008010F8">
      <w:pPr>
        <w:pStyle w:val="BPDPNormln"/>
      </w:pPr>
    </w:p>
    <w:p w14:paraId="101A782F" w14:textId="44A7FED3" w:rsidR="00BA6C35" w:rsidRDefault="00624EDD" w:rsidP="008010F8">
      <w:pPr>
        <w:pStyle w:val="BPDPNormln"/>
      </w:pPr>
      <w:r>
        <w:t xml:space="preserve">Kde </w:t>
      </w:r>
      <w:proofErr w:type="spellStart"/>
      <w:r w:rsidRPr="00577E8B">
        <w:rPr>
          <w:b/>
          <w:i/>
        </w:rPr>
        <w:t>x</w:t>
      </w:r>
      <w:r w:rsidRPr="00577E8B">
        <w:rPr>
          <w:b/>
          <w:i/>
          <w:vertAlign w:val="subscript"/>
        </w:rPr>
        <w:t>k</w:t>
      </w:r>
      <w:proofErr w:type="spellEnd"/>
      <w:r>
        <w:t xml:space="preserve"> je původní </w:t>
      </w:r>
      <w:r w:rsidR="00787BB0">
        <w:t>reprezentace</w:t>
      </w:r>
      <w:r>
        <w:t xml:space="preserve"> a </w:t>
      </w:r>
      <w:proofErr w:type="spellStart"/>
      <w:r w:rsidR="003C7BF7" w:rsidRPr="00577E8B">
        <w:rPr>
          <w:b/>
          <w:i/>
        </w:rPr>
        <w:t>x‘</w:t>
      </w:r>
      <w:r w:rsidRPr="00577E8B">
        <w:rPr>
          <w:b/>
          <w:i/>
          <w:vertAlign w:val="subscript"/>
        </w:rPr>
        <w:t>k</w:t>
      </w:r>
      <w:proofErr w:type="spellEnd"/>
      <w:r>
        <w:t xml:space="preserve"> </w:t>
      </w:r>
      <w:r w:rsidR="00787BB0">
        <w:t>redukovaná reprezentace</w:t>
      </w:r>
      <w:r>
        <w:t xml:space="preserve">. </w:t>
      </w:r>
      <w:r w:rsidR="005341AC">
        <w:t xml:space="preserve">Analýza dat pomocí metody hlavních komponent se počítá nejčastěji dvěma </w:t>
      </w:r>
      <w:r w:rsidR="00893821">
        <w:t>způsoby</w:t>
      </w:r>
      <w:r w:rsidR="005341AC">
        <w:t>, a to</w:t>
      </w:r>
      <w:r w:rsidR="00893821">
        <w:t xml:space="preserve"> </w:t>
      </w:r>
      <w:proofErr w:type="spellStart"/>
      <w:r w:rsidR="005341AC">
        <w:t>kovarianční</w:t>
      </w:r>
      <w:proofErr w:type="spellEnd"/>
      <w:r w:rsidR="005341AC">
        <w:t xml:space="preserve"> matici nebo matici korelačních koeficientů. </w:t>
      </w:r>
      <w:r w:rsidR="00B4066B">
        <w:fldChar w:fldCharType="begin"/>
      </w:r>
      <w:r w:rsidR="00B4066B">
        <w:instrText xml:space="preserve"> REF _Ref40809011 \r \h </w:instrText>
      </w:r>
      <w:r w:rsidR="00B4066B">
        <w:fldChar w:fldCharType="separate"/>
      </w:r>
      <w:r w:rsidR="007E0F00">
        <w:t>[12]</w:t>
      </w:r>
      <w:r w:rsidR="00B4066B">
        <w:fldChar w:fldCharType="end"/>
      </w:r>
      <w:r w:rsidR="00B4066B">
        <w:t xml:space="preserve"> </w:t>
      </w:r>
      <w:r w:rsidR="00B4066B">
        <w:fldChar w:fldCharType="begin"/>
      </w:r>
      <w:r w:rsidR="00B4066B">
        <w:instrText xml:space="preserve"> REF _Ref40809013 \r \h </w:instrText>
      </w:r>
      <w:r w:rsidR="00B4066B">
        <w:fldChar w:fldCharType="separate"/>
      </w:r>
      <w:r w:rsidR="007E0F00">
        <w:t>[13]</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r w:rsidR="001E74B5">
        <w:t xml:space="preserve"> </w:t>
      </w:r>
      <w:r w:rsidR="001E74B5">
        <w:fldChar w:fldCharType="begin"/>
      </w:r>
      <w:r w:rsidR="001E74B5">
        <w:instrText xml:space="preserve"> REF _Ref40809071 \r \h </w:instrText>
      </w:r>
      <w:r w:rsidR="001E74B5">
        <w:fldChar w:fldCharType="separate"/>
      </w:r>
      <w:r w:rsidR="007E0F00">
        <w:t>[16]</w:t>
      </w:r>
      <w:r w:rsidR="001E74B5">
        <w:fldChar w:fldCharType="end"/>
      </w:r>
      <w:r w:rsidR="001E74B5">
        <w:t xml:space="preserve"> </w:t>
      </w:r>
    </w:p>
    <w:p w14:paraId="628163A9" w14:textId="77777777" w:rsidR="00DF4BD4" w:rsidRDefault="00DF4BD4" w:rsidP="008010F8">
      <w:pPr>
        <w:pStyle w:val="BPDPNormln"/>
      </w:pPr>
    </w:p>
    <w:p w14:paraId="18D93A44" w14:textId="77777777" w:rsidR="005341AC" w:rsidRDefault="00DF4BD4" w:rsidP="005341AC">
      <w:pPr>
        <w:pStyle w:val="Nadpis3"/>
      </w:pPr>
      <w:bookmarkStart w:id="89" w:name="_Toc41489557"/>
      <w:proofErr w:type="spellStart"/>
      <w:r>
        <w:t>K</w:t>
      </w:r>
      <w:r w:rsidR="005341AC">
        <w:t>ovarianční</w:t>
      </w:r>
      <w:proofErr w:type="spellEnd"/>
      <w:r w:rsidR="005341AC">
        <w:t xml:space="preserve"> matice</w:t>
      </w:r>
      <w:bookmarkEnd w:id="89"/>
    </w:p>
    <w:p w14:paraId="6BA0EBA5" w14:textId="4A72887A" w:rsidR="0043017E" w:rsidRDefault="00E42735" w:rsidP="008010F8">
      <w:pPr>
        <w:pStyle w:val="BPDPNormln"/>
      </w:pPr>
      <w:r>
        <w:t>Analýza hlavních komponent s </w:t>
      </w:r>
      <w:proofErr w:type="spellStart"/>
      <w:r>
        <w:t>kovarianční</w:t>
      </w:r>
      <w:proofErr w:type="spellEnd"/>
      <w:r>
        <w:t xml:space="preserve"> maticí se někdy nazývá též centrovaná PCA</w:t>
      </w:r>
      <w:r w:rsidR="008010F8">
        <w:t xml:space="preserve"> </w:t>
      </w:r>
      <w:r w:rsidR="009E53D7">
        <w:fldChar w:fldCharType="begin"/>
      </w:r>
      <w:r w:rsidR="009E53D7">
        <w:instrText xml:space="preserve"> REF _Ref32489285 \h </w:instrText>
      </w:r>
      <w:r w:rsidR="009E53D7">
        <w:fldChar w:fldCharType="separate"/>
      </w:r>
      <w:r w:rsidR="007E0F00">
        <w:t>(</w:t>
      </w:r>
      <w:r w:rsidR="007E0F00">
        <w:rPr>
          <w:noProof/>
        </w:rPr>
        <w:t>4</w:t>
      </w:r>
      <w:r w:rsidR="007E0F00">
        <w:t>.</w:t>
      </w:r>
      <w:r w:rsidR="007E0F00">
        <w:rPr>
          <w:noProof/>
        </w:rPr>
        <w:t>4</w:t>
      </w:r>
      <w:r w:rsidR="007E0F00">
        <w:t>)</w:t>
      </w:r>
      <w:r w:rsidR="009E53D7">
        <w:fldChar w:fldCharType="end"/>
      </w:r>
      <w:r w:rsidR="009E53D7">
        <w:t xml:space="preserve">, </w:t>
      </w:r>
      <w:r w:rsidR="009E53D7">
        <w:fldChar w:fldCharType="begin"/>
      </w:r>
      <w:r w:rsidR="009E53D7">
        <w:instrText xml:space="preserve"> REF _Ref32587789 \h </w:instrText>
      </w:r>
      <w:r w:rsidR="009E53D7">
        <w:fldChar w:fldCharType="separate"/>
      </w:r>
      <w:r w:rsidR="007E0F00">
        <w:t>(</w:t>
      </w:r>
      <w:r w:rsidR="007E0F00">
        <w:rPr>
          <w:noProof/>
        </w:rPr>
        <w:t>4</w:t>
      </w:r>
      <w:r w:rsidR="007E0F00">
        <w:t>.</w:t>
      </w:r>
      <w:r w:rsidR="007E0F00">
        <w:rPr>
          <w:noProof/>
        </w:rPr>
        <w:t>5</w:t>
      </w:r>
      <w:r w:rsidR="007E0F00">
        <w:t>)</w:t>
      </w:r>
      <w:r w:rsidR="009E53D7">
        <w:fldChar w:fldCharType="end"/>
      </w:r>
      <w:r w:rsidR="008C7054">
        <w:t xml:space="preserve">. Počátek nového souřadného systému je </w:t>
      </w:r>
      <w:r w:rsidR="00F51345">
        <w:t xml:space="preserve">posunut do </w:t>
      </w:r>
      <w:proofErr w:type="spellStart"/>
      <w:r w:rsidR="00F51345">
        <w:t>centroidu</w:t>
      </w:r>
      <w:proofErr w:type="spellEnd"/>
      <w:r w:rsidR="00F51345">
        <w:t xml:space="preserve"> objektů. Vzdálenosti mezi objekty se s převodem do nového souřadného systému nemění. </w:t>
      </w:r>
      <w:r w:rsidR="00755703">
        <w:t xml:space="preserve">Součet vlastních hodnot </w:t>
      </w:r>
      <w:proofErr w:type="spellStart"/>
      <w:r w:rsidR="00755703">
        <w:t>kovarianční</w:t>
      </w:r>
      <w:proofErr w:type="spellEnd"/>
      <w:r w:rsidR="00755703">
        <w:t xml:space="preserve"> matice je roven součtu rozptylů proměnných. </w:t>
      </w:r>
    </w:p>
    <w:p w14:paraId="33E181B5" w14:textId="6D39D8EA" w:rsidR="0043017E" w:rsidRDefault="0043017E"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43017E" w14:paraId="2186AC6D" w14:textId="77777777" w:rsidTr="00314A13">
        <w:tc>
          <w:tcPr>
            <w:tcW w:w="750" w:type="pct"/>
          </w:tcPr>
          <w:p w14:paraId="38EF286E" w14:textId="77777777" w:rsidR="0043017E" w:rsidRDefault="0043017E" w:rsidP="008B45A1"/>
        </w:tc>
        <w:tc>
          <w:tcPr>
            <w:tcW w:w="0" w:type="auto"/>
          </w:tcPr>
          <w:p w14:paraId="49EEDAA7" w14:textId="1B4EA6FA" w:rsidR="0043017E" w:rsidRDefault="00871983" w:rsidP="00B509D7">
            <w:pPr>
              <w:jc w:val="center"/>
            </w:pPr>
            <m:oMathPara>
              <m:oMath>
                <m:sSup>
                  <m:sSupPr>
                    <m:ctrlPr>
                      <w:rPr>
                        <w:rFonts w:ascii="Cambria Math" w:hAnsi="Cambria Math"/>
                        <w:i/>
                      </w:rPr>
                    </m:ctrlPr>
                  </m:sSupPr>
                  <m:e>
                    <m:r>
                      <w:rPr>
                        <w:rFonts w:ascii="Cambria Math" w:hAnsi="Cambria Math"/>
                      </w:rPr>
                      <m:t>ε</m:t>
                    </m:r>
                  </m:e>
                  <m:sup>
                    <m:r>
                      <w:rPr>
                        <w:rFonts w:ascii="Cambria Math" w:hAnsi="Cambria Math"/>
                      </w:rPr>
                      <m:t>2</m:t>
                    </m:r>
                  </m:sup>
                </m:sSup>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1</m:t>
                    </m:r>
                  </m:num>
                  <m:den>
                    <m:r>
                      <w:rPr>
                        <w:rStyle w:val="Zstupntext"/>
                        <w:rFonts w:ascii="Cambria Math" w:hAnsi="Cambria Math"/>
                        <w:color w:val="auto"/>
                      </w:rPr>
                      <m:t>K</m:t>
                    </m:r>
                  </m:den>
                </m:f>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p>
                      <m:sSupPr>
                        <m:ctrlPr>
                          <w:rPr>
                            <w:rStyle w:val="Zstupntext"/>
                            <w:rFonts w:ascii="Cambria Math" w:hAnsi="Cambria Math"/>
                            <w:i/>
                            <w:color w:val="auto"/>
                          </w:rPr>
                        </m:ctrlPr>
                      </m:sSupPr>
                      <m:e>
                        <m:d>
                          <m:dPr>
                            <m:begChr m:val="‖"/>
                            <m:endChr m:val="‖"/>
                            <m:ctrlPr>
                              <w:rPr>
                                <w:rStyle w:val="Zstupntext"/>
                                <w:rFonts w:ascii="Cambria Math" w:hAnsi="Cambria Math"/>
                                <w:i/>
                                <w:color w:val="auto"/>
                              </w:rPr>
                            </m:ctrlPr>
                          </m:dPr>
                          <m:e>
                            <m:sSub>
                              <m:sSubPr>
                                <m:ctrlPr>
                                  <w:rPr>
                                    <w:rStyle w:val="Zstupntext"/>
                                    <w:rFonts w:ascii="Cambria Math" w:hAnsi="Cambria Math"/>
                                    <w:i/>
                                    <w:color w:val="auto"/>
                                  </w:rPr>
                                </m:ctrlPr>
                              </m:sSubPr>
                              <m:e>
                                <m:r>
                                  <m:rPr>
                                    <m:sty m:val="bi"/>
                                  </m:rPr>
                                  <w:rPr>
                                    <w:rStyle w:val="Zstupntext"/>
                                    <w:rFonts w:ascii="Cambria Math" w:hAnsi="Cambria Math"/>
                                    <w:color w:val="auto"/>
                                  </w:rPr>
                                  <m:t>x</m:t>
                                </m:r>
                              </m:e>
                              <m:sub>
                                <m:r>
                                  <w:rPr>
                                    <w:rStyle w:val="Zstupntext"/>
                                    <w:rFonts w:ascii="Cambria Math" w:hAnsi="Cambria Math"/>
                                    <w:color w:val="auto"/>
                                  </w:rPr>
                                  <m:t>k</m:t>
                                </m:r>
                              </m:sub>
                            </m:sSub>
                          </m:e>
                        </m:d>
                      </m:e>
                      <m:sup>
                        <m:r>
                          <w:rPr>
                            <w:rStyle w:val="Zstupntext"/>
                            <w:rFonts w:ascii="Cambria Math" w:hAnsi="Cambria Math"/>
                            <w:color w:val="auto"/>
                          </w:rPr>
                          <m:t>2</m:t>
                        </m:r>
                      </m:sup>
                    </m:sSup>
                  </m:e>
                </m:nary>
                <m:r>
                  <w:rPr>
                    <w:rStyle w:val="Zstupntext"/>
                    <w:rFonts w:ascii="Cambria Math" w:hAnsi="Cambria Math"/>
                    <w:color w:val="auto"/>
                  </w:rPr>
                  <m:t>=</m:t>
                </m:r>
                <m:nary>
                  <m:naryPr>
                    <m:chr m:val="∑"/>
                    <m:limLoc m:val="undOvr"/>
                    <m:ctrlPr>
                      <w:rPr>
                        <w:rStyle w:val="Zstupntext"/>
                        <w:rFonts w:ascii="Cambria Math" w:hAnsi="Cambria Math"/>
                        <w:i/>
                        <w:color w:val="auto"/>
                      </w:rPr>
                    </m:ctrlPr>
                  </m:naryPr>
                  <m:sub>
                    <m:r>
                      <w:rPr>
                        <w:rStyle w:val="Zstupntext"/>
                        <w:rFonts w:ascii="Cambria Math" w:hAnsi="Cambria Math"/>
                        <w:color w:val="auto"/>
                      </w:rPr>
                      <m:t>i=1</m:t>
                    </m:r>
                  </m:sub>
                  <m:sup>
                    <m:r>
                      <w:rPr>
                        <w:rStyle w:val="Zstupntext"/>
                        <w:rFonts w:ascii="Cambria Math" w:hAnsi="Cambria Math"/>
                        <w:color w:val="auto"/>
                      </w:rPr>
                      <m:t>n</m:t>
                    </m:r>
                  </m:sup>
                  <m:e>
                    <m:sSub>
                      <m:sSubPr>
                        <m:ctrlPr>
                          <w:rPr>
                            <w:rStyle w:val="Zstupntext"/>
                            <w:rFonts w:ascii="Cambria Math" w:hAnsi="Cambria Math"/>
                            <w:i/>
                            <w:color w:val="auto"/>
                          </w:rPr>
                        </m:ctrlPr>
                      </m:sSubPr>
                      <m:e>
                        <m:r>
                          <w:rPr>
                            <w:rStyle w:val="Zstupntext"/>
                            <w:rFonts w:ascii="Cambria Math" w:hAnsi="Cambria Math"/>
                            <w:color w:val="auto"/>
                          </w:rPr>
                          <m:t>λ</m:t>
                        </m:r>
                      </m:e>
                      <m:sub>
                        <m:r>
                          <w:rPr>
                            <w:rStyle w:val="Zstupntext"/>
                            <w:rFonts w:ascii="Cambria Math" w:hAnsi="Cambria Math"/>
                            <w:color w:val="auto"/>
                          </w:rPr>
                          <m:t>i</m:t>
                        </m:r>
                      </m:sub>
                    </m:sSub>
                  </m:e>
                </m:nary>
              </m:oMath>
            </m:oMathPara>
          </w:p>
        </w:tc>
        <w:tc>
          <w:tcPr>
            <w:tcW w:w="750" w:type="pct"/>
            <w:tcMar>
              <w:right w:w="0" w:type="dxa"/>
            </w:tcMar>
            <w:vAlign w:val="center"/>
          </w:tcPr>
          <w:p w14:paraId="6B471893" w14:textId="2DFBBE9A" w:rsidR="0043017E" w:rsidRDefault="0043017E" w:rsidP="00314A13">
            <w:pPr>
              <w:jc w:val="center"/>
            </w:pPr>
            <w:r>
              <w:t>(</w:t>
            </w:r>
            <w:r w:rsidR="000D6B60">
              <w:rPr>
                <w:noProof/>
              </w:rPr>
              <w:fldChar w:fldCharType="begin"/>
            </w:r>
            <w:r w:rsidR="000D6B60">
              <w:rPr>
                <w:noProof/>
              </w:rPr>
              <w:instrText xml:space="preserve"> STYLEREF 1 \s </w:instrText>
            </w:r>
            <w:r w:rsidR="000D6B60">
              <w:rPr>
                <w:noProof/>
              </w:rPr>
              <w:fldChar w:fldCharType="separate"/>
            </w:r>
            <w:r w:rsidR="007E0F00">
              <w:rPr>
                <w:noProof/>
              </w:rPr>
              <w:t>4</w:t>
            </w:r>
            <w:r w:rsidR="000D6B60">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2</w:t>
            </w:r>
            <w:r w:rsidR="001C2707">
              <w:rPr>
                <w:noProof/>
              </w:rPr>
              <w:fldChar w:fldCharType="end"/>
            </w:r>
            <w:r>
              <w:t>)</w:t>
            </w:r>
          </w:p>
        </w:tc>
      </w:tr>
    </w:tbl>
    <w:p w14:paraId="5F4372E1" w14:textId="399B14E7" w:rsidR="0043017E" w:rsidRDefault="0043017E" w:rsidP="008010F8">
      <w:pPr>
        <w:pStyle w:val="BPDPNormln"/>
      </w:pPr>
    </w:p>
    <w:p w14:paraId="0D7DC2BB" w14:textId="77777777" w:rsidR="0043017E" w:rsidRDefault="0043017E" w:rsidP="008010F8">
      <w:pPr>
        <w:pStyle w:val="BPDPNormln"/>
      </w:pPr>
    </w:p>
    <w:p w14:paraId="609CFD72" w14:textId="0331E4C2" w:rsidR="006F783D" w:rsidRPr="00B7447E" w:rsidRDefault="00314A13" w:rsidP="008010F8">
      <w:pPr>
        <w:pStyle w:val="BPDPNormln"/>
      </w:pPr>
      <w:r>
        <w:t xml:space="preserve">Kde </w:t>
      </w:r>
      <w:proofErr w:type="spellStart"/>
      <w:r w:rsidRPr="00577E8B">
        <w:t>λ</w:t>
      </w:r>
      <w:r w:rsidRPr="00577E8B">
        <w:rPr>
          <w:vertAlign w:val="subscript"/>
        </w:rPr>
        <w:t>i</w:t>
      </w:r>
      <w:proofErr w:type="spellEnd"/>
      <w:r>
        <w:t xml:space="preserve"> jsou vlastní čísla. </w:t>
      </w:r>
      <w:r w:rsidR="00F51345">
        <w:t>Tato metoda výpočtu PCA se hodí pro data, která jsou ve</w:t>
      </w:r>
      <w:r w:rsidR="00F34C13">
        <w:t> </w:t>
      </w:r>
      <w:r w:rsidR="00F51345">
        <w:t>stejných jednotkách</w:t>
      </w:r>
      <w:r w:rsidR="00B6682F">
        <w:t xml:space="preserve"> a ve stejné škále</w:t>
      </w:r>
      <w:r w:rsidR="00F51345">
        <w:t>. Nebo pro data v rozdílných jednotkách, které lze přepočítat na</w:t>
      </w:r>
      <w:r w:rsidR="00F34C13">
        <w:t> </w:t>
      </w:r>
      <w:r w:rsidR="00F51345">
        <w:t>stejné číselné reprezentace.</w:t>
      </w:r>
      <w:r w:rsidR="00B704E8">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p>
    <w:p w14:paraId="01B3E7D8" w14:textId="77777777" w:rsidR="006F0AB1" w:rsidRPr="006F0AB1" w:rsidRDefault="00DF4BD4" w:rsidP="006F0AB1">
      <w:pPr>
        <w:pStyle w:val="Nadpis3"/>
      </w:pPr>
      <w:bookmarkStart w:id="90" w:name="_Toc41489558"/>
      <w:r>
        <w:t>M</w:t>
      </w:r>
      <w:r w:rsidR="006F0AB1">
        <w:t>atice korelační koeficientů</w:t>
      </w:r>
      <w:bookmarkEnd w:id="90"/>
    </w:p>
    <w:p w14:paraId="6DD1EC62" w14:textId="38EC54D5" w:rsidR="005341AC" w:rsidRDefault="00755703" w:rsidP="008010F8">
      <w:pPr>
        <w:pStyle w:val="BPDPNormln"/>
      </w:pPr>
      <w:r>
        <w:t>Vstupní data</w:t>
      </w:r>
      <w:r w:rsidR="008A6953">
        <w:t>,</w:t>
      </w:r>
      <w:r>
        <w:t xml:space="preserve"> jsou </w:t>
      </w:r>
      <w:r w:rsidR="00314A13">
        <w:t xml:space="preserve">normalizována </w:t>
      </w:r>
      <w:r>
        <w:t>na jednotkový rozptyl a nulový průměr. Součet hodnot matice korelačních koeficientů je roven počtu proměnných. Počet proměnný</w:t>
      </w:r>
      <w:r w:rsidR="00CF6CD3">
        <w:t>ch</w:t>
      </w:r>
      <w:r>
        <w:t xml:space="preserve"> určuje řád korelační matice. Počátek nového souřadného systému je opět posunut do</w:t>
      </w:r>
      <w:r w:rsidR="00F34C13">
        <w:t> </w:t>
      </w:r>
      <w:proofErr w:type="spellStart"/>
      <w:r>
        <w:t>centroidu</w:t>
      </w:r>
      <w:proofErr w:type="spellEnd"/>
      <w:r>
        <w:t xml:space="preserve"> objektů. Po normalizaci původních proměnných na jednotkový rozptyl, vzdálenosti mezi objekty již nejsou </w:t>
      </w:r>
      <w:r w:rsidR="006F783D">
        <w:t xml:space="preserve">závislé na jednotkách, v kterých byly naměřeny. </w:t>
      </w:r>
      <w:r w:rsidR="00343C05">
        <w:t>Normalizací na jednotkový</w:t>
      </w:r>
      <w:r w:rsidR="00452C7E">
        <w:t xml:space="preserve"> rozptyl</w:t>
      </w:r>
      <w:r w:rsidR="00343C05">
        <w:t xml:space="preserve"> </w:t>
      </w:r>
      <w:r w:rsidR="00452C7E">
        <w:t xml:space="preserve">získává množina objektů nový kompaktnější </w:t>
      </w:r>
      <w:r w:rsidR="00452C7E">
        <w:lastRenderedPageBreak/>
        <w:t xml:space="preserve">zakulacený tvar. Snižují se rozdíly mezi vlivy hlavních komponent, což může vést k výpočetním chybám. </w:t>
      </w:r>
      <w:r w:rsidR="006F783D">
        <w:t>Tato m</w:t>
      </w:r>
      <w:r w:rsidR="00A53157">
        <w:t>etoda se hodí pro data vyjádřená</w:t>
      </w:r>
      <w:r w:rsidR="006F783D">
        <w:t xml:space="preserve"> ve zcela rozdílných jednotkách</w:t>
      </w:r>
      <w:r w:rsidR="002B5D8B">
        <w:t>, a nelze je vyjádřit ve stejné číselné škále.</w:t>
      </w:r>
      <w:r w:rsidR="006F783D">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r w:rsidR="001E74B5">
        <w:t xml:space="preserve"> </w:t>
      </w:r>
      <w:r w:rsidR="001E74B5">
        <w:fldChar w:fldCharType="begin"/>
      </w:r>
      <w:r w:rsidR="001E74B5">
        <w:instrText xml:space="preserve"> REF _Ref40809071 \r \h </w:instrText>
      </w:r>
      <w:r w:rsidR="001E74B5">
        <w:fldChar w:fldCharType="separate"/>
      </w:r>
      <w:r w:rsidR="007E0F00">
        <w:t>[16]</w:t>
      </w:r>
      <w:r w:rsidR="001E74B5">
        <w:fldChar w:fldCharType="end"/>
      </w:r>
    </w:p>
    <w:p w14:paraId="29665E2C" w14:textId="77777777" w:rsidR="00C94445" w:rsidRDefault="00C94445" w:rsidP="008010F8">
      <w:pPr>
        <w:pStyle w:val="BPDPNormln"/>
      </w:pPr>
    </w:p>
    <w:p w14:paraId="57377E0C" w14:textId="77777777" w:rsidR="00C94445" w:rsidRDefault="00C94445" w:rsidP="00C94445">
      <w:pPr>
        <w:pStyle w:val="Nadpis2"/>
      </w:pPr>
      <w:bookmarkStart w:id="91" w:name="_Ref32497547"/>
      <w:bookmarkStart w:id="92" w:name="_Toc41489559"/>
      <w:r>
        <w:t>Výběr počtu hlavních komponent</w:t>
      </w:r>
      <w:bookmarkEnd w:id="91"/>
      <w:bookmarkEnd w:id="92"/>
    </w:p>
    <w:p w14:paraId="06EB77D1" w14:textId="78BB28E8" w:rsidR="00C94445" w:rsidRDefault="00C94445" w:rsidP="008010F8">
      <w:pPr>
        <w:pStyle w:val="BPDPNormln"/>
      </w:pPr>
      <w:r>
        <w:t>Po výpočtu PCA je</w:t>
      </w:r>
      <w:r w:rsidR="0023628C">
        <w:t xml:space="preserve"> vytvořen nový prostor daný hlavními komponentami.</w:t>
      </w:r>
      <w:r w:rsidR="00893821">
        <w:t xml:space="preserve"> </w:t>
      </w:r>
      <w:r>
        <w:t>Hlavní komponenty jsou seřazeny podle velikosti části rozptylu</w:t>
      </w:r>
      <w:r w:rsidR="008277CC">
        <w:t xml:space="preserve"> původních dat</w:t>
      </w:r>
      <w:r>
        <w:t>, v nich obsaženém. Nyní je třeba z množiny hlavních komponent vybrat několik s nejnižšími pořadovými čísly</w:t>
      </w:r>
      <w:r w:rsidR="0023628C">
        <w:t xml:space="preserve">, </w:t>
      </w:r>
      <w:r w:rsidR="00432249">
        <w:t>tak aby mohlo být dostatečně popsáno rozložení dat</w:t>
      </w:r>
      <w:r>
        <w:t>. Obecně je dobré brát v úvahu jen komponenty, které mají vlastní hodnoty vyšší, než je průměr všech vlastních hodnot.</w:t>
      </w:r>
      <w:r w:rsidR="0043271C">
        <w:t xml:space="preserve"> Vlastní hodnota</w:t>
      </w:r>
      <w:r w:rsidR="0043271C" w:rsidRPr="0043271C">
        <w:t xml:space="preserve"> </w:t>
      </w:r>
      <w:proofErr w:type="spellStart"/>
      <w:r w:rsidR="0043271C" w:rsidRPr="00314A13">
        <w:t>λ</w:t>
      </w:r>
      <w:r w:rsidR="0043271C" w:rsidRPr="00314A13">
        <w:rPr>
          <w:vertAlign w:val="subscript"/>
        </w:rPr>
        <w:t>i</w:t>
      </w:r>
      <w:proofErr w:type="spellEnd"/>
      <w:r w:rsidR="0043271C">
        <w:rPr>
          <w:vertAlign w:val="subscript"/>
        </w:rPr>
        <w:t xml:space="preserve"> </w:t>
      </w:r>
      <w:r w:rsidR="0043271C" w:rsidRPr="0043271C">
        <w:t>udává</w:t>
      </w:r>
      <w:r w:rsidR="0043271C">
        <w:t xml:space="preserve"> rozptyl v dané hlavní komponentě.</w:t>
      </w:r>
      <w:r>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p>
    <w:p w14:paraId="12603E28" w14:textId="69152196" w:rsidR="00C94445" w:rsidRDefault="00C94445" w:rsidP="008010F8">
      <w:pPr>
        <w:pStyle w:val="BPDPNormln"/>
      </w:pPr>
      <w:r>
        <w:t>Pokud je využita metoda s korelační maticí, tak se nejčastěji ke stanovení počtu hlavních komponent používá Kaiserovo kritérium.</w:t>
      </w:r>
      <w:r w:rsidR="0043271C">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r>
        <w:t xml:space="preserve"> Toto kritérium předpokládá užití hlavních komponent s vlastní hodnotou</w:t>
      </w:r>
      <w:r w:rsidR="003A23B1">
        <w:t xml:space="preserve"> </w:t>
      </w:r>
      <w:r w:rsidR="003A23B1">
        <w:fldChar w:fldCharType="begin"/>
      </w:r>
      <w:r w:rsidR="003A23B1">
        <w:instrText xml:space="preserve"> REF _Ref32591903 \h </w:instrText>
      </w:r>
      <w:r w:rsidR="003A23B1">
        <w:fldChar w:fldCharType="separate"/>
      </w:r>
      <w:r w:rsidR="007E0F00">
        <w:t>(</w:t>
      </w:r>
      <w:r w:rsidR="007E0F00">
        <w:rPr>
          <w:noProof/>
        </w:rPr>
        <w:t>4</w:t>
      </w:r>
      <w:r w:rsidR="007E0F00">
        <w:t>.</w:t>
      </w:r>
      <w:r w:rsidR="007E0F00">
        <w:rPr>
          <w:noProof/>
        </w:rPr>
        <w:t>8</w:t>
      </w:r>
      <w:r w:rsidR="007E0F00">
        <w:t>)</w:t>
      </w:r>
      <w:r w:rsidR="003A23B1">
        <w:fldChar w:fldCharType="end"/>
      </w:r>
      <w:r>
        <w:t xml:space="preserve"> větší než 1. </w:t>
      </w:r>
      <w:r w:rsidR="003A23B1">
        <w:t xml:space="preserve">Popis výpočtu vlastní hodnoty je uveden v kapitole </w:t>
      </w:r>
      <w:r w:rsidR="003A23B1">
        <w:fldChar w:fldCharType="begin"/>
      </w:r>
      <w:r w:rsidR="003A23B1">
        <w:instrText xml:space="preserve"> REF _Ref40114708 \r \h </w:instrText>
      </w:r>
      <w:r w:rsidR="003A23B1">
        <w:fldChar w:fldCharType="separate"/>
      </w:r>
      <w:r w:rsidR="007E0F00">
        <w:t>4.3</w:t>
      </w:r>
      <w:r w:rsidR="003A23B1">
        <w:fldChar w:fldCharType="end"/>
      </w:r>
      <w:r w:rsidR="003A23B1">
        <w:t xml:space="preserve">. </w:t>
      </w:r>
      <w:r>
        <w:t>Součet vlastních hodnot je roven počtu vstupních proměnných. Nemá tedy cenu uvažovat komponenty, které mají vlastní hodnotu menší než 1.</w:t>
      </w:r>
      <w:r w:rsidR="00612E41">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p>
    <w:p w14:paraId="113D44F9" w14:textId="73548DC4" w:rsidR="00C94445" w:rsidRDefault="004C4117" w:rsidP="008010F8">
      <w:pPr>
        <w:pStyle w:val="BPDPNormln"/>
      </w:pPr>
      <w:r>
        <w:t xml:space="preserve">Je-li použita </w:t>
      </w:r>
      <w:proofErr w:type="spellStart"/>
      <w:r>
        <w:t>kovarianční</w:t>
      </w:r>
      <w:proofErr w:type="spellEnd"/>
      <w:r>
        <w:t xml:space="preserve"> matice, součet vlastních hodnot se rovná součtu rozptylu vstupních proměnných. U této metody můžeme využít hlavní komponenty s vlastní hodnotou vyšší, než je průměr všech vlastních hodnot. </w:t>
      </w:r>
      <w:r>
        <w:fldChar w:fldCharType="begin"/>
      </w:r>
      <w:r>
        <w:instrText xml:space="preserve"> REF _Ref40809069 \r \h </w:instrText>
      </w:r>
      <w:r>
        <w:fldChar w:fldCharType="separate"/>
      </w:r>
      <w:r w:rsidR="007E0F00">
        <w:t>[15]</w:t>
      </w:r>
      <w:r>
        <w:fldChar w:fldCharType="end"/>
      </w:r>
    </w:p>
    <w:p w14:paraId="768BC006" w14:textId="3A1F4BA7" w:rsidR="00C94445" w:rsidRDefault="00C94445" w:rsidP="008010F8">
      <w:pPr>
        <w:pStyle w:val="BPDPNormln"/>
      </w:pPr>
      <w:r>
        <w:t>Obecnou možností výběru počtu hlavních komponent může být grafické zobrazení jejich vlastních hodnot. Toto zobrazení se nazývá indexový graf úpatí vlastních čísel (</w:t>
      </w:r>
      <w:proofErr w:type="spellStart"/>
      <w:r>
        <w:t>Scree</w:t>
      </w:r>
      <w:proofErr w:type="spellEnd"/>
      <w:r>
        <w:t xml:space="preserve"> Plot) (</w:t>
      </w:r>
      <w:r w:rsidRPr="008C2645">
        <w:fldChar w:fldCharType="begin"/>
      </w:r>
      <w:r w:rsidRPr="008C2645">
        <w:instrText xml:space="preserve"> REF _Ref32494947 \h  \* MERGEFORMAT </w:instrText>
      </w:r>
      <w:r w:rsidRPr="008C2645">
        <w:fldChar w:fldCharType="separate"/>
      </w:r>
      <w:r w:rsidR="007E0F00" w:rsidRPr="007E0F00">
        <w:t xml:space="preserve">Obr. </w:t>
      </w:r>
      <w:r w:rsidR="007E0F00" w:rsidRPr="007E0F00">
        <w:rPr>
          <w:noProof/>
        </w:rPr>
        <w:t>4</w:t>
      </w:r>
      <w:r w:rsidR="007E0F00" w:rsidRPr="007E0F00">
        <w:t>.</w:t>
      </w:r>
      <w:r w:rsidR="007E0F00" w:rsidRPr="007E0F00">
        <w:rPr>
          <w:noProof/>
        </w:rPr>
        <w:t>2</w:t>
      </w:r>
      <w:r w:rsidRPr="008C2645">
        <w:fldChar w:fldCharType="end"/>
      </w:r>
      <w:r>
        <w:t>).</w:t>
      </w:r>
    </w:p>
    <w:p w14:paraId="6A528F87" w14:textId="77777777" w:rsidR="00C94445" w:rsidRDefault="00C94445" w:rsidP="008010F8">
      <w:pPr>
        <w:pStyle w:val="BPDPNormln"/>
      </w:pPr>
    </w:p>
    <w:p w14:paraId="7C5916DD" w14:textId="77777777" w:rsidR="00C94445" w:rsidRDefault="002D4518" w:rsidP="00350A05">
      <w:pPr>
        <w:pStyle w:val="BPDPNormln"/>
        <w:jc w:val="center"/>
      </w:pPr>
      <w:r>
        <w:rPr>
          <w:noProof/>
        </w:rPr>
        <w:drawing>
          <wp:inline distT="0" distB="0" distL="0" distR="0" wp14:anchorId="2E3FF76B" wp14:editId="67039EAF">
            <wp:extent cx="4323559" cy="3240000"/>
            <wp:effectExtent l="0" t="0" r="127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poradi.emf"/>
                    <pic:cNvPicPr/>
                  </pic:nvPicPr>
                  <pic:blipFill>
                    <a:blip r:embed="rId1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00CF20EA" w14:textId="5458DE75" w:rsidR="00C94445" w:rsidRPr="005D568C" w:rsidRDefault="00C94445" w:rsidP="00C94445">
      <w:pPr>
        <w:pStyle w:val="Titulek"/>
        <w:jc w:val="center"/>
        <w:rPr>
          <w:b w:val="0"/>
        </w:rPr>
      </w:pPr>
      <w:bookmarkStart w:id="93" w:name="_Ref32494947"/>
      <w:bookmarkStart w:id="94" w:name="_Toc41489580"/>
      <w:r w:rsidRPr="005D568C">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2</w:t>
      </w:r>
      <w:r w:rsidR="00E73D21">
        <w:rPr>
          <w:b w:val="0"/>
        </w:rPr>
        <w:fldChar w:fldCharType="end"/>
      </w:r>
      <w:bookmarkEnd w:id="93"/>
      <w:r w:rsidRPr="005D568C">
        <w:rPr>
          <w:b w:val="0"/>
        </w:rPr>
        <w:t xml:space="preserve"> </w:t>
      </w:r>
      <w:r w:rsidR="003822DC">
        <w:rPr>
          <w:b w:val="0"/>
        </w:rPr>
        <w:t>I</w:t>
      </w:r>
      <w:r w:rsidR="003822DC" w:rsidRPr="003822DC">
        <w:rPr>
          <w:b w:val="0"/>
        </w:rPr>
        <w:t>ndexový graf úpatí vlastních čísel</w:t>
      </w:r>
      <w:bookmarkEnd w:id="94"/>
    </w:p>
    <w:p w14:paraId="252E519B" w14:textId="77777777" w:rsidR="00C94445" w:rsidRPr="00B704E8" w:rsidRDefault="00C94445" w:rsidP="008010F8">
      <w:pPr>
        <w:pStyle w:val="BPDPNormln"/>
      </w:pPr>
    </w:p>
    <w:p w14:paraId="7CFD5B4E" w14:textId="07FDB4F9" w:rsidR="00DF4BD4" w:rsidRDefault="00C94445" w:rsidP="008010F8">
      <w:pPr>
        <w:pStyle w:val="BPDPNormln"/>
      </w:pPr>
      <w:r>
        <w:lastRenderedPageBreak/>
        <w:t xml:space="preserve">Jedná se o graf závislosti vlastních hodnot na hlavních komponentách. Počet hlavních komponent z grafu odečteme tak, že sledujeme pokles vlastních hodnot, když se tento pokles zmírní a křivka se </w:t>
      </w:r>
      <w:r w:rsidR="00612E41">
        <w:t>„</w:t>
      </w:r>
      <w:r>
        <w:t>ohne</w:t>
      </w:r>
      <w:r w:rsidR="00612E41">
        <w:t>“</w:t>
      </w:r>
      <w:r w:rsidR="00A53157">
        <w:t>,</w:t>
      </w:r>
      <w:r>
        <w:t xml:space="preserve"> odečteme pořadí příslušné poslední komponenty. V </w:t>
      </w:r>
      <w:r w:rsidR="00612E41">
        <w:t>příkladu</w:t>
      </w:r>
      <w:r>
        <w:t xml:space="preserve"> na obr. 4.1 by byly použity první tři </w:t>
      </w:r>
      <w:r w:rsidR="00612E41">
        <w:t xml:space="preserve">hlavní </w:t>
      </w:r>
      <w:r>
        <w:t xml:space="preserve">komponenty. </w:t>
      </w:r>
      <w:r w:rsidR="001E74B5">
        <w:fldChar w:fldCharType="begin"/>
      </w:r>
      <w:r w:rsidR="001E74B5">
        <w:instrText xml:space="preserve"> REF _Ref40809011 \r \h </w:instrText>
      </w:r>
      <w:r w:rsidR="001E74B5">
        <w:fldChar w:fldCharType="separate"/>
      </w:r>
      <w:r w:rsidR="007E0F00">
        <w:t>[12]</w:t>
      </w:r>
      <w:r w:rsidR="001E74B5">
        <w:fldChar w:fldCharType="end"/>
      </w:r>
      <w:r w:rsidR="001E74B5">
        <w:fldChar w:fldCharType="begin"/>
      </w:r>
      <w:r w:rsidR="001E74B5">
        <w:instrText xml:space="preserve"> REF _Ref40809014 \r \h </w:instrText>
      </w:r>
      <w:r w:rsidR="001E74B5">
        <w:fldChar w:fldCharType="separate"/>
      </w:r>
      <w:r w:rsidR="007E0F00">
        <w:t>[14]</w:t>
      </w:r>
      <w:r w:rsidR="001E74B5">
        <w:fldChar w:fldCharType="end"/>
      </w:r>
      <w:r w:rsidR="00B4066B" w:rsidRPr="00B4066B">
        <w:t xml:space="preserve"> </w:t>
      </w:r>
      <w:r w:rsidR="00B4066B">
        <w:fldChar w:fldCharType="begin"/>
      </w:r>
      <w:r w:rsidR="00B4066B">
        <w:instrText xml:space="preserve"> REF _Ref40809069 \r \h </w:instrText>
      </w:r>
      <w:r w:rsidR="00B4066B">
        <w:fldChar w:fldCharType="separate"/>
      </w:r>
      <w:r w:rsidR="007E0F00">
        <w:t>[15]</w:t>
      </w:r>
      <w:r w:rsidR="00B4066B">
        <w:fldChar w:fldCharType="end"/>
      </w:r>
    </w:p>
    <w:p w14:paraId="55A2A2A5" w14:textId="4B9BAE33" w:rsidR="00E41541" w:rsidRPr="00E41541" w:rsidRDefault="00E41541" w:rsidP="008010F8">
      <w:pPr>
        <w:pStyle w:val="BPDPNormln"/>
      </w:pPr>
      <w:r>
        <w:t>Další metodou může být výběr komponent</w:t>
      </w:r>
      <w:r w:rsidR="0048415D">
        <w:t xml:space="preserve">, které dohromady vyjadřují 90 až 99 % celkového rozptylu. </w:t>
      </w:r>
      <w:r w:rsidR="001E74B5">
        <w:fldChar w:fldCharType="begin"/>
      </w:r>
      <w:r w:rsidR="001E74B5">
        <w:instrText xml:space="preserve"> REF _Ref40809014 \r \h </w:instrText>
      </w:r>
      <w:r w:rsidR="001E74B5">
        <w:fldChar w:fldCharType="separate"/>
      </w:r>
      <w:r w:rsidR="007E0F00">
        <w:t>[14]</w:t>
      </w:r>
      <w:r w:rsidR="001E74B5">
        <w:fldChar w:fldCharType="end"/>
      </w:r>
    </w:p>
    <w:p w14:paraId="1EA4CD4A" w14:textId="787AEB9D" w:rsidR="006935CA" w:rsidRDefault="00DF4BD4" w:rsidP="00DF4BD4">
      <w:pPr>
        <w:pStyle w:val="Nadpis2"/>
      </w:pPr>
      <w:bookmarkStart w:id="95" w:name="_Ref40114708"/>
      <w:bookmarkStart w:id="96" w:name="_Toc41489560"/>
      <w:r>
        <w:t>V</w:t>
      </w:r>
      <w:r w:rsidR="006935CA">
        <w:t>ýpočet</w:t>
      </w:r>
      <w:r w:rsidR="00AF5F8A">
        <w:t xml:space="preserve"> </w:t>
      </w:r>
      <w:r w:rsidR="004F2ADD">
        <w:t>analýzy hlavních komponent</w:t>
      </w:r>
      <w:bookmarkEnd w:id="95"/>
      <w:bookmarkEnd w:id="96"/>
    </w:p>
    <w:p w14:paraId="33645B30" w14:textId="1AE6CC57" w:rsidR="00DF4BD4" w:rsidRDefault="004A4508" w:rsidP="008010F8">
      <w:pPr>
        <w:pStyle w:val="BPDPNormln"/>
      </w:pPr>
      <w:r>
        <w:t>Nejpoužívan</w:t>
      </w:r>
      <w:r w:rsidR="00917919">
        <w:t>ě</w:t>
      </w:r>
      <w:r>
        <w:t>jším al</w:t>
      </w:r>
      <w:r w:rsidR="00917919">
        <w:t xml:space="preserve">goritmem pro výpočet hlavních komponent je </w:t>
      </w:r>
      <w:r w:rsidR="00DA171A">
        <w:t xml:space="preserve">singulární </w:t>
      </w:r>
      <w:r w:rsidR="00917919">
        <w:t>rozklad</w:t>
      </w:r>
      <w:r w:rsidR="00DA171A">
        <w:t xml:space="preserve"> matice </w:t>
      </w:r>
      <w:r w:rsidR="00917919">
        <w:t xml:space="preserve">(SVD – </w:t>
      </w:r>
      <w:proofErr w:type="spellStart"/>
      <w:r w:rsidR="00917919">
        <w:t>Singula</w:t>
      </w:r>
      <w:r w:rsidR="00DA171A">
        <w:t>r</w:t>
      </w:r>
      <w:proofErr w:type="spellEnd"/>
      <w:r w:rsidR="00917919">
        <w:t xml:space="preserve"> </w:t>
      </w:r>
      <w:proofErr w:type="spellStart"/>
      <w:r w:rsidR="00917919">
        <w:t>Value</w:t>
      </w:r>
      <w:proofErr w:type="spellEnd"/>
      <w:r w:rsidR="00917919">
        <w:t xml:space="preserve"> </w:t>
      </w:r>
      <w:proofErr w:type="spellStart"/>
      <w:r w:rsidR="00917919">
        <w:t>Decomposition</w:t>
      </w:r>
      <w:proofErr w:type="spellEnd"/>
      <w:r w:rsidR="00917919">
        <w:t>). Tento algoritmus je založen na</w:t>
      </w:r>
      <w:r w:rsidR="00C40968">
        <w:t> </w:t>
      </w:r>
      <w:proofErr w:type="spellStart"/>
      <w:r w:rsidR="00917919">
        <w:t>Karhunenově</w:t>
      </w:r>
      <w:proofErr w:type="spellEnd"/>
      <w:r w:rsidR="00917919">
        <w:t xml:space="preserve"> – </w:t>
      </w:r>
      <w:proofErr w:type="spellStart"/>
      <w:r w:rsidR="00917919">
        <w:t>Lo</w:t>
      </w:r>
      <w:r w:rsidR="001810C7">
        <w:t>è</w:t>
      </w:r>
      <w:r w:rsidR="00917919">
        <w:t>vově</w:t>
      </w:r>
      <w:proofErr w:type="spellEnd"/>
      <w:r w:rsidR="00917919">
        <w:t xml:space="preserve"> transformaci, a zaručuje globální optimum. </w:t>
      </w:r>
      <w:r w:rsidR="001E74B5">
        <w:fldChar w:fldCharType="begin"/>
      </w:r>
      <w:r w:rsidR="001E74B5">
        <w:instrText xml:space="preserve"> REF _Ref40809013 \r \h </w:instrText>
      </w:r>
      <w:r w:rsidR="001E74B5">
        <w:fldChar w:fldCharType="separate"/>
      </w:r>
      <w:r w:rsidR="007E0F00">
        <w:t>[13]</w:t>
      </w:r>
      <w:r w:rsidR="001E74B5">
        <w:fldChar w:fldCharType="end"/>
      </w:r>
      <w:r w:rsidR="00A60C04">
        <w:t xml:space="preserve"> </w:t>
      </w:r>
      <w:r w:rsidR="00CC65DF">
        <w:t>Dále je uveden postup výpočtu analýzy hlavních komponent pomocí algoritmu SVD.</w:t>
      </w:r>
    </w:p>
    <w:p w14:paraId="546168E0" w14:textId="44E7DC0B" w:rsidR="0084508C" w:rsidRDefault="00CC65DF" w:rsidP="008010F8">
      <w:pPr>
        <w:pStyle w:val="BPDPNormln"/>
      </w:pPr>
      <w:r>
        <w:t>Nejdříve je potřeba vstupní data uspořádat do matice</w:t>
      </w:r>
      <w:r w:rsidR="006E386E">
        <w:t xml:space="preserve"> </w:t>
      </w:r>
      <w:r w:rsidR="00824118" w:rsidRPr="00824118">
        <w:rPr>
          <w:b/>
          <w:bCs/>
        </w:rPr>
        <w:t>X</w:t>
      </w:r>
      <w:r w:rsidR="00824118">
        <w:rPr>
          <w:b/>
        </w:rPr>
        <w:t xml:space="preserve"> </w:t>
      </w:r>
      <w:r w:rsidR="00AE73E7">
        <w:rPr>
          <w:b/>
        </w:rPr>
        <w:fldChar w:fldCharType="begin"/>
      </w:r>
      <w:r w:rsidR="00AE73E7">
        <w:instrText xml:space="preserve"> REF _Ref32489285 \h </w:instrText>
      </w:r>
      <w:r w:rsidR="00AE73E7">
        <w:rPr>
          <w:b/>
        </w:rPr>
      </w:r>
      <w:r w:rsidR="00AE73E7">
        <w:rPr>
          <w:b/>
        </w:rPr>
        <w:fldChar w:fldCharType="separate"/>
      </w:r>
      <w:r w:rsidR="007E0F00">
        <w:t>(</w:t>
      </w:r>
      <w:r w:rsidR="007E0F00">
        <w:rPr>
          <w:noProof/>
        </w:rPr>
        <w:t>4</w:t>
      </w:r>
      <w:r w:rsidR="007E0F00">
        <w:t>.</w:t>
      </w:r>
      <w:r w:rsidR="007E0F00">
        <w:rPr>
          <w:noProof/>
        </w:rPr>
        <w:t>4</w:t>
      </w:r>
      <w:r w:rsidR="007E0F00">
        <w:t>)</w:t>
      </w:r>
      <w:r w:rsidR="00AE73E7">
        <w:rPr>
          <w:b/>
        </w:rPr>
        <w:fldChar w:fldCharType="end"/>
      </w:r>
      <w:r>
        <w:t xml:space="preserve">, </w:t>
      </w:r>
    </w:p>
    <w:p w14:paraId="250A6922" w14:textId="77777777" w:rsidR="0084508C" w:rsidRDefault="0084508C"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84508C" w14:paraId="6B1EF5E1" w14:textId="77777777" w:rsidTr="00A31813">
        <w:tc>
          <w:tcPr>
            <w:tcW w:w="750" w:type="pct"/>
          </w:tcPr>
          <w:p w14:paraId="42917120" w14:textId="77777777" w:rsidR="0084508C" w:rsidRDefault="0084508C" w:rsidP="008010F8">
            <w:pPr>
              <w:pStyle w:val="BPDPNormln"/>
            </w:pPr>
          </w:p>
        </w:tc>
        <w:tc>
          <w:tcPr>
            <w:tcW w:w="3500" w:type="pct"/>
          </w:tcPr>
          <w:p w14:paraId="60ADA9D8" w14:textId="1FA6794F" w:rsidR="0084508C" w:rsidRDefault="00871983" w:rsidP="008010F8">
            <w:pPr>
              <w:pStyle w:val="BPDPNormln"/>
            </w:pPr>
            <m:oMathPara>
              <m:oMath>
                <m:sSub>
                  <m:sSubPr>
                    <m:ctrlPr>
                      <w:rPr>
                        <w:rFonts w:ascii="Cambria Math" w:hAnsi="Cambria Math"/>
                      </w:rPr>
                    </m:ctrlPr>
                  </m:sSubPr>
                  <m:e>
                    <m:r>
                      <m:rPr>
                        <m:sty m:val="bi"/>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m:rPr>
                                        <m:sty m:val="p"/>
                                      </m:rPr>
                                      <w:rPr>
                                        <w:rFonts w:ascii="Cambria Math" w:hAnsi="Cambria Math"/>
                                      </w:rPr>
                                      <m:t>1,1</m:t>
                                    </m:r>
                                  </m:sub>
                                </m:sSub>
                              </m:e>
                              <m:e>
                                <m:sSub>
                                  <m:sSubPr>
                                    <m:ctrlPr>
                                      <w:rPr>
                                        <w:rFonts w:ascii="Cambria Math" w:hAnsi="Cambria Math"/>
                                      </w:rPr>
                                    </m:ctrlPr>
                                  </m:sSubPr>
                                  <m:e>
                                    <m:r>
                                      <w:rPr>
                                        <w:rFonts w:ascii="Cambria Math" w:hAnsi="Cambria Math"/>
                                      </w:rPr>
                                      <m:t>x</m:t>
                                    </m:r>
                                  </m:e>
                                  <m:sub>
                                    <m:r>
                                      <m:rPr>
                                        <m:sty m:val="p"/>
                                      </m:rPr>
                                      <w:rPr>
                                        <w:rFonts w:ascii="Cambria Math" w:hAnsi="Cambria Math"/>
                                      </w:rPr>
                                      <m:t>1,2</m:t>
                                    </m:r>
                                  </m:sub>
                                </m:sSub>
                              </m:e>
                            </m:mr>
                            <m:mr>
                              <m:e>
                                <m:sSub>
                                  <m:sSubPr>
                                    <m:ctrlPr>
                                      <w:rPr>
                                        <w:rFonts w:ascii="Cambria Math" w:hAnsi="Cambria Math"/>
                                      </w:rPr>
                                    </m:ctrlPr>
                                  </m:sSubPr>
                                  <m:e>
                                    <m:r>
                                      <w:rPr>
                                        <w:rFonts w:ascii="Cambria Math" w:hAnsi="Cambria Math"/>
                                      </w:rPr>
                                      <m:t>x</m:t>
                                    </m:r>
                                  </m:e>
                                  <m:sub>
                                    <m:r>
                                      <m:rPr>
                                        <m:sty m:val="p"/>
                                      </m:rPr>
                                      <w:rPr>
                                        <w:rFonts w:ascii="Cambria Math" w:hAnsi="Cambria Math"/>
                                      </w:rPr>
                                      <m:t>2,1</m:t>
                                    </m:r>
                                  </m:sub>
                                </m:sSub>
                              </m:e>
                              <m:e>
                                <m:sSub>
                                  <m:sSubPr>
                                    <m:ctrlPr>
                                      <w:rPr>
                                        <w:rFonts w:ascii="Cambria Math" w:hAnsi="Cambria Math"/>
                                      </w:rPr>
                                    </m:ctrlPr>
                                  </m:sSubPr>
                                  <m:e>
                                    <m:r>
                                      <w:rPr>
                                        <w:rFonts w:ascii="Cambria Math" w:hAnsi="Cambria Math"/>
                                      </w:rPr>
                                      <m:t>x</m:t>
                                    </m:r>
                                  </m:e>
                                  <m:sub>
                                    <m:r>
                                      <m:rPr>
                                        <m:sty m:val="p"/>
                                      </m:rPr>
                                      <w:rPr>
                                        <w:rFonts w:ascii="Cambria Math" w:hAnsi="Cambria Math"/>
                                      </w:rPr>
                                      <m:t>2,2</m:t>
                                    </m:r>
                                  </m:sub>
                                </m:sSub>
                              </m:e>
                            </m:mr>
                          </m:m>
                        </m:e>
                        <m:e>
                          <m:m>
                            <m:mPr>
                              <m:mcs>
                                <m:mc>
                                  <m:mcPr>
                                    <m:count m:val="2"/>
                                    <m:mcJc m:val="center"/>
                                  </m:mcPr>
                                </m:mc>
                              </m:mcs>
                              <m:ctrlPr>
                                <w:rPr>
                                  <w:rFonts w:ascii="Cambria Math" w:hAnsi="Cambria Math"/>
                                </w:rPr>
                              </m:ctrlPr>
                            </m:mPr>
                            <m:mr>
                              <m:e>
                                <m:r>
                                  <m:rPr>
                                    <m:sty m:val="p"/>
                                  </m:rPr>
                                  <w:rPr>
                                    <w:rFonts w:ascii="Cambria Math" w:hAnsi="Cambria Math"/>
                                  </w:rPr>
                                  <m:t>…</m:t>
                                </m:r>
                              </m:e>
                              <m:e>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j</m:t>
                                    </m:r>
                                  </m:sub>
                                </m:sSub>
                              </m:e>
                            </m:mr>
                            <m:mr>
                              <m:e>
                                <m:r>
                                  <m:rPr>
                                    <m:sty m:val="p"/>
                                  </m:rPr>
                                  <w:rPr>
                                    <w:rFonts w:ascii="Cambria Math" w:hAnsi="Cambria Math"/>
                                  </w:rPr>
                                  <m:t>…</m:t>
                                </m:r>
                              </m:e>
                              <m:e>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j</m:t>
                                    </m:r>
                                  </m:sub>
                                </m:sSub>
                              </m:e>
                            </m:mr>
                          </m:m>
                        </m:e>
                      </m:mr>
                      <m:mr>
                        <m:e>
                          <m:m>
                            <m:mPr>
                              <m:mcs>
                                <m:mc>
                                  <m:mcPr>
                                    <m:count m:val="2"/>
                                    <m:mcJc m:val="center"/>
                                  </m:mcPr>
                                </m:mc>
                              </m:mcs>
                              <m:ctrlPr>
                                <w:rPr>
                                  <w:rFonts w:ascii="Cambria Math" w:hAnsi="Cambria Math"/>
                                </w:rPr>
                              </m:ctrlPr>
                            </m:mPr>
                            <m:mr>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,2</m:t>
                                    </m:r>
                                  </m:sub>
                                </m:sSub>
                              </m:e>
                            </m:mr>
                          </m:m>
                        </m:e>
                        <m:e>
                          <m:m>
                            <m:mPr>
                              <m:mcs>
                                <m:mc>
                                  <m:mcPr>
                                    <m:count m:val="2"/>
                                    <m:mcJc m:val="center"/>
                                  </m:mcPr>
                                </m:mc>
                              </m:mcs>
                              <m:ctrlPr>
                                <w:rPr>
                                  <w:rFonts w:ascii="Cambria Math" w:hAnsi="Cambria Math"/>
                                </w:rPr>
                              </m:ctrlPr>
                            </m:mP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e>
                            </m:mr>
                          </m:m>
                        </m:e>
                      </m:mr>
                    </m:m>
                  </m:e>
                </m:d>
              </m:oMath>
            </m:oMathPara>
          </w:p>
        </w:tc>
        <w:tc>
          <w:tcPr>
            <w:tcW w:w="750" w:type="pct"/>
            <w:tcMar>
              <w:right w:w="0" w:type="dxa"/>
            </w:tcMar>
            <w:vAlign w:val="center"/>
          </w:tcPr>
          <w:p w14:paraId="0159BFC7" w14:textId="0234A40F" w:rsidR="0084508C" w:rsidRDefault="0084508C" w:rsidP="008010F8">
            <w:pPr>
              <w:pStyle w:val="BPDPNormln"/>
            </w:pPr>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3</w:t>
            </w:r>
            <w:r w:rsidR="001C2707">
              <w:rPr>
                <w:noProof/>
              </w:rPr>
              <w:fldChar w:fldCharType="end"/>
            </w:r>
            <w:r>
              <w:t>)</w:t>
            </w:r>
          </w:p>
        </w:tc>
      </w:tr>
    </w:tbl>
    <w:p w14:paraId="31797B0D" w14:textId="77777777" w:rsidR="0084508C" w:rsidRDefault="0084508C" w:rsidP="008010F8">
      <w:pPr>
        <w:pStyle w:val="BPDPNormln"/>
      </w:pPr>
    </w:p>
    <w:p w14:paraId="6B12C1FD" w14:textId="77777777" w:rsidR="0084508C" w:rsidRDefault="0084508C" w:rsidP="008010F8">
      <w:pPr>
        <w:pStyle w:val="BPDPNormln"/>
      </w:pPr>
    </w:p>
    <w:p w14:paraId="2C0B08F8" w14:textId="2A10429F" w:rsidR="00F12508" w:rsidRDefault="00CC65DF" w:rsidP="008010F8">
      <w:pPr>
        <w:pStyle w:val="BPDPNormln"/>
      </w:pPr>
      <w:r>
        <w:t xml:space="preserve">kde </w:t>
      </w:r>
      <w:r w:rsidR="00F12508">
        <w:t xml:space="preserve">řádky </w:t>
      </w:r>
      <w:r w:rsidR="00F90569">
        <w:t>představují</w:t>
      </w:r>
      <w:r w:rsidR="00F12508">
        <w:t xml:space="preserve"> jednotlivé </w:t>
      </w:r>
      <w:r w:rsidR="00F90569">
        <w:t>vzorky úderů</w:t>
      </w:r>
      <w:r w:rsidR="00F12508">
        <w:t xml:space="preserve"> </w:t>
      </w:r>
      <w:r w:rsidR="006E386E">
        <w:t xml:space="preserve">a </w:t>
      </w:r>
      <w:r>
        <w:t xml:space="preserve">sloupce </w:t>
      </w:r>
      <w:r w:rsidR="004C4117">
        <w:t>frekvenční pásma</w:t>
      </w:r>
      <w:r w:rsidR="00F12508">
        <w:t>.</w:t>
      </w:r>
      <w:r w:rsidR="00DA2F69">
        <w:t xml:space="preserve"> </w:t>
      </w:r>
      <w:r w:rsidR="001E74B5">
        <w:fldChar w:fldCharType="begin"/>
      </w:r>
      <w:r w:rsidR="001E74B5">
        <w:instrText xml:space="preserve"> REF _Ref40809250 \r \h </w:instrText>
      </w:r>
      <w:r w:rsidR="001E74B5">
        <w:fldChar w:fldCharType="separate"/>
      </w:r>
      <w:r w:rsidR="007E0F00">
        <w:t>[17]</w:t>
      </w:r>
      <w:r w:rsidR="001E74B5">
        <w:fldChar w:fldCharType="end"/>
      </w:r>
      <w:r w:rsidR="001E74B5">
        <w:t xml:space="preserve">, </w:t>
      </w:r>
      <w:r w:rsidR="001E74B5">
        <w:fldChar w:fldCharType="begin"/>
      </w:r>
      <w:r w:rsidR="001E74B5">
        <w:instrText xml:space="preserve"> REF _Ref40809252 \r \h </w:instrText>
      </w:r>
      <w:r w:rsidR="001E74B5">
        <w:fldChar w:fldCharType="separate"/>
      </w:r>
      <w:r w:rsidR="007E0F00">
        <w:t>[18]</w:t>
      </w:r>
      <w:r w:rsidR="001E74B5">
        <w:fldChar w:fldCharType="end"/>
      </w:r>
    </w:p>
    <w:p w14:paraId="3E63E557" w14:textId="1593D3F0" w:rsidR="00CC65DF" w:rsidRDefault="00F12508" w:rsidP="008010F8">
      <w:pPr>
        <w:pStyle w:val="BPDPNormln"/>
      </w:pPr>
      <w:r>
        <w:t>V dalším bodě probíhá centrování dat</w:t>
      </w:r>
      <w:r w:rsidR="00BC737A">
        <w:t xml:space="preserve">. Nejprve se z vektorů </w:t>
      </w:r>
      <w:proofErr w:type="spellStart"/>
      <w:r w:rsidR="00A62125" w:rsidRPr="00A62125">
        <w:rPr>
          <w:b/>
        </w:rPr>
        <w:t>x</w:t>
      </w:r>
      <w:r w:rsidR="00E414DC">
        <w:rPr>
          <w:b/>
          <w:vertAlign w:val="subscript"/>
        </w:rPr>
        <w:t>k</w:t>
      </w:r>
      <w:proofErr w:type="spellEnd"/>
      <w:r w:rsidR="00A62125" w:rsidRPr="00534DD5">
        <w:rPr>
          <w:b/>
          <w:vertAlign w:val="subscript"/>
        </w:rPr>
        <w:t xml:space="preserve"> </w:t>
      </w:r>
      <w:r w:rsidR="00A62125" w:rsidRPr="00534DD5">
        <w:rPr>
          <w:b/>
        </w:rPr>
        <w:t xml:space="preserve">= </w:t>
      </w:r>
      <w:r w:rsidR="00274A2F" w:rsidRPr="00534DD5">
        <w:rPr>
          <w:b/>
        </w:rPr>
        <w:t>x</w:t>
      </w:r>
      <w:r w:rsidR="00274A2F">
        <w:rPr>
          <w:b/>
          <w:vertAlign w:val="subscript"/>
        </w:rPr>
        <w:t>k</w:t>
      </w:r>
      <w:r w:rsidR="00A62125" w:rsidRPr="00534DD5">
        <w:rPr>
          <w:b/>
          <w:vertAlign w:val="subscript"/>
        </w:rPr>
        <w:t>,1</w:t>
      </w:r>
      <w:r w:rsidR="00A62125" w:rsidRPr="00534DD5">
        <w:rPr>
          <w:b/>
        </w:rPr>
        <w:t xml:space="preserve"> … </w:t>
      </w:r>
      <w:proofErr w:type="spellStart"/>
      <w:proofErr w:type="gramStart"/>
      <w:r w:rsidR="005D1C6E" w:rsidRPr="00534DD5">
        <w:rPr>
          <w:b/>
        </w:rPr>
        <w:t>x</w:t>
      </w:r>
      <w:r w:rsidR="005D1C6E">
        <w:rPr>
          <w:b/>
          <w:vertAlign w:val="subscript"/>
        </w:rPr>
        <w:t>k</w:t>
      </w:r>
      <w:r w:rsidR="00A62125" w:rsidRPr="00534DD5">
        <w:rPr>
          <w:b/>
          <w:vertAlign w:val="subscript"/>
        </w:rPr>
        <w:t>,j</w:t>
      </w:r>
      <w:proofErr w:type="spellEnd"/>
      <w:proofErr w:type="gramEnd"/>
      <w:r w:rsidR="00BC737A">
        <w:rPr>
          <w:vertAlign w:val="subscript"/>
        </w:rPr>
        <w:t xml:space="preserve"> </w:t>
      </w:r>
      <w:r w:rsidR="00BC737A">
        <w:t xml:space="preserve">vypočte pomocí vztahu </w:t>
      </w:r>
      <w:r w:rsidR="00571EB3">
        <w:fldChar w:fldCharType="begin"/>
      </w:r>
      <w:r w:rsidR="00571EB3">
        <w:instrText xml:space="preserve"> REF _Ref32489285 \h </w:instrText>
      </w:r>
      <w:r w:rsidR="00571EB3">
        <w:fldChar w:fldCharType="separate"/>
      </w:r>
      <w:r w:rsidR="007E0F00">
        <w:t>(</w:t>
      </w:r>
      <w:r w:rsidR="007E0F00">
        <w:rPr>
          <w:noProof/>
        </w:rPr>
        <w:t>4</w:t>
      </w:r>
      <w:r w:rsidR="007E0F00">
        <w:t>.</w:t>
      </w:r>
      <w:r w:rsidR="007E0F00">
        <w:rPr>
          <w:noProof/>
        </w:rPr>
        <w:t>4</w:t>
      </w:r>
      <w:r w:rsidR="007E0F00">
        <w:t>)</w:t>
      </w:r>
      <w:r w:rsidR="00571EB3">
        <w:fldChar w:fldCharType="end"/>
      </w:r>
      <w:r w:rsidR="00BC737A">
        <w:t xml:space="preserve"> průměr.</w:t>
      </w:r>
      <w:r w:rsidR="00DA2F69">
        <w:t xml:space="preserve"> </w:t>
      </w:r>
      <w:r w:rsidR="001E74B5">
        <w:fldChar w:fldCharType="begin"/>
      </w:r>
      <w:r w:rsidR="001E74B5">
        <w:instrText xml:space="preserve"> REF _Ref40809071 \r \h </w:instrText>
      </w:r>
      <w:r w:rsidR="001E74B5">
        <w:fldChar w:fldCharType="separate"/>
      </w:r>
      <w:r w:rsidR="007E0F00">
        <w:t>[16]</w:t>
      </w:r>
      <w:r w:rsidR="001E74B5">
        <w:fldChar w:fldCharType="end"/>
      </w:r>
    </w:p>
    <w:p w14:paraId="19620CE1" w14:textId="77777777" w:rsidR="008B45A1" w:rsidRDefault="008B45A1"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158F7" w14:paraId="296BE580" w14:textId="77777777" w:rsidTr="000C668B">
        <w:tc>
          <w:tcPr>
            <w:tcW w:w="750" w:type="pct"/>
          </w:tcPr>
          <w:p w14:paraId="6194D825" w14:textId="77777777" w:rsidR="00B158F7" w:rsidRDefault="00B158F7" w:rsidP="008B45A1">
            <w:pPr>
              <w:ind w:left="0"/>
            </w:pPr>
          </w:p>
        </w:tc>
        <w:tc>
          <w:tcPr>
            <w:tcW w:w="0" w:type="auto"/>
          </w:tcPr>
          <w:p w14:paraId="2634FD6D" w14:textId="22DD5856" w:rsidR="00B158F7" w:rsidRPr="000C668B" w:rsidRDefault="000C668B" w:rsidP="00B509D7">
            <w:pPr>
              <w:ind w:left="0"/>
              <w:jc w:val="center"/>
              <w:rPr>
                <w:rFonts w:ascii="Cambria Math" w:hAnsi="Cambria Math"/>
                <w:i/>
              </w:rPr>
            </w:pPr>
            <m:oMathPara>
              <m:oMath>
                <m:r>
                  <w:rPr>
                    <w:rStyle w:val="Zstupntext"/>
                    <w:rFonts w:ascii="Cambria Math" w:hAnsi="Cambria Math"/>
                    <w:color w:val="auto"/>
                  </w:rPr>
                  <m:t>μ=</m:t>
                </m:r>
                <m:f>
                  <m:fPr>
                    <m:ctrlPr>
                      <w:rPr>
                        <w:rStyle w:val="Zstupntext"/>
                        <w:rFonts w:ascii="Cambria Math" w:hAnsi="Cambria Math"/>
                        <w:i/>
                        <w:color w:val="auto"/>
                      </w:rPr>
                    </m:ctrlPr>
                  </m:fPr>
                  <m:num>
                    <m:r>
                      <w:rPr>
                        <w:rStyle w:val="Zstupntext"/>
                        <w:rFonts w:ascii="Cambria Math" w:hAnsi="Cambria Math"/>
                        <w:color w:val="auto"/>
                      </w:rPr>
                      <m:t>1</m:t>
                    </m:r>
                  </m:num>
                  <m:den>
                    <m:r>
                      <w:rPr>
                        <w:rStyle w:val="Zstupntext"/>
                        <w:rFonts w:ascii="Cambria Math" w:hAnsi="Cambria Math"/>
                        <w:color w:val="auto"/>
                      </w:rPr>
                      <m:t>K</m:t>
                    </m:r>
                  </m:den>
                </m:f>
                <m:r>
                  <w:rPr>
                    <w:rStyle w:val="Zstupntext"/>
                    <w:rFonts w:ascii="Cambria Math" w:hAnsi="Cambria Math"/>
                    <w:color w:val="auto"/>
                  </w:rPr>
                  <m:t xml:space="preserve"> </m:t>
                </m:r>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b>
                      <m:sSubPr>
                        <m:ctrlPr>
                          <w:rPr>
                            <w:rStyle w:val="Zstupntext"/>
                            <w:rFonts w:ascii="Cambria Math" w:hAnsi="Cambria Math"/>
                            <w:b/>
                            <w:bCs/>
                            <w:i/>
                            <w:color w:val="auto"/>
                          </w:rPr>
                        </m:ctrlPr>
                      </m:sSubPr>
                      <m:e>
                        <m:r>
                          <m:rPr>
                            <m:sty m:val="bi"/>
                          </m:rPr>
                          <w:rPr>
                            <w:rStyle w:val="Zstupntext"/>
                            <w:rFonts w:ascii="Cambria Math" w:hAnsi="Cambria Math"/>
                            <w:color w:val="auto"/>
                          </w:rPr>
                          <m:t>x</m:t>
                        </m:r>
                      </m:e>
                      <m:sub>
                        <m:r>
                          <m:rPr>
                            <m:sty m:val="bi"/>
                          </m:rPr>
                          <w:rPr>
                            <w:rStyle w:val="Zstupntext"/>
                            <w:rFonts w:ascii="Cambria Math" w:hAnsi="Cambria Math"/>
                            <w:color w:val="auto"/>
                          </w:rPr>
                          <m:t>k</m:t>
                        </m:r>
                      </m:sub>
                    </m:sSub>
                  </m:e>
                </m:nary>
              </m:oMath>
            </m:oMathPara>
          </w:p>
        </w:tc>
        <w:tc>
          <w:tcPr>
            <w:tcW w:w="750" w:type="pct"/>
            <w:tcMar>
              <w:right w:w="0" w:type="dxa"/>
            </w:tcMar>
            <w:vAlign w:val="center"/>
          </w:tcPr>
          <w:p w14:paraId="59EB0D59" w14:textId="3E09A9EC" w:rsidR="00B158F7" w:rsidRDefault="00B158F7" w:rsidP="000C668B">
            <w:pPr>
              <w:ind w:left="0"/>
              <w:jc w:val="right"/>
            </w:pPr>
            <w:bookmarkStart w:id="97" w:name="_Ref32489285"/>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4</w:t>
            </w:r>
            <w:r w:rsidR="001C2707">
              <w:rPr>
                <w:noProof/>
              </w:rPr>
              <w:fldChar w:fldCharType="end"/>
            </w:r>
            <w:r>
              <w:t>)</w:t>
            </w:r>
            <w:bookmarkEnd w:id="97"/>
          </w:p>
        </w:tc>
      </w:tr>
    </w:tbl>
    <w:p w14:paraId="2B5034FF" w14:textId="77777777" w:rsidR="008B45A1" w:rsidRDefault="008B45A1" w:rsidP="008010F8">
      <w:pPr>
        <w:pStyle w:val="BPDPNormln"/>
      </w:pPr>
    </w:p>
    <w:p w14:paraId="3F0DD7C7" w14:textId="61B66FBB" w:rsidR="000C668B" w:rsidRPr="00DA2F69" w:rsidRDefault="000C668B" w:rsidP="008010F8">
      <w:pPr>
        <w:pStyle w:val="BPDPNormln"/>
      </w:pPr>
      <w:r>
        <w:t xml:space="preserve">Centrovaný vektor z matice </w:t>
      </w:r>
      <w:r w:rsidRPr="00DB135D">
        <w:rPr>
          <w:b/>
        </w:rPr>
        <w:t>X</w:t>
      </w:r>
      <w:r>
        <w:t xml:space="preserve"> se vypočítá pomocí vztahu </w:t>
      </w:r>
      <w:r w:rsidR="002A28E1">
        <w:fldChar w:fldCharType="begin"/>
      </w:r>
      <w:r w:rsidR="002A28E1">
        <w:instrText xml:space="preserve"> REF _Ref32587789 \h </w:instrText>
      </w:r>
      <w:r w:rsidR="008C4C44">
        <w:instrText xml:space="preserve"> \* MERGEFORMAT </w:instrText>
      </w:r>
      <w:r w:rsidR="002A28E1">
        <w:fldChar w:fldCharType="separate"/>
      </w:r>
      <w:r w:rsidR="007E0F00">
        <w:t>(</w:t>
      </w:r>
      <w:r w:rsidR="007E0F00">
        <w:rPr>
          <w:noProof/>
        </w:rPr>
        <w:t>4</w:t>
      </w:r>
      <w:r w:rsidR="007E0F00">
        <w:t>.</w:t>
      </w:r>
      <w:r w:rsidR="007E0F00">
        <w:rPr>
          <w:noProof/>
        </w:rPr>
        <w:t>5</w:t>
      </w:r>
      <w:r w:rsidR="007E0F00">
        <w:t>)</w:t>
      </w:r>
      <w:r w:rsidR="002A28E1">
        <w:fldChar w:fldCharType="end"/>
      </w:r>
      <w:r w:rsidR="00D91DE9">
        <w:t>, z těchto vektorů je</w:t>
      </w:r>
      <w:r w:rsidR="005818A5">
        <w:t xml:space="preserve"> </w:t>
      </w:r>
      <w:r w:rsidR="00D91DE9">
        <w:t xml:space="preserve">složena centrovaná matice </w:t>
      </w:r>
      <w:r w:rsidR="00D91DE9" w:rsidRPr="00DB135D">
        <w:rPr>
          <w:b/>
        </w:rPr>
        <w:t>X</w:t>
      </w:r>
      <w:r w:rsidR="00D91DE9" w:rsidRPr="00DB135D">
        <w:rPr>
          <w:b/>
          <w:vertAlign w:val="subscript"/>
        </w:rPr>
        <w:t>C</w:t>
      </w:r>
      <w:r w:rsidR="00D91DE9">
        <w:rPr>
          <w:vertAlign w:val="subscript"/>
        </w:rPr>
        <w:t>.</w:t>
      </w:r>
      <w:r w:rsidR="00DA2F69">
        <w:rPr>
          <w:vertAlign w:val="subscript"/>
        </w:rPr>
        <w:t xml:space="preserve"> </w:t>
      </w:r>
      <w:r w:rsidR="001E74B5" w:rsidRPr="001E74B5">
        <w:fldChar w:fldCharType="begin"/>
      </w:r>
      <w:r w:rsidR="001E74B5" w:rsidRPr="001E74B5">
        <w:instrText xml:space="preserve"> REF _Ref40809071 \r \h  \* MERGEFORMAT </w:instrText>
      </w:r>
      <w:r w:rsidR="001E74B5" w:rsidRPr="001E74B5">
        <w:fldChar w:fldCharType="separate"/>
      </w:r>
      <w:r w:rsidR="007E0F00">
        <w:t>[16]</w:t>
      </w:r>
      <w:r w:rsidR="001E74B5" w:rsidRPr="001E74B5">
        <w:fldChar w:fldCharType="end"/>
      </w:r>
    </w:p>
    <w:p w14:paraId="111BCF87" w14:textId="77777777" w:rsidR="000C668B" w:rsidRDefault="000C668B" w:rsidP="000C668B">
      <w:pPr>
        <w:ind w:left="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0C668B" w14:paraId="50C1A8A7" w14:textId="77777777" w:rsidTr="008C2645">
        <w:tc>
          <w:tcPr>
            <w:tcW w:w="750" w:type="pct"/>
          </w:tcPr>
          <w:p w14:paraId="72F52689" w14:textId="77777777" w:rsidR="000C668B" w:rsidRDefault="000C668B" w:rsidP="008B45A1">
            <w:pPr>
              <w:ind w:left="0"/>
            </w:pPr>
          </w:p>
        </w:tc>
        <w:tc>
          <w:tcPr>
            <w:tcW w:w="0" w:type="auto"/>
          </w:tcPr>
          <w:p w14:paraId="41D45453" w14:textId="555E9884" w:rsidR="000C668B" w:rsidRDefault="00871983" w:rsidP="00B509D7">
            <w:pPr>
              <w:ind w:left="0"/>
              <w:jc w:val="center"/>
            </w:pPr>
            <m:oMathPara>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K</m:t>
                    </m:r>
                  </m:sub>
                </m:sSub>
                <m: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e>
                  <m:sub>
                    <m:r>
                      <w:rPr>
                        <w:rFonts w:ascii="Cambria Math" w:hAnsi="Cambria Math"/>
                      </w:rPr>
                      <m:t>K</m:t>
                    </m:r>
                  </m:sub>
                </m:sSub>
                <m:r>
                  <w:rPr>
                    <w:rFonts w:ascii="Cambria Math" w:hAnsi="Cambria Math"/>
                  </w:rPr>
                  <m:t>- μ</m:t>
                </m:r>
              </m:oMath>
            </m:oMathPara>
          </w:p>
        </w:tc>
        <w:tc>
          <w:tcPr>
            <w:tcW w:w="750" w:type="pct"/>
            <w:tcMar>
              <w:right w:w="0" w:type="dxa"/>
            </w:tcMar>
            <w:vAlign w:val="center"/>
          </w:tcPr>
          <w:p w14:paraId="09B3C60D" w14:textId="7002459B" w:rsidR="000C668B" w:rsidRDefault="000C668B" w:rsidP="008C2645">
            <w:pPr>
              <w:ind w:left="0"/>
              <w:jc w:val="right"/>
            </w:pPr>
            <w:bookmarkStart w:id="98" w:name="_Ref32587789"/>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5</w:t>
            </w:r>
            <w:r w:rsidR="001C2707">
              <w:rPr>
                <w:noProof/>
              </w:rPr>
              <w:fldChar w:fldCharType="end"/>
            </w:r>
            <w:r>
              <w:t>)</w:t>
            </w:r>
            <w:bookmarkEnd w:id="98"/>
          </w:p>
        </w:tc>
      </w:tr>
    </w:tbl>
    <w:p w14:paraId="2978075E" w14:textId="77777777" w:rsidR="002A28E1" w:rsidRDefault="002A28E1" w:rsidP="008010F8">
      <w:pPr>
        <w:pStyle w:val="BPDPNormln"/>
      </w:pPr>
    </w:p>
    <w:p w14:paraId="7CBF676E" w14:textId="5A7F1977" w:rsidR="004626B0" w:rsidRDefault="00A67783" w:rsidP="008010F8">
      <w:pPr>
        <w:pStyle w:val="BPDPNormln"/>
      </w:pPr>
      <w:r>
        <w:t xml:space="preserve">Následně se vypočítá </w:t>
      </w:r>
      <w:proofErr w:type="spellStart"/>
      <w:r>
        <w:t>kovarianční</w:t>
      </w:r>
      <w:proofErr w:type="spellEnd"/>
      <w:r>
        <w:t xml:space="preserve"> matice</w:t>
      </w:r>
      <w:r w:rsidR="00794949">
        <w:t xml:space="preserve"> </w:t>
      </w:r>
      <w:r w:rsidR="00794949" w:rsidRPr="00DB135D">
        <w:rPr>
          <w:b/>
        </w:rPr>
        <w:t>C</w:t>
      </w:r>
      <w:r w:rsidR="00DF46B9">
        <w:t xml:space="preserve">. </w:t>
      </w:r>
      <w:r w:rsidR="00794949">
        <w:t xml:space="preserve">Obsahem této matice jsou prvky s indexy </w:t>
      </w:r>
      <w:r w:rsidR="00794949" w:rsidRPr="00794949">
        <w:rPr>
          <w:i/>
        </w:rPr>
        <w:t>i, j</w:t>
      </w:r>
      <w:r w:rsidR="00794949">
        <w:t xml:space="preserve"> což jsou kovariance </w:t>
      </w:r>
      <w:r w:rsidR="00794949" w:rsidRPr="00794949">
        <w:rPr>
          <w:i/>
        </w:rPr>
        <w:t>i</w:t>
      </w:r>
      <w:r w:rsidR="00794949">
        <w:t xml:space="preserve">-té a </w:t>
      </w:r>
      <w:r w:rsidR="00794949" w:rsidRPr="00794949">
        <w:rPr>
          <w:i/>
        </w:rPr>
        <w:t>j</w:t>
      </w:r>
      <w:r w:rsidR="00794949">
        <w:t xml:space="preserve">-té složky původních dat </w:t>
      </w:r>
      <w:r w:rsidR="00794949" w:rsidRPr="00DB135D">
        <w:rPr>
          <w:b/>
        </w:rPr>
        <w:t>X</w:t>
      </w:r>
      <w:r w:rsidR="00794949">
        <w:t xml:space="preserve">. </w:t>
      </w:r>
      <w:r w:rsidR="001E39B9">
        <w:t>Kovariance</w:t>
      </w:r>
      <w:r w:rsidR="00794949">
        <w:t xml:space="preserve"> se spočítá na</w:t>
      </w:r>
      <w:r w:rsidR="00C40968">
        <w:t> </w:t>
      </w:r>
      <w:r w:rsidR="00794949">
        <w:t xml:space="preserve">základě vztahu  </w:t>
      </w:r>
      <w:r w:rsidR="008C2645">
        <w:fldChar w:fldCharType="begin"/>
      </w:r>
      <w:r w:rsidR="008C2645">
        <w:instrText xml:space="preserve"> REF _Ref32494744 \h </w:instrText>
      </w:r>
      <w:r w:rsidR="008C2645">
        <w:fldChar w:fldCharType="separate"/>
      </w:r>
      <w:r w:rsidR="007E0F00">
        <w:t>(</w:t>
      </w:r>
      <w:r w:rsidR="007E0F00">
        <w:rPr>
          <w:noProof/>
        </w:rPr>
        <w:t>4</w:t>
      </w:r>
      <w:r w:rsidR="007E0F00">
        <w:t>.</w:t>
      </w:r>
      <w:r w:rsidR="007E0F00">
        <w:rPr>
          <w:noProof/>
        </w:rPr>
        <w:t>6</w:t>
      </w:r>
      <w:r w:rsidR="007E0F00">
        <w:t>)</w:t>
      </w:r>
      <w:r w:rsidR="008C2645">
        <w:fldChar w:fldCharType="end"/>
      </w:r>
      <w:r w:rsidR="001E39B9">
        <w:t xml:space="preserve">,  jednotlivé kovariance jsou </w:t>
      </w:r>
      <w:r w:rsidR="001810C7">
        <w:t xml:space="preserve">uspořádány </w:t>
      </w:r>
      <w:r w:rsidR="001E39B9">
        <w:t xml:space="preserve">do </w:t>
      </w:r>
      <w:proofErr w:type="spellStart"/>
      <w:r w:rsidR="001E39B9">
        <w:t>kovarianční</w:t>
      </w:r>
      <w:proofErr w:type="spellEnd"/>
      <w:r w:rsidR="001E39B9">
        <w:t xml:space="preserve"> matice </w:t>
      </w:r>
      <w:r w:rsidR="001E39B9" w:rsidRPr="00DB135D">
        <w:rPr>
          <w:b/>
        </w:rPr>
        <w:t>C</w:t>
      </w:r>
      <w:r w:rsidR="001E39B9">
        <w:t xml:space="preserve">. </w:t>
      </w:r>
      <w:r w:rsidR="001E74B5">
        <w:fldChar w:fldCharType="begin"/>
      </w:r>
      <w:r w:rsidR="001E74B5">
        <w:instrText xml:space="preserve"> REF _Ref40809011 \r \h </w:instrText>
      </w:r>
      <w:r w:rsidR="001E74B5">
        <w:fldChar w:fldCharType="separate"/>
      </w:r>
      <w:r w:rsidR="007E0F00">
        <w:t>[12]</w:t>
      </w:r>
      <w:r w:rsidR="001E74B5">
        <w:fldChar w:fldCharType="end"/>
      </w:r>
      <w:r w:rsidR="001E74B5">
        <w:t xml:space="preserve"> </w:t>
      </w:r>
      <w:r w:rsidR="001E74B5">
        <w:fldChar w:fldCharType="begin"/>
      </w:r>
      <w:r w:rsidR="001E74B5">
        <w:instrText xml:space="preserve"> REF _Ref40809014 \r \h </w:instrText>
      </w:r>
      <w:r w:rsidR="001E74B5">
        <w:fldChar w:fldCharType="separate"/>
      </w:r>
      <w:r w:rsidR="007E0F00">
        <w:t>[14]</w:t>
      </w:r>
      <w:r w:rsidR="001E74B5">
        <w:fldChar w:fldCharType="end"/>
      </w:r>
      <w:r w:rsidR="00B4066B" w:rsidRPr="00B4066B">
        <w:t xml:space="preserve"> </w:t>
      </w:r>
      <w:r w:rsidR="00B4066B">
        <w:fldChar w:fldCharType="begin"/>
      </w:r>
      <w:r w:rsidR="00B4066B">
        <w:instrText xml:space="preserve"> REF _Ref40809071 \r \h </w:instrText>
      </w:r>
      <w:r w:rsidR="00B4066B">
        <w:fldChar w:fldCharType="separate"/>
      </w:r>
      <w:r w:rsidR="007E0F00">
        <w:t>[16]</w:t>
      </w:r>
      <w:r w:rsidR="00B4066B">
        <w:fldChar w:fldCharType="end"/>
      </w:r>
    </w:p>
    <w:p w14:paraId="55EFCF56" w14:textId="77777777" w:rsidR="00794949" w:rsidRDefault="0079494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4949" w14:paraId="00F2B6DA" w14:textId="77777777" w:rsidTr="008C2645">
        <w:tc>
          <w:tcPr>
            <w:tcW w:w="750" w:type="pct"/>
          </w:tcPr>
          <w:p w14:paraId="6BF1F121" w14:textId="77777777" w:rsidR="00794949" w:rsidRDefault="00794949" w:rsidP="008B45A1">
            <w:pPr>
              <w:ind w:left="0"/>
            </w:pPr>
          </w:p>
        </w:tc>
        <w:tc>
          <w:tcPr>
            <w:tcW w:w="0" w:type="auto"/>
          </w:tcPr>
          <w:p w14:paraId="3BBC657E" w14:textId="6D2E9768" w:rsidR="00794949" w:rsidRDefault="00FC5247" w:rsidP="00B509D7">
            <w:pPr>
              <w:ind w:left="0"/>
              <w:jc w:val="center"/>
            </w:pPr>
            <m:oMathPara>
              <m:oMath>
                <m:r>
                  <m:rPr>
                    <m:sty m:val="bi"/>
                  </m:rPr>
                  <w:rPr>
                    <w:rStyle w:val="Zstupntext"/>
                    <w:rFonts w:ascii="Cambria Math" w:hAnsi="Cambria Math"/>
                    <w:color w:val="auto"/>
                  </w:rPr>
                  <m:t>C</m:t>
                </m:r>
                <m:d>
                  <m:dPr>
                    <m:ctrlPr>
                      <w:rPr>
                        <w:rStyle w:val="Zstupntext"/>
                        <w:rFonts w:ascii="Cambria Math" w:hAnsi="Cambria Math"/>
                        <w:i/>
                        <w:color w:val="auto"/>
                      </w:rPr>
                    </m:ctrlPr>
                  </m:dPr>
                  <m:e>
                    <m:r>
                      <m:rPr>
                        <m:sty m:val="bi"/>
                      </m:rPr>
                      <w:rPr>
                        <w:rStyle w:val="Zstupntext"/>
                        <w:rFonts w:ascii="Cambria Math" w:hAnsi="Cambria Math"/>
                        <w:color w:val="auto"/>
                      </w:rPr>
                      <m:t>x</m:t>
                    </m:r>
                  </m:e>
                </m:d>
                <m:r>
                  <w:rPr>
                    <w:rStyle w:val="Zstupntext"/>
                    <w:rFonts w:ascii="Cambria Math" w:hAnsi="Cambria Math"/>
                    <w:color w:val="auto"/>
                  </w:rPr>
                  <m:t xml:space="preserve">= </m:t>
                </m:r>
                <m:f>
                  <m:fPr>
                    <m:ctrlPr>
                      <w:rPr>
                        <w:rStyle w:val="Zstupntext"/>
                        <w:rFonts w:ascii="Cambria Math" w:hAnsi="Cambria Math"/>
                        <w:i/>
                        <w:color w:val="auto"/>
                      </w:rPr>
                    </m:ctrlPr>
                  </m:fPr>
                  <m:num>
                    <m:r>
                      <w:rPr>
                        <w:rStyle w:val="Zstupntext"/>
                        <w:rFonts w:ascii="Cambria Math" w:hAnsi="Cambria Math"/>
                        <w:color w:val="auto"/>
                      </w:rPr>
                      <m:t>1</m:t>
                    </m:r>
                  </m:num>
                  <m:den>
                    <m:r>
                      <w:rPr>
                        <w:rStyle w:val="Zstupntext"/>
                        <w:rFonts w:ascii="Cambria Math" w:hAnsi="Cambria Math"/>
                        <w:color w:val="auto"/>
                      </w:rPr>
                      <m:t>K</m:t>
                    </m:r>
                  </m:den>
                </m:f>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b>
                      <m:sSubPr>
                        <m:ctrlPr>
                          <w:rPr>
                            <w:rStyle w:val="Zstupntext"/>
                            <w:rFonts w:ascii="Cambria Math" w:hAnsi="Cambria Math"/>
                            <w:i/>
                            <w:color w:val="auto"/>
                          </w:rPr>
                        </m:ctrlPr>
                      </m:sSubPr>
                      <m:e>
                        <m:r>
                          <m:rPr>
                            <m:sty m:val="bi"/>
                          </m:rP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e>
                </m:nary>
                <m:sSubSup>
                  <m:sSubSupPr>
                    <m:ctrlPr>
                      <w:rPr>
                        <w:rStyle w:val="Zstupntext"/>
                        <w:rFonts w:ascii="Cambria Math" w:hAnsi="Cambria Math"/>
                        <w:i/>
                        <w:color w:val="auto"/>
                      </w:rPr>
                    </m:ctrlPr>
                  </m:sSubSupPr>
                  <m:e>
                    <m:r>
                      <m:rPr>
                        <m:sty m:val="bi"/>
                      </m:rPr>
                      <w:rPr>
                        <w:rStyle w:val="Zstupntext"/>
                        <w:rFonts w:ascii="Cambria Math" w:hAnsi="Cambria Math"/>
                        <w:color w:val="auto"/>
                      </w:rPr>
                      <m:t>x̄</m:t>
                    </m:r>
                  </m:e>
                  <m:sub>
                    <m:r>
                      <w:rPr>
                        <w:rStyle w:val="Zstupntext"/>
                        <w:rFonts w:ascii="Cambria Math" w:hAnsi="Cambria Math"/>
                        <w:color w:val="auto"/>
                      </w:rPr>
                      <m:t>k</m:t>
                    </m:r>
                  </m:sub>
                  <m:sup>
                    <m:r>
                      <w:rPr>
                        <w:rStyle w:val="Zstupntext"/>
                        <w:rFonts w:ascii="Cambria Math" w:hAnsi="Cambria Math"/>
                        <w:color w:val="auto"/>
                      </w:rPr>
                      <m:t>T</m:t>
                    </m:r>
                  </m:sup>
                </m:sSubSup>
              </m:oMath>
            </m:oMathPara>
          </w:p>
        </w:tc>
        <w:tc>
          <w:tcPr>
            <w:tcW w:w="750" w:type="pct"/>
            <w:tcMar>
              <w:right w:w="0" w:type="dxa"/>
            </w:tcMar>
            <w:vAlign w:val="center"/>
          </w:tcPr>
          <w:p w14:paraId="458E58D5" w14:textId="768A0BFE" w:rsidR="00794949" w:rsidRDefault="00794949" w:rsidP="008C2645">
            <w:pPr>
              <w:ind w:left="0"/>
              <w:jc w:val="right"/>
            </w:pPr>
            <w:bookmarkStart w:id="99" w:name="_Ref32494744"/>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6</w:t>
            </w:r>
            <w:r w:rsidR="001C2707">
              <w:rPr>
                <w:noProof/>
              </w:rPr>
              <w:fldChar w:fldCharType="end"/>
            </w:r>
            <w:r>
              <w:t>)</w:t>
            </w:r>
            <w:bookmarkEnd w:id="99"/>
          </w:p>
        </w:tc>
      </w:tr>
    </w:tbl>
    <w:p w14:paraId="7A5D8A01" w14:textId="77777777" w:rsidR="00794949" w:rsidRDefault="00794949" w:rsidP="008010F8">
      <w:pPr>
        <w:pStyle w:val="BPDPNormln"/>
      </w:pPr>
    </w:p>
    <w:p w14:paraId="102AD78A" w14:textId="607C95E1" w:rsidR="00A62125" w:rsidRDefault="008C2645" w:rsidP="008010F8">
      <w:pPr>
        <w:pStyle w:val="BPDPNormln"/>
      </w:pPr>
      <w:r>
        <w:lastRenderedPageBreak/>
        <w:t xml:space="preserve">Nyní se </w:t>
      </w:r>
      <w:r w:rsidR="00665C37">
        <w:t>vypočítají vlastní čísla (</w:t>
      </w:r>
      <w:proofErr w:type="spellStart"/>
      <w:r w:rsidR="00665C37" w:rsidRPr="00665C37">
        <w:t>eigenvalues</w:t>
      </w:r>
      <w:proofErr w:type="spellEnd"/>
      <w:r w:rsidR="00665C37">
        <w:t>) a vlastní vektory (</w:t>
      </w:r>
      <w:proofErr w:type="spellStart"/>
      <w:r w:rsidR="00665C37" w:rsidRPr="00665C37">
        <w:t>eigenvectors</w:t>
      </w:r>
      <w:proofErr w:type="spellEnd"/>
      <w:r w:rsidR="00665C37">
        <w:t xml:space="preserve">) </w:t>
      </w:r>
      <w:proofErr w:type="spellStart"/>
      <w:r w:rsidR="00665C37">
        <w:t>kovarianční</w:t>
      </w:r>
      <w:proofErr w:type="spellEnd"/>
      <w:r w:rsidR="00665C37">
        <w:t xml:space="preserve"> matice </w:t>
      </w:r>
      <w:r w:rsidR="00665C37" w:rsidRPr="00DB135D">
        <w:rPr>
          <w:b/>
        </w:rPr>
        <w:t>C</w:t>
      </w:r>
      <w:r w:rsidR="00665C37">
        <w:t xml:space="preserve">. </w:t>
      </w:r>
      <w:r w:rsidR="00A62125">
        <w:t xml:space="preserve">Vlastní vektory </w:t>
      </w:r>
      <w:proofErr w:type="spellStart"/>
      <w:r w:rsidR="00876D9D" w:rsidRPr="00876D9D">
        <w:rPr>
          <w:b/>
          <w:i/>
        </w:rPr>
        <w:t>v</w:t>
      </w:r>
      <w:r w:rsidR="00A62125" w:rsidRPr="00DB135D">
        <w:rPr>
          <w:b/>
          <w:vertAlign w:val="subscript"/>
        </w:rPr>
        <w:t>i</w:t>
      </w:r>
      <w:proofErr w:type="spellEnd"/>
      <w:r w:rsidR="00A62125">
        <w:t xml:space="preserve"> jsou získány řešením rovnice </w:t>
      </w:r>
      <w:r w:rsidR="00A62125">
        <w:fldChar w:fldCharType="begin"/>
      </w:r>
      <w:r w:rsidR="00A62125">
        <w:instrText xml:space="preserve"> REF _Ref32590564 \h </w:instrText>
      </w:r>
      <w:r w:rsidR="00A62125">
        <w:fldChar w:fldCharType="separate"/>
      </w:r>
      <w:r w:rsidR="007E0F00">
        <w:t>(</w:t>
      </w:r>
      <w:r w:rsidR="007E0F00">
        <w:rPr>
          <w:noProof/>
        </w:rPr>
        <w:t>4</w:t>
      </w:r>
      <w:r w:rsidR="007E0F00">
        <w:t>.</w:t>
      </w:r>
      <w:r w:rsidR="007E0F00">
        <w:rPr>
          <w:noProof/>
        </w:rPr>
        <w:t>7</w:t>
      </w:r>
      <w:r w:rsidR="007E0F00">
        <w:t>)</w:t>
      </w:r>
      <w:r w:rsidR="00A62125">
        <w:fldChar w:fldCharType="end"/>
      </w:r>
      <w:r w:rsidR="00A62125">
        <w:t xml:space="preserve">. </w:t>
      </w:r>
    </w:p>
    <w:p w14:paraId="569B7CE8" w14:textId="77777777" w:rsidR="00A62125" w:rsidRDefault="00A62125"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62125" w14:paraId="006B2B8A" w14:textId="77777777" w:rsidTr="00876D9D">
        <w:tc>
          <w:tcPr>
            <w:tcW w:w="750" w:type="pct"/>
          </w:tcPr>
          <w:p w14:paraId="2613BDD4" w14:textId="77777777" w:rsidR="00A62125" w:rsidRDefault="00A62125" w:rsidP="009F2C6D"/>
        </w:tc>
        <w:tc>
          <w:tcPr>
            <w:tcW w:w="0" w:type="auto"/>
          </w:tcPr>
          <w:p w14:paraId="5E6636EB" w14:textId="09DBB852" w:rsidR="00A62125" w:rsidRDefault="00871983" w:rsidP="00876D9D">
            <w:pPr>
              <w:jc w:val="center"/>
            </w:pPr>
            <m:oMathPara>
              <m:oMath>
                <m:d>
                  <m:dPr>
                    <m:ctrlPr>
                      <w:rPr>
                        <w:rStyle w:val="Zstupntext"/>
                        <w:rFonts w:ascii="Cambria Math" w:hAnsi="Cambria Math"/>
                        <w:i/>
                        <w:color w:val="auto"/>
                      </w:rPr>
                    </m:ctrlPr>
                  </m:dPr>
                  <m:e>
                    <m:r>
                      <m:rPr>
                        <m:sty m:val="bi"/>
                      </m:rPr>
                      <w:rPr>
                        <w:rStyle w:val="Zstupntext"/>
                        <w:rFonts w:ascii="Cambria Math" w:hAnsi="Cambria Math"/>
                        <w:color w:val="auto"/>
                      </w:rPr>
                      <m:t>C</m:t>
                    </m:r>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λ</m:t>
                        </m:r>
                      </m:e>
                      <m:sub>
                        <m:r>
                          <w:rPr>
                            <w:rStyle w:val="Zstupntext"/>
                            <w:rFonts w:ascii="Cambria Math" w:hAnsi="Cambria Math"/>
                            <w:color w:val="auto"/>
                          </w:rPr>
                          <m:t>i</m:t>
                        </m:r>
                      </m:sub>
                    </m:sSub>
                    <m:r>
                      <w:rPr>
                        <w:rStyle w:val="Zstupntext"/>
                        <w:rFonts w:ascii="Cambria Math" w:hAnsi="Cambria Math"/>
                        <w:color w:val="auto"/>
                      </w:rPr>
                      <m:t>I</m:t>
                    </m:r>
                  </m:e>
                </m:d>
                <m:sSub>
                  <m:sSubPr>
                    <m:ctrlPr>
                      <w:rPr>
                        <w:rStyle w:val="Zstupntext"/>
                        <w:rFonts w:ascii="Cambria Math" w:hAnsi="Cambria Math"/>
                        <w:i/>
                        <w:color w:val="auto"/>
                      </w:rPr>
                    </m:ctrlPr>
                  </m:sSubPr>
                  <m:e>
                    <m:r>
                      <m:rPr>
                        <m:sty m:val="bi"/>
                      </m:rPr>
                      <w:rPr>
                        <w:rStyle w:val="Zstupntext"/>
                        <w:rFonts w:ascii="Cambria Math" w:hAnsi="Cambria Math"/>
                        <w:color w:val="auto"/>
                      </w:rPr>
                      <m:t>v</m:t>
                    </m:r>
                  </m:e>
                  <m:sub>
                    <m:r>
                      <w:rPr>
                        <w:rStyle w:val="Zstupntext"/>
                        <w:rFonts w:ascii="Cambria Math" w:hAnsi="Cambria Math"/>
                        <w:color w:val="auto"/>
                      </w:rPr>
                      <m:t>i</m:t>
                    </m:r>
                  </m:sub>
                </m:sSub>
                <m:r>
                  <w:rPr>
                    <w:rStyle w:val="Zstupntext"/>
                    <w:rFonts w:ascii="Cambria Math" w:hAnsi="Cambria Math"/>
                    <w:color w:val="auto"/>
                  </w:rPr>
                  <m:t>=0</m:t>
                </m:r>
              </m:oMath>
            </m:oMathPara>
          </w:p>
        </w:tc>
        <w:tc>
          <w:tcPr>
            <w:tcW w:w="750" w:type="pct"/>
            <w:tcMar>
              <w:right w:w="0" w:type="dxa"/>
            </w:tcMar>
            <w:vAlign w:val="center"/>
          </w:tcPr>
          <w:p w14:paraId="4CFC72E9" w14:textId="772CE28D" w:rsidR="00A62125" w:rsidRDefault="00A62125" w:rsidP="00876D9D">
            <w:pPr>
              <w:jc w:val="right"/>
            </w:pPr>
            <w:bookmarkStart w:id="100" w:name="_Ref32590564"/>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7</w:t>
            </w:r>
            <w:r w:rsidR="001C2707">
              <w:rPr>
                <w:noProof/>
              </w:rPr>
              <w:fldChar w:fldCharType="end"/>
            </w:r>
            <w:r>
              <w:t>)</w:t>
            </w:r>
            <w:bookmarkEnd w:id="100"/>
          </w:p>
          <w:p w14:paraId="1255CB76" w14:textId="2B8FF6D1" w:rsidR="00A62125" w:rsidRDefault="00A62125" w:rsidP="00876D9D">
            <w:pPr>
              <w:jc w:val="right"/>
            </w:pPr>
          </w:p>
        </w:tc>
      </w:tr>
    </w:tbl>
    <w:p w14:paraId="7AF8EE17" w14:textId="581E275C" w:rsidR="00A62125" w:rsidRDefault="00A62125" w:rsidP="008010F8">
      <w:pPr>
        <w:pStyle w:val="BPDPNormln"/>
      </w:pPr>
      <w:r>
        <w:t xml:space="preserve">Kde </w:t>
      </w:r>
      <w:r w:rsidRPr="00DB135D">
        <w:rPr>
          <w:b/>
        </w:rPr>
        <w:t xml:space="preserve">(C – </w:t>
      </w:r>
      <w:proofErr w:type="spellStart"/>
      <w:r w:rsidRPr="00876D9D">
        <w:rPr>
          <w:rFonts w:ascii="Georgia" w:hAnsi="Georgia"/>
        </w:rPr>
        <w:t>λ</w:t>
      </w:r>
      <w:r w:rsidRPr="00876D9D">
        <w:rPr>
          <w:rFonts w:ascii="Georgia" w:hAnsi="Georgia"/>
          <w:vertAlign w:val="subscript"/>
        </w:rPr>
        <w:t>i</w:t>
      </w:r>
      <w:r w:rsidRPr="00876D9D">
        <w:rPr>
          <w:rFonts w:ascii="Georgia" w:hAnsi="Georgia"/>
        </w:rPr>
        <w:t>I</w:t>
      </w:r>
      <w:proofErr w:type="spellEnd"/>
      <w:r w:rsidRPr="00DB135D">
        <w:rPr>
          <w:b/>
        </w:rPr>
        <w:t>)</w:t>
      </w:r>
      <w:r>
        <w:t xml:space="preserve"> je charakteristická rovnice pro výpočet vlastních hodnot </w:t>
      </w:r>
      <w:proofErr w:type="spellStart"/>
      <w:r w:rsidRPr="00DB135D">
        <w:rPr>
          <w:rFonts w:ascii="Georgia" w:hAnsi="Georgia"/>
          <w:i/>
        </w:rPr>
        <w:t>λ</w:t>
      </w:r>
      <w:r w:rsidRPr="00DB135D">
        <w:rPr>
          <w:i/>
          <w:vertAlign w:val="subscript"/>
        </w:rPr>
        <w:t>i</w:t>
      </w:r>
      <w:proofErr w:type="spellEnd"/>
      <w:r w:rsidRPr="00A62125">
        <w:rPr>
          <w:i/>
        </w:rPr>
        <w:t>.</w:t>
      </w:r>
      <w:r>
        <w:rPr>
          <w:vertAlign w:val="subscript"/>
        </w:rPr>
        <w:t xml:space="preserve"> </w:t>
      </w:r>
      <w:r>
        <w:t xml:space="preserve">Vlastní hodnoty jsou získány řešením rovnice </w:t>
      </w:r>
      <w:r>
        <w:fldChar w:fldCharType="begin"/>
      </w:r>
      <w:r>
        <w:instrText xml:space="preserve"> REF _Ref32591903 \h </w:instrText>
      </w:r>
      <w:r>
        <w:fldChar w:fldCharType="separate"/>
      </w:r>
      <w:r w:rsidR="007E0F00">
        <w:t>(</w:t>
      </w:r>
      <w:r w:rsidR="007E0F00">
        <w:rPr>
          <w:noProof/>
        </w:rPr>
        <w:t>4</w:t>
      </w:r>
      <w:r w:rsidR="007E0F00">
        <w:t>.</w:t>
      </w:r>
      <w:r w:rsidR="007E0F00">
        <w:rPr>
          <w:noProof/>
        </w:rPr>
        <w:t>8</w:t>
      </w:r>
      <w:r w:rsidR="007E0F00">
        <w:t>)</w:t>
      </w:r>
      <w:r>
        <w:fldChar w:fldCharType="end"/>
      </w:r>
      <w:r>
        <w:t xml:space="preserve">. </w:t>
      </w:r>
      <w:r w:rsidR="00B4066B">
        <w:fldChar w:fldCharType="begin"/>
      </w:r>
      <w:r w:rsidR="00B4066B">
        <w:instrText xml:space="preserve"> REF _Ref40809014 \r \h </w:instrText>
      </w:r>
      <w:r w:rsidR="00B4066B">
        <w:fldChar w:fldCharType="separate"/>
      </w:r>
      <w:r w:rsidR="007E0F00">
        <w:t>[14]</w:t>
      </w:r>
      <w:r w:rsidR="00B4066B">
        <w:fldChar w:fldCharType="end"/>
      </w:r>
      <w:r w:rsidR="00B4066B">
        <w:t xml:space="preserve"> </w:t>
      </w:r>
      <w:r w:rsidR="001E74B5">
        <w:fldChar w:fldCharType="begin"/>
      </w:r>
      <w:r w:rsidR="001E74B5">
        <w:instrText xml:space="preserve"> REF _Ref40809071 \r \h </w:instrText>
      </w:r>
      <w:r w:rsidR="001E74B5">
        <w:fldChar w:fldCharType="separate"/>
      </w:r>
      <w:r w:rsidR="007E0F00">
        <w:t>[16]</w:t>
      </w:r>
      <w:r w:rsidR="001E74B5">
        <w:fldChar w:fldCharType="end"/>
      </w:r>
      <w:r w:rsidR="001E74B5">
        <w:t xml:space="preserve"> </w:t>
      </w:r>
      <w:r w:rsidR="001E74B5">
        <w:fldChar w:fldCharType="begin"/>
      </w:r>
      <w:r w:rsidR="001E74B5">
        <w:instrText xml:space="preserve"> REF _Ref40809250 \r \h </w:instrText>
      </w:r>
      <w:r w:rsidR="001E74B5">
        <w:fldChar w:fldCharType="separate"/>
      </w:r>
      <w:r w:rsidR="007E0F00">
        <w:t>[17]</w:t>
      </w:r>
      <w:r w:rsidR="001E74B5">
        <w:fldChar w:fldCharType="end"/>
      </w:r>
      <w:r w:rsidR="001E74B5">
        <w:t xml:space="preserve"> </w:t>
      </w:r>
      <w:r w:rsidR="001E74B5">
        <w:fldChar w:fldCharType="begin"/>
      </w:r>
      <w:r w:rsidR="001E74B5">
        <w:instrText xml:space="preserve"> REF _Ref40809252 \r \h </w:instrText>
      </w:r>
      <w:r w:rsidR="001E74B5">
        <w:fldChar w:fldCharType="separate"/>
      </w:r>
      <w:r w:rsidR="007E0F00">
        <w:t>[18]</w:t>
      </w:r>
      <w:r w:rsidR="001E74B5">
        <w:fldChar w:fldCharType="end"/>
      </w:r>
    </w:p>
    <w:p w14:paraId="50E948AA" w14:textId="3AD2D1C8" w:rsidR="00A62125" w:rsidRDefault="00A62125" w:rsidP="008010F8">
      <w:pPr>
        <w:pStyle w:val="BPDPNormln"/>
      </w:pPr>
    </w:p>
    <w:p w14:paraId="474E3B02" w14:textId="77777777" w:rsidR="00A62125" w:rsidRDefault="00A62125"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62125" w14:paraId="7B8FC855" w14:textId="77777777" w:rsidTr="009F2C6D">
        <w:tc>
          <w:tcPr>
            <w:tcW w:w="750" w:type="pct"/>
            <w:vAlign w:val="center"/>
          </w:tcPr>
          <w:p w14:paraId="20957F92" w14:textId="77777777" w:rsidR="00A62125" w:rsidRDefault="00A62125" w:rsidP="009F2C6D">
            <w:pPr>
              <w:jc w:val="right"/>
            </w:pPr>
          </w:p>
        </w:tc>
        <w:tc>
          <w:tcPr>
            <w:tcW w:w="0" w:type="auto"/>
            <w:vAlign w:val="center"/>
          </w:tcPr>
          <w:p w14:paraId="224BC767" w14:textId="77777777" w:rsidR="00A62125" w:rsidRDefault="00A62125" w:rsidP="009F2C6D">
            <w:pPr>
              <w:jc w:val="right"/>
            </w:pPr>
            <m:oMathPara>
              <m:oMath>
                <m:r>
                  <w:rPr>
                    <w:rFonts w:ascii="Cambria Math" w:hAnsi="Cambria Math"/>
                  </w:rPr>
                  <m:t>det</m:t>
                </m:r>
                <m:d>
                  <m:dPr>
                    <m:begChr m:val="|"/>
                    <m:endChr m:val="|"/>
                    <m:ctrlPr>
                      <w:rPr>
                        <w:rFonts w:ascii="Cambria Math" w:hAnsi="Cambria Math"/>
                        <w:i/>
                      </w:rPr>
                    </m:ctrlPr>
                  </m:dPr>
                  <m:e>
                    <m:r>
                      <m:rPr>
                        <m:sty m:val="bi"/>
                      </m:rPr>
                      <w:rPr>
                        <w:rFonts w:ascii="Cambria Math" w:hAnsi="Cambria Math"/>
                      </w:rPr>
                      <m:t>C</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I</m:t>
                    </m:r>
                  </m:e>
                </m:d>
                <m:r>
                  <w:rPr>
                    <w:rFonts w:ascii="Cambria Math" w:hAnsi="Cambria Math"/>
                  </w:rPr>
                  <m:t>=0</m:t>
                </m:r>
              </m:oMath>
            </m:oMathPara>
          </w:p>
        </w:tc>
        <w:tc>
          <w:tcPr>
            <w:tcW w:w="750" w:type="pct"/>
            <w:tcMar>
              <w:right w:w="0" w:type="dxa"/>
            </w:tcMar>
            <w:vAlign w:val="center"/>
          </w:tcPr>
          <w:p w14:paraId="502D7935" w14:textId="076EE7BC" w:rsidR="00A62125" w:rsidRDefault="00A62125" w:rsidP="009F2C6D">
            <w:pPr>
              <w:jc w:val="right"/>
            </w:pPr>
            <w:bookmarkStart w:id="101" w:name="_Ref32591903"/>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8</w:t>
            </w:r>
            <w:r w:rsidR="001C2707">
              <w:rPr>
                <w:noProof/>
              </w:rPr>
              <w:fldChar w:fldCharType="end"/>
            </w:r>
            <w:r>
              <w:t>)</w:t>
            </w:r>
            <w:bookmarkEnd w:id="101"/>
          </w:p>
        </w:tc>
      </w:tr>
    </w:tbl>
    <w:p w14:paraId="6391C5CA" w14:textId="77777777" w:rsidR="00A62125" w:rsidRDefault="00A62125" w:rsidP="008010F8">
      <w:pPr>
        <w:pStyle w:val="BPDPNormln"/>
      </w:pPr>
    </w:p>
    <w:p w14:paraId="59485473" w14:textId="3FA64871" w:rsidR="00A62125" w:rsidRPr="008372F8" w:rsidRDefault="00A62125" w:rsidP="008010F8">
      <w:pPr>
        <w:pStyle w:val="BPDPNormln"/>
      </w:pPr>
      <w:r>
        <w:t xml:space="preserve">Kde </w:t>
      </w:r>
      <m:oMath>
        <m:r>
          <w:rPr>
            <w:rFonts w:ascii="Cambria Math" w:hAnsi="Cambria Math"/>
          </w:rPr>
          <m:t>det</m:t>
        </m:r>
        <m:d>
          <m:dPr>
            <m:begChr m:val="|"/>
            <m:endChr m:val="|"/>
            <m:ctrlPr>
              <w:rPr>
                <w:rFonts w:ascii="Cambria Math" w:hAnsi="Cambria Math"/>
                <w:b/>
                <w:i/>
              </w:rPr>
            </m:ctrlPr>
          </m:dPr>
          <m:e>
            <m:r>
              <m:rPr>
                <m:sty m:val="bi"/>
              </m:rPr>
              <w:rPr>
                <w:rFonts w:ascii="Cambria Math" w:hAnsi="Cambria Math"/>
              </w:rPr>
              <m:t>C-</m:t>
            </m:r>
            <m:sSub>
              <m:sSubPr>
                <m:ctrlPr>
                  <w:rPr>
                    <w:rFonts w:ascii="Cambria Math" w:hAnsi="Cambria Math"/>
                    <w:b/>
                    <w:i/>
                  </w:rPr>
                </m:ctrlPr>
              </m:sSubPr>
              <m:e>
                <m:r>
                  <m:rPr>
                    <m:sty m:val="bi"/>
                  </m:rPr>
                  <w:rPr>
                    <w:rFonts w:ascii="Cambria Math" w:hAnsi="Cambria Math"/>
                  </w:rPr>
                  <m:t>λ</m:t>
                </m:r>
              </m:e>
              <m:sub>
                <m:r>
                  <m:rPr>
                    <m:sty m:val="bi"/>
                  </m:rPr>
                  <w:rPr>
                    <w:rFonts w:ascii="Cambria Math" w:hAnsi="Cambria Math"/>
                  </w:rPr>
                  <m:t>i</m:t>
                </m:r>
              </m:sub>
            </m:sSub>
            <m:r>
              <w:rPr>
                <w:rFonts w:ascii="Cambria Math" w:hAnsi="Cambria Math"/>
              </w:rPr>
              <m:t>I</m:t>
            </m:r>
          </m:e>
        </m:d>
      </m:oMath>
      <w:r>
        <w:rPr>
          <w:b/>
        </w:rPr>
        <w:t xml:space="preserve"> </w:t>
      </w:r>
      <w:r>
        <w:t xml:space="preserve">je determinantem charakteristické rovnice. Vlastní hodnoty jsou rozptylem odpovídající příslušným hlavním komponentám. </w:t>
      </w:r>
      <w:r w:rsidR="001E74B5">
        <w:fldChar w:fldCharType="begin"/>
      </w:r>
      <w:r w:rsidR="001E74B5">
        <w:instrText xml:space="preserve"> REF _Ref40809014 \r \h </w:instrText>
      </w:r>
      <w:r w:rsidR="001E74B5">
        <w:fldChar w:fldCharType="separate"/>
      </w:r>
      <w:r w:rsidR="007E0F00">
        <w:t>[14]</w:t>
      </w:r>
      <w:r w:rsidR="001E74B5">
        <w:fldChar w:fldCharType="end"/>
      </w:r>
      <w:r w:rsidR="00B4066B" w:rsidRPr="00B4066B">
        <w:t xml:space="preserve"> </w:t>
      </w:r>
      <w:r w:rsidR="00B4066B">
        <w:fldChar w:fldCharType="begin"/>
      </w:r>
      <w:r w:rsidR="00B4066B">
        <w:instrText xml:space="preserve"> REF _Ref40809071 \r \h </w:instrText>
      </w:r>
      <w:r w:rsidR="00B4066B">
        <w:fldChar w:fldCharType="separate"/>
      </w:r>
      <w:r w:rsidR="007E0F00">
        <w:t>[16]</w:t>
      </w:r>
      <w:r w:rsidR="00B4066B">
        <w:fldChar w:fldCharType="end"/>
      </w:r>
    </w:p>
    <w:p w14:paraId="676C1F10" w14:textId="13B86252" w:rsidR="008372F8" w:rsidRDefault="00FC65E3" w:rsidP="008010F8">
      <w:pPr>
        <w:pStyle w:val="BPDPNormln"/>
      </w:pPr>
      <w:r>
        <w:t xml:space="preserve">Vlastní čísla </w:t>
      </w:r>
      <w:proofErr w:type="spellStart"/>
      <w:r w:rsidRPr="00DB135D">
        <w:rPr>
          <w:rFonts w:ascii="Georgia" w:hAnsi="Georgia"/>
          <w:i/>
        </w:rPr>
        <w:t>λ</w:t>
      </w:r>
      <w:r w:rsidRPr="00DB135D">
        <w:rPr>
          <w:i/>
          <w:vertAlign w:val="subscript"/>
        </w:rPr>
        <w:t>i</w:t>
      </w:r>
      <w:proofErr w:type="spellEnd"/>
      <w:r>
        <w:t xml:space="preserve"> jsou spolu s příslušnými vlastními vektory </w:t>
      </w:r>
      <w:proofErr w:type="spellStart"/>
      <w:r w:rsidR="00876D9D" w:rsidRPr="00876D9D">
        <w:rPr>
          <w:b/>
          <w:i/>
        </w:rPr>
        <w:t>v</w:t>
      </w:r>
      <w:r w:rsidRPr="00DB135D">
        <w:rPr>
          <w:b/>
          <w:vertAlign w:val="subscript"/>
        </w:rPr>
        <w:t>i</w:t>
      </w:r>
      <w:proofErr w:type="spellEnd"/>
      <w:r w:rsidR="002D4518">
        <w:t> </w:t>
      </w:r>
      <w:r>
        <w:t xml:space="preserve">seřazeny podle velikosti, od největších k nejmenším. Z vlastních vektorů se složí transformační matice </w:t>
      </w:r>
      <w:r w:rsidRPr="00FC5247">
        <w:rPr>
          <w:b/>
          <w:bCs/>
        </w:rPr>
        <w:t>T</w:t>
      </w:r>
      <w:r>
        <w:t xml:space="preserve">. Jednotlivé vlastní vektory </w:t>
      </w:r>
      <w:proofErr w:type="spellStart"/>
      <w:r w:rsidR="00876D9D" w:rsidRPr="00876D9D">
        <w:rPr>
          <w:b/>
          <w:i/>
        </w:rPr>
        <w:t>v</w:t>
      </w:r>
      <w:r w:rsidRPr="00DB135D">
        <w:rPr>
          <w:b/>
          <w:vertAlign w:val="subscript"/>
        </w:rPr>
        <w:t>i</w:t>
      </w:r>
      <w:proofErr w:type="spellEnd"/>
      <w:r>
        <w:t xml:space="preserve"> jsou v matici </w:t>
      </w:r>
      <w:r w:rsidRPr="00DB135D">
        <w:rPr>
          <w:b/>
        </w:rPr>
        <w:t>T</w:t>
      </w:r>
      <w:r>
        <w:t xml:space="preserve"> řazeny sestupně podle vlastních čísel </w:t>
      </w:r>
      <w:proofErr w:type="spellStart"/>
      <w:r w:rsidRPr="00DB135D">
        <w:rPr>
          <w:rFonts w:ascii="Georgia" w:hAnsi="Georgia"/>
          <w:i/>
        </w:rPr>
        <w:t>λ</w:t>
      </w:r>
      <w:r w:rsidRPr="00DB135D">
        <w:rPr>
          <w:i/>
          <w:vertAlign w:val="subscript"/>
        </w:rPr>
        <w:t>i</w:t>
      </w:r>
      <w:proofErr w:type="spellEnd"/>
      <w:r>
        <w:rPr>
          <w:vertAlign w:val="subscript"/>
        </w:rPr>
        <w:t xml:space="preserve"> </w:t>
      </w:r>
      <w:r w:rsidRPr="00FC65E3">
        <w:t>ve</w:t>
      </w:r>
      <w:r>
        <w:t xml:space="preserve"> sloupcích.</w:t>
      </w:r>
      <w:r w:rsidR="00D91DE9">
        <w:t xml:space="preserve"> </w:t>
      </w:r>
      <w:r w:rsidR="008372F8">
        <w:t xml:space="preserve">Prvky vlastních vektorů jsou váhy původních proměnných. Tyto váhy udávají pozici objektů v novém souřadném systému. </w:t>
      </w:r>
    </w:p>
    <w:p w14:paraId="7A22C4D7" w14:textId="04A3B128" w:rsidR="00DB135D" w:rsidRDefault="00DA2F69" w:rsidP="008010F8">
      <w:pPr>
        <w:pStyle w:val="BPDPNormln"/>
      </w:pPr>
      <w:r>
        <w:t xml:space="preserve"> </w:t>
      </w:r>
      <w:r w:rsidR="001E74B5">
        <w:t xml:space="preserve"> </w:t>
      </w:r>
      <w:r w:rsidR="001E74B5">
        <w:fldChar w:fldCharType="begin"/>
      </w:r>
      <w:r w:rsidR="001E74B5">
        <w:instrText xml:space="preserve"> REF _Ref40809011 \r \h </w:instrText>
      </w:r>
      <w:r w:rsidR="001E74B5">
        <w:fldChar w:fldCharType="separate"/>
      </w:r>
      <w:r w:rsidR="007E0F00">
        <w:t>[12]</w:t>
      </w:r>
      <w:r w:rsidR="001E74B5">
        <w:fldChar w:fldCharType="end"/>
      </w:r>
      <w:r w:rsidR="001E74B5">
        <w:t xml:space="preserve"> </w:t>
      </w:r>
      <w:r w:rsidR="001E74B5">
        <w:fldChar w:fldCharType="begin"/>
      </w:r>
      <w:r w:rsidR="001E74B5">
        <w:instrText xml:space="preserve"> REF _Ref40809014 \r \h </w:instrText>
      </w:r>
      <w:r w:rsidR="001E74B5">
        <w:fldChar w:fldCharType="separate"/>
      </w:r>
      <w:r w:rsidR="007E0F00">
        <w:t>[14]</w:t>
      </w:r>
      <w:r w:rsidR="001E74B5">
        <w:fldChar w:fldCharType="end"/>
      </w:r>
      <w:r w:rsidR="00B4066B" w:rsidRPr="00B4066B">
        <w:t xml:space="preserve"> </w:t>
      </w:r>
      <w:r w:rsidR="00B4066B">
        <w:fldChar w:fldCharType="begin"/>
      </w:r>
      <w:r w:rsidR="00B4066B">
        <w:instrText xml:space="preserve"> REF _Ref40809071 \r \h </w:instrText>
      </w:r>
      <w:r w:rsidR="00B4066B">
        <w:fldChar w:fldCharType="separate"/>
      </w:r>
      <w:r w:rsidR="007E0F00">
        <w:t>[16]</w:t>
      </w:r>
      <w:r w:rsidR="00B4066B">
        <w:fldChar w:fldCharType="end"/>
      </w:r>
    </w:p>
    <w:p w14:paraId="7C548A56" w14:textId="60FB1660" w:rsidR="00C94445" w:rsidRDefault="00B0069D" w:rsidP="008010F8">
      <w:pPr>
        <w:pStyle w:val="BPDPNormln"/>
      </w:pPr>
      <w:r>
        <w:t xml:space="preserve">Nyní se vybírá počet hlavních komponent (vlastních vektorů), podle některého z kritérií uvedených v kapitole </w:t>
      </w:r>
      <w:r>
        <w:fldChar w:fldCharType="begin"/>
      </w:r>
      <w:r>
        <w:instrText xml:space="preserve"> REF _Ref32497547 \r \h </w:instrText>
      </w:r>
      <w:r>
        <w:fldChar w:fldCharType="separate"/>
      </w:r>
      <w:r w:rsidR="007E0F00">
        <w:t>4.2</w:t>
      </w:r>
      <w:r>
        <w:fldChar w:fldCharType="end"/>
      </w:r>
      <w:r>
        <w:t xml:space="preserve">. Počet vybraných komponent </w:t>
      </w:r>
      <w:r w:rsidRPr="00DB135D">
        <w:rPr>
          <w:i/>
        </w:rPr>
        <w:t>n</w:t>
      </w:r>
      <w:r>
        <w:t xml:space="preserve"> se vloží do nové transformační matice </w:t>
      </w:r>
      <w:proofErr w:type="spellStart"/>
      <w:r w:rsidRPr="00DB135D">
        <w:rPr>
          <w:b/>
        </w:rPr>
        <w:t>T</w:t>
      </w:r>
      <w:r w:rsidRPr="00DB135D">
        <w:rPr>
          <w:b/>
          <w:vertAlign w:val="subscript"/>
        </w:rPr>
        <w:t>n</w:t>
      </w:r>
      <w:proofErr w:type="spellEnd"/>
      <w:r>
        <w:t xml:space="preserve">. Podle vybraných hlavních komponent jsou původní data promítnuta do nového prostoru. </w:t>
      </w:r>
      <w:r w:rsidR="001E74B5">
        <w:fldChar w:fldCharType="begin"/>
      </w:r>
      <w:r w:rsidR="001E74B5">
        <w:instrText xml:space="preserve"> REF _Ref40809250 \r \h </w:instrText>
      </w:r>
      <w:r w:rsidR="001E74B5">
        <w:fldChar w:fldCharType="separate"/>
      </w:r>
      <w:r w:rsidR="007E0F00">
        <w:t>[17]</w:t>
      </w:r>
      <w:r w:rsidR="001E74B5">
        <w:fldChar w:fldCharType="end"/>
      </w:r>
      <w:r w:rsidR="001E74B5">
        <w:fldChar w:fldCharType="begin"/>
      </w:r>
      <w:r w:rsidR="001E74B5">
        <w:instrText xml:space="preserve"> REF _Ref40809252 \r \h </w:instrText>
      </w:r>
      <w:r w:rsidR="001E74B5">
        <w:fldChar w:fldCharType="separate"/>
      </w:r>
      <w:r w:rsidR="007E0F00">
        <w:t>[18]</w:t>
      </w:r>
      <w:r w:rsidR="001E74B5">
        <w:fldChar w:fldCharType="end"/>
      </w:r>
    </w:p>
    <w:p w14:paraId="524C0C90" w14:textId="6CEB5AED" w:rsidR="00630828" w:rsidRDefault="00630828" w:rsidP="008010F8">
      <w:pPr>
        <w:pStyle w:val="BPDPNormln"/>
      </w:pPr>
      <w:r>
        <w:t xml:space="preserve">Na závěr je vypočtena matice </w:t>
      </w:r>
      <w:r w:rsidRPr="00DB135D">
        <w:rPr>
          <w:b/>
        </w:rPr>
        <w:t>Y</w:t>
      </w:r>
      <w:r w:rsidR="00D91DE9">
        <w:t xml:space="preserve"> podle vztahu </w:t>
      </w:r>
      <w:r w:rsidR="00D91DE9">
        <w:fldChar w:fldCharType="begin"/>
      </w:r>
      <w:r w:rsidR="00D91DE9">
        <w:instrText xml:space="preserve"> REF _Ref32589161 \h </w:instrText>
      </w:r>
      <w:r w:rsidR="00D91DE9">
        <w:fldChar w:fldCharType="separate"/>
      </w:r>
      <w:r w:rsidR="007E0F00">
        <w:t>(</w:t>
      </w:r>
      <w:r w:rsidR="007E0F00">
        <w:rPr>
          <w:noProof/>
        </w:rPr>
        <w:t>4</w:t>
      </w:r>
      <w:r w:rsidR="007E0F00">
        <w:t>.</w:t>
      </w:r>
      <w:r w:rsidR="007E0F00">
        <w:rPr>
          <w:noProof/>
        </w:rPr>
        <w:t>9</w:t>
      </w:r>
      <w:r w:rsidR="007E0F00">
        <w:t>)</w:t>
      </w:r>
      <w:r w:rsidR="00D91DE9">
        <w:fldChar w:fldCharType="end"/>
      </w:r>
      <w:r>
        <w:t>, která obsahuje původní data promítnutá do nového prostou s </w:t>
      </w:r>
      <w:r w:rsidRPr="00D91DE9">
        <w:rPr>
          <w:i/>
        </w:rPr>
        <w:t>n</w:t>
      </w:r>
      <w:r>
        <w:t xml:space="preserve"> dimenzemi. </w:t>
      </w:r>
      <w:r w:rsidR="00B4066B">
        <w:fldChar w:fldCharType="begin"/>
      </w:r>
      <w:r w:rsidR="00B4066B">
        <w:instrText xml:space="preserve"> REF _Ref40809014 \r \h </w:instrText>
      </w:r>
      <w:r w:rsidR="00B4066B">
        <w:fldChar w:fldCharType="separate"/>
      </w:r>
      <w:r w:rsidR="007E0F00">
        <w:t>[14]</w:t>
      </w:r>
      <w:r w:rsidR="00B4066B">
        <w:fldChar w:fldCharType="end"/>
      </w:r>
      <w:r w:rsidR="00B4066B">
        <w:t xml:space="preserve"> </w:t>
      </w:r>
      <w:r w:rsidR="001E74B5">
        <w:fldChar w:fldCharType="begin"/>
      </w:r>
      <w:r w:rsidR="001E74B5">
        <w:instrText xml:space="preserve"> REF _Ref40809071 \r \h </w:instrText>
      </w:r>
      <w:r w:rsidR="001E74B5">
        <w:fldChar w:fldCharType="separate"/>
      </w:r>
      <w:r w:rsidR="007E0F00">
        <w:t>[16]</w:t>
      </w:r>
      <w:r w:rsidR="001E74B5">
        <w:fldChar w:fldCharType="end"/>
      </w:r>
      <w:r w:rsidR="00B4066B">
        <w:t xml:space="preserve"> </w:t>
      </w:r>
      <w:r w:rsidR="001E74B5">
        <w:fldChar w:fldCharType="begin"/>
      </w:r>
      <w:r w:rsidR="001E74B5">
        <w:instrText xml:space="preserve"> REF _Ref40809250 \r \h </w:instrText>
      </w:r>
      <w:r w:rsidR="001E74B5">
        <w:fldChar w:fldCharType="separate"/>
      </w:r>
      <w:r w:rsidR="007E0F00">
        <w:t>[17]</w:t>
      </w:r>
      <w:r w:rsidR="001E74B5">
        <w:fldChar w:fldCharType="end"/>
      </w:r>
      <w:r w:rsidR="001E74B5">
        <w:fldChar w:fldCharType="begin"/>
      </w:r>
      <w:r w:rsidR="001E74B5">
        <w:instrText xml:space="preserve"> REF _Ref40809252 \r \h </w:instrText>
      </w:r>
      <w:r w:rsidR="001E74B5">
        <w:fldChar w:fldCharType="separate"/>
      </w:r>
      <w:r w:rsidR="007E0F00">
        <w:t>[18]</w:t>
      </w:r>
      <w:r w:rsidR="001E74B5">
        <w:fldChar w:fldCharType="end"/>
      </w:r>
    </w:p>
    <w:p w14:paraId="4A8ACBF3" w14:textId="77777777" w:rsidR="00D91DE9" w:rsidRDefault="00D91DE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D91DE9" w14:paraId="726D3A64" w14:textId="77777777" w:rsidTr="00D91DE9">
        <w:tc>
          <w:tcPr>
            <w:tcW w:w="750" w:type="pct"/>
          </w:tcPr>
          <w:p w14:paraId="49BF08BC" w14:textId="77777777" w:rsidR="00D91DE9" w:rsidRDefault="00D91DE9" w:rsidP="008B45A1"/>
        </w:tc>
        <w:tc>
          <w:tcPr>
            <w:tcW w:w="0" w:type="auto"/>
          </w:tcPr>
          <w:p w14:paraId="40BEFDDF" w14:textId="70BC455C" w:rsidR="00D91DE9" w:rsidRPr="00A74885" w:rsidRDefault="00A74885" w:rsidP="00B509D7">
            <w:pPr>
              <w:jc w:val="center"/>
              <w:rPr>
                <w:b/>
                <w:bCs/>
              </w:rPr>
            </w:pPr>
            <m:oMathPara>
              <m:oMath>
                <m:r>
                  <m:rPr>
                    <m:sty m:val="bi"/>
                  </m:rPr>
                  <w:rPr>
                    <w:rFonts w:ascii="Cambria Math" w:hAnsi="Cambria Math"/>
                  </w:rPr>
                  <m:t>Y=</m:t>
                </m:r>
                <m:sSub>
                  <m:sSubPr>
                    <m:ctrlPr>
                      <w:rPr>
                        <w:rFonts w:ascii="Cambria Math" w:hAnsi="Cambria Math"/>
                        <w:b/>
                        <w:bCs/>
                        <w:i/>
                      </w:rPr>
                    </m:ctrlPr>
                  </m:sSubPr>
                  <m:e>
                    <m:sSub>
                      <m:sSubPr>
                        <m:ctrlPr>
                          <w:rPr>
                            <w:rFonts w:ascii="Cambria Math" w:hAnsi="Cambria Math"/>
                            <w:b/>
                            <w:bCs/>
                            <w:i/>
                          </w:rPr>
                        </m:ctrlPr>
                      </m:sSubPr>
                      <m:e>
                        <m:r>
                          <m:rPr>
                            <m:sty m:val="bi"/>
                          </m:rPr>
                          <w:rPr>
                            <w:rFonts w:ascii="Cambria Math" w:hAnsi="Cambria Math"/>
                          </w:rPr>
                          <m:t>X</m:t>
                        </m:r>
                      </m:e>
                      <m:sub>
                        <m:r>
                          <w:rPr>
                            <w:rFonts w:ascii="Cambria Math" w:hAnsi="Cambria Math"/>
                          </w:rPr>
                          <m:t>C</m:t>
                        </m:r>
                      </m:sub>
                    </m:sSub>
                    <m:r>
                      <m:rPr>
                        <m:sty m:val="bi"/>
                      </m:rPr>
                      <w:rPr>
                        <w:rFonts w:ascii="Cambria Math" w:hAnsi="Cambria Math"/>
                      </w:rPr>
                      <m:t>∙T</m:t>
                    </m:r>
                  </m:e>
                  <m:sub>
                    <m:r>
                      <w:rPr>
                        <w:rFonts w:ascii="Cambria Math" w:hAnsi="Cambria Math"/>
                      </w:rPr>
                      <m:t>n</m:t>
                    </m:r>
                  </m:sub>
                </m:sSub>
              </m:oMath>
            </m:oMathPara>
          </w:p>
        </w:tc>
        <w:tc>
          <w:tcPr>
            <w:tcW w:w="750" w:type="pct"/>
            <w:tcMar>
              <w:right w:w="0" w:type="dxa"/>
            </w:tcMar>
          </w:tcPr>
          <w:p w14:paraId="7A1E2B3A" w14:textId="268AC397" w:rsidR="00D91DE9" w:rsidRDefault="00D91DE9" w:rsidP="00B509D7">
            <w:pPr>
              <w:jc w:val="right"/>
            </w:pPr>
            <w:bookmarkStart w:id="102" w:name="_Ref32589161"/>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9</w:t>
            </w:r>
            <w:r w:rsidR="001C2707">
              <w:rPr>
                <w:noProof/>
              </w:rPr>
              <w:fldChar w:fldCharType="end"/>
            </w:r>
            <w:r>
              <w:t>)</w:t>
            </w:r>
            <w:bookmarkEnd w:id="102"/>
          </w:p>
        </w:tc>
      </w:tr>
    </w:tbl>
    <w:p w14:paraId="3750536A" w14:textId="1F9CCAEC" w:rsidR="001810C7" w:rsidRDefault="001810C7" w:rsidP="008010F8">
      <w:pPr>
        <w:pStyle w:val="BPDPNormln"/>
      </w:pPr>
    </w:p>
    <w:p w14:paraId="5D2194A0" w14:textId="784A38C6" w:rsidR="001810C7" w:rsidRPr="00B0069D" w:rsidRDefault="001810C7" w:rsidP="008010F8">
      <w:pPr>
        <w:pStyle w:val="BPDPNormln"/>
      </w:pPr>
      <w:r>
        <w:t xml:space="preserve">Kde </w:t>
      </w:r>
      <w:proofErr w:type="spellStart"/>
      <w:r w:rsidRPr="00A74885">
        <w:rPr>
          <w:b/>
          <w:bCs/>
        </w:rPr>
        <w:t>X</w:t>
      </w:r>
      <w:r w:rsidRPr="00FC5247">
        <w:t>c</w:t>
      </w:r>
      <w:proofErr w:type="spellEnd"/>
      <w:r>
        <w:t xml:space="preserve"> je centrovaná matice vstupních dat.</w:t>
      </w:r>
    </w:p>
    <w:p w14:paraId="5BD859B5" w14:textId="73361992" w:rsidR="00AF622A" w:rsidRDefault="00AF622A" w:rsidP="00AF622A">
      <w:pPr>
        <w:pStyle w:val="Nadpis2"/>
      </w:pPr>
      <w:bookmarkStart w:id="103" w:name="_Toc41489561"/>
      <w:r>
        <w:t>Výstupy</w:t>
      </w:r>
      <w:r w:rsidR="0043271C">
        <w:t xml:space="preserve"> </w:t>
      </w:r>
      <w:r w:rsidR="004F2ADD">
        <w:t>analýzy hlavních komponent</w:t>
      </w:r>
      <w:bookmarkEnd w:id="103"/>
    </w:p>
    <w:p w14:paraId="15F64B86" w14:textId="184D3F2C" w:rsidR="00AF622A" w:rsidRDefault="0043271C" w:rsidP="008010F8">
      <w:pPr>
        <w:pStyle w:val="BPDPNormln"/>
      </w:pPr>
      <w:r>
        <w:t>Výstupy</w:t>
      </w:r>
      <w:r w:rsidR="00AF622A">
        <w:t xml:space="preserve"> důležité pro interpretaci výsledků</w:t>
      </w:r>
      <w:r>
        <w:t xml:space="preserve"> PCA</w:t>
      </w:r>
      <w:r w:rsidR="00AF622A">
        <w:t xml:space="preserve"> </w:t>
      </w:r>
      <w:r>
        <w:t>-</w:t>
      </w:r>
      <w:r w:rsidR="00AF622A">
        <w:t xml:space="preserve"> jsou vlastní hodnoty, </w:t>
      </w:r>
      <w:r w:rsidR="008214E1">
        <w:t>komponentní váhy</w:t>
      </w:r>
      <w:r w:rsidR="00AF622A">
        <w:t xml:space="preserve">, </w:t>
      </w:r>
      <w:r w:rsidR="0020199D">
        <w:t>komponentní skóre a grafy vyjadřující tyto hodnoty.</w:t>
      </w:r>
      <w:r w:rsidR="00DA2F69">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p>
    <w:p w14:paraId="24BC1432" w14:textId="13B0ED12" w:rsidR="00AF622A" w:rsidRDefault="00A51418" w:rsidP="008010F8">
      <w:pPr>
        <w:pStyle w:val="BPDPNormln"/>
      </w:pPr>
      <w:r w:rsidRPr="002F0701">
        <w:rPr>
          <w:b/>
        </w:rPr>
        <w:t>Vlastní hodnoty</w:t>
      </w:r>
      <w:r>
        <w:t xml:space="preserve"> vyjadřují podíl rozptylu rozložení původníc</w:t>
      </w:r>
      <w:r w:rsidR="00A53157">
        <w:t>h dat v hlavní komponentě, udávají</w:t>
      </w:r>
      <w:r>
        <w:t xml:space="preserve"> tedy význam dané hlavní komponenty pro vyjádření rozložení dat. Číselná hodnota není důležitá, důležitý je procentuální podíl</w:t>
      </w:r>
      <w:r w:rsidR="00AF622A">
        <w:t xml:space="preserve"> </w:t>
      </w:r>
      <w:r>
        <w:t>v dané hlavní komponentě z celkového součtu vlastních hodnot všech hlavních komponent.</w:t>
      </w:r>
      <w:r w:rsidR="00DA2F69">
        <w:t xml:space="preserve"> </w:t>
      </w:r>
      <w:r w:rsidR="00B4066B">
        <w:fldChar w:fldCharType="begin"/>
      </w:r>
      <w:r w:rsidR="00B4066B">
        <w:instrText xml:space="preserve"> REF _Ref40809014 \r \h </w:instrText>
      </w:r>
      <w:r w:rsidR="00B4066B">
        <w:fldChar w:fldCharType="separate"/>
      </w:r>
      <w:r w:rsidR="007E0F00">
        <w:t>[14]</w:t>
      </w:r>
      <w:r w:rsidR="00B4066B">
        <w:fldChar w:fldCharType="end"/>
      </w:r>
      <w:r w:rsidR="001E74B5">
        <w:fldChar w:fldCharType="begin"/>
      </w:r>
      <w:r w:rsidR="001E74B5">
        <w:instrText xml:space="preserve"> REF _Ref40809069 \r \h </w:instrText>
      </w:r>
      <w:r w:rsidR="001E74B5">
        <w:fldChar w:fldCharType="separate"/>
      </w:r>
      <w:r w:rsidR="007E0F00">
        <w:t>[15]</w:t>
      </w:r>
      <w:r w:rsidR="001E74B5">
        <w:fldChar w:fldCharType="end"/>
      </w:r>
      <w:r w:rsidR="00B4066B">
        <w:t xml:space="preserve"> </w:t>
      </w:r>
    </w:p>
    <w:p w14:paraId="5E5F84B3" w14:textId="28F71C4D" w:rsidR="002B1A07" w:rsidRDefault="0020199D" w:rsidP="008010F8">
      <w:pPr>
        <w:pStyle w:val="BPDPNormln"/>
      </w:pPr>
      <w:r w:rsidRPr="0020199D">
        <w:rPr>
          <w:b/>
        </w:rPr>
        <w:t>Komponentní váhy</w:t>
      </w:r>
      <w:r>
        <w:t xml:space="preserve"> představují míru vzájemné korelace mezi původními proměnnými a hlavními komponentami. Znázorňují, jak velký vliv mají původní proměnné na hlavní komponenty.</w:t>
      </w:r>
      <w:r w:rsidR="00C919DD">
        <w:t xml:space="preserve"> </w:t>
      </w:r>
      <w:r w:rsidR="001E74B5">
        <w:fldChar w:fldCharType="begin"/>
      </w:r>
      <w:r w:rsidR="001E74B5">
        <w:instrText xml:space="preserve"> REF _Ref40809014 \r \h </w:instrText>
      </w:r>
      <w:r w:rsidR="001E74B5">
        <w:fldChar w:fldCharType="separate"/>
      </w:r>
      <w:r w:rsidR="007E0F00">
        <w:t>[14]</w:t>
      </w:r>
      <w:r w:rsidR="001E74B5">
        <w:fldChar w:fldCharType="end"/>
      </w:r>
      <w:r w:rsidR="00DA0E9D" w:rsidRPr="002F0701">
        <w:rPr>
          <w:b/>
        </w:rPr>
        <w:t xml:space="preserve">Graf komponentních </w:t>
      </w:r>
      <w:r w:rsidR="00E811FD" w:rsidRPr="002F0701">
        <w:rPr>
          <w:b/>
        </w:rPr>
        <w:t>vah</w:t>
      </w:r>
      <w:r w:rsidR="002B1A07" w:rsidRPr="002F0701">
        <w:rPr>
          <w:b/>
        </w:rPr>
        <w:t xml:space="preserve"> </w:t>
      </w:r>
      <w:r w:rsidR="00E811FD" w:rsidRPr="002F0701">
        <w:rPr>
          <w:b/>
        </w:rPr>
        <w:t xml:space="preserve">(Plot </w:t>
      </w:r>
      <w:proofErr w:type="spellStart"/>
      <w:r w:rsidR="00E811FD" w:rsidRPr="002F0701">
        <w:rPr>
          <w:b/>
        </w:rPr>
        <w:t>Components</w:t>
      </w:r>
      <w:proofErr w:type="spellEnd"/>
      <w:r w:rsidR="00E811FD" w:rsidRPr="002F0701">
        <w:rPr>
          <w:b/>
        </w:rPr>
        <w:t xml:space="preserve"> </w:t>
      </w:r>
      <w:proofErr w:type="spellStart"/>
      <w:r w:rsidR="00E811FD" w:rsidRPr="002F0701">
        <w:rPr>
          <w:b/>
        </w:rPr>
        <w:t>Weights</w:t>
      </w:r>
      <w:proofErr w:type="spellEnd"/>
      <w:r w:rsidR="00E811FD" w:rsidRPr="002F0701">
        <w:rPr>
          <w:b/>
        </w:rPr>
        <w:t>)</w:t>
      </w:r>
      <w:r w:rsidR="00E811FD">
        <w:t xml:space="preserve"> </w:t>
      </w:r>
      <w:r w:rsidR="002B1A07">
        <w:t xml:space="preserve">zobrazuje </w:t>
      </w:r>
      <w:r w:rsidR="00680B64">
        <w:t xml:space="preserve">původní </w:t>
      </w:r>
      <w:r w:rsidR="002B1A07">
        <w:t>proměnné v</w:t>
      </w:r>
      <w:r w:rsidR="002F0701">
        <w:t xml:space="preserve"> ordinačním prostoru </w:t>
      </w:r>
      <w:r w:rsidR="008C2645">
        <w:t>(</w:t>
      </w:r>
      <w:r w:rsidR="008C2645" w:rsidRPr="008C2645">
        <w:fldChar w:fldCharType="begin"/>
      </w:r>
      <w:r w:rsidR="008C2645" w:rsidRPr="008C2645">
        <w:instrText xml:space="preserve"> REF _Ref32494886 \h  \* MERGEFORMAT </w:instrText>
      </w:r>
      <w:r w:rsidR="008C2645" w:rsidRPr="008C2645">
        <w:fldChar w:fldCharType="separate"/>
      </w:r>
      <w:r w:rsidR="007E0F00" w:rsidRPr="007E0F00">
        <w:t>Obr. 4</w:t>
      </w:r>
      <w:r w:rsidR="007E0F00" w:rsidRPr="007E0F00">
        <w:rPr>
          <w:noProof/>
        </w:rPr>
        <w:t>.</w:t>
      </w:r>
      <w:r w:rsidR="007E0F00">
        <w:rPr>
          <w:b/>
          <w:noProof/>
        </w:rPr>
        <w:t>3</w:t>
      </w:r>
      <w:r w:rsidR="008C2645" w:rsidRPr="008C2645">
        <w:fldChar w:fldCharType="end"/>
      </w:r>
      <w:r w:rsidR="008C2645">
        <w:t>)</w:t>
      </w:r>
      <w:r w:rsidR="002B1A07">
        <w:t xml:space="preserve">. </w:t>
      </w:r>
      <w:r w:rsidR="00B6682F">
        <w:t>Komponentní váhy</w:t>
      </w:r>
      <w:r w:rsidR="002B1A07">
        <w:t xml:space="preserve"> </w:t>
      </w:r>
      <w:r w:rsidR="00680B64">
        <w:t xml:space="preserve">(v1,2,3,4) představující původní proměnné. Mohou </w:t>
      </w:r>
      <w:r w:rsidR="00E811FD">
        <w:t>být</w:t>
      </w:r>
      <w:r w:rsidR="002B1A07">
        <w:t xml:space="preserve"> zobrazené pomocí vektorů vycházejících z počátku souřadného systému. Délka vektoru znázorňuje velikost vlivu proměnné. </w:t>
      </w:r>
      <w:r w:rsidR="00075BC1">
        <w:t xml:space="preserve">Úhel mezi proměnnou a hlavní komponentou vyjadřuje jejich vzájemnou korelaci. </w:t>
      </w:r>
      <w:r w:rsidR="00B4066B">
        <w:fldChar w:fldCharType="begin"/>
      </w:r>
      <w:r w:rsidR="00B4066B">
        <w:instrText xml:space="preserve"> REF _Ref40809014 \r \h </w:instrText>
      </w:r>
      <w:r w:rsidR="00B4066B">
        <w:fldChar w:fldCharType="separate"/>
      </w:r>
      <w:r w:rsidR="007E0F00">
        <w:t>[14]</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r w:rsidR="00B4066B">
        <w:t xml:space="preserve"> </w:t>
      </w:r>
    </w:p>
    <w:p w14:paraId="1172AC42" w14:textId="77777777" w:rsidR="00613820" w:rsidRDefault="00613820" w:rsidP="008010F8">
      <w:pPr>
        <w:pStyle w:val="BPDPNormln"/>
      </w:pPr>
    </w:p>
    <w:p w14:paraId="774722A9" w14:textId="77777777" w:rsidR="005862F0" w:rsidRDefault="00D521B9" w:rsidP="00350A05">
      <w:pPr>
        <w:pStyle w:val="BPDPNormln"/>
        <w:jc w:val="center"/>
      </w:pPr>
      <w:r>
        <w:rPr>
          <w:noProof/>
        </w:rPr>
        <w:drawing>
          <wp:inline distT="0" distB="0" distL="0" distR="0" wp14:anchorId="10EB7F1C" wp14:editId="35781F5A">
            <wp:extent cx="4323559" cy="3240000"/>
            <wp:effectExtent l="0" t="0" r="127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inačni_promennych.emf"/>
                    <pic:cNvPicPr/>
                  </pic:nvPicPr>
                  <pic:blipFill>
                    <a:blip r:embed="rId20">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7F09A08E" w14:textId="3CDC27D0" w:rsidR="00613820" w:rsidRDefault="005862F0" w:rsidP="005862F0">
      <w:pPr>
        <w:pStyle w:val="Titulek"/>
        <w:jc w:val="center"/>
        <w:rPr>
          <w:b w:val="0"/>
        </w:rPr>
      </w:pPr>
      <w:bookmarkStart w:id="104" w:name="_Ref32494886"/>
      <w:bookmarkStart w:id="105" w:name="_Toc41489581"/>
      <w:r w:rsidRPr="005862F0">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3</w:t>
      </w:r>
      <w:r w:rsidR="00E73D21">
        <w:rPr>
          <w:b w:val="0"/>
        </w:rPr>
        <w:fldChar w:fldCharType="end"/>
      </w:r>
      <w:bookmarkEnd w:id="104"/>
      <w:r w:rsidRPr="005862F0">
        <w:rPr>
          <w:b w:val="0"/>
        </w:rPr>
        <w:t xml:space="preserve">: </w:t>
      </w:r>
      <w:r w:rsidR="00E811FD">
        <w:rPr>
          <w:b w:val="0"/>
        </w:rPr>
        <w:t>Graf komponentních vah</w:t>
      </w:r>
      <w:bookmarkEnd w:id="105"/>
    </w:p>
    <w:p w14:paraId="45D66C5C" w14:textId="77777777" w:rsidR="00C40968" w:rsidRPr="00C40968" w:rsidRDefault="00C40968" w:rsidP="00C40968"/>
    <w:p w14:paraId="2F616ED5" w14:textId="36885A00" w:rsidR="00E811FD" w:rsidRDefault="00E811FD" w:rsidP="008010F8">
      <w:pPr>
        <w:pStyle w:val="BPDPNormln"/>
      </w:pPr>
      <w:r>
        <w:t xml:space="preserve">Čím menší úhel mezi hlavní komponentou a vektorem proměnné je, tím více proměnná komponentu ovlivňuje. Korelace mezi proměnnými je dána kosinem úhlu mezi vektory daných proměnných. Vzdálenost mezi proměnnými zobrazuje jejich vzájemnou korelaci. </w:t>
      </w:r>
      <w:r w:rsidR="00B4066B">
        <w:fldChar w:fldCharType="begin"/>
      </w:r>
      <w:r w:rsidR="00B4066B">
        <w:instrText xml:space="preserve"> REF _Ref40809014 \r \h </w:instrText>
      </w:r>
      <w:r w:rsidR="00B4066B">
        <w:fldChar w:fldCharType="separate"/>
      </w:r>
      <w:r w:rsidR="007E0F00">
        <w:t>[14]</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r w:rsidR="00B4066B">
        <w:t xml:space="preserve"> </w:t>
      </w:r>
    </w:p>
    <w:p w14:paraId="4717946C" w14:textId="76A01F05" w:rsidR="00C919DD" w:rsidRDefault="00C919DD" w:rsidP="008010F8">
      <w:pPr>
        <w:pStyle w:val="BPDPNormln"/>
      </w:pPr>
      <w:r w:rsidRPr="00C919DD">
        <w:rPr>
          <w:b/>
        </w:rPr>
        <w:t>Komponentní skóre</w:t>
      </w:r>
      <w:r>
        <w:t xml:space="preserve"> obsahuje souřadnice </w:t>
      </w:r>
      <w:r w:rsidR="00680B64">
        <w:t xml:space="preserve">původních </w:t>
      </w:r>
      <w:r>
        <w:t xml:space="preserve">objektů v prostoru hlavních komponent. </w:t>
      </w:r>
      <w:r w:rsidR="001E74B5">
        <w:fldChar w:fldCharType="begin"/>
      </w:r>
      <w:r w:rsidR="001E74B5">
        <w:instrText xml:space="preserve"> REF _Ref40809014 \r \h </w:instrText>
      </w:r>
      <w:r w:rsidR="001E74B5">
        <w:fldChar w:fldCharType="separate"/>
      </w:r>
      <w:r w:rsidR="007E0F00">
        <w:t>[14]</w:t>
      </w:r>
      <w:r w:rsidR="001E74B5">
        <w:fldChar w:fldCharType="end"/>
      </w:r>
    </w:p>
    <w:p w14:paraId="09BA31DD" w14:textId="77777777" w:rsidR="00C919DD" w:rsidRPr="00E811FD" w:rsidRDefault="00C919DD" w:rsidP="008010F8">
      <w:pPr>
        <w:pStyle w:val="BPDPNormln"/>
      </w:pPr>
    </w:p>
    <w:p w14:paraId="47E5B5F9" w14:textId="481417F1" w:rsidR="005862F0" w:rsidRDefault="002F0701" w:rsidP="008010F8">
      <w:pPr>
        <w:pStyle w:val="BPDPNormln"/>
      </w:pPr>
      <w:r w:rsidRPr="002F0701">
        <w:rPr>
          <w:b/>
        </w:rPr>
        <w:t>Graf komponentního skóre</w:t>
      </w:r>
      <w:r w:rsidR="005862F0" w:rsidRPr="002F0701">
        <w:rPr>
          <w:b/>
        </w:rPr>
        <w:t xml:space="preserve"> </w:t>
      </w:r>
      <w:r w:rsidRPr="002F0701">
        <w:rPr>
          <w:b/>
        </w:rPr>
        <w:t>(</w:t>
      </w:r>
      <w:proofErr w:type="spellStart"/>
      <w:r w:rsidRPr="002F0701">
        <w:rPr>
          <w:b/>
        </w:rPr>
        <w:t>Scatterplot</w:t>
      </w:r>
      <w:proofErr w:type="spellEnd"/>
      <w:r w:rsidRPr="002F0701">
        <w:rPr>
          <w:b/>
        </w:rPr>
        <w:t>)</w:t>
      </w:r>
      <w:r>
        <w:t xml:space="preserve"> </w:t>
      </w:r>
      <w:r w:rsidR="005862F0">
        <w:t xml:space="preserve">zobrazuje </w:t>
      </w:r>
      <w:r w:rsidR="00680B64">
        <w:t xml:space="preserve">původní </w:t>
      </w:r>
      <w:r w:rsidR="005862F0">
        <w:t>objekty v ordinačním prostoru. Objekty jsou znázorněny jako body</w:t>
      </w:r>
      <w:r w:rsidR="008E41B2">
        <w:t>,</w:t>
      </w:r>
      <w:r w:rsidR="005862F0">
        <w:t xml:space="preserve"> jejichž pozici určuje komponentní skóre. Na obrázku je vidět příklad ordinačního diagramu objektů </w:t>
      </w:r>
      <w:r w:rsidR="008C2645">
        <w:t>(</w:t>
      </w:r>
      <w:r w:rsidR="008C2645" w:rsidRPr="008C2645">
        <w:fldChar w:fldCharType="begin"/>
      </w:r>
      <w:r w:rsidR="008C2645" w:rsidRPr="008C2645">
        <w:instrText xml:space="preserve"> REF _Ref32494835 \h  \* MERGEFORMAT </w:instrText>
      </w:r>
      <w:r w:rsidR="008C2645" w:rsidRPr="008C2645">
        <w:fldChar w:fldCharType="separate"/>
      </w:r>
      <w:r w:rsidR="007E0F00" w:rsidRPr="007E0F00">
        <w:t xml:space="preserve">Obr. </w:t>
      </w:r>
      <w:r w:rsidR="007E0F00" w:rsidRPr="007E0F00">
        <w:rPr>
          <w:noProof/>
        </w:rPr>
        <w:t>4</w:t>
      </w:r>
      <w:r w:rsidR="007E0F00" w:rsidRPr="007E0F00">
        <w:t>.</w:t>
      </w:r>
      <w:r w:rsidR="007E0F00" w:rsidRPr="007E0F00">
        <w:rPr>
          <w:noProof/>
        </w:rPr>
        <w:t>4</w:t>
      </w:r>
      <w:r w:rsidR="008C2645" w:rsidRPr="008C2645">
        <w:fldChar w:fldCharType="end"/>
      </w:r>
      <w:r w:rsidR="008C2645">
        <w:t>).</w:t>
      </w:r>
      <w:r w:rsidR="00DA2F69">
        <w:t xml:space="preserve"> </w:t>
      </w:r>
      <w:r w:rsidR="00B4066B">
        <w:fldChar w:fldCharType="begin"/>
      </w:r>
      <w:r w:rsidR="00B4066B">
        <w:instrText xml:space="preserve"> REF _Ref40809014 \r \h </w:instrText>
      </w:r>
      <w:r w:rsidR="00B4066B">
        <w:fldChar w:fldCharType="separate"/>
      </w:r>
      <w:r w:rsidR="007E0F00">
        <w:t>[14]</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r w:rsidR="00B4066B">
        <w:t xml:space="preserve"> </w:t>
      </w:r>
    </w:p>
    <w:p w14:paraId="5282EE11" w14:textId="77777777" w:rsidR="00EF775E" w:rsidRDefault="00EF775E" w:rsidP="008010F8">
      <w:pPr>
        <w:pStyle w:val="BPDPNormln"/>
      </w:pPr>
    </w:p>
    <w:p w14:paraId="03F3EF80" w14:textId="77777777" w:rsidR="00EF775E" w:rsidRDefault="002D4518" w:rsidP="00350A05">
      <w:pPr>
        <w:pStyle w:val="BPDPNormln"/>
        <w:jc w:val="center"/>
      </w:pPr>
      <w:r>
        <w:rPr>
          <w:noProof/>
        </w:rPr>
        <w:lastRenderedPageBreak/>
        <w:drawing>
          <wp:inline distT="0" distB="0" distL="0" distR="0" wp14:anchorId="5C5792CA" wp14:editId="26A73A15">
            <wp:extent cx="4323559" cy="3240000"/>
            <wp:effectExtent l="0" t="0" r="127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drinační_objektu.emf"/>
                    <pic:cNvPicPr/>
                  </pic:nvPicPr>
                  <pic:blipFill>
                    <a:blip r:embed="rId21">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037B580" w14:textId="0F1361BC" w:rsidR="00EF775E" w:rsidRDefault="00EF775E" w:rsidP="00EF775E">
      <w:pPr>
        <w:pStyle w:val="Titulek"/>
        <w:jc w:val="center"/>
        <w:rPr>
          <w:b w:val="0"/>
        </w:rPr>
      </w:pPr>
      <w:bookmarkStart w:id="106" w:name="_Ref32494835"/>
      <w:bookmarkStart w:id="107" w:name="_Ref32494803"/>
      <w:bookmarkStart w:id="108" w:name="_Toc41489582"/>
      <w:r w:rsidRPr="00EF775E">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4</w:t>
      </w:r>
      <w:r w:rsidR="00E73D21">
        <w:rPr>
          <w:b w:val="0"/>
        </w:rPr>
        <w:fldChar w:fldCharType="end"/>
      </w:r>
      <w:bookmarkEnd w:id="106"/>
      <w:r w:rsidRPr="00EF775E">
        <w:rPr>
          <w:b w:val="0"/>
        </w:rPr>
        <w:t xml:space="preserve">: </w:t>
      </w:r>
      <w:bookmarkEnd w:id="107"/>
      <w:r w:rsidR="002F0701" w:rsidRPr="002F0701">
        <w:rPr>
          <w:b w:val="0"/>
        </w:rPr>
        <w:t>Graf komponentního skóre</w:t>
      </w:r>
      <w:bookmarkEnd w:id="108"/>
    </w:p>
    <w:p w14:paraId="1F6EA615" w14:textId="77777777" w:rsidR="00C40968" w:rsidRPr="00C40968" w:rsidRDefault="00C40968" w:rsidP="00C40968"/>
    <w:p w14:paraId="343ACB97" w14:textId="55B55EFC" w:rsidR="002F0701" w:rsidRPr="002F0701" w:rsidRDefault="008E41B2" w:rsidP="008010F8">
      <w:pPr>
        <w:pStyle w:val="BPDPNormln"/>
      </w:pPr>
      <w:r>
        <w:t>Tento graf slouží k na</w:t>
      </w:r>
      <w:r w:rsidR="002F0701">
        <w:t xml:space="preserve">lezení podobných objektů, které </w:t>
      </w:r>
      <w:r w:rsidR="00680B64">
        <w:t xml:space="preserve">v prostoru hlavních komponent </w:t>
      </w:r>
      <w:r w:rsidR="002F0701">
        <w:t>leží blízko sebe. Nebo také objek</w:t>
      </w:r>
      <w:r>
        <w:t>tů silně odlišných, tedy odlehlých</w:t>
      </w:r>
      <w:r w:rsidR="002F0701">
        <w:t xml:space="preserve"> od ostatních. </w:t>
      </w:r>
      <w:r w:rsidR="002E398B">
        <w:t xml:space="preserve">Objekty vzdálené od počátku jsou extrémy, naopak objekty umístěné blízko počátku, jsou objekty obvyklými. Nejdůležitější vlastností výstupu PCA je, že rozložení objektů v prostoru hlavních komponent je vhodné pro třídění dat pomocí </w:t>
      </w:r>
      <w:proofErr w:type="spellStart"/>
      <w:r w:rsidR="002E398B">
        <w:t>shlukovacích</w:t>
      </w:r>
      <w:proofErr w:type="spellEnd"/>
      <w:r w:rsidR="002E398B">
        <w:t xml:space="preserve"> metod. </w:t>
      </w:r>
      <w:r w:rsidR="002F0701">
        <w:t>.</w:t>
      </w:r>
      <w:r w:rsidR="003822DC">
        <w:t xml:space="preserve"> </w:t>
      </w:r>
      <w:r w:rsidR="001E74B5">
        <w:fldChar w:fldCharType="begin"/>
      </w:r>
      <w:r w:rsidR="001E74B5">
        <w:instrText xml:space="preserve"> REF _Ref40809014 \r \h </w:instrText>
      </w:r>
      <w:r w:rsidR="001E74B5">
        <w:fldChar w:fldCharType="separate"/>
      </w:r>
      <w:r w:rsidR="007E0F00">
        <w:t>[14]</w:t>
      </w:r>
      <w:r w:rsidR="001E74B5">
        <w:fldChar w:fldCharType="end"/>
      </w:r>
    </w:p>
    <w:p w14:paraId="4EA11C66" w14:textId="136A8EA3" w:rsidR="00EF775E" w:rsidRDefault="002F0701" w:rsidP="008010F8">
      <w:pPr>
        <w:pStyle w:val="BPDPNormln"/>
      </w:pPr>
      <w:r w:rsidRPr="002F0701">
        <w:rPr>
          <w:b/>
        </w:rPr>
        <w:t>Dvojný graf (</w:t>
      </w:r>
      <w:proofErr w:type="spellStart"/>
      <w:r w:rsidRPr="002F0701">
        <w:rPr>
          <w:b/>
        </w:rPr>
        <w:t>Biplot</w:t>
      </w:r>
      <w:proofErr w:type="spellEnd"/>
      <w:r w:rsidRPr="002F0701">
        <w:rPr>
          <w:b/>
        </w:rPr>
        <w:t>)</w:t>
      </w:r>
      <w:r>
        <w:t xml:space="preserve"> je g</w:t>
      </w:r>
      <w:r w:rsidR="000135CD">
        <w:t xml:space="preserve">rafem, který spojuje </w:t>
      </w:r>
      <w:r>
        <w:t>graf komponentních vah a</w:t>
      </w:r>
      <w:r w:rsidR="00C40968">
        <w:t> </w:t>
      </w:r>
      <w:r>
        <w:t>komponentního skóre.</w:t>
      </w:r>
      <w:r w:rsidR="008E41B2">
        <w:t xml:space="preserve"> Existují dva typy </w:t>
      </w:r>
      <w:proofErr w:type="spellStart"/>
      <w:r w:rsidR="008E41B2">
        <w:t>biplotů</w:t>
      </w:r>
      <w:proofErr w:type="spellEnd"/>
      <w:r w:rsidR="008E41B2">
        <w:t>. D</w:t>
      </w:r>
      <w:r w:rsidR="000135CD">
        <w:t xml:space="preserve">ělí se podle standardizace vlastních vektorů. Prvním je </w:t>
      </w:r>
      <w:proofErr w:type="spellStart"/>
      <w:r w:rsidR="000135CD">
        <w:t>biplot</w:t>
      </w:r>
      <w:proofErr w:type="spellEnd"/>
      <w:r w:rsidR="000135CD">
        <w:t xml:space="preserve"> vzdáleností (distance </w:t>
      </w:r>
      <w:proofErr w:type="spellStart"/>
      <w:r w:rsidR="000135CD">
        <w:t>biplot</w:t>
      </w:r>
      <w:proofErr w:type="spellEnd"/>
      <w:r w:rsidR="000135CD">
        <w:t>). Délky vlastních vektorů jsou standardizovány na</w:t>
      </w:r>
      <w:r w:rsidR="00F34C13">
        <w:t> </w:t>
      </w:r>
      <w:r w:rsidR="000135CD">
        <w:t xml:space="preserve">jednotkovou délku. Pozice objektů </w:t>
      </w:r>
      <w:r w:rsidR="00AF5F8A">
        <w:t xml:space="preserve">v grafu </w:t>
      </w:r>
      <w:r w:rsidR="000135CD">
        <w:t xml:space="preserve">mají rozptyl roven vlastnímu číslu. </w:t>
      </w:r>
      <w:r w:rsidR="000D7540">
        <w:t>Euklidovské vzdálenosti v PCA prostoru jsou aproximací euklidovských vzdáleností v původním prostoru, euklidovské vzdálenosti tedy lze interpretovat. Délka vektorů původních proměnných určuje jejich příspěvek k definici daného prostoru. Úhly mezi vektory znázorňující původní proměnné</w:t>
      </w:r>
      <w:r w:rsidR="008E41B2">
        <w:t>,</w:t>
      </w:r>
      <w:r w:rsidR="000D7540">
        <w:t xml:space="preserve"> nelze nijak interpretovat. Druhou variantou je </w:t>
      </w:r>
      <w:proofErr w:type="spellStart"/>
      <w:r w:rsidR="000D7540">
        <w:t>biplot</w:t>
      </w:r>
      <w:proofErr w:type="spellEnd"/>
      <w:r w:rsidR="000D7540">
        <w:t xml:space="preserve"> korelací (</w:t>
      </w:r>
      <w:proofErr w:type="spellStart"/>
      <w:r w:rsidR="000D7540">
        <w:t>correlation</w:t>
      </w:r>
      <w:proofErr w:type="spellEnd"/>
      <w:r w:rsidR="000D7540">
        <w:t xml:space="preserve"> </w:t>
      </w:r>
      <w:proofErr w:type="spellStart"/>
      <w:r w:rsidR="000D7540">
        <w:t>biplot</w:t>
      </w:r>
      <w:proofErr w:type="spellEnd"/>
      <w:r w:rsidR="000D7540">
        <w:t xml:space="preserve">). Délky vlastních vektorů standardizuje na druhou mocninu z vlastních čísel a pozice objektů mají jednotkový rozptyl. Euklidovské vzdálenosti v prostoru PCA nelze interpretovat, nejsou totiž aproximací euklidovských vzdáleností v původním prostoru. Délky vektorů původních proměnných </w:t>
      </w:r>
      <w:r w:rsidR="00F34C13">
        <w:t>popisují jejich směrodatnou odchylku. Ú</w:t>
      </w:r>
      <w:r w:rsidR="008E41B2">
        <w:t>h</w:t>
      </w:r>
      <w:r w:rsidR="00F34C13">
        <w:t xml:space="preserve">ly mezi vektory původních proměnných zobrazují jejich vzájemnou korelaci. </w:t>
      </w:r>
      <w:r w:rsidR="00B4066B">
        <w:fldChar w:fldCharType="begin"/>
      </w:r>
      <w:r w:rsidR="00B4066B">
        <w:instrText xml:space="preserve"> REF _Ref40809014 \r \h </w:instrText>
      </w:r>
      <w:r w:rsidR="00B4066B">
        <w:fldChar w:fldCharType="separate"/>
      </w:r>
      <w:r w:rsidR="007E0F00">
        <w:t>[14]</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7E0F00">
        <w:t>[15]</w:t>
      </w:r>
      <w:r w:rsidR="001E74B5">
        <w:fldChar w:fldCharType="end"/>
      </w:r>
      <w:r w:rsidR="00B4066B">
        <w:t xml:space="preserve"> </w:t>
      </w:r>
    </w:p>
    <w:p w14:paraId="15CB45E8" w14:textId="77777777" w:rsidR="00DF4BD4" w:rsidRPr="00EF775E" w:rsidRDefault="00DF4BD4" w:rsidP="008010F8">
      <w:pPr>
        <w:pStyle w:val="BPDPNormln"/>
      </w:pPr>
    </w:p>
    <w:p w14:paraId="32458862" w14:textId="148BE335" w:rsidR="00DF4BD4" w:rsidRDefault="00DF4BD4" w:rsidP="00DF4BD4">
      <w:pPr>
        <w:pStyle w:val="Nadpis2"/>
      </w:pPr>
      <w:bookmarkStart w:id="109" w:name="_Toc41489562"/>
      <w:r>
        <w:t>Příklad výpočtu</w:t>
      </w:r>
      <w:bookmarkEnd w:id="109"/>
    </w:p>
    <w:p w14:paraId="308DECCC" w14:textId="3D04A8BF" w:rsidR="00C40285" w:rsidRDefault="00C52596" w:rsidP="008010F8">
      <w:pPr>
        <w:pStyle w:val="BPDPNormln"/>
      </w:pPr>
      <w:r>
        <w:t>Pro názornost je v této kapitole uveden příklad analýzy hlavních komponent.</w:t>
      </w:r>
      <w:r w:rsidR="0089420D">
        <w:t xml:space="preserve"> </w:t>
      </w:r>
      <w:r w:rsidR="009A1831">
        <w:t>Jedná se</w:t>
      </w:r>
      <w:r w:rsidR="00A61C19">
        <w:t> </w:t>
      </w:r>
      <w:r w:rsidR="009A1831">
        <w:t>o</w:t>
      </w:r>
      <w:r w:rsidR="00A61C19">
        <w:t> </w:t>
      </w:r>
      <w:r w:rsidR="00755EAC">
        <w:t>srovnání parametrů bezdrátových sluchátek</w:t>
      </w:r>
      <w:r w:rsidR="009A1831">
        <w:t xml:space="preserve">. </w:t>
      </w:r>
      <w:r w:rsidR="006F3677">
        <w:t xml:space="preserve">I když není soubor dat příliš rozsáhlý, </w:t>
      </w:r>
      <w:r w:rsidR="006F3677">
        <w:lastRenderedPageBreak/>
        <w:t xml:space="preserve">bylo by obtížné z něj vyvodit nějaké poznatky, </w:t>
      </w:r>
      <w:r w:rsidR="006837D2">
        <w:t>například podobnosti nebo rozdílnosti jednotlivých sluchátek</w:t>
      </w:r>
      <w:r w:rsidR="00577E8B">
        <w:t>,</w:t>
      </w:r>
      <w:r w:rsidR="008E41B2">
        <w:t xml:space="preserve"> a</w:t>
      </w:r>
      <w:r w:rsidR="00A61C19">
        <w:t> </w:t>
      </w:r>
      <w:r w:rsidR="006F3677">
        <w:t>to</w:t>
      </w:r>
      <w:r w:rsidR="00A61C19">
        <w:t> </w:t>
      </w:r>
      <w:r w:rsidR="006F3677">
        <w:t xml:space="preserve">hlavně proto, že data obsahují </w:t>
      </w:r>
      <w:r w:rsidR="00A61C19">
        <w:t>šest</w:t>
      </w:r>
      <w:r w:rsidR="006F3677">
        <w:t xml:space="preserve"> proměnn</w:t>
      </w:r>
      <w:r w:rsidR="00A61C19">
        <w:t>ých</w:t>
      </w:r>
      <w:r w:rsidR="006F3677">
        <w:t xml:space="preserve"> (</w:t>
      </w:r>
      <w:r w:rsidR="00A61C19">
        <w:t>šest parametrů</w:t>
      </w:r>
      <w:r w:rsidR="006F3677">
        <w:t xml:space="preserve">). </w:t>
      </w:r>
      <w:r w:rsidR="001F57BF">
        <w:t xml:space="preserve">Předpokladem je, že po výpočtu PCA bude možné </w:t>
      </w:r>
      <w:r w:rsidR="00443880">
        <w:t xml:space="preserve">vytvořit skupiny sluchátek s podobnými vlastnostmi, nebo najít sluchátka, která svými vlastnostmi vybočují. Případně, které vlastnosti to způsobují. </w:t>
      </w:r>
      <w:r w:rsidR="009E3C23">
        <w:t xml:space="preserve">Jednotlivé typy sluchátek budeme považovat za objekty a jejich parametry za proměnné. </w:t>
      </w:r>
      <w:r w:rsidR="006F3677">
        <w:t xml:space="preserve">Takovýto soubor dat má tedy </w:t>
      </w:r>
      <w:r w:rsidR="00A61C19">
        <w:t>šest</w:t>
      </w:r>
      <w:r w:rsidR="006F3677">
        <w:t xml:space="preserve"> dimenz</w:t>
      </w:r>
      <w:r w:rsidR="00A61C19">
        <w:t>í</w:t>
      </w:r>
      <w:r w:rsidR="006F3677">
        <w:t xml:space="preserve"> a nelze graficky </w:t>
      </w:r>
      <w:r w:rsidR="00901AB5">
        <w:t xml:space="preserve">vynést. </w:t>
      </w:r>
      <w:r w:rsidR="00A61C19">
        <w:t>Ke zpřehlednění dat využijeme analýzu hlavních komponent.</w:t>
      </w:r>
    </w:p>
    <w:p w14:paraId="4FC215BD" w14:textId="77777777" w:rsidR="007A4BA2" w:rsidRDefault="007A4BA2" w:rsidP="008010F8">
      <w:pPr>
        <w:pStyle w:val="BPDPNormln"/>
      </w:pPr>
    </w:p>
    <w:p w14:paraId="63C8E660" w14:textId="6144E113" w:rsidR="009A1831" w:rsidRPr="009A1831" w:rsidRDefault="009A1831" w:rsidP="009A1831">
      <w:pPr>
        <w:pStyle w:val="Titulek"/>
        <w:keepNext/>
        <w:jc w:val="center"/>
        <w:rPr>
          <w:b w:val="0"/>
        </w:rPr>
      </w:pPr>
      <w:bookmarkStart w:id="110" w:name="_Ref32681955"/>
      <w:bookmarkStart w:id="111" w:name="_Toc41489609"/>
      <w:r w:rsidRPr="009A1831">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7E0F00">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7E0F00">
        <w:rPr>
          <w:b w:val="0"/>
          <w:noProof/>
        </w:rPr>
        <w:t>1</w:t>
      </w:r>
      <w:r w:rsidR="00982B7F">
        <w:rPr>
          <w:b w:val="0"/>
        </w:rPr>
        <w:fldChar w:fldCharType="end"/>
      </w:r>
      <w:bookmarkEnd w:id="110"/>
      <w:r w:rsidR="00D66706">
        <w:rPr>
          <w:b w:val="0"/>
        </w:rPr>
        <w:t>:</w:t>
      </w:r>
      <w:r w:rsidRPr="009A1831">
        <w:rPr>
          <w:b w:val="0"/>
        </w:rPr>
        <w:t xml:space="preserve"> </w:t>
      </w:r>
      <w:r w:rsidR="00A94056">
        <w:rPr>
          <w:b w:val="0"/>
        </w:rPr>
        <w:t>Srovnání parametrů bezdrátových sluchátek</w:t>
      </w:r>
      <w:bookmarkEnd w:id="111"/>
    </w:p>
    <w:tbl>
      <w:tblPr>
        <w:tblW w:w="8389" w:type="dxa"/>
        <w:jc w:val="center"/>
        <w:tblCellMar>
          <w:left w:w="70" w:type="dxa"/>
          <w:right w:w="70" w:type="dxa"/>
        </w:tblCellMar>
        <w:tblLook w:val="04A0" w:firstRow="1" w:lastRow="0" w:firstColumn="1" w:lastColumn="0" w:noHBand="0" w:noVBand="1"/>
      </w:tblPr>
      <w:tblGrid>
        <w:gridCol w:w="2268"/>
        <w:gridCol w:w="709"/>
        <w:gridCol w:w="992"/>
        <w:gridCol w:w="1134"/>
        <w:gridCol w:w="1417"/>
        <w:gridCol w:w="856"/>
        <w:gridCol w:w="1013"/>
      </w:tblGrid>
      <w:tr w:rsidR="00BE208D" w:rsidRPr="00BE208D" w14:paraId="36D14E6D" w14:textId="77777777" w:rsidTr="00BE208D">
        <w:trPr>
          <w:trHeight w:val="300"/>
          <w:jc w:val="center"/>
        </w:trPr>
        <w:tc>
          <w:tcPr>
            <w:tcW w:w="2268"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637BDC64"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Sluchátka</w:t>
            </w:r>
          </w:p>
        </w:tc>
        <w:tc>
          <w:tcPr>
            <w:tcW w:w="709" w:type="dxa"/>
            <w:tcBorders>
              <w:top w:val="single" w:sz="4" w:space="0" w:color="auto"/>
              <w:left w:val="single" w:sz="4" w:space="0" w:color="auto"/>
              <w:bottom w:val="nil"/>
              <w:right w:val="single" w:sz="4" w:space="0" w:color="auto"/>
            </w:tcBorders>
            <w:shd w:val="clear" w:color="auto" w:fill="auto"/>
            <w:noWrap/>
            <w:vAlign w:val="center"/>
            <w:hideMark/>
          </w:tcPr>
          <w:p w14:paraId="21C2C804"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cena</w:t>
            </w:r>
          </w:p>
        </w:tc>
        <w:tc>
          <w:tcPr>
            <w:tcW w:w="992" w:type="dxa"/>
            <w:tcBorders>
              <w:top w:val="single" w:sz="4" w:space="0" w:color="auto"/>
              <w:left w:val="nil"/>
              <w:bottom w:val="nil"/>
              <w:right w:val="single" w:sz="4" w:space="0" w:color="auto"/>
            </w:tcBorders>
            <w:shd w:val="clear" w:color="auto" w:fill="auto"/>
            <w:noWrap/>
            <w:vAlign w:val="center"/>
            <w:hideMark/>
          </w:tcPr>
          <w:p w14:paraId="487FF335"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citlivost</w:t>
            </w:r>
          </w:p>
        </w:tc>
        <w:tc>
          <w:tcPr>
            <w:tcW w:w="1134" w:type="dxa"/>
            <w:tcBorders>
              <w:top w:val="single" w:sz="4" w:space="0" w:color="auto"/>
              <w:left w:val="nil"/>
              <w:bottom w:val="nil"/>
              <w:right w:val="single" w:sz="4" w:space="0" w:color="auto"/>
            </w:tcBorders>
            <w:shd w:val="clear" w:color="auto" w:fill="auto"/>
            <w:noWrap/>
            <w:vAlign w:val="center"/>
            <w:hideMark/>
          </w:tcPr>
          <w:p w14:paraId="6FA2031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impedance</w:t>
            </w:r>
          </w:p>
        </w:tc>
        <w:tc>
          <w:tcPr>
            <w:tcW w:w="1417" w:type="dxa"/>
            <w:tcBorders>
              <w:top w:val="single" w:sz="4" w:space="0" w:color="auto"/>
              <w:left w:val="nil"/>
              <w:bottom w:val="nil"/>
              <w:right w:val="single" w:sz="4" w:space="0" w:color="auto"/>
            </w:tcBorders>
            <w:shd w:val="clear" w:color="auto" w:fill="auto"/>
            <w:noWrap/>
            <w:vAlign w:val="center"/>
            <w:hideMark/>
          </w:tcPr>
          <w:p w14:paraId="355E0E42"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výdrž baterie</w:t>
            </w:r>
          </w:p>
        </w:tc>
        <w:tc>
          <w:tcPr>
            <w:tcW w:w="856" w:type="dxa"/>
            <w:tcBorders>
              <w:top w:val="single" w:sz="4" w:space="0" w:color="auto"/>
              <w:left w:val="nil"/>
              <w:bottom w:val="nil"/>
              <w:right w:val="single" w:sz="4" w:space="0" w:color="auto"/>
            </w:tcBorders>
            <w:shd w:val="clear" w:color="auto" w:fill="auto"/>
            <w:noWrap/>
            <w:vAlign w:val="center"/>
            <w:hideMark/>
          </w:tcPr>
          <w:p w14:paraId="7455BFB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nabíjení</w:t>
            </w:r>
          </w:p>
        </w:tc>
        <w:tc>
          <w:tcPr>
            <w:tcW w:w="1013" w:type="dxa"/>
            <w:tcBorders>
              <w:top w:val="single" w:sz="4" w:space="0" w:color="auto"/>
              <w:left w:val="nil"/>
              <w:bottom w:val="nil"/>
              <w:right w:val="single" w:sz="4" w:space="0" w:color="auto"/>
            </w:tcBorders>
            <w:shd w:val="clear" w:color="auto" w:fill="auto"/>
            <w:noWrap/>
            <w:vAlign w:val="center"/>
            <w:hideMark/>
          </w:tcPr>
          <w:p w14:paraId="18A96D42"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hmotnost</w:t>
            </w:r>
          </w:p>
        </w:tc>
      </w:tr>
      <w:tr w:rsidR="00BE208D" w:rsidRPr="00BE208D" w14:paraId="5DF72C82" w14:textId="77777777" w:rsidTr="00BE208D">
        <w:trPr>
          <w:trHeight w:val="300"/>
          <w:jc w:val="center"/>
        </w:trPr>
        <w:tc>
          <w:tcPr>
            <w:tcW w:w="2268" w:type="dxa"/>
            <w:vMerge/>
            <w:tcBorders>
              <w:top w:val="single" w:sz="4" w:space="0" w:color="auto"/>
              <w:left w:val="single" w:sz="4" w:space="0" w:color="auto"/>
              <w:bottom w:val="single" w:sz="4" w:space="0" w:color="auto"/>
              <w:right w:val="nil"/>
            </w:tcBorders>
            <w:vAlign w:val="center"/>
            <w:hideMark/>
          </w:tcPr>
          <w:p w14:paraId="16BA7016" w14:textId="77777777" w:rsidR="00BE208D" w:rsidRPr="00BE208D" w:rsidRDefault="00BE208D" w:rsidP="00BE208D">
            <w:pPr>
              <w:spacing w:line="240" w:lineRule="auto"/>
              <w:ind w:left="0"/>
              <w:rPr>
                <w:rFonts w:ascii="Calibri" w:hAnsi="Calibri" w:cs="Calibri"/>
                <w:color w:val="000000"/>
                <w:sz w:val="22"/>
                <w:szCs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14:paraId="096AB03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Kč</w:t>
            </w:r>
          </w:p>
        </w:tc>
        <w:tc>
          <w:tcPr>
            <w:tcW w:w="992" w:type="dxa"/>
            <w:tcBorders>
              <w:top w:val="nil"/>
              <w:left w:val="nil"/>
              <w:bottom w:val="single" w:sz="4" w:space="0" w:color="auto"/>
              <w:right w:val="single" w:sz="4" w:space="0" w:color="auto"/>
            </w:tcBorders>
            <w:shd w:val="clear" w:color="auto" w:fill="auto"/>
            <w:noWrap/>
            <w:vAlign w:val="center"/>
            <w:hideMark/>
          </w:tcPr>
          <w:p w14:paraId="5CF71EF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dB/</w:t>
            </w:r>
            <w:proofErr w:type="spellStart"/>
            <w:r w:rsidRPr="00BE208D">
              <w:rPr>
                <w:rFonts w:ascii="Calibri" w:hAnsi="Calibri" w:cs="Calibri"/>
                <w:color w:val="000000"/>
                <w:sz w:val="22"/>
                <w:szCs w:val="22"/>
              </w:rPr>
              <w:t>mW</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14:paraId="0F6C0D01"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Ω</w:t>
            </w:r>
          </w:p>
        </w:tc>
        <w:tc>
          <w:tcPr>
            <w:tcW w:w="1417" w:type="dxa"/>
            <w:tcBorders>
              <w:top w:val="nil"/>
              <w:left w:val="nil"/>
              <w:bottom w:val="single" w:sz="4" w:space="0" w:color="auto"/>
              <w:right w:val="single" w:sz="4" w:space="0" w:color="auto"/>
            </w:tcBorders>
            <w:shd w:val="clear" w:color="auto" w:fill="auto"/>
            <w:noWrap/>
            <w:vAlign w:val="center"/>
            <w:hideMark/>
          </w:tcPr>
          <w:p w14:paraId="3F3B8AF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hod.</w:t>
            </w:r>
          </w:p>
        </w:tc>
        <w:tc>
          <w:tcPr>
            <w:tcW w:w="856" w:type="dxa"/>
            <w:tcBorders>
              <w:top w:val="nil"/>
              <w:left w:val="nil"/>
              <w:bottom w:val="single" w:sz="4" w:space="0" w:color="auto"/>
              <w:right w:val="single" w:sz="4" w:space="0" w:color="auto"/>
            </w:tcBorders>
            <w:shd w:val="clear" w:color="auto" w:fill="auto"/>
            <w:noWrap/>
            <w:vAlign w:val="center"/>
            <w:hideMark/>
          </w:tcPr>
          <w:p w14:paraId="6A4F415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hod.</w:t>
            </w:r>
          </w:p>
        </w:tc>
        <w:tc>
          <w:tcPr>
            <w:tcW w:w="1013" w:type="dxa"/>
            <w:tcBorders>
              <w:top w:val="nil"/>
              <w:left w:val="nil"/>
              <w:bottom w:val="single" w:sz="4" w:space="0" w:color="auto"/>
              <w:right w:val="single" w:sz="4" w:space="0" w:color="auto"/>
            </w:tcBorders>
            <w:shd w:val="clear" w:color="auto" w:fill="auto"/>
            <w:noWrap/>
            <w:vAlign w:val="center"/>
            <w:hideMark/>
          </w:tcPr>
          <w:p w14:paraId="7D8B242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g</w:t>
            </w:r>
          </w:p>
        </w:tc>
      </w:tr>
      <w:tr w:rsidR="00BE208D" w:rsidRPr="00BE208D" w14:paraId="6003D5EE"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E735B8E"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Sony WH-1000XM3</w:t>
            </w:r>
          </w:p>
        </w:tc>
        <w:tc>
          <w:tcPr>
            <w:tcW w:w="709" w:type="dxa"/>
            <w:tcBorders>
              <w:top w:val="nil"/>
              <w:left w:val="nil"/>
              <w:bottom w:val="single" w:sz="4" w:space="0" w:color="auto"/>
              <w:right w:val="single" w:sz="4" w:space="0" w:color="auto"/>
            </w:tcBorders>
            <w:shd w:val="clear" w:color="auto" w:fill="auto"/>
            <w:noWrap/>
            <w:vAlign w:val="center"/>
            <w:hideMark/>
          </w:tcPr>
          <w:p w14:paraId="5A8C38B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8500</w:t>
            </w:r>
          </w:p>
        </w:tc>
        <w:tc>
          <w:tcPr>
            <w:tcW w:w="992" w:type="dxa"/>
            <w:tcBorders>
              <w:top w:val="nil"/>
              <w:left w:val="nil"/>
              <w:bottom w:val="single" w:sz="4" w:space="0" w:color="auto"/>
              <w:right w:val="single" w:sz="4" w:space="0" w:color="auto"/>
            </w:tcBorders>
            <w:shd w:val="clear" w:color="auto" w:fill="auto"/>
            <w:noWrap/>
            <w:vAlign w:val="center"/>
            <w:hideMark/>
          </w:tcPr>
          <w:p w14:paraId="5069A91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104,5</w:t>
            </w:r>
          </w:p>
        </w:tc>
        <w:tc>
          <w:tcPr>
            <w:tcW w:w="1134" w:type="dxa"/>
            <w:tcBorders>
              <w:top w:val="nil"/>
              <w:left w:val="nil"/>
              <w:bottom w:val="single" w:sz="4" w:space="0" w:color="auto"/>
              <w:right w:val="single" w:sz="4" w:space="0" w:color="auto"/>
            </w:tcBorders>
            <w:shd w:val="clear" w:color="auto" w:fill="auto"/>
            <w:noWrap/>
            <w:vAlign w:val="center"/>
            <w:hideMark/>
          </w:tcPr>
          <w:p w14:paraId="0087B51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47</w:t>
            </w:r>
          </w:p>
        </w:tc>
        <w:tc>
          <w:tcPr>
            <w:tcW w:w="1417" w:type="dxa"/>
            <w:tcBorders>
              <w:top w:val="nil"/>
              <w:left w:val="nil"/>
              <w:bottom w:val="single" w:sz="4" w:space="0" w:color="auto"/>
              <w:right w:val="single" w:sz="4" w:space="0" w:color="auto"/>
            </w:tcBorders>
            <w:shd w:val="clear" w:color="auto" w:fill="auto"/>
            <w:noWrap/>
            <w:vAlign w:val="center"/>
            <w:hideMark/>
          </w:tcPr>
          <w:p w14:paraId="7139F00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38</w:t>
            </w:r>
          </w:p>
        </w:tc>
        <w:tc>
          <w:tcPr>
            <w:tcW w:w="856" w:type="dxa"/>
            <w:tcBorders>
              <w:top w:val="nil"/>
              <w:left w:val="nil"/>
              <w:bottom w:val="single" w:sz="4" w:space="0" w:color="auto"/>
              <w:right w:val="single" w:sz="4" w:space="0" w:color="auto"/>
            </w:tcBorders>
            <w:shd w:val="clear" w:color="auto" w:fill="auto"/>
            <w:noWrap/>
            <w:vAlign w:val="center"/>
            <w:hideMark/>
          </w:tcPr>
          <w:p w14:paraId="56B9B50D"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auto" w:fill="auto"/>
            <w:noWrap/>
            <w:vAlign w:val="center"/>
            <w:hideMark/>
          </w:tcPr>
          <w:p w14:paraId="2D6392C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255</w:t>
            </w:r>
          </w:p>
        </w:tc>
      </w:tr>
      <w:tr w:rsidR="00BE208D" w:rsidRPr="00BE208D" w14:paraId="13179D03"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E32F749" w14:textId="01A73A2C"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Marshall</w:t>
            </w:r>
            <w:proofErr w:type="spellEnd"/>
            <w:r w:rsidRPr="00BE208D">
              <w:rPr>
                <w:rFonts w:ascii="Calibri" w:hAnsi="Calibri" w:cs="Calibri"/>
                <w:color w:val="000000"/>
                <w:sz w:val="22"/>
                <w:szCs w:val="22"/>
              </w:rPr>
              <w:t xml:space="preserve"> Major III </w:t>
            </w:r>
          </w:p>
        </w:tc>
        <w:tc>
          <w:tcPr>
            <w:tcW w:w="709" w:type="dxa"/>
            <w:tcBorders>
              <w:top w:val="nil"/>
              <w:left w:val="nil"/>
              <w:bottom w:val="single" w:sz="4" w:space="0" w:color="auto"/>
              <w:right w:val="single" w:sz="4" w:space="0" w:color="auto"/>
            </w:tcBorders>
            <w:shd w:val="clear" w:color="auto" w:fill="auto"/>
            <w:noWrap/>
            <w:vAlign w:val="center"/>
            <w:hideMark/>
          </w:tcPr>
          <w:p w14:paraId="54456D9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2500</w:t>
            </w:r>
          </w:p>
        </w:tc>
        <w:tc>
          <w:tcPr>
            <w:tcW w:w="992" w:type="dxa"/>
            <w:tcBorders>
              <w:top w:val="nil"/>
              <w:left w:val="nil"/>
              <w:bottom w:val="single" w:sz="4" w:space="0" w:color="auto"/>
              <w:right w:val="single" w:sz="4" w:space="0" w:color="auto"/>
            </w:tcBorders>
            <w:shd w:val="clear" w:color="auto" w:fill="auto"/>
            <w:noWrap/>
            <w:vAlign w:val="center"/>
            <w:hideMark/>
          </w:tcPr>
          <w:p w14:paraId="068AB51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97</w:t>
            </w:r>
          </w:p>
        </w:tc>
        <w:tc>
          <w:tcPr>
            <w:tcW w:w="1134" w:type="dxa"/>
            <w:tcBorders>
              <w:top w:val="nil"/>
              <w:left w:val="nil"/>
              <w:bottom w:val="single" w:sz="4" w:space="0" w:color="auto"/>
              <w:right w:val="single" w:sz="4" w:space="0" w:color="auto"/>
            </w:tcBorders>
            <w:shd w:val="clear" w:color="auto" w:fill="auto"/>
            <w:noWrap/>
            <w:vAlign w:val="center"/>
            <w:hideMark/>
          </w:tcPr>
          <w:p w14:paraId="12520EC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10D661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30</w:t>
            </w:r>
          </w:p>
        </w:tc>
        <w:tc>
          <w:tcPr>
            <w:tcW w:w="856" w:type="dxa"/>
            <w:tcBorders>
              <w:top w:val="nil"/>
              <w:left w:val="nil"/>
              <w:bottom w:val="single" w:sz="4" w:space="0" w:color="auto"/>
              <w:right w:val="single" w:sz="4" w:space="0" w:color="auto"/>
            </w:tcBorders>
            <w:shd w:val="clear" w:color="auto" w:fill="auto"/>
            <w:noWrap/>
            <w:vAlign w:val="center"/>
            <w:hideMark/>
          </w:tcPr>
          <w:p w14:paraId="2A1382D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auto" w:fill="auto"/>
            <w:noWrap/>
            <w:vAlign w:val="center"/>
            <w:hideMark/>
          </w:tcPr>
          <w:p w14:paraId="498F21FC"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178</w:t>
            </w:r>
          </w:p>
        </w:tc>
      </w:tr>
      <w:tr w:rsidR="00BE208D" w:rsidRPr="00BE208D" w14:paraId="6231F72E"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BEF351D"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w:t>
            </w:r>
          </w:p>
        </w:tc>
        <w:tc>
          <w:tcPr>
            <w:tcW w:w="709" w:type="dxa"/>
            <w:tcBorders>
              <w:top w:val="nil"/>
              <w:left w:val="nil"/>
              <w:bottom w:val="single" w:sz="4" w:space="0" w:color="auto"/>
              <w:right w:val="single" w:sz="4" w:space="0" w:color="auto"/>
            </w:tcBorders>
            <w:shd w:val="clear" w:color="auto" w:fill="auto"/>
            <w:noWrap/>
            <w:vAlign w:val="center"/>
            <w:hideMark/>
          </w:tcPr>
          <w:p w14:paraId="72D555C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850</w:t>
            </w:r>
          </w:p>
        </w:tc>
        <w:tc>
          <w:tcPr>
            <w:tcW w:w="992" w:type="dxa"/>
            <w:tcBorders>
              <w:top w:val="nil"/>
              <w:left w:val="nil"/>
              <w:bottom w:val="single" w:sz="4" w:space="0" w:color="auto"/>
              <w:right w:val="single" w:sz="4" w:space="0" w:color="auto"/>
            </w:tcBorders>
            <w:shd w:val="clear" w:color="auto" w:fill="auto"/>
            <w:noWrap/>
            <w:vAlign w:val="center"/>
            <w:hideMark/>
          </w:tcPr>
          <w:p w14:paraId="7D488EA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100</w:t>
            </w:r>
          </w:p>
        </w:tc>
        <w:tc>
          <w:tcPr>
            <w:tcW w:w="1134" w:type="dxa"/>
            <w:tcBorders>
              <w:top w:val="nil"/>
              <w:left w:val="nil"/>
              <w:bottom w:val="single" w:sz="4" w:space="0" w:color="auto"/>
              <w:right w:val="single" w:sz="4" w:space="0" w:color="auto"/>
            </w:tcBorders>
            <w:shd w:val="clear" w:color="auto" w:fill="auto"/>
            <w:noWrap/>
            <w:vAlign w:val="center"/>
            <w:hideMark/>
          </w:tcPr>
          <w:p w14:paraId="6394A08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57DE9C5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13</w:t>
            </w:r>
          </w:p>
        </w:tc>
        <w:tc>
          <w:tcPr>
            <w:tcW w:w="856" w:type="dxa"/>
            <w:tcBorders>
              <w:top w:val="nil"/>
              <w:left w:val="nil"/>
              <w:bottom w:val="single" w:sz="4" w:space="0" w:color="auto"/>
              <w:right w:val="single" w:sz="4" w:space="0" w:color="auto"/>
            </w:tcBorders>
            <w:shd w:val="clear" w:color="auto" w:fill="auto"/>
            <w:noWrap/>
            <w:vAlign w:val="center"/>
            <w:hideMark/>
          </w:tcPr>
          <w:p w14:paraId="12201B1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w:t>
            </w:r>
          </w:p>
        </w:tc>
        <w:tc>
          <w:tcPr>
            <w:tcW w:w="1013" w:type="dxa"/>
            <w:tcBorders>
              <w:top w:val="nil"/>
              <w:left w:val="nil"/>
              <w:bottom w:val="single" w:sz="4" w:space="0" w:color="auto"/>
              <w:right w:val="single" w:sz="4" w:space="0" w:color="auto"/>
            </w:tcBorders>
            <w:shd w:val="clear" w:color="auto" w:fill="auto"/>
            <w:noWrap/>
            <w:vAlign w:val="center"/>
            <w:hideMark/>
          </w:tcPr>
          <w:p w14:paraId="74BBC2ED"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115</w:t>
            </w:r>
          </w:p>
        </w:tc>
      </w:tr>
      <w:tr w:rsidR="00BE208D" w:rsidRPr="00BE208D" w14:paraId="0F58640F"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1E48DEE" w14:textId="0567FED1"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Beats</w:t>
            </w:r>
            <w:proofErr w:type="spellEnd"/>
            <w:r w:rsidRPr="00BE208D">
              <w:rPr>
                <w:rFonts w:ascii="Calibri" w:hAnsi="Calibri" w:cs="Calibri"/>
                <w:color w:val="000000"/>
                <w:sz w:val="22"/>
                <w:szCs w:val="22"/>
              </w:rPr>
              <w:t xml:space="preserve"> by </w:t>
            </w:r>
            <w:proofErr w:type="spellStart"/>
            <w:r w:rsidRPr="00BE208D">
              <w:rPr>
                <w:rFonts w:ascii="Calibri" w:hAnsi="Calibri" w:cs="Calibri"/>
                <w:color w:val="000000"/>
                <w:sz w:val="22"/>
                <w:szCs w:val="22"/>
              </w:rPr>
              <w:t>Dr.Dre</w:t>
            </w:r>
            <w:proofErr w:type="spellEnd"/>
            <w:r w:rsidRPr="00BE208D">
              <w:rPr>
                <w:rFonts w:ascii="Calibri" w:hAnsi="Calibri" w:cs="Calibri"/>
                <w:color w:val="000000"/>
                <w:sz w:val="22"/>
                <w:szCs w:val="22"/>
              </w:rPr>
              <w:t xml:space="preserve"> Solo3</w:t>
            </w:r>
          </w:p>
        </w:tc>
        <w:tc>
          <w:tcPr>
            <w:tcW w:w="709" w:type="dxa"/>
            <w:tcBorders>
              <w:top w:val="nil"/>
              <w:left w:val="nil"/>
              <w:bottom w:val="single" w:sz="4" w:space="0" w:color="auto"/>
              <w:right w:val="single" w:sz="4" w:space="0" w:color="auto"/>
            </w:tcBorders>
            <w:shd w:val="clear" w:color="auto" w:fill="auto"/>
            <w:noWrap/>
            <w:vAlign w:val="center"/>
            <w:hideMark/>
          </w:tcPr>
          <w:p w14:paraId="2825C4B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5000</w:t>
            </w:r>
          </w:p>
        </w:tc>
        <w:tc>
          <w:tcPr>
            <w:tcW w:w="992" w:type="dxa"/>
            <w:tcBorders>
              <w:top w:val="nil"/>
              <w:left w:val="nil"/>
              <w:bottom w:val="single" w:sz="4" w:space="0" w:color="auto"/>
              <w:right w:val="single" w:sz="4" w:space="0" w:color="auto"/>
            </w:tcBorders>
            <w:shd w:val="clear" w:color="auto" w:fill="auto"/>
            <w:noWrap/>
            <w:vAlign w:val="center"/>
            <w:hideMark/>
          </w:tcPr>
          <w:p w14:paraId="4BF897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102</w:t>
            </w:r>
          </w:p>
        </w:tc>
        <w:tc>
          <w:tcPr>
            <w:tcW w:w="1134" w:type="dxa"/>
            <w:tcBorders>
              <w:top w:val="nil"/>
              <w:left w:val="nil"/>
              <w:bottom w:val="single" w:sz="4" w:space="0" w:color="auto"/>
              <w:right w:val="single" w:sz="4" w:space="0" w:color="auto"/>
            </w:tcBorders>
            <w:shd w:val="clear" w:color="auto" w:fill="auto"/>
            <w:noWrap/>
            <w:vAlign w:val="center"/>
            <w:hideMark/>
          </w:tcPr>
          <w:p w14:paraId="1AE5FA8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03C81A2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40</w:t>
            </w:r>
          </w:p>
        </w:tc>
        <w:tc>
          <w:tcPr>
            <w:tcW w:w="856" w:type="dxa"/>
            <w:tcBorders>
              <w:top w:val="nil"/>
              <w:left w:val="nil"/>
              <w:bottom w:val="single" w:sz="4" w:space="0" w:color="auto"/>
              <w:right w:val="single" w:sz="4" w:space="0" w:color="auto"/>
            </w:tcBorders>
            <w:shd w:val="clear" w:color="auto" w:fill="auto"/>
            <w:noWrap/>
            <w:vAlign w:val="center"/>
            <w:hideMark/>
          </w:tcPr>
          <w:p w14:paraId="2EA11F1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7632A10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215</w:t>
            </w:r>
          </w:p>
        </w:tc>
      </w:tr>
      <w:tr w:rsidR="00BE208D" w:rsidRPr="00BE208D" w14:paraId="6ED7C8FA"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D03571C"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JBL Tune 500BT</w:t>
            </w:r>
          </w:p>
        </w:tc>
        <w:tc>
          <w:tcPr>
            <w:tcW w:w="709" w:type="dxa"/>
            <w:tcBorders>
              <w:top w:val="nil"/>
              <w:left w:val="nil"/>
              <w:bottom w:val="single" w:sz="4" w:space="0" w:color="auto"/>
              <w:right w:val="single" w:sz="4" w:space="0" w:color="auto"/>
            </w:tcBorders>
            <w:shd w:val="clear" w:color="auto" w:fill="auto"/>
            <w:noWrap/>
            <w:vAlign w:val="center"/>
            <w:hideMark/>
          </w:tcPr>
          <w:p w14:paraId="1431A7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1350</w:t>
            </w:r>
          </w:p>
        </w:tc>
        <w:tc>
          <w:tcPr>
            <w:tcW w:w="992" w:type="dxa"/>
            <w:tcBorders>
              <w:top w:val="nil"/>
              <w:left w:val="nil"/>
              <w:bottom w:val="single" w:sz="4" w:space="0" w:color="auto"/>
              <w:right w:val="single" w:sz="4" w:space="0" w:color="auto"/>
            </w:tcBorders>
            <w:shd w:val="clear" w:color="auto" w:fill="auto"/>
            <w:noWrap/>
            <w:vAlign w:val="center"/>
            <w:hideMark/>
          </w:tcPr>
          <w:p w14:paraId="50008E5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24</w:t>
            </w:r>
          </w:p>
        </w:tc>
        <w:tc>
          <w:tcPr>
            <w:tcW w:w="1134" w:type="dxa"/>
            <w:tcBorders>
              <w:top w:val="nil"/>
              <w:left w:val="nil"/>
              <w:bottom w:val="single" w:sz="4" w:space="0" w:color="auto"/>
              <w:right w:val="single" w:sz="4" w:space="0" w:color="auto"/>
            </w:tcBorders>
            <w:shd w:val="clear" w:color="auto" w:fill="auto"/>
            <w:noWrap/>
            <w:vAlign w:val="center"/>
            <w:hideMark/>
          </w:tcPr>
          <w:p w14:paraId="4061720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56048E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856" w:type="dxa"/>
            <w:tcBorders>
              <w:top w:val="nil"/>
              <w:left w:val="nil"/>
              <w:bottom w:val="single" w:sz="4" w:space="0" w:color="auto"/>
              <w:right w:val="single" w:sz="4" w:space="0" w:color="auto"/>
            </w:tcBorders>
            <w:shd w:val="clear" w:color="auto" w:fill="auto"/>
            <w:noWrap/>
            <w:vAlign w:val="center"/>
            <w:hideMark/>
          </w:tcPr>
          <w:p w14:paraId="09D91E3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6968A6E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155</w:t>
            </w:r>
          </w:p>
        </w:tc>
      </w:tr>
      <w:tr w:rsidR="00BE208D" w:rsidRPr="00BE208D" w14:paraId="03BB2CE6"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7460F96" w14:textId="66EFA8CC"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PRO </w:t>
            </w:r>
          </w:p>
        </w:tc>
        <w:tc>
          <w:tcPr>
            <w:tcW w:w="709" w:type="dxa"/>
            <w:tcBorders>
              <w:top w:val="nil"/>
              <w:left w:val="nil"/>
              <w:bottom w:val="single" w:sz="4" w:space="0" w:color="auto"/>
              <w:right w:val="single" w:sz="4" w:space="0" w:color="auto"/>
            </w:tcBorders>
            <w:shd w:val="clear" w:color="auto" w:fill="auto"/>
            <w:noWrap/>
            <w:vAlign w:val="center"/>
            <w:hideMark/>
          </w:tcPr>
          <w:p w14:paraId="05D0D59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7300</w:t>
            </w:r>
          </w:p>
        </w:tc>
        <w:tc>
          <w:tcPr>
            <w:tcW w:w="992" w:type="dxa"/>
            <w:tcBorders>
              <w:top w:val="nil"/>
              <w:left w:val="nil"/>
              <w:bottom w:val="single" w:sz="4" w:space="0" w:color="auto"/>
              <w:right w:val="single" w:sz="4" w:space="0" w:color="auto"/>
            </w:tcBorders>
            <w:shd w:val="clear" w:color="auto" w:fill="auto"/>
            <w:noWrap/>
            <w:vAlign w:val="center"/>
            <w:hideMark/>
          </w:tcPr>
          <w:p w14:paraId="379E00F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105</w:t>
            </w:r>
          </w:p>
        </w:tc>
        <w:tc>
          <w:tcPr>
            <w:tcW w:w="1134" w:type="dxa"/>
            <w:tcBorders>
              <w:top w:val="nil"/>
              <w:left w:val="nil"/>
              <w:bottom w:val="single" w:sz="4" w:space="0" w:color="auto"/>
              <w:right w:val="single" w:sz="4" w:space="0" w:color="auto"/>
            </w:tcBorders>
            <w:shd w:val="clear" w:color="auto" w:fill="auto"/>
            <w:noWrap/>
            <w:vAlign w:val="center"/>
            <w:hideMark/>
          </w:tcPr>
          <w:p w14:paraId="439866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48AE0EC9"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4,5</w:t>
            </w:r>
          </w:p>
        </w:tc>
        <w:tc>
          <w:tcPr>
            <w:tcW w:w="856" w:type="dxa"/>
            <w:tcBorders>
              <w:top w:val="nil"/>
              <w:left w:val="nil"/>
              <w:bottom w:val="single" w:sz="4" w:space="0" w:color="auto"/>
              <w:right w:val="single" w:sz="4" w:space="0" w:color="auto"/>
            </w:tcBorders>
            <w:shd w:val="clear" w:color="auto" w:fill="auto"/>
            <w:noWrap/>
            <w:vAlign w:val="center"/>
            <w:hideMark/>
          </w:tcPr>
          <w:p w14:paraId="587A163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0,3</w:t>
            </w:r>
          </w:p>
        </w:tc>
        <w:tc>
          <w:tcPr>
            <w:tcW w:w="1013" w:type="dxa"/>
            <w:tcBorders>
              <w:top w:val="nil"/>
              <w:left w:val="nil"/>
              <w:bottom w:val="single" w:sz="4" w:space="0" w:color="auto"/>
              <w:right w:val="single" w:sz="4" w:space="0" w:color="auto"/>
            </w:tcBorders>
            <w:shd w:val="clear" w:color="auto" w:fill="auto"/>
            <w:noWrap/>
            <w:vAlign w:val="center"/>
            <w:hideMark/>
          </w:tcPr>
          <w:p w14:paraId="5EB292E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w:t>
            </w:r>
          </w:p>
        </w:tc>
      </w:tr>
      <w:tr w:rsidR="00BE208D" w:rsidRPr="00BE208D" w14:paraId="1B1649AD"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EB619C5"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Podsie</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B07667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950</w:t>
            </w:r>
          </w:p>
        </w:tc>
        <w:tc>
          <w:tcPr>
            <w:tcW w:w="992" w:type="dxa"/>
            <w:tcBorders>
              <w:top w:val="nil"/>
              <w:left w:val="nil"/>
              <w:bottom w:val="single" w:sz="4" w:space="0" w:color="auto"/>
              <w:right w:val="single" w:sz="4" w:space="0" w:color="auto"/>
            </w:tcBorders>
            <w:shd w:val="clear" w:color="auto" w:fill="auto"/>
            <w:noWrap/>
            <w:vAlign w:val="center"/>
            <w:hideMark/>
          </w:tcPr>
          <w:p w14:paraId="15F2E38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110</w:t>
            </w:r>
          </w:p>
        </w:tc>
        <w:tc>
          <w:tcPr>
            <w:tcW w:w="1134" w:type="dxa"/>
            <w:tcBorders>
              <w:top w:val="nil"/>
              <w:left w:val="nil"/>
              <w:bottom w:val="single" w:sz="4" w:space="0" w:color="auto"/>
              <w:right w:val="single" w:sz="4" w:space="0" w:color="auto"/>
            </w:tcBorders>
            <w:shd w:val="clear" w:color="auto" w:fill="auto"/>
            <w:noWrap/>
            <w:vAlign w:val="center"/>
            <w:hideMark/>
          </w:tcPr>
          <w:p w14:paraId="220ECAD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2C897BE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3,5</w:t>
            </w:r>
          </w:p>
        </w:tc>
        <w:tc>
          <w:tcPr>
            <w:tcW w:w="856" w:type="dxa"/>
            <w:tcBorders>
              <w:top w:val="nil"/>
              <w:left w:val="nil"/>
              <w:bottom w:val="single" w:sz="4" w:space="0" w:color="auto"/>
              <w:right w:val="single" w:sz="4" w:space="0" w:color="auto"/>
            </w:tcBorders>
            <w:shd w:val="clear" w:color="auto" w:fill="auto"/>
            <w:noWrap/>
            <w:vAlign w:val="center"/>
            <w:hideMark/>
          </w:tcPr>
          <w:p w14:paraId="3163B4F9"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59227CB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w:t>
            </w:r>
          </w:p>
        </w:tc>
      </w:tr>
      <w:tr w:rsidR="00BE208D" w:rsidRPr="00BE208D" w14:paraId="0FFD1BF0"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1152E3D"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QCY T1C</w:t>
            </w:r>
          </w:p>
        </w:tc>
        <w:tc>
          <w:tcPr>
            <w:tcW w:w="709" w:type="dxa"/>
            <w:tcBorders>
              <w:top w:val="nil"/>
              <w:left w:val="nil"/>
              <w:bottom w:val="single" w:sz="4" w:space="0" w:color="auto"/>
              <w:right w:val="single" w:sz="4" w:space="0" w:color="auto"/>
            </w:tcBorders>
            <w:shd w:val="clear" w:color="auto" w:fill="auto"/>
            <w:noWrap/>
            <w:vAlign w:val="center"/>
            <w:hideMark/>
          </w:tcPr>
          <w:p w14:paraId="649BC36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600</w:t>
            </w:r>
          </w:p>
        </w:tc>
        <w:tc>
          <w:tcPr>
            <w:tcW w:w="992" w:type="dxa"/>
            <w:tcBorders>
              <w:top w:val="nil"/>
              <w:left w:val="nil"/>
              <w:bottom w:val="single" w:sz="4" w:space="0" w:color="auto"/>
              <w:right w:val="single" w:sz="4" w:space="0" w:color="auto"/>
            </w:tcBorders>
            <w:shd w:val="clear" w:color="auto" w:fill="auto"/>
            <w:noWrap/>
            <w:vAlign w:val="center"/>
            <w:hideMark/>
          </w:tcPr>
          <w:p w14:paraId="46A55B0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180</w:t>
            </w:r>
          </w:p>
        </w:tc>
        <w:tc>
          <w:tcPr>
            <w:tcW w:w="1134" w:type="dxa"/>
            <w:tcBorders>
              <w:top w:val="nil"/>
              <w:left w:val="nil"/>
              <w:bottom w:val="single" w:sz="4" w:space="0" w:color="auto"/>
              <w:right w:val="single" w:sz="4" w:space="0" w:color="auto"/>
            </w:tcBorders>
            <w:shd w:val="clear" w:color="auto" w:fill="auto"/>
            <w:noWrap/>
            <w:vAlign w:val="center"/>
            <w:hideMark/>
          </w:tcPr>
          <w:p w14:paraId="50A2165A"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540495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w:t>
            </w:r>
          </w:p>
        </w:tc>
        <w:tc>
          <w:tcPr>
            <w:tcW w:w="856" w:type="dxa"/>
            <w:tcBorders>
              <w:top w:val="nil"/>
              <w:left w:val="nil"/>
              <w:bottom w:val="single" w:sz="4" w:space="0" w:color="auto"/>
              <w:right w:val="single" w:sz="4" w:space="0" w:color="auto"/>
            </w:tcBorders>
            <w:shd w:val="clear" w:color="auto" w:fill="auto"/>
            <w:noWrap/>
            <w:vAlign w:val="center"/>
            <w:hideMark/>
          </w:tcPr>
          <w:p w14:paraId="3E4B90B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73FB6FC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70</w:t>
            </w:r>
          </w:p>
        </w:tc>
      </w:tr>
      <w:tr w:rsidR="00BE208D" w:rsidRPr="00BE208D" w14:paraId="37B9642B"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C258174" w14:textId="132B7659"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45E432F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4500</w:t>
            </w:r>
          </w:p>
        </w:tc>
        <w:tc>
          <w:tcPr>
            <w:tcW w:w="992" w:type="dxa"/>
            <w:tcBorders>
              <w:top w:val="nil"/>
              <w:left w:val="nil"/>
              <w:bottom w:val="single" w:sz="4" w:space="0" w:color="auto"/>
              <w:right w:val="single" w:sz="4" w:space="0" w:color="auto"/>
            </w:tcBorders>
            <w:shd w:val="clear" w:color="auto" w:fill="auto"/>
            <w:noWrap/>
            <w:vAlign w:val="center"/>
            <w:hideMark/>
          </w:tcPr>
          <w:p w14:paraId="5E849A2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95</w:t>
            </w:r>
          </w:p>
        </w:tc>
        <w:tc>
          <w:tcPr>
            <w:tcW w:w="1134" w:type="dxa"/>
            <w:tcBorders>
              <w:top w:val="nil"/>
              <w:left w:val="nil"/>
              <w:bottom w:val="single" w:sz="4" w:space="0" w:color="auto"/>
              <w:right w:val="single" w:sz="4" w:space="0" w:color="auto"/>
            </w:tcBorders>
            <w:shd w:val="clear" w:color="auto" w:fill="auto"/>
            <w:noWrap/>
            <w:vAlign w:val="center"/>
            <w:hideMark/>
          </w:tcPr>
          <w:p w14:paraId="2019C0C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17045AA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5</w:t>
            </w:r>
          </w:p>
        </w:tc>
        <w:tc>
          <w:tcPr>
            <w:tcW w:w="856" w:type="dxa"/>
            <w:tcBorders>
              <w:top w:val="nil"/>
              <w:left w:val="nil"/>
              <w:bottom w:val="single" w:sz="4" w:space="0" w:color="auto"/>
              <w:right w:val="single" w:sz="4" w:space="0" w:color="auto"/>
            </w:tcBorders>
            <w:shd w:val="clear" w:color="auto" w:fill="auto"/>
            <w:noWrap/>
            <w:vAlign w:val="center"/>
            <w:hideMark/>
          </w:tcPr>
          <w:p w14:paraId="1D163E1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0,4</w:t>
            </w:r>
          </w:p>
        </w:tc>
        <w:tc>
          <w:tcPr>
            <w:tcW w:w="1013" w:type="dxa"/>
            <w:tcBorders>
              <w:top w:val="nil"/>
              <w:left w:val="nil"/>
              <w:bottom w:val="single" w:sz="4" w:space="0" w:color="auto"/>
              <w:right w:val="single" w:sz="4" w:space="0" w:color="auto"/>
            </w:tcBorders>
            <w:shd w:val="clear" w:color="auto" w:fill="auto"/>
            <w:noWrap/>
            <w:vAlign w:val="center"/>
            <w:hideMark/>
          </w:tcPr>
          <w:p w14:paraId="7957C8A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r>
      <w:tr w:rsidR="00BE208D" w:rsidRPr="00BE208D" w14:paraId="26394C15"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E4493C5"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07E5D7B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1700</w:t>
            </w:r>
          </w:p>
        </w:tc>
        <w:tc>
          <w:tcPr>
            <w:tcW w:w="992" w:type="dxa"/>
            <w:tcBorders>
              <w:top w:val="nil"/>
              <w:left w:val="nil"/>
              <w:bottom w:val="single" w:sz="4" w:space="0" w:color="auto"/>
              <w:right w:val="single" w:sz="4" w:space="0" w:color="auto"/>
            </w:tcBorders>
            <w:shd w:val="clear" w:color="auto" w:fill="auto"/>
            <w:noWrap/>
            <w:vAlign w:val="center"/>
            <w:hideMark/>
          </w:tcPr>
          <w:p w14:paraId="1791579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92</w:t>
            </w:r>
          </w:p>
        </w:tc>
        <w:tc>
          <w:tcPr>
            <w:tcW w:w="1134" w:type="dxa"/>
            <w:tcBorders>
              <w:top w:val="nil"/>
              <w:left w:val="nil"/>
              <w:bottom w:val="single" w:sz="4" w:space="0" w:color="auto"/>
              <w:right w:val="single" w:sz="4" w:space="0" w:color="auto"/>
            </w:tcBorders>
            <w:shd w:val="clear" w:color="auto" w:fill="auto"/>
            <w:noWrap/>
            <w:vAlign w:val="center"/>
            <w:hideMark/>
          </w:tcPr>
          <w:p w14:paraId="3DD9A94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623FBA7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856" w:type="dxa"/>
            <w:tcBorders>
              <w:top w:val="nil"/>
              <w:left w:val="nil"/>
              <w:bottom w:val="single" w:sz="4" w:space="0" w:color="auto"/>
              <w:right w:val="single" w:sz="4" w:space="0" w:color="auto"/>
            </w:tcBorders>
            <w:shd w:val="clear" w:color="auto" w:fill="auto"/>
            <w:noWrap/>
            <w:vAlign w:val="center"/>
            <w:hideMark/>
          </w:tcPr>
          <w:p w14:paraId="41E177D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01BF62A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80</w:t>
            </w:r>
          </w:p>
        </w:tc>
      </w:tr>
      <w:tr w:rsidR="00BE208D" w:rsidRPr="00BE208D" w14:paraId="73A954EC"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F28952C"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Fixed</w:t>
            </w:r>
            <w:proofErr w:type="spellEnd"/>
            <w:r w:rsidRPr="00BE208D">
              <w:rPr>
                <w:rFonts w:ascii="Calibri" w:hAnsi="Calibri" w:cs="Calibri"/>
                <w:color w:val="000000"/>
                <w:sz w:val="22"/>
                <w:szCs w:val="22"/>
              </w:rPr>
              <w:t xml:space="preserve"> Steel</w:t>
            </w:r>
          </w:p>
        </w:tc>
        <w:tc>
          <w:tcPr>
            <w:tcW w:w="709" w:type="dxa"/>
            <w:tcBorders>
              <w:top w:val="nil"/>
              <w:left w:val="nil"/>
              <w:bottom w:val="single" w:sz="4" w:space="0" w:color="auto"/>
              <w:right w:val="single" w:sz="4" w:space="0" w:color="auto"/>
            </w:tcBorders>
            <w:shd w:val="clear" w:color="auto" w:fill="auto"/>
            <w:noWrap/>
            <w:vAlign w:val="center"/>
            <w:hideMark/>
          </w:tcPr>
          <w:p w14:paraId="52EFBE2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700</w:t>
            </w:r>
          </w:p>
        </w:tc>
        <w:tc>
          <w:tcPr>
            <w:tcW w:w="992" w:type="dxa"/>
            <w:tcBorders>
              <w:top w:val="nil"/>
              <w:left w:val="nil"/>
              <w:bottom w:val="single" w:sz="4" w:space="0" w:color="auto"/>
              <w:right w:val="single" w:sz="4" w:space="0" w:color="auto"/>
            </w:tcBorders>
            <w:shd w:val="clear" w:color="auto" w:fill="auto"/>
            <w:noWrap/>
            <w:vAlign w:val="center"/>
            <w:hideMark/>
          </w:tcPr>
          <w:p w14:paraId="525DEFA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42</w:t>
            </w:r>
          </w:p>
        </w:tc>
        <w:tc>
          <w:tcPr>
            <w:tcW w:w="1134" w:type="dxa"/>
            <w:tcBorders>
              <w:top w:val="nil"/>
              <w:left w:val="nil"/>
              <w:bottom w:val="single" w:sz="4" w:space="0" w:color="auto"/>
              <w:right w:val="single" w:sz="4" w:space="0" w:color="auto"/>
            </w:tcBorders>
            <w:shd w:val="clear" w:color="auto" w:fill="auto"/>
            <w:noWrap/>
            <w:vAlign w:val="center"/>
            <w:hideMark/>
          </w:tcPr>
          <w:p w14:paraId="78BF903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680C70C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6</w:t>
            </w:r>
          </w:p>
        </w:tc>
        <w:tc>
          <w:tcPr>
            <w:tcW w:w="856" w:type="dxa"/>
            <w:tcBorders>
              <w:top w:val="nil"/>
              <w:left w:val="nil"/>
              <w:bottom w:val="single" w:sz="4" w:space="0" w:color="auto"/>
              <w:right w:val="single" w:sz="4" w:space="0" w:color="auto"/>
            </w:tcBorders>
            <w:shd w:val="clear" w:color="auto" w:fill="auto"/>
            <w:noWrap/>
            <w:vAlign w:val="center"/>
            <w:hideMark/>
          </w:tcPr>
          <w:p w14:paraId="4050A58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1,5</w:t>
            </w:r>
          </w:p>
        </w:tc>
        <w:tc>
          <w:tcPr>
            <w:tcW w:w="1013" w:type="dxa"/>
            <w:tcBorders>
              <w:top w:val="nil"/>
              <w:left w:val="nil"/>
              <w:bottom w:val="single" w:sz="4" w:space="0" w:color="auto"/>
              <w:right w:val="single" w:sz="4" w:space="0" w:color="auto"/>
            </w:tcBorders>
            <w:shd w:val="clear" w:color="auto" w:fill="auto"/>
            <w:noWrap/>
            <w:vAlign w:val="center"/>
            <w:hideMark/>
          </w:tcPr>
          <w:p w14:paraId="70EA9D8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33</w:t>
            </w:r>
          </w:p>
        </w:tc>
      </w:tr>
    </w:tbl>
    <w:p w14:paraId="15A88767" w14:textId="77777777" w:rsidR="007A4BA2" w:rsidRPr="003B3C99" w:rsidRDefault="007A4BA2" w:rsidP="008010F8">
      <w:pPr>
        <w:pStyle w:val="BPDPNormln"/>
      </w:pPr>
    </w:p>
    <w:p w14:paraId="7D5F3130" w14:textId="29C896CF" w:rsidR="009A5AFE" w:rsidRDefault="000E41AC" w:rsidP="008010F8">
      <w:pPr>
        <w:pStyle w:val="BPDPNormln"/>
      </w:pPr>
      <w:r>
        <w:t xml:space="preserve">Nejprve </w:t>
      </w:r>
      <w:r w:rsidR="00A32A93">
        <w:t>jsou</w:t>
      </w:r>
      <w:r w:rsidR="00676EA5">
        <w:t xml:space="preserve"> data vložena</w:t>
      </w:r>
      <w:r>
        <w:t xml:space="preserve"> do matice vstupních dat</w:t>
      </w:r>
      <w:r w:rsidR="00A32A93">
        <w:t xml:space="preserve"> a</w:t>
      </w:r>
      <w:r>
        <w:t xml:space="preserve"> následně vypočteny průměry jednotlivých </w:t>
      </w:r>
      <w:r w:rsidR="00280066">
        <w:t>parametrů</w:t>
      </w:r>
      <w:r w:rsidR="00A32A93">
        <w:t>.</w:t>
      </w:r>
      <w:r w:rsidR="004006DB">
        <w:t xml:space="preserve"> </w:t>
      </w:r>
      <w:r w:rsidR="004006DB">
        <w:fldChar w:fldCharType="begin"/>
      </w:r>
      <w:r w:rsidR="004006DB">
        <w:instrText xml:space="preserve"> REF _Ref32489285 \h </w:instrText>
      </w:r>
      <w:r w:rsidR="004006DB">
        <w:fldChar w:fldCharType="separate"/>
      </w:r>
      <w:r w:rsidR="007E0F00">
        <w:t>(</w:t>
      </w:r>
      <w:r w:rsidR="007E0F00">
        <w:rPr>
          <w:noProof/>
        </w:rPr>
        <w:t>4</w:t>
      </w:r>
      <w:r w:rsidR="007E0F00">
        <w:t>.</w:t>
      </w:r>
      <w:r w:rsidR="007E0F00">
        <w:rPr>
          <w:noProof/>
        </w:rPr>
        <w:t>4</w:t>
      </w:r>
      <w:r w:rsidR="007E0F00">
        <w:t>)</w:t>
      </w:r>
      <w:r w:rsidR="004006DB">
        <w:fldChar w:fldCharType="end"/>
      </w:r>
      <w:r w:rsidR="004006DB">
        <w:t xml:space="preserve"> </w:t>
      </w:r>
      <w:r>
        <w:t xml:space="preserve"> </w:t>
      </w:r>
      <w:r w:rsidR="00A32A93">
        <w:t>P</w:t>
      </w:r>
      <w:r>
        <w:t xml:space="preserve">omocí nich </w:t>
      </w:r>
      <w:r w:rsidR="00A32A93">
        <w:t xml:space="preserve">je </w:t>
      </w:r>
      <w:r>
        <w:t>vypočtena centrovaná matice.</w:t>
      </w:r>
      <w:r w:rsidR="004006DB">
        <w:t xml:space="preserve"> </w:t>
      </w:r>
      <w:r w:rsidR="004006DB">
        <w:fldChar w:fldCharType="begin"/>
      </w:r>
      <w:r w:rsidR="004006DB">
        <w:instrText xml:space="preserve"> REF _Ref32587789 \h </w:instrText>
      </w:r>
      <w:r w:rsidR="004006DB">
        <w:fldChar w:fldCharType="separate"/>
      </w:r>
      <w:r w:rsidR="007E0F00">
        <w:t>(</w:t>
      </w:r>
      <w:r w:rsidR="007E0F00">
        <w:rPr>
          <w:noProof/>
        </w:rPr>
        <w:t>4</w:t>
      </w:r>
      <w:r w:rsidR="007E0F00">
        <w:t>.</w:t>
      </w:r>
      <w:r w:rsidR="007E0F00">
        <w:rPr>
          <w:noProof/>
        </w:rPr>
        <w:t>5</w:t>
      </w:r>
      <w:r w:rsidR="007E0F00">
        <w:t>)</w:t>
      </w:r>
      <w:r w:rsidR="004006DB">
        <w:fldChar w:fldCharType="end"/>
      </w:r>
      <w:r>
        <w:t xml:space="preserve"> Na</w:t>
      </w:r>
      <w:r w:rsidR="009932D7">
        <w:t> </w:t>
      </w:r>
      <w:r>
        <w:t xml:space="preserve">obrázku </w:t>
      </w:r>
      <w:r w:rsidR="00A32A93">
        <w:t>(</w:t>
      </w:r>
      <w:r w:rsidR="00A32A93" w:rsidRPr="00A32A93">
        <w:fldChar w:fldCharType="begin"/>
      </w:r>
      <w:r w:rsidR="00A32A93" w:rsidRPr="00A32A93">
        <w:instrText xml:space="preserve"> REF _Ref32693503 \h  \* MERGEFORMAT </w:instrText>
      </w:r>
      <w:r w:rsidR="00A32A93" w:rsidRPr="00A32A93">
        <w:fldChar w:fldCharType="separate"/>
      </w:r>
      <w:r w:rsidR="007E0F00" w:rsidRPr="007E0F00">
        <w:t xml:space="preserve">Obr. </w:t>
      </w:r>
      <w:r w:rsidR="007E0F00" w:rsidRPr="007E0F00">
        <w:rPr>
          <w:noProof/>
        </w:rPr>
        <w:t>4</w:t>
      </w:r>
      <w:r w:rsidR="007E0F00" w:rsidRPr="007E0F00">
        <w:t>.</w:t>
      </w:r>
      <w:r w:rsidR="007E0F00" w:rsidRPr="007E0F00">
        <w:rPr>
          <w:noProof/>
        </w:rPr>
        <w:t>5</w:t>
      </w:r>
      <w:r w:rsidR="00A32A93" w:rsidRPr="00A32A93">
        <w:fldChar w:fldCharType="end"/>
      </w:r>
      <w:r>
        <w:t xml:space="preserve">) jsou vidět centrované hodnoty pro </w:t>
      </w:r>
      <w:r w:rsidR="00A61C19">
        <w:t>Cenu a Citlivost</w:t>
      </w:r>
      <w:r>
        <w:t>.</w:t>
      </w:r>
    </w:p>
    <w:p w14:paraId="47EEF62C" w14:textId="77777777" w:rsidR="000E41AC" w:rsidRDefault="000E41AC" w:rsidP="008010F8">
      <w:pPr>
        <w:pStyle w:val="BPDPNormln"/>
      </w:pPr>
    </w:p>
    <w:p w14:paraId="3566DA04" w14:textId="067EF699" w:rsidR="000E41AC" w:rsidRDefault="00BE208D" w:rsidP="00350A05">
      <w:pPr>
        <w:pStyle w:val="BPDPNormln"/>
        <w:jc w:val="center"/>
      </w:pPr>
      <w:r>
        <w:rPr>
          <w:noProof/>
        </w:rPr>
        <w:lastRenderedPageBreak/>
        <w:drawing>
          <wp:inline distT="0" distB="0" distL="0" distR="0" wp14:anchorId="4FC6FE02" wp14:editId="3DB37254">
            <wp:extent cx="4323559" cy="3240000"/>
            <wp:effectExtent l="0" t="0" r="127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ikla_centrovana.emf"/>
                    <pic:cNvPicPr/>
                  </pic:nvPicPr>
                  <pic:blipFill>
                    <a:blip r:embed="rId22">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5C691BC" w14:textId="5D61F892" w:rsidR="000E41AC" w:rsidRPr="000E41AC" w:rsidRDefault="000E41AC" w:rsidP="000E41AC">
      <w:pPr>
        <w:pStyle w:val="Titulek"/>
        <w:jc w:val="center"/>
        <w:rPr>
          <w:b w:val="0"/>
        </w:rPr>
      </w:pPr>
      <w:bookmarkStart w:id="112" w:name="_Ref32693503"/>
      <w:bookmarkStart w:id="113" w:name="_Toc41489583"/>
      <w:r w:rsidRPr="000E41AC">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5</w:t>
      </w:r>
      <w:r w:rsidR="00E73D21">
        <w:rPr>
          <w:b w:val="0"/>
        </w:rPr>
        <w:fldChar w:fldCharType="end"/>
      </w:r>
      <w:bookmarkEnd w:id="112"/>
      <w:r w:rsidRPr="000E41AC">
        <w:rPr>
          <w:b w:val="0"/>
        </w:rPr>
        <w:t xml:space="preserve">: Centrované hodnoty pro </w:t>
      </w:r>
      <w:r w:rsidR="00BE208D">
        <w:rPr>
          <w:b w:val="0"/>
        </w:rPr>
        <w:t>Cenu</w:t>
      </w:r>
      <w:r w:rsidRPr="000E41AC">
        <w:rPr>
          <w:b w:val="0"/>
        </w:rPr>
        <w:t xml:space="preserve"> a </w:t>
      </w:r>
      <w:r w:rsidR="00BE208D">
        <w:rPr>
          <w:b w:val="0"/>
        </w:rPr>
        <w:t>Citlivost</w:t>
      </w:r>
      <w:r w:rsidR="00A61C19">
        <w:rPr>
          <w:b w:val="0"/>
        </w:rPr>
        <w:t xml:space="preserve"> (červené křížky zobrazují jednotlivé typy sluchátek v prostoru prvních dvou parametrů)</w:t>
      </w:r>
      <w:bookmarkEnd w:id="113"/>
    </w:p>
    <w:p w14:paraId="6DD1C1AB" w14:textId="6C576538" w:rsidR="003822DC" w:rsidRDefault="00A32A93" w:rsidP="008010F8">
      <w:pPr>
        <w:pStyle w:val="BPDPNormln"/>
      </w:pPr>
      <w:r>
        <w:t xml:space="preserve">Dále se vypočte </w:t>
      </w:r>
      <w:proofErr w:type="spellStart"/>
      <w:r>
        <w:t>kovarianční</w:t>
      </w:r>
      <w:proofErr w:type="spellEnd"/>
      <w:r>
        <w:t xml:space="preserve"> matice</w:t>
      </w:r>
      <w:r w:rsidR="004006DB">
        <w:t xml:space="preserve"> </w:t>
      </w:r>
      <w:r w:rsidR="004006DB">
        <w:fldChar w:fldCharType="begin"/>
      </w:r>
      <w:r w:rsidR="004006DB">
        <w:instrText xml:space="preserve"> REF _Ref32494744 \h </w:instrText>
      </w:r>
      <w:r w:rsidR="004006DB">
        <w:fldChar w:fldCharType="separate"/>
      </w:r>
      <w:r w:rsidR="007E0F00">
        <w:t>(</w:t>
      </w:r>
      <w:r w:rsidR="007E0F00">
        <w:rPr>
          <w:noProof/>
        </w:rPr>
        <w:t>4</w:t>
      </w:r>
      <w:r w:rsidR="007E0F00">
        <w:t>.</w:t>
      </w:r>
      <w:r w:rsidR="007E0F00">
        <w:rPr>
          <w:noProof/>
        </w:rPr>
        <w:t>6</w:t>
      </w:r>
      <w:r w:rsidR="007E0F00">
        <w:t>)</w:t>
      </w:r>
      <w:r w:rsidR="004006DB">
        <w:fldChar w:fldCharType="end"/>
      </w:r>
      <w:r>
        <w:t xml:space="preserve">, ze které jsou získány vlastní vektory a vlastní hodnoty, tedy hlavní komponenty a jejich váhy. </w:t>
      </w:r>
    </w:p>
    <w:p w14:paraId="22FFBE4D" w14:textId="77777777" w:rsidR="00D10357" w:rsidRDefault="00D10357" w:rsidP="008010F8">
      <w:pPr>
        <w:pStyle w:val="BPDPNormln"/>
      </w:pPr>
    </w:p>
    <w:p w14:paraId="48344925" w14:textId="7939DFE2" w:rsidR="00830CCB" w:rsidRPr="00830CCB" w:rsidRDefault="00830CCB" w:rsidP="00830CCB">
      <w:pPr>
        <w:pStyle w:val="Titulek"/>
        <w:keepNext/>
        <w:jc w:val="center"/>
        <w:rPr>
          <w:b w:val="0"/>
        </w:rPr>
      </w:pPr>
      <w:bookmarkStart w:id="114" w:name="_Toc41489610"/>
      <w:r w:rsidRPr="00830CCB">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7E0F00">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7E0F00">
        <w:rPr>
          <w:b w:val="0"/>
          <w:noProof/>
        </w:rPr>
        <w:t>2</w:t>
      </w:r>
      <w:r w:rsidR="00982B7F">
        <w:rPr>
          <w:b w:val="0"/>
        </w:rPr>
        <w:fldChar w:fldCharType="end"/>
      </w:r>
      <w:r w:rsidR="00D66706">
        <w:rPr>
          <w:b w:val="0"/>
        </w:rPr>
        <w:t>:</w:t>
      </w:r>
      <w:r w:rsidRPr="00830CCB">
        <w:rPr>
          <w:b w:val="0"/>
        </w:rPr>
        <w:t xml:space="preserve"> Tabulka hodnot vlastních čísel</w:t>
      </w:r>
      <w:bookmarkEnd w:id="114"/>
    </w:p>
    <w:tbl>
      <w:tblPr>
        <w:tblStyle w:val="Mkatabulky"/>
        <w:tblW w:w="0" w:type="auto"/>
        <w:jc w:val="center"/>
        <w:tblLook w:val="04A0" w:firstRow="1" w:lastRow="0" w:firstColumn="1" w:lastColumn="0" w:noHBand="0" w:noVBand="1"/>
      </w:tblPr>
      <w:tblGrid>
        <w:gridCol w:w="2268"/>
        <w:gridCol w:w="1985"/>
        <w:gridCol w:w="1985"/>
      </w:tblGrid>
      <w:tr w:rsidR="00830CCB" w14:paraId="01C294A2" w14:textId="77777777" w:rsidTr="00112CCD">
        <w:trPr>
          <w:jc w:val="center"/>
        </w:trPr>
        <w:tc>
          <w:tcPr>
            <w:tcW w:w="2268" w:type="dxa"/>
          </w:tcPr>
          <w:p w14:paraId="18E6DAA0" w14:textId="53268D7B" w:rsidR="00830CCB" w:rsidRDefault="00112CCD" w:rsidP="00350A05">
            <w:pPr>
              <w:pStyle w:val="BPDPNormln"/>
              <w:ind w:firstLine="0"/>
            </w:pPr>
            <w:r>
              <w:t>Hlavní komponenta</w:t>
            </w:r>
          </w:p>
        </w:tc>
        <w:tc>
          <w:tcPr>
            <w:tcW w:w="1985" w:type="dxa"/>
          </w:tcPr>
          <w:p w14:paraId="6B5DD8DB" w14:textId="77777777" w:rsidR="00830CCB" w:rsidRPr="00830CCB" w:rsidRDefault="00830CCB" w:rsidP="00350A05">
            <w:pPr>
              <w:pStyle w:val="BPDPNormln"/>
              <w:ind w:firstLine="0"/>
            </w:pPr>
            <w:r>
              <w:t xml:space="preserve">Vlastní číslo </w:t>
            </w:r>
            <w:proofErr w:type="spellStart"/>
            <w:r>
              <w:rPr>
                <w:rFonts w:ascii="Georgia" w:hAnsi="Georgia"/>
              </w:rPr>
              <w:t>λ</w:t>
            </w:r>
            <w:r>
              <w:rPr>
                <w:vertAlign w:val="subscript"/>
              </w:rPr>
              <w:t>i</w:t>
            </w:r>
            <w:proofErr w:type="spellEnd"/>
            <w:r w:rsidRPr="00112CCD">
              <w:t xml:space="preserve"> </w:t>
            </w:r>
            <w:r>
              <w:t>[-]</w:t>
            </w:r>
          </w:p>
        </w:tc>
        <w:tc>
          <w:tcPr>
            <w:tcW w:w="1985" w:type="dxa"/>
          </w:tcPr>
          <w:p w14:paraId="0A553443" w14:textId="77777777" w:rsidR="00830CCB" w:rsidRDefault="00830CCB" w:rsidP="00350A05">
            <w:pPr>
              <w:pStyle w:val="BPDPNormln"/>
              <w:ind w:firstLine="0"/>
            </w:pPr>
            <w:r>
              <w:t>Vlastní číslo [%]</w:t>
            </w:r>
          </w:p>
        </w:tc>
      </w:tr>
      <w:tr w:rsidR="00830CCB" w14:paraId="0ED3E8AF" w14:textId="77777777" w:rsidTr="00112CCD">
        <w:trPr>
          <w:jc w:val="center"/>
        </w:trPr>
        <w:tc>
          <w:tcPr>
            <w:tcW w:w="2268" w:type="dxa"/>
          </w:tcPr>
          <w:p w14:paraId="20CCB75C" w14:textId="53278290" w:rsidR="00830CCB" w:rsidRDefault="00112CCD" w:rsidP="008010F8">
            <w:pPr>
              <w:pStyle w:val="BPDPNormln"/>
            </w:pPr>
            <w:r>
              <w:t>PC</w:t>
            </w:r>
            <w:r w:rsidR="00830CCB">
              <w:t>1</w:t>
            </w:r>
          </w:p>
        </w:tc>
        <w:tc>
          <w:tcPr>
            <w:tcW w:w="1985" w:type="dxa"/>
          </w:tcPr>
          <w:p w14:paraId="68A31A37" w14:textId="663105B9" w:rsidR="00830CCB" w:rsidRPr="00830CCB" w:rsidRDefault="0065749E" w:rsidP="008010F8">
            <w:pPr>
              <w:pStyle w:val="BPDPNormln"/>
              <w:rPr>
                <w:vertAlign w:val="superscript"/>
              </w:rPr>
            </w:pPr>
            <w:r>
              <w:t>7,946</w:t>
            </w:r>
            <w:r w:rsidR="00830CCB">
              <w:t xml:space="preserve"> </w:t>
            </w:r>
            <w:r w:rsidR="00830CCB" w:rsidRPr="00830CCB">
              <w:t>∙</w:t>
            </w:r>
            <w:r w:rsidR="00830CCB">
              <w:t xml:space="preserve"> 10</w:t>
            </w:r>
            <w:r>
              <w:rPr>
                <w:vertAlign w:val="superscript"/>
              </w:rPr>
              <w:t>6</w:t>
            </w:r>
          </w:p>
        </w:tc>
        <w:tc>
          <w:tcPr>
            <w:tcW w:w="1985" w:type="dxa"/>
          </w:tcPr>
          <w:p w14:paraId="54319FFF" w14:textId="1728F9D1" w:rsidR="00830CCB" w:rsidRDefault="0065749E" w:rsidP="008010F8">
            <w:pPr>
              <w:pStyle w:val="BPDPNormln"/>
            </w:pPr>
            <w:r>
              <w:t>99,89</w:t>
            </w:r>
          </w:p>
        </w:tc>
      </w:tr>
      <w:tr w:rsidR="00830CCB" w14:paraId="656820CC" w14:textId="77777777" w:rsidTr="00112CCD">
        <w:trPr>
          <w:jc w:val="center"/>
        </w:trPr>
        <w:tc>
          <w:tcPr>
            <w:tcW w:w="2268" w:type="dxa"/>
          </w:tcPr>
          <w:p w14:paraId="72923C64" w14:textId="0990C7AF" w:rsidR="00830CCB" w:rsidRDefault="00112CCD" w:rsidP="008010F8">
            <w:pPr>
              <w:pStyle w:val="BPDPNormln"/>
            </w:pPr>
            <w:r>
              <w:t>PC</w:t>
            </w:r>
            <w:r w:rsidR="00830CCB">
              <w:t>2</w:t>
            </w:r>
          </w:p>
        </w:tc>
        <w:tc>
          <w:tcPr>
            <w:tcW w:w="1985" w:type="dxa"/>
          </w:tcPr>
          <w:p w14:paraId="6F23B8B8" w14:textId="216B6165" w:rsidR="00830CCB" w:rsidRPr="00830CCB" w:rsidRDefault="0065749E" w:rsidP="008010F8">
            <w:pPr>
              <w:pStyle w:val="BPDPNormln"/>
              <w:rPr>
                <w:vertAlign w:val="superscript"/>
              </w:rPr>
            </w:pPr>
            <w:r>
              <w:t>6,824</w:t>
            </w:r>
            <w:r w:rsidR="00830CCB">
              <w:t xml:space="preserve"> </w:t>
            </w:r>
            <w:r w:rsidR="00830CCB" w:rsidRPr="00830CCB">
              <w:t>∙</w:t>
            </w:r>
            <w:r w:rsidR="00830CCB">
              <w:t xml:space="preserve"> 10</w:t>
            </w:r>
            <w:r>
              <w:rPr>
                <w:vertAlign w:val="superscript"/>
              </w:rPr>
              <w:t>3</w:t>
            </w:r>
          </w:p>
        </w:tc>
        <w:tc>
          <w:tcPr>
            <w:tcW w:w="1985" w:type="dxa"/>
          </w:tcPr>
          <w:p w14:paraId="4872565E" w14:textId="60791010" w:rsidR="00830CCB" w:rsidRDefault="0065749E" w:rsidP="008010F8">
            <w:pPr>
              <w:pStyle w:val="BPDPNormln"/>
            </w:pPr>
            <w:r>
              <w:t>0,086</w:t>
            </w:r>
          </w:p>
        </w:tc>
      </w:tr>
      <w:tr w:rsidR="00830CCB" w14:paraId="3C6E944E" w14:textId="77777777" w:rsidTr="00112CCD">
        <w:trPr>
          <w:jc w:val="center"/>
        </w:trPr>
        <w:tc>
          <w:tcPr>
            <w:tcW w:w="2268" w:type="dxa"/>
          </w:tcPr>
          <w:p w14:paraId="66BF2B57" w14:textId="1DCA1E77" w:rsidR="00830CCB" w:rsidRDefault="00112CCD" w:rsidP="008010F8">
            <w:pPr>
              <w:pStyle w:val="BPDPNormln"/>
            </w:pPr>
            <w:r>
              <w:t>PC</w:t>
            </w:r>
            <w:r w:rsidR="00830CCB">
              <w:t>3</w:t>
            </w:r>
          </w:p>
        </w:tc>
        <w:tc>
          <w:tcPr>
            <w:tcW w:w="1985" w:type="dxa"/>
          </w:tcPr>
          <w:p w14:paraId="4EEEA4C3" w14:textId="575A192B" w:rsidR="00830CCB" w:rsidRPr="00830CCB" w:rsidRDefault="0065749E" w:rsidP="008010F8">
            <w:pPr>
              <w:pStyle w:val="BPDPNormln"/>
              <w:rPr>
                <w:vertAlign w:val="superscript"/>
              </w:rPr>
            </w:pPr>
            <w:r>
              <w:t>1,516</w:t>
            </w:r>
            <w:r w:rsidR="00830CCB" w:rsidRPr="00830CCB">
              <w:t>∙</w:t>
            </w:r>
            <w:r w:rsidR="00830CCB">
              <w:t xml:space="preserve"> 10</w:t>
            </w:r>
            <w:r w:rsidR="00830CCB">
              <w:rPr>
                <w:vertAlign w:val="superscript"/>
              </w:rPr>
              <w:t>3</w:t>
            </w:r>
          </w:p>
        </w:tc>
        <w:tc>
          <w:tcPr>
            <w:tcW w:w="1985" w:type="dxa"/>
          </w:tcPr>
          <w:p w14:paraId="3433A5DB" w14:textId="1F6A1E6A" w:rsidR="00830CCB" w:rsidRDefault="0065749E" w:rsidP="008010F8">
            <w:pPr>
              <w:pStyle w:val="BPDPNormln"/>
            </w:pPr>
            <w:r>
              <w:t>0,019</w:t>
            </w:r>
          </w:p>
        </w:tc>
      </w:tr>
      <w:tr w:rsidR="00830CCB" w14:paraId="7B770BFD" w14:textId="77777777" w:rsidTr="00112CCD">
        <w:trPr>
          <w:jc w:val="center"/>
        </w:trPr>
        <w:tc>
          <w:tcPr>
            <w:tcW w:w="2268" w:type="dxa"/>
          </w:tcPr>
          <w:p w14:paraId="793C54B1" w14:textId="7F57789B" w:rsidR="00830CCB" w:rsidRDefault="00112CCD" w:rsidP="008010F8">
            <w:pPr>
              <w:pStyle w:val="BPDPNormln"/>
            </w:pPr>
            <w:r>
              <w:t>PC</w:t>
            </w:r>
            <w:r w:rsidR="00830CCB">
              <w:t>4</w:t>
            </w:r>
          </w:p>
        </w:tc>
        <w:tc>
          <w:tcPr>
            <w:tcW w:w="1985" w:type="dxa"/>
          </w:tcPr>
          <w:p w14:paraId="1A89FAC5" w14:textId="1FC3DB5A" w:rsidR="00830CCB" w:rsidRPr="00830CCB" w:rsidRDefault="0065749E" w:rsidP="008010F8">
            <w:pPr>
              <w:pStyle w:val="BPDPNormln"/>
            </w:pPr>
            <w:r>
              <w:t>9,005</w:t>
            </w:r>
            <w:r w:rsidR="00830CCB">
              <w:t xml:space="preserve"> </w:t>
            </w:r>
            <w:r w:rsidR="00830CCB" w:rsidRPr="00830CCB">
              <w:t>∙</w:t>
            </w:r>
            <w:r w:rsidR="00830CCB">
              <w:t xml:space="preserve"> 10</w:t>
            </w:r>
            <w:r>
              <w:rPr>
                <w:vertAlign w:val="superscript"/>
              </w:rPr>
              <w:t>1</w:t>
            </w:r>
          </w:p>
        </w:tc>
        <w:tc>
          <w:tcPr>
            <w:tcW w:w="1985" w:type="dxa"/>
          </w:tcPr>
          <w:p w14:paraId="3A6623C5" w14:textId="173E932F" w:rsidR="00830CCB" w:rsidRDefault="00830CCB" w:rsidP="008010F8">
            <w:pPr>
              <w:pStyle w:val="BPDPNormln"/>
            </w:pPr>
            <w:r>
              <w:t>0</w:t>
            </w:r>
            <w:r w:rsidR="0065749E">
              <w:t>,00</w:t>
            </w:r>
            <w:r>
              <w:t>1</w:t>
            </w:r>
          </w:p>
        </w:tc>
      </w:tr>
      <w:tr w:rsidR="0065749E" w14:paraId="7A0493ED" w14:textId="77777777" w:rsidTr="00112CCD">
        <w:trPr>
          <w:jc w:val="center"/>
        </w:trPr>
        <w:tc>
          <w:tcPr>
            <w:tcW w:w="2268" w:type="dxa"/>
          </w:tcPr>
          <w:p w14:paraId="7F6CF2E3" w14:textId="0B3701A2" w:rsidR="0065749E" w:rsidRDefault="0065749E" w:rsidP="008010F8">
            <w:pPr>
              <w:pStyle w:val="BPDPNormln"/>
            </w:pPr>
            <w:r>
              <w:t>PC5</w:t>
            </w:r>
          </w:p>
        </w:tc>
        <w:tc>
          <w:tcPr>
            <w:tcW w:w="1985" w:type="dxa"/>
          </w:tcPr>
          <w:p w14:paraId="11AEF57D" w14:textId="79F9A82F" w:rsidR="0065749E" w:rsidRDefault="0065749E" w:rsidP="008010F8">
            <w:pPr>
              <w:pStyle w:val="BPDPNormln"/>
            </w:pPr>
            <w:r>
              <w:t>9,978</w:t>
            </w:r>
          </w:p>
        </w:tc>
        <w:tc>
          <w:tcPr>
            <w:tcW w:w="1985" w:type="dxa"/>
          </w:tcPr>
          <w:p w14:paraId="000C7C2E" w14:textId="62F0E987" w:rsidR="0065749E" w:rsidRDefault="0065749E" w:rsidP="008010F8">
            <w:pPr>
              <w:pStyle w:val="BPDPNormln"/>
            </w:pPr>
            <w:r>
              <w:t xml:space="preserve">1,255 </w:t>
            </w:r>
            <w:r w:rsidRPr="00830CCB">
              <w:t>∙</w:t>
            </w:r>
            <w:r>
              <w:t xml:space="preserve"> 10</w:t>
            </w:r>
            <w:r w:rsidRPr="0065749E">
              <w:rPr>
                <w:vertAlign w:val="superscript"/>
              </w:rPr>
              <w:t>-4</w:t>
            </w:r>
          </w:p>
        </w:tc>
      </w:tr>
      <w:tr w:rsidR="0065749E" w14:paraId="33CCB4E9" w14:textId="77777777" w:rsidTr="00112CCD">
        <w:trPr>
          <w:jc w:val="center"/>
        </w:trPr>
        <w:tc>
          <w:tcPr>
            <w:tcW w:w="2268" w:type="dxa"/>
          </w:tcPr>
          <w:p w14:paraId="702CCCCD" w14:textId="7924D9B9" w:rsidR="0065749E" w:rsidRDefault="0065749E" w:rsidP="008010F8">
            <w:pPr>
              <w:pStyle w:val="BPDPNormln"/>
            </w:pPr>
            <w:r>
              <w:t>PC6</w:t>
            </w:r>
          </w:p>
        </w:tc>
        <w:tc>
          <w:tcPr>
            <w:tcW w:w="1985" w:type="dxa"/>
          </w:tcPr>
          <w:p w14:paraId="01B9D3DB" w14:textId="784C59AF" w:rsidR="0065749E" w:rsidRDefault="0065749E" w:rsidP="008010F8">
            <w:pPr>
              <w:pStyle w:val="BPDPNormln"/>
            </w:pPr>
            <w:r>
              <w:t>0,126</w:t>
            </w:r>
          </w:p>
        </w:tc>
        <w:tc>
          <w:tcPr>
            <w:tcW w:w="1985" w:type="dxa"/>
          </w:tcPr>
          <w:p w14:paraId="510123F1" w14:textId="30C88AF3" w:rsidR="0065749E" w:rsidRDefault="0065749E" w:rsidP="008010F8">
            <w:pPr>
              <w:pStyle w:val="BPDPNormln"/>
            </w:pPr>
            <w:r>
              <w:t xml:space="preserve">1,578 </w:t>
            </w:r>
            <w:r w:rsidRPr="00830CCB">
              <w:t>∙</w:t>
            </w:r>
            <w:r>
              <w:t xml:space="preserve"> 10</w:t>
            </w:r>
            <w:r w:rsidRPr="0065749E">
              <w:rPr>
                <w:vertAlign w:val="superscript"/>
              </w:rPr>
              <w:t>-6</w:t>
            </w:r>
          </w:p>
        </w:tc>
      </w:tr>
    </w:tbl>
    <w:p w14:paraId="2113D76E" w14:textId="77777777" w:rsidR="003822DC" w:rsidRDefault="003822DC" w:rsidP="008010F8">
      <w:pPr>
        <w:pStyle w:val="BPDPNormln"/>
      </w:pPr>
    </w:p>
    <w:p w14:paraId="113C6DCE" w14:textId="0C76F4DC" w:rsidR="009A5AFE" w:rsidRDefault="00112CCD" w:rsidP="008010F8">
      <w:pPr>
        <w:pStyle w:val="BPDPNormln"/>
      </w:pPr>
      <w:r>
        <w:t xml:space="preserve">Vlastní čísla slouží k </w:t>
      </w:r>
      <w:r w:rsidR="00A32A93">
        <w:t>urč</w:t>
      </w:r>
      <w:r>
        <w:t>ení</w:t>
      </w:r>
      <w:r w:rsidR="00A32A93">
        <w:t xml:space="preserve"> počt</w:t>
      </w:r>
      <w:r>
        <w:t>u</w:t>
      </w:r>
      <w:r w:rsidR="00A32A93">
        <w:t xml:space="preserve"> hlavních komponent, které budou využity pro</w:t>
      </w:r>
      <w:r w:rsidR="00C40968">
        <w:t> </w:t>
      </w:r>
      <w:r w:rsidR="00A32A93">
        <w:t xml:space="preserve">interpretaci dat. </w:t>
      </w:r>
      <w:r w:rsidR="00370F04">
        <w:t>Na grafu úpatí vlastních čísel (</w:t>
      </w:r>
      <w:r w:rsidR="002E398B" w:rsidRPr="009B4965">
        <w:fldChar w:fldCharType="begin"/>
      </w:r>
      <w:r w:rsidR="002E398B" w:rsidRPr="009B4965">
        <w:instrText xml:space="preserve"> REF _Ref32695294 \h  \* MERGEFORMAT </w:instrText>
      </w:r>
      <w:r w:rsidR="002E398B" w:rsidRPr="009B4965">
        <w:fldChar w:fldCharType="separate"/>
      </w:r>
      <w:r w:rsidR="007E0F00" w:rsidRPr="007E0F00">
        <w:t xml:space="preserve">Obr. </w:t>
      </w:r>
      <w:r w:rsidR="007E0F00" w:rsidRPr="007E0F00">
        <w:rPr>
          <w:noProof/>
        </w:rPr>
        <w:t>4</w:t>
      </w:r>
      <w:r w:rsidR="007E0F00" w:rsidRPr="007E0F00">
        <w:t>.</w:t>
      </w:r>
      <w:r w:rsidR="007E0F00" w:rsidRPr="007E0F00">
        <w:rPr>
          <w:noProof/>
        </w:rPr>
        <w:t>6</w:t>
      </w:r>
      <w:r w:rsidR="002E398B" w:rsidRPr="009B4965">
        <w:fldChar w:fldCharType="end"/>
      </w:r>
      <w:r w:rsidR="00370F04">
        <w:t>)</w:t>
      </w:r>
      <w:r w:rsidR="00676EA5">
        <w:t xml:space="preserve"> je vidět</w:t>
      </w:r>
      <w:r w:rsidR="00370F04">
        <w:t xml:space="preserve">, že </w:t>
      </w:r>
      <w:r w:rsidR="002E398B">
        <w:t>prvn</w:t>
      </w:r>
      <w:r w:rsidR="006B3517">
        <w:t>í hlavní komponenta PC1, obsahuje téměř všechen rozptyl původních dat.</w:t>
      </w:r>
      <w:r w:rsidR="00370F04">
        <w:t xml:space="preserve"> </w:t>
      </w:r>
      <w:r w:rsidR="006801B3">
        <w:t>Pro zobrazení výsledků budou</w:t>
      </w:r>
      <w:r w:rsidR="00A61C19">
        <w:t xml:space="preserve"> využity první dvě hlavní komponenty PC1 a PC2.</w:t>
      </w:r>
    </w:p>
    <w:p w14:paraId="564D3F51" w14:textId="77777777" w:rsidR="003E0726" w:rsidRDefault="003E0726" w:rsidP="008010F8">
      <w:pPr>
        <w:pStyle w:val="BPDPNormln"/>
      </w:pPr>
    </w:p>
    <w:p w14:paraId="6C82EB34" w14:textId="14158B82" w:rsidR="003E0726" w:rsidRDefault="0065749E" w:rsidP="00350A05">
      <w:pPr>
        <w:pStyle w:val="BPDPNormln"/>
        <w:jc w:val="center"/>
      </w:pPr>
      <w:r>
        <w:rPr>
          <w:noProof/>
        </w:rPr>
        <w:lastRenderedPageBreak/>
        <w:drawing>
          <wp:inline distT="0" distB="0" distL="0" distR="0" wp14:anchorId="1995A95C" wp14:editId="1463B5DE">
            <wp:extent cx="4323559" cy="3240000"/>
            <wp:effectExtent l="0" t="0" r="127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ponentni_vahy_priklad.emf"/>
                    <pic:cNvPicPr/>
                  </pic:nvPicPr>
                  <pic:blipFill>
                    <a:blip r:embed="rId23">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1D827A9C" w14:textId="72CA958B" w:rsidR="009A5AFE" w:rsidRDefault="003E0726" w:rsidP="00370F04">
      <w:pPr>
        <w:pStyle w:val="Titulek"/>
        <w:jc w:val="center"/>
        <w:rPr>
          <w:b w:val="0"/>
        </w:rPr>
      </w:pPr>
      <w:bookmarkStart w:id="115" w:name="_Ref32695294"/>
      <w:bookmarkStart w:id="116" w:name="_Toc41489584"/>
      <w:r w:rsidRPr="003E072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6</w:t>
      </w:r>
      <w:r w:rsidR="00E73D21">
        <w:rPr>
          <w:b w:val="0"/>
        </w:rPr>
        <w:fldChar w:fldCharType="end"/>
      </w:r>
      <w:bookmarkEnd w:id="115"/>
      <w:r w:rsidRPr="003E0726">
        <w:rPr>
          <w:b w:val="0"/>
        </w:rPr>
        <w:t xml:space="preserve">: </w:t>
      </w:r>
      <w:r w:rsidR="003822DC">
        <w:rPr>
          <w:b w:val="0"/>
        </w:rPr>
        <w:t>I</w:t>
      </w:r>
      <w:r w:rsidRPr="003E0726">
        <w:rPr>
          <w:b w:val="0"/>
        </w:rPr>
        <w:t>ndexový graf úpatí vlastních čísel</w:t>
      </w:r>
      <w:bookmarkEnd w:id="116"/>
    </w:p>
    <w:p w14:paraId="0331E014" w14:textId="77777777" w:rsidR="00C40968" w:rsidRPr="00C40968" w:rsidRDefault="00C40968" w:rsidP="00C40968"/>
    <w:p w14:paraId="19ADA7FF" w14:textId="4A4B7427" w:rsidR="00C40968" w:rsidRDefault="00370F04" w:rsidP="008010F8">
      <w:pPr>
        <w:pStyle w:val="BPDPNormln"/>
      </w:pPr>
      <w:r>
        <w:t xml:space="preserve">Hlavní komponenty </w:t>
      </w:r>
      <w:r w:rsidR="006B3517">
        <w:t xml:space="preserve">PC2, </w:t>
      </w:r>
      <w:r>
        <w:t>PC3</w:t>
      </w:r>
      <w:r w:rsidR="00A61C19">
        <w:t>, PC4, PC5</w:t>
      </w:r>
      <w:r>
        <w:t xml:space="preserve"> a PC</w:t>
      </w:r>
      <w:r w:rsidR="00A61C19">
        <w:t>6</w:t>
      </w:r>
      <w:r>
        <w:t xml:space="preserve"> budou zanedbány, protože </w:t>
      </w:r>
      <w:r w:rsidR="00C40968">
        <w:t>jejich popis rozložení objektů má velmi malý význam.</w:t>
      </w:r>
      <w:r w:rsidR="00D47FF2">
        <w:t xml:space="preserve"> V tabulce (</w:t>
      </w:r>
      <w:r w:rsidR="00CE1857" w:rsidRPr="00CE1857">
        <w:fldChar w:fldCharType="begin"/>
      </w:r>
      <w:r w:rsidR="00CE1857" w:rsidRPr="00CE1857">
        <w:instrText xml:space="preserve"> REF _Ref32840166 \h  \* MERGEFORMAT </w:instrText>
      </w:r>
      <w:r w:rsidR="00CE1857" w:rsidRPr="00CE1857">
        <w:fldChar w:fldCharType="separate"/>
      </w:r>
      <w:r w:rsidR="007E0F00" w:rsidRPr="007E0F00">
        <w:t xml:space="preserve">Tab. </w:t>
      </w:r>
      <w:r w:rsidR="007E0F00" w:rsidRPr="007E0F00">
        <w:rPr>
          <w:noProof/>
        </w:rPr>
        <w:t>4</w:t>
      </w:r>
      <w:r w:rsidR="007E0F00" w:rsidRPr="007E0F00">
        <w:t>.</w:t>
      </w:r>
      <w:r w:rsidR="007E0F00" w:rsidRPr="007E0F00">
        <w:rPr>
          <w:noProof/>
        </w:rPr>
        <w:t>3</w:t>
      </w:r>
      <w:r w:rsidR="00CE1857" w:rsidRPr="00CE1857">
        <w:fldChar w:fldCharType="end"/>
      </w:r>
      <w:r w:rsidR="00D47FF2">
        <w:t xml:space="preserve">) jsou uvedeny vypočtené </w:t>
      </w:r>
      <w:r w:rsidR="00DC4C6B">
        <w:t>vlastní vektory</w:t>
      </w:r>
      <w:r w:rsidR="00D47FF2">
        <w:t xml:space="preserve">. </w:t>
      </w:r>
      <w:r w:rsidR="00DC4C6B">
        <w:t>Hodnoty</w:t>
      </w:r>
      <w:r w:rsidR="00676EA5">
        <w:t>,</w:t>
      </w:r>
      <w:r w:rsidR="00DC4C6B">
        <w:t xml:space="preserve"> v nich obsažené</w:t>
      </w:r>
      <w:r w:rsidR="00676EA5">
        <w:t>,</w:t>
      </w:r>
      <w:r w:rsidR="00DC4C6B">
        <w:t xml:space="preserve"> jsou</w:t>
      </w:r>
      <w:r w:rsidR="00B37C07">
        <w:t xml:space="preserve"> váhy určují</w:t>
      </w:r>
      <w:r w:rsidR="00676EA5">
        <w:t>cí</w:t>
      </w:r>
      <w:r w:rsidR="00B37C07">
        <w:t xml:space="preserve"> korelaci mezi původními proměnnými a hlavními komponentami. </w:t>
      </w:r>
    </w:p>
    <w:p w14:paraId="42969C87" w14:textId="77777777" w:rsidR="00DC4C6B" w:rsidRDefault="00DC4C6B" w:rsidP="008010F8">
      <w:pPr>
        <w:pStyle w:val="BPDPNormln"/>
      </w:pPr>
    </w:p>
    <w:p w14:paraId="7A5FE3DD" w14:textId="28C8A693" w:rsidR="00CE1857" w:rsidRPr="00CE1857" w:rsidRDefault="00CE1857" w:rsidP="00CE1857">
      <w:pPr>
        <w:pStyle w:val="Titulek"/>
        <w:keepNext/>
        <w:jc w:val="center"/>
        <w:rPr>
          <w:b w:val="0"/>
        </w:rPr>
      </w:pPr>
      <w:bookmarkStart w:id="117" w:name="_Ref32840166"/>
      <w:bookmarkStart w:id="118" w:name="_Toc41489611"/>
      <w:r w:rsidRPr="00CE1857">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7E0F00">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7E0F00">
        <w:rPr>
          <w:b w:val="0"/>
          <w:noProof/>
        </w:rPr>
        <w:t>3</w:t>
      </w:r>
      <w:r w:rsidR="00982B7F">
        <w:rPr>
          <w:b w:val="0"/>
        </w:rPr>
        <w:fldChar w:fldCharType="end"/>
      </w:r>
      <w:bookmarkEnd w:id="117"/>
      <w:r w:rsidR="00D66706">
        <w:rPr>
          <w:b w:val="0"/>
        </w:rPr>
        <w:t>:</w:t>
      </w:r>
      <w:r w:rsidRPr="00CE1857">
        <w:rPr>
          <w:b w:val="0"/>
        </w:rPr>
        <w:t xml:space="preserve"> </w:t>
      </w:r>
      <w:r w:rsidR="00BB1EA0" w:rsidRPr="00430B95">
        <w:rPr>
          <w:b w:val="0"/>
        </w:rPr>
        <w:t xml:space="preserve">Tabulka </w:t>
      </w:r>
      <w:r w:rsidR="00A24C10">
        <w:rPr>
          <w:b w:val="0"/>
        </w:rPr>
        <w:t>komponentních vah</w:t>
      </w:r>
      <w:bookmarkEnd w:id="118"/>
    </w:p>
    <w:tbl>
      <w:tblPr>
        <w:tblStyle w:val="Mkatabulky"/>
        <w:tblW w:w="0" w:type="auto"/>
        <w:jc w:val="center"/>
        <w:tblLook w:val="04A0" w:firstRow="1" w:lastRow="0" w:firstColumn="1" w:lastColumn="0" w:noHBand="0" w:noVBand="1"/>
      </w:tblPr>
      <w:tblGrid>
        <w:gridCol w:w="1585"/>
        <w:gridCol w:w="1500"/>
        <w:gridCol w:w="851"/>
        <w:gridCol w:w="850"/>
        <w:gridCol w:w="1418"/>
        <w:gridCol w:w="1134"/>
        <w:gridCol w:w="1381"/>
      </w:tblGrid>
      <w:tr w:rsidR="0065749E" w14:paraId="083BA84B" w14:textId="37DE9CA8" w:rsidTr="00996E79">
        <w:trPr>
          <w:jc w:val="center"/>
        </w:trPr>
        <w:tc>
          <w:tcPr>
            <w:tcW w:w="1585" w:type="dxa"/>
          </w:tcPr>
          <w:p w14:paraId="31D1E8B6" w14:textId="30BE0F80" w:rsidR="0065749E" w:rsidRDefault="0065749E" w:rsidP="00350A05">
            <w:pPr>
              <w:pStyle w:val="BPDPNormln"/>
              <w:ind w:firstLine="0"/>
            </w:pPr>
            <w:r>
              <w:t>proměnná</w:t>
            </w:r>
          </w:p>
        </w:tc>
        <w:tc>
          <w:tcPr>
            <w:tcW w:w="1500" w:type="dxa"/>
          </w:tcPr>
          <w:p w14:paraId="5CD9670E" w14:textId="13614722" w:rsidR="0065749E" w:rsidRPr="00DC4C6B" w:rsidRDefault="0065749E" w:rsidP="00350A05">
            <w:pPr>
              <w:pStyle w:val="BPDPNormln"/>
              <w:ind w:firstLine="0"/>
              <w:jc w:val="center"/>
            </w:pPr>
            <w:r>
              <w:t>V</w:t>
            </w:r>
            <w:r>
              <w:rPr>
                <w:vertAlign w:val="subscript"/>
              </w:rPr>
              <w:t>1</w:t>
            </w:r>
          </w:p>
        </w:tc>
        <w:tc>
          <w:tcPr>
            <w:tcW w:w="851" w:type="dxa"/>
          </w:tcPr>
          <w:p w14:paraId="1B53753B" w14:textId="50CC7805" w:rsidR="0065749E" w:rsidRPr="00DC4C6B" w:rsidRDefault="0065749E" w:rsidP="00350A05">
            <w:pPr>
              <w:pStyle w:val="BPDPNormln"/>
              <w:ind w:firstLine="0"/>
              <w:jc w:val="center"/>
              <w:rPr>
                <w:vertAlign w:val="subscript"/>
              </w:rPr>
            </w:pPr>
            <w:r>
              <w:t>V</w:t>
            </w:r>
            <w:r>
              <w:rPr>
                <w:vertAlign w:val="subscript"/>
              </w:rPr>
              <w:t>2</w:t>
            </w:r>
          </w:p>
        </w:tc>
        <w:tc>
          <w:tcPr>
            <w:tcW w:w="850" w:type="dxa"/>
          </w:tcPr>
          <w:p w14:paraId="6BC5168C" w14:textId="3842E214" w:rsidR="0065749E" w:rsidRPr="00DC4C6B" w:rsidRDefault="0065749E" w:rsidP="00350A05">
            <w:pPr>
              <w:pStyle w:val="BPDPNormln"/>
              <w:ind w:firstLine="0"/>
              <w:jc w:val="center"/>
              <w:rPr>
                <w:vertAlign w:val="subscript"/>
              </w:rPr>
            </w:pPr>
            <w:r>
              <w:t>V</w:t>
            </w:r>
            <w:r>
              <w:rPr>
                <w:vertAlign w:val="subscript"/>
              </w:rPr>
              <w:t>3</w:t>
            </w:r>
          </w:p>
        </w:tc>
        <w:tc>
          <w:tcPr>
            <w:tcW w:w="1418" w:type="dxa"/>
          </w:tcPr>
          <w:p w14:paraId="02FEE8F5" w14:textId="14F0CEBB" w:rsidR="0065749E" w:rsidRPr="00DC4C6B" w:rsidRDefault="0065749E" w:rsidP="00350A05">
            <w:pPr>
              <w:pStyle w:val="BPDPNormln"/>
              <w:ind w:firstLine="0"/>
              <w:jc w:val="center"/>
              <w:rPr>
                <w:vertAlign w:val="subscript"/>
              </w:rPr>
            </w:pPr>
            <w:r>
              <w:t>V</w:t>
            </w:r>
            <w:r>
              <w:rPr>
                <w:vertAlign w:val="subscript"/>
              </w:rPr>
              <w:t>4</w:t>
            </w:r>
          </w:p>
        </w:tc>
        <w:tc>
          <w:tcPr>
            <w:tcW w:w="1134" w:type="dxa"/>
          </w:tcPr>
          <w:p w14:paraId="24C0D3E2" w14:textId="1BC476FE" w:rsidR="0065749E" w:rsidRDefault="0065749E" w:rsidP="00350A05">
            <w:pPr>
              <w:pStyle w:val="BPDPNormln"/>
              <w:ind w:firstLine="0"/>
              <w:jc w:val="center"/>
            </w:pPr>
            <w:r>
              <w:t>V</w:t>
            </w:r>
            <w:r>
              <w:rPr>
                <w:vertAlign w:val="subscript"/>
              </w:rPr>
              <w:t>5</w:t>
            </w:r>
          </w:p>
        </w:tc>
        <w:tc>
          <w:tcPr>
            <w:tcW w:w="1381" w:type="dxa"/>
          </w:tcPr>
          <w:p w14:paraId="722CB3C4" w14:textId="1CEFC8AA" w:rsidR="0065749E" w:rsidRDefault="0065749E" w:rsidP="00350A05">
            <w:pPr>
              <w:pStyle w:val="BPDPNormln"/>
              <w:ind w:firstLine="0"/>
              <w:jc w:val="center"/>
            </w:pPr>
            <w:r>
              <w:t>V</w:t>
            </w:r>
            <w:r>
              <w:rPr>
                <w:vertAlign w:val="subscript"/>
              </w:rPr>
              <w:t>6</w:t>
            </w:r>
          </w:p>
        </w:tc>
      </w:tr>
      <w:tr w:rsidR="0065749E" w14:paraId="7CF67EF0" w14:textId="37F96522" w:rsidTr="00996E79">
        <w:trPr>
          <w:jc w:val="center"/>
        </w:trPr>
        <w:tc>
          <w:tcPr>
            <w:tcW w:w="1585" w:type="dxa"/>
          </w:tcPr>
          <w:p w14:paraId="73B3FBF1" w14:textId="0046D700" w:rsidR="0065749E" w:rsidRDefault="0065749E" w:rsidP="00350A05">
            <w:pPr>
              <w:pStyle w:val="BPDPNormln"/>
              <w:ind w:firstLine="0"/>
            </w:pPr>
            <w:r>
              <w:t>cena</w:t>
            </w:r>
          </w:p>
        </w:tc>
        <w:tc>
          <w:tcPr>
            <w:tcW w:w="1500" w:type="dxa"/>
          </w:tcPr>
          <w:p w14:paraId="5AD5544F" w14:textId="484FEA1F" w:rsidR="0065749E" w:rsidRDefault="0065749E" w:rsidP="00350A05">
            <w:pPr>
              <w:pStyle w:val="BPDPNormln"/>
              <w:ind w:firstLine="0"/>
              <w:jc w:val="center"/>
            </w:pPr>
            <w:r>
              <w:t>0,1</w:t>
            </w:r>
          </w:p>
        </w:tc>
        <w:tc>
          <w:tcPr>
            <w:tcW w:w="851" w:type="dxa"/>
          </w:tcPr>
          <w:p w14:paraId="451050DC" w14:textId="452DA05C" w:rsidR="0065749E" w:rsidRDefault="0065749E" w:rsidP="00350A05">
            <w:pPr>
              <w:pStyle w:val="BPDPNormln"/>
              <w:ind w:firstLine="0"/>
              <w:jc w:val="center"/>
            </w:pPr>
            <w:r>
              <w:t>-</w:t>
            </w:r>
            <w:r w:rsidR="00996E79">
              <w:t>0,011</w:t>
            </w:r>
          </w:p>
        </w:tc>
        <w:tc>
          <w:tcPr>
            <w:tcW w:w="850" w:type="dxa"/>
          </w:tcPr>
          <w:p w14:paraId="1DFAF2EC" w14:textId="0A4345C7" w:rsidR="0065749E" w:rsidRDefault="00996E79" w:rsidP="00350A05">
            <w:pPr>
              <w:pStyle w:val="BPDPNormln"/>
              <w:ind w:firstLine="0"/>
              <w:jc w:val="center"/>
            </w:pPr>
            <w:r>
              <w:t>-0,002</w:t>
            </w:r>
          </w:p>
        </w:tc>
        <w:tc>
          <w:tcPr>
            <w:tcW w:w="1418" w:type="dxa"/>
          </w:tcPr>
          <w:p w14:paraId="3F4609E5" w14:textId="59A61A27" w:rsidR="0065749E" w:rsidRDefault="00996E79" w:rsidP="00350A05">
            <w:pPr>
              <w:pStyle w:val="BPDPNormln"/>
              <w:ind w:firstLine="0"/>
              <w:jc w:val="center"/>
            </w:pPr>
            <w:r>
              <w:t xml:space="preserve">-1,841 </w:t>
            </w:r>
            <w:r w:rsidRPr="00830CCB">
              <w:t>∙</w:t>
            </w:r>
            <w:r>
              <w:t xml:space="preserve"> 10</w:t>
            </w:r>
            <w:r w:rsidRPr="00996E79">
              <w:rPr>
                <w:vertAlign w:val="superscript"/>
              </w:rPr>
              <w:t>-5</w:t>
            </w:r>
          </w:p>
        </w:tc>
        <w:tc>
          <w:tcPr>
            <w:tcW w:w="1134" w:type="dxa"/>
          </w:tcPr>
          <w:p w14:paraId="0D6F0183" w14:textId="27686236" w:rsidR="0065749E" w:rsidRDefault="00996E79" w:rsidP="00350A05">
            <w:pPr>
              <w:pStyle w:val="BPDPNormln"/>
              <w:ind w:firstLine="0"/>
              <w:jc w:val="center"/>
            </w:pPr>
            <w:r>
              <w:t>-0,001</w:t>
            </w:r>
          </w:p>
        </w:tc>
        <w:tc>
          <w:tcPr>
            <w:tcW w:w="1381" w:type="dxa"/>
          </w:tcPr>
          <w:p w14:paraId="75A997CC" w14:textId="073FB0A2" w:rsidR="0065749E" w:rsidRDefault="00996E79" w:rsidP="00350A05">
            <w:pPr>
              <w:pStyle w:val="BPDPNormln"/>
              <w:ind w:firstLine="0"/>
              <w:jc w:val="center"/>
            </w:pPr>
            <w:r>
              <w:t xml:space="preserve">2,077 </w:t>
            </w:r>
            <w:r w:rsidRPr="00830CCB">
              <w:t>∙</w:t>
            </w:r>
            <w:r>
              <w:t xml:space="preserve"> 10</w:t>
            </w:r>
            <w:r w:rsidRPr="00996E79">
              <w:rPr>
                <w:vertAlign w:val="superscript"/>
              </w:rPr>
              <w:t>-</w:t>
            </w:r>
            <w:r>
              <w:rPr>
                <w:vertAlign w:val="superscript"/>
              </w:rPr>
              <w:t>4</w:t>
            </w:r>
          </w:p>
        </w:tc>
      </w:tr>
      <w:tr w:rsidR="0065749E" w14:paraId="62D4AF22" w14:textId="06317422" w:rsidTr="00996E79">
        <w:trPr>
          <w:jc w:val="center"/>
        </w:trPr>
        <w:tc>
          <w:tcPr>
            <w:tcW w:w="1585" w:type="dxa"/>
          </w:tcPr>
          <w:p w14:paraId="1770BAD8" w14:textId="3D0CE27D" w:rsidR="0065749E" w:rsidRDefault="0065749E" w:rsidP="00350A05">
            <w:pPr>
              <w:pStyle w:val="BPDPNormln"/>
              <w:ind w:firstLine="0"/>
            </w:pPr>
            <w:r>
              <w:t>citlivost</w:t>
            </w:r>
          </w:p>
        </w:tc>
        <w:tc>
          <w:tcPr>
            <w:tcW w:w="1500" w:type="dxa"/>
          </w:tcPr>
          <w:p w14:paraId="5ABCBB78" w14:textId="0B8D6F6F" w:rsidR="0065749E" w:rsidRDefault="0065749E" w:rsidP="00350A05">
            <w:pPr>
              <w:pStyle w:val="BPDPNormln"/>
              <w:ind w:firstLine="0"/>
              <w:jc w:val="center"/>
            </w:pPr>
            <w:r>
              <w:t>0,001</w:t>
            </w:r>
          </w:p>
        </w:tc>
        <w:tc>
          <w:tcPr>
            <w:tcW w:w="851" w:type="dxa"/>
          </w:tcPr>
          <w:p w14:paraId="1570E3FB" w14:textId="19151211" w:rsidR="0065749E" w:rsidRDefault="00996E79" w:rsidP="00350A05">
            <w:pPr>
              <w:pStyle w:val="BPDPNormln"/>
              <w:ind w:firstLine="0"/>
              <w:jc w:val="center"/>
            </w:pPr>
            <w:r>
              <w:t>-0,072</w:t>
            </w:r>
          </w:p>
        </w:tc>
        <w:tc>
          <w:tcPr>
            <w:tcW w:w="850" w:type="dxa"/>
          </w:tcPr>
          <w:p w14:paraId="26E6D18D" w14:textId="3B589EC9" w:rsidR="0065749E" w:rsidRDefault="00996E79" w:rsidP="00350A05">
            <w:pPr>
              <w:pStyle w:val="BPDPNormln"/>
              <w:ind w:firstLine="0"/>
              <w:jc w:val="center"/>
            </w:pPr>
            <w:r>
              <w:t>0,998</w:t>
            </w:r>
          </w:p>
        </w:tc>
        <w:tc>
          <w:tcPr>
            <w:tcW w:w="1418" w:type="dxa"/>
          </w:tcPr>
          <w:p w14:paraId="0001DF00" w14:textId="11ED27F3" w:rsidR="0065749E" w:rsidRDefault="00996E79" w:rsidP="00350A05">
            <w:pPr>
              <w:pStyle w:val="BPDPNormln"/>
              <w:ind w:firstLine="0"/>
              <w:jc w:val="center"/>
            </w:pPr>
            <w:r>
              <w:t>0,009</w:t>
            </w:r>
          </w:p>
        </w:tc>
        <w:tc>
          <w:tcPr>
            <w:tcW w:w="1134" w:type="dxa"/>
          </w:tcPr>
          <w:p w14:paraId="026D9B0C" w14:textId="75D3BD90" w:rsidR="0065749E" w:rsidRDefault="00996E79" w:rsidP="00350A05">
            <w:pPr>
              <w:pStyle w:val="BPDPNormln"/>
              <w:ind w:firstLine="0"/>
              <w:jc w:val="center"/>
            </w:pPr>
            <w:r>
              <w:t>0,009</w:t>
            </w:r>
          </w:p>
        </w:tc>
        <w:tc>
          <w:tcPr>
            <w:tcW w:w="1381" w:type="dxa"/>
          </w:tcPr>
          <w:p w14:paraId="3240FC1E" w14:textId="2508E5DE" w:rsidR="0065749E" w:rsidRDefault="00996E79" w:rsidP="00350A05">
            <w:pPr>
              <w:pStyle w:val="BPDPNormln"/>
              <w:ind w:firstLine="0"/>
              <w:jc w:val="center"/>
            </w:pPr>
            <w:r>
              <w:t>-0,005</w:t>
            </w:r>
          </w:p>
        </w:tc>
      </w:tr>
      <w:tr w:rsidR="0065749E" w14:paraId="58880E49" w14:textId="0214D47B" w:rsidTr="00996E79">
        <w:trPr>
          <w:jc w:val="center"/>
        </w:trPr>
        <w:tc>
          <w:tcPr>
            <w:tcW w:w="1585" w:type="dxa"/>
          </w:tcPr>
          <w:p w14:paraId="144F84AC" w14:textId="340FAE28" w:rsidR="0065749E" w:rsidRDefault="0065749E" w:rsidP="00350A05">
            <w:pPr>
              <w:pStyle w:val="BPDPNormln"/>
              <w:ind w:firstLine="0"/>
            </w:pPr>
            <w:r>
              <w:t>impedance</w:t>
            </w:r>
          </w:p>
        </w:tc>
        <w:tc>
          <w:tcPr>
            <w:tcW w:w="1500" w:type="dxa"/>
          </w:tcPr>
          <w:p w14:paraId="49A1693D" w14:textId="1FC67559" w:rsidR="0065749E" w:rsidRDefault="0065749E" w:rsidP="00350A05">
            <w:pPr>
              <w:pStyle w:val="BPDPNormln"/>
              <w:ind w:firstLine="0"/>
              <w:jc w:val="center"/>
            </w:pPr>
            <w:r>
              <w:t xml:space="preserve">8,633 </w:t>
            </w:r>
            <w:r w:rsidRPr="00830CCB">
              <w:t>∙</w:t>
            </w:r>
            <w:r>
              <w:t xml:space="preserve"> 10</w:t>
            </w:r>
            <w:r w:rsidRPr="0065749E">
              <w:rPr>
                <w:vertAlign w:val="superscript"/>
              </w:rPr>
              <w:t>-4</w:t>
            </w:r>
          </w:p>
        </w:tc>
        <w:tc>
          <w:tcPr>
            <w:tcW w:w="851" w:type="dxa"/>
          </w:tcPr>
          <w:p w14:paraId="504F3030" w14:textId="5862DEEE" w:rsidR="0065749E" w:rsidRDefault="00996E79" w:rsidP="00350A05">
            <w:pPr>
              <w:pStyle w:val="BPDPNormln"/>
              <w:ind w:firstLine="0"/>
              <w:jc w:val="center"/>
            </w:pPr>
            <w:r>
              <w:t>0,044</w:t>
            </w:r>
          </w:p>
        </w:tc>
        <w:tc>
          <w:tcPr>
            <w:tcW w:w="850" w:type="dxa"/>
          </w:tcPr>
          <w:p w14:paraId="08F871EA" w14:textId="0461FFFF" w:rsidR="0065749E" w:rsidRDefault="00996E79" w:rsidP="00350A05">
            <w:pPr>
              <w:pStyle w:val="BPDPNormln"/>
              <w:ind w:firstLine="0"/>
              <w:jc w:val="center"/>
            </w:pPr>
            <w:r>
              <w:t>-0,008</w:t>
            </w:r>
          </w:p>
        </w:tc>
        <w:tc>
          <w:tcPr>
            <w:tcW w:w="1418" w:type="dxa"/>
          </w:tcPr>
          <w:p w14:paraId="3E36D4A2" w14:textId="4C8D09F4" w:rsidR="0065749E" w:rsidRDefault="00996E79" w:rsidP="00350A05">
            <w:pPr>
              <w:pStyle w:val="BPDPNormln"/>
              <w:ind w:firstLine="0"/>
              <w:jc w:val="center"/>
            </w:pPr>
            <w:r>
              <w:t>0,928</w:t>
            </w:r>
          </w:p>
        </w:tc>
        <w:tc>
          <w:tcPr>
            <w:tcW w:w="1134" w:type="dxa"/>
          </w:tcPr>
          <w:p w14:paraId="10D3E1E2" w14:textId="647E857B" w:rsidR="0065749E" w:rsidRDefault="00996E79" w:rsidP="00350A05">
            <w:pPr>
              <w:pStyle w:val="BPDPNormln"/>
              <w:ind w:firstLine="0"/>
              <w:jc w:val="center"/>
            </w:pPr>
            <w:r>
              <w:t>0,369</w:t>
            </w:r>
          </w:p>
        </w:tc>
        <w:tc>
          <w:tcPr>
            <w:tcW w:w="1381" w:type="dxa"/>
          </w:tcPr>
          <w:p w14:paraId="74283465" w14:textId="5DB84468" w:rsidR="0065749E" w:rsidRDefault="00996E79" w:rsidP="00350A05">
            <w:pPr>
              <w:pStyle w:val="BPDPNormln"/>
              <w:ind w:firstLine="0"/>
              <w:jc w:val="center"/>
            </w:pPr>
            <w:r>
              <w:t>-0,029</w:t>
            </w:r>
          </w:p>
        </w:tc>
      </w:tr>
      <w:tr w:rsidR="0065749E" w14:paraId="503F9FD4" w14:textId="456EEBFF" w:rsidTr="00996E79">
        <w:trPr>
          <w:jc w:val="center"/>
        </w:trPr>
        <w:tc>
          <w:tcPr>
            <w:tcW w:w="1585" w:type="dxa"/>
          </w:tcPr>
          <w:p w14:paraId="7698F2A3" w14:textId="038F7B44" w:rsidR="0065749E" w:rsidRDefault="0065749E" w:rsidP="00350A05">
            <w:pPr>
              <w:pStyle w:val="BPDPNormln"/>
              <w:ind w:firstLine="0"/>
            </w:pPr>
            <w:r>
              <w:t>výdrž baterie</w:t>
            </w:r>
          </w:p>
        </w:tc>
        <w:tc>
          <w:tcPr>
            <w:tcW w:w="1500" w:type="dxa"/>
          </w:tcPr>
          <w:p w14:paraId="64A15B89" w14:textId="1B373DDD" w:rsidR="0065749E" w:rsidRDefault="0065749E" w:rsidP="00350A05">
            <w:pPr>
              <w:pStyle w:val="BPDPNormln"/>
              <w:ind w:firstLine="0"/>
              <w:jc w:val="center"/>
            </w:pPr>
            <w:r>
              <w:t>0,003</w:t>
            </w:r>
          </w:p>
        </w:tc>
        <w:tc>
          <w:tcPr>
            <w:tcW w:w="851" w:type="dxa"/>
          </w:tcPr>
          <w:p w14:paraId="1D418E95" w14:textId="741B754A" w:rsidR="0065749E" w:rsidRDefault="00996E79" w:rsidP="00350A05">
            <w:pPr>
              <w:pStyle w:val="BPDPNormln"/>
              <w:ind w:firstLine="0"/>
              <w:jc w:val="center"/>
            </w:pPr>
            <w:r>
              <w:t>0,142</w:t>
            </w:r>
          </w:p>
        </w:tc>
        <w:tc>
          <w:tcPr>
            <w:tcW w:w="850" w:type="dxa"/>
          </w:tcPr>
          <w:p w14:paraId="7707AE9C" w14:textId="2FF5EB04" w:rsidR="0065749E" w:rsidRDefault="00996E79" w:rsidP="00350A05">
            <w:pPr>
              <w:pStyle w:val="BPDPNormln"/>
              <w:ind w:firstLine="0"/>
              <w:jc w:val="center"/>
            </w:pPr>
            <w:r>
              <w:t>0,005</w:t>
            </w:r>
          </w:p>
        </w:tc>
        <w:tc>
          <w:tcPr>
            <w:tcW w:w="1418" w:type="dxa"/>
          </w:tcPr>
          <w:p w14:paraId="7CC2979F" w14:textId="47029826" w:rsidR="0065749E" w:rsidRDefault="00996E79" w:rsidP="00350A05">
            <w:pPr>
              <w:pStyle w:val="BPDPNormln"/>
              <w:ind w:firstLine="0"/>
              <w:jc w:val="center"/>
            </w:pPr>
            <w:r>
              <w:t>-0,372</w:t>
            </w:r>
          </w:p>
        </w:tc>
        <w:tc>
          <w:tcPr>
            <w:tcW w:w="1134" w:type="dxa"/>
          </w:tcPr>
          <w:p w14:paraId="6742F2FA" w14:textId="0FCA4A8C" w:rsidR="0065749E" w:rsidRDefault="00996E79" w:rsidP="00350A05">
            <w:pPr>
              <w:pStyle w:val="BPDPNormln"/>
              <w:ind w:firstLine="0"/>
              <w:jc w:val="center"/>
            </w:pPr>
            <w:r>
              <w:t>0,917</w:t>
            </w:r>
          </w:p>
        </w:tc>
        <w:tc>
          <w:tcPr>
            <w:tcW w:w="1381" w:type="dxa"/>
          </w:tcPr>
          <w:p w14:paraId="4B60765E" w14:textId="31F779FD" w:rsidR="0065749E" w:rsidRDefault="00996E79" w:rsidP="00350A05">
            <w:pPr>
              <w:pStyle w:val="BPDPNormln"/>
              <w:ind w:firstLine="0"/>
              <w:jc w:val="center"/>
            </w:pPr>
            <w:r>
              <w:t>-0,033</w:t>
            </w:r>
          </w:p>
        </w:tc>
      </w:tr>
      <w:tr w:rsidR="0065749E" w14:paraId="79E63407" w14:textId="4EA9E118" w:rsidTr="00996E79">
        <w:trPr>
          <w:jc w:val="center"/>
        </w:trPr>
        <w:tc>
          <w:tcPr>
            <w:tcW w:w="1585" w:type="dxa"/>
          </w:tcPr>
          <w:p w14:paraId="7C96EBF4" w14:textId="54435972" w:rsidR="0065749E" w:rsidRDefault="0065749E" w:rsidP="00350A05">
            <w:pPr>
              <w:pStyle w:val="BPDPNormln"/>
              <w:ind w:firstLine="0"/>
            </w:pPr>
            <w:r>
              <w:t>nabíjení</w:t>
            </w:r>
          </w:p>
        </w:tc>
        <w:tc>
          <w:tcPr>
            <w:tcW w:w="1500" w:type="dxa"/>
          </w:tcPr>
          <w:p w14:paraId="44E6F89C" w14:textId="5294B60A" w:rsidR="0065749E" w:rsidRDefault="0065749E" w:rsidP="00350A05">
            <w:pPr>
              <w:pStyle w:val="BPDPNormln"/>
              <w:ind w:firstLine="0"/>
              <w:jc w:val="center"/>
            </w:pPr>
            <w:r>
              <w:t xml:space="preserve">-5,684 </w:t>
            </w:r>
            <w:r w:rsidRPr="00830CCB">
              <w:t>∙</w:t>
            </w:r>
            <w:r>
              <w:t xml:space="preserve"> 10</w:t>
            </w:r>
            <w:r w:rsidR="00996E79" w:rsidRPr="00996E79">
              <w:rPr>
                <w:vertAlign w:val="superscript"/>
              </w:rPr>
              <w:t>-5</w:t>
            </w:r>
          </w:p>
        </w:tc>
        <w:tc>
          <w:tcPr>
            <w:tcW w:w="851" w:type="dxa"/>
          </w:tcPr>
          <w:p w14:paraId="6BDC5402" w14:textId="326B33F3" w:rsidR="0065749E" w:rsidRDefault="00996E79" w:rsidP="00350A05">
            <w:pPr>
              <w:pStyle w:val="BPDPNormln"/>
              <w:ind w:firstLine="0"/>
              <w:jc w:val="center"/>
            </w:pPr>
            <w:r>
              <w:t>0,009</w:t>
            </w:r>
          </w:p>
        </w:tc>
        <w:tc>
          <w:tcPr>
            <w:tcW w:w="850" w:type="dxa"/>
          </w:tcPr>
          <w:p w14:paraId="7E8FBAAC" w14:textId="73212E2F" w:rsidR="0065749E" w:rsidRDefault="00996E79" w:rsidP="00350A05">
            <w:pPr>
              <w:pStyle w:val="BPDPNormln"/>
              <w:ind w:firstLine="0"/>
              <w:jc w:val="center"/>
            </w:pPr>
            <w:r>
              <w:t>0,005</w:t>
            </w:r>
          </w:p>
        </w:tc>
        <w:tc>
          <w:tcPr>
            <w:tcW w:w="1418" w:type="dxa"/>
          </w:tcPr>
          <w:p w14:paraId="6AF952B1" w14:textId="5AB7590C" w:rsidR="0065749E" w:rsidRDefault="00996E79" w:rsidP="00350A05">
            <w:pPr>
              <w:pStyle w:val="BPDPNormln"/>
              <w:ind w:firstLine="0"/>
              <w:jc w:val="center"/>
            </w:pPr>
            <w:r>
              <w:t>0,015</w:t>
            </w:r>
          </w:p>
        </w:tc>
        <w:tc>
          <w:tcPr>
            <w:tcW w:w="1134" w:type="dxa"/>
          </w:tcPr>
          <w:p w14:paraId="07F95859" w14:textId="64E6E2E2" w:rsidR="0065749E" w:rsidRDefault="00996E79" w:rsidP="00350A05">
            <w:pPr>
              <w:pStyle w:val="BPDPNormln"/>
              <w:ind w:firstLine="0"/>
              <w:jc w:val="center"/>
            </w:pPr>
            <w:r>
              <w:t>0,041</w:t>
            </w:r>
          </w:p>
        </w:tc>
        <w:tc>
          <w:tcPr>
            <w:tcW w:w="1381" w:type="dxa"/>
          </w:tcPr>
          <w:p w14:paraId="662D339A" w14:textId="35373996" w:rsidR="0065749E" w:rsidRDefault="00996E79" w:rsidP="00350A05">
            <w:pPr>
              <w:pStyle w:val="BPDPNormln"/>
              <w:ind w:firstLine="0"/>
              <w:jc w:val="center"/>
            </w:pPr>
            <w:r>
              <w:t>0,1</w:t>
            </w:r>
          </w:p>
        </w:tc>
      </w:tr>
      <w:tr w:rsidR="0065749E" w14:paraId="35FCFFB0" w14:textId="6F218BA3" w:rsidTr="00996E79">
        <w:trPr>
          <w:jc w:val="center"/>
        </w:trPr>
        <w:tc>
          <w:tcPr>
            <w:tcW w:w="1585" w:type="dxa"/>
          </w:tcPr>
          <w:p w14:paraId="788B2EF8" w14:textId="39256DDB" w:rsidR="0065749E" w:rsidRDefault="0065749E" w:rsidP="00350A05">
            <w:pPr>
              <w:pStyle w:val="BPDPNormln"/>
              <w:ind w:firstLine="0"/>
            </w:pPr>
            <w:r>
              <w:t>hmotnost</w:t>
            </w:r>
          </w:p>
        </w:tc>
        <w:tc>
          <w:tcPr>
            <w:tcW w:w="1500" w:type="dxa"/>
          </w:tcPr>
          <w:p w14:paraId="0E95E073" w14:textId="15FC1293" w:rsidR="0065749E" w:rsidRDefault="00996E79" w:rsidP="00350A05">
            <w:pPr>
              <w:pStyle w:val="BPDPNormln"/>
              <w:ind w:firstLine="0"/>
              <w:jc w:val="center"/>
            </w:pPr>
            <w:r>
              <w:t>0,011</w:t>
            </w:r>
          </w:p>
        </w:tc>
        <w:tc>
          <w:tcPr>
            <w:tcW w:w="851" w:type="dxa"/>
          </w:tcPr>
          <w:p w14:paraId="26D05519" w14:textId="4DFD23BD" w:rsidR="0065749E" w:rsidRDefault="00996E79" w:rsidP="00350A05">
            <w:pPr>
              <w:pStyle w:val="BPDPNormln"/>
              <w:ind w:firstLine="0"/>
              <w:jc w:val="center"/>
            </w:pPr>
            <w:r>
              <w:t>0,986</w:t>
            </w:r>
          </w:p>
        </w:tc>
        <w:tc>
          <w:tcPr>
            <w:tcW w:w="850" w:type="dxa"/>
          </w:tcPr>
          <w:p w14:paraId="215D7833" w14:textId="4A19FF13" w:rsidR="0065749E" w:rsidRDefault="00996E79" w:rsidP="00350A05">
            <w:pPr>
              <w:pStyle w:val="BPDPNormln"/>
              <w:ind w:firstLine="0"/>
              <w:jc w:val="center"/>
            </w:pPr>
            <w:r>
              <w:t>0,072</w:t>
            </w:r>
          </w:p>
        </w:tc>
        <w:tc>
          <w:tcPr>
            <w:tcW w:w="1418" w:type="dxa"/>
          </w:tcPr>
          <w:p w14:paraId="19D90762" w14:textId="27098A9D" w:rsidR="0065749E" w:rsidRDefault="00996E79" w:rsidP="00350A05">
            <w:pPr>
              <w:pStyle w:val="BPDPNormln"/>
              <w:ind w:firstLine="0"/>
              <w:jc w:val="center"/>
            </w:pPr>
            <w:r>
              <w:t>0,013</w:t>
            </w:r>
          </w:p>
        </w:tc>
        <w:tc>
          <w:tcPr>
            <w:tcW w:w="1134" w:type="dxa"/>
          </w:tcPr>
          <w:p w14:paraId="51115B3E" w14:textId="59E26C37" w:rsidR="0065749E" w:rsidRDefault="00996E79" w:rsidP="00350A05">
            <w:pPr>
              <w:pStyle w:val="BPDPNormln"/>
              <w:ind w:firstLine="0"/>
              <w:jc w:val="center"/>
            </w:pPr>
            <w:r>
              <w:t>-0,148</w:t>
            </w:r>
          </w:p>
        </w:tc>
        <w:tc>
          <w:tcPr>
            <w:tcW w:w="1381" w:type="dxa"/>
          </w:tcPr>
          <w:p w14:paraId="74F6CD3E" w14:textId="5A7925A8" w:rsidR="0065749E" w:rsidRDefault="00996E79" w:rsidP="00350A05">
            <w:pPr>
              <w:pStyle w:val="BPDPNormln"/>
              <w:ind w:firstLine="0"/>
              <w:jc w:val="center"/>
            </w:pPr>
            <w:r>
              <w:t>-0,003</w:t>
            </w:r>
          </w:p>
        </w:tc>
      </w:tr>
    </w:tbl>
    <w:p w14:paraId="51CFEE3C" w14:textId="77777777" w:rsidR="00D47FF2" w:rsidRPr="00C40968" w:rsidRDefault="00D47FF2" w:rsidP="008010F8">
      <w:pPr>
        <w:pStyle w:val="BPDPNormln"/>
      </w:pPr>
    </w:p>
    <w:p w14:paraId="7F73051F" w14:textId="1B2E4051" w:rsidR="009A5AFE" w:rsidRDefault="009A5AFE" w:rsidP="008010F8">
      <w:pPr>
        <w:pStyle w:val="BPDPNormln"/>
      </w:pPr>
    </w:p>
    <w:p w14:paraId="27D94F1E" w14:textId="0CF50252" w:rsidR="00430B95" w:rsidRDefault="00DC4C6B" w:rsidP="008010F8">
      <w:pPr>
        <w:pStyle w:val="BPDPNormln"/>
      </w:pPr>
      <w:r>
        <w:t>V další tabulce (</w:t>
      </w:r>
      <w:r w:rsidRPr="00430B95">
        <w:fldChar w:fldCharType="begin"/>
      </w:r>
      <w:r w:rsidRPr="00430B95">
        <w:instrText xml:space="preserve"> REF _Ref32842516 \h  \* MERGEFORMAT </w:instrText>
      </w:r>
      <w:r w:rsidRPr="00430B95">
        <w:fldChar w:fldCharType="separate"/>
      </w:r>
      <w:r w:rsidR="007E0F00" w:rsidRPr="007E0F00">
        <w:t xml:space="preserve">Tab. </w:t>
      </w:r>
      <w:r w:rsidR="007E0F00" w:rsidRPr="007E0F00">
        <w:rPr>
          <w:noProof/>
        </w:rPr>
        <w:t>4</w:t>
      </w:r>
      <w:r w:rsidR="007E0F00" w:rsidRPr="007E0F00">
        <w:t>.</w:t>
      </w:r>
      <w:r w:rsidR="007E0F00" w:rsidRPr="007E0F00">
        <w:rPr>
          <w:noProof/>
        </w:rPr>
        <w:t>4</w:t>
      </w:r>
      <w:r w:rsidRPr="00430B95">
        <w:fldChar w:fldCharType="end"/>
      </w:r>
      <w:r>
        <w:t xml:space="preserve">) </w:t>
      </w:r>
      <w:r w:rsidR="00B37C07">
        <w:t xml:space="preserve">jsou hodnoty koeficientů hlavních </w:t>
      </w:r>
      <w:proofErr w:type="gramStart"/>
      <w:r w:rsidR="00B37C07">
        <w:t>komponent</w:t>
      </w:r>
      <w:r w:rsidR="00676EA5">
        <w:t>,</w:t>
      </w:r>
      <w:proofErr w:type="gramEnd"/>
      <w:r w:rsidR="00676EA5">
        <w:t xml:space="preserve"> n</w:t>
      </w:r>
      <w:r>
        <w:t xml:space="preserve">eboli komponentní skóre jednotlivých </w:t>
      </w:r>
      <w:r w:rsidR="00A61C19">
        <w:t>typů s</w:t>
      </w:r>
      <w:r w:rsidR="009E3C23">
        <w:t>l</w:t>
      </w:r>
      <w:r w:rsidR="00A61C19">
        <w:t>uchátek</w:t>
      </w:r>
      <w:r>
        <w:t xml:space="preserve">. </w:t>
      </w:r>
    </w:p>
    <w:p w14:paraId="2D24C715" w14:textId="77777777" w:rsidR="00430B95" w:rsidRDefault="00430B95" w:rsidP="008010F8">
      <w:pPr>
        <w:pStyle w:val="BPDPNormln"/>
      </w:pPr>
    </w:p>
    <w:p w14:paraId="0A652CE1" w14:textId="6C362A27" w:rsidR="00430B95" w:rsidRPr="00430B95" w:rsidRDefault="00430B95" w:rsidP="00430B95">
      <w:pPr>
        <w:pStyle w:val="Titulek"/>
        <w:keepNext/>
        <w:jc w:val="center"/>
        <w:rPr>
          <w:b w:val="0"/>
        </w:rPr>
      </w:pPr>
      <w:bookmarkStart w:id="119" w:name="_Ref32842516"/>
      <w:bookmarkStart w:id="120" w:name="_Ref32846476"/>
      <w:bookmarkStart w:id="121" w:name="_Toc41489612"/>
      <w:r w:rsidRPr="00430B95">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7E0F00">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7E0F00">
        <w:rPr>
          <w:b w:val="0"/>
          <w:noProof/>
        </w:rPr>
        <w:t>4</w:t>
      </w:r>
      <w:r w:rsidR="00982B7F">
        <w:rPr>
          <w:b w:val="0"/>
        </w:rPr>
        <w:fldChar w:fldCharType="end"/>
      </w:r>
      <w:bookmarkEnd w:id="119"/>
      <w:r w:rsidR="00D66706">
        <w:rPr>
          <w:b w:val="0"/>
        </w:rPr>
        <w:t>:</w:t>
      </w:r>
      <w:r>
        <w:t xml:space="preserve"> </w:t>
      </w:r>
      <w:r w:rsidR="00BB1EA0" w:rsidRPr="00CE1857">
        <w:rPr>
          <w:b w:val="0"/>
        </w:rPr>
        <w:t xml:space="preserve">Tabulka </w:t>
      </w:r>
      <w:r w:rsidR="00A24C10">
        <w:rPr>
          <w:b w:val="0"/>
        </w:rPr>
        <w:t>komponentního skóre</w:t>
      </w:r>
      <w:bookmarkEnd w:id="120"/>
      <w:bookmarkEnd w:id="121"/>
      <w:r w:rsidR="00BB1EA0" w:rsidRPr="00430B95">
        <w:rPr>
          <w:b w:val="0"/>
        </w:rPr>
        <w:t xml:space="preserve"> </w:t>
      </w:r>
    </w:p>
    <w:tbl>
      <w:tblPr>
        <w:tblW w:w="7722" w:type="dxa"/>
        <w:jc w:val="center"/>
        <w:tblCellMar>
          <w:left w:w="70" w:type="dxa"/>
          <w:right w:w="70" w:type="dxa"/>
        </w:tblCellMar>
        <w:tblLook w:val="04A0" w:firstRow="1" w:lastRow="0" w:firstColumn="1" w:lastColumn="0" w:noHBand="0" w:noVBand="1"/>
      </w:tblPr>
      <w:tblGrid>
        <w:gridCol w:w="1126"/>
        <w:gridCol w:w="2268"/>
        <w:gridCol w:w="794"/>
        <w:gridCol w:w="709"/>
        <w:gridCol w:w="708"/>
        <w:gridCol w:w="709"/>
        <w:gridCol w:w="699"/>
        <w:gridCol w:w="709"/>
      </w:tblGrid>
      <w:tr w:rsidR="007640D3" w:rsidRPr="00BE208D" w14:paraId="5951763F" w14:textId="77777777" w:rsidTr="007640D3">
        <w:trPr>
          <w:trHeight w:val="331"/>
          <w:jc w:val="center"/>
        </w:trPr>
        <w:tc>
          <w:tcPr>
            <w:tcW w:w="1126" w:type="dxa"/>
            <w:tcBorders>
              <w:top w:val="single" w:sz="4" w:space="0" w:color="auto"/>
              <w:left w:val="single" w:sz="4" w:space="0" w:color="auto"/>
              <w:bottom w:val="single" w:sz="4" w:space="0" w:color="auto"/>
              <w:right w:val="nil"/>
            </w:tcBorders>
          </w:tcPr>
          <w:p w14:paraId="20D38E2C" w14:textId="18D0804D"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Index</w:t>
            </w:r>
          </w:p>
        </w:tc>
        <w:tc>
          <w:tcPr>
            <w:tcW w:w="2268" w:type="dxa"/>
            <w:tcBorders>
              <w:top w:val="single" w:sz="4" w:space="0" w:color="auto"/>
              <w:left w:val="single" w:sz="4" w:space="0" w:color="auto"/>
              <w:bottom w:val="single" w:sz="4" w:space="0" w:color="auto"/>
              <w:right w:val="nil"/>
            </w:tcBorders>
            <w:shd w:val="clear" w:color="auto" w:fill="auto"/>
            <w:noWrap/>
            <w:vAlign w:val="center"/>
            <w:hideMark/>
          </w:tcPr>
          <w:p w14:paraId="4A146161" w14:textId="03F9CA53" w:rsidR="007640D3" w:rsidRPr="00BE208D" w:rsidRDefault="007640D3" w:rsidP="009F3938">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Sluchátka</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A5ED" w14:textId="0649B82C"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A3226DA" w14:textId="60E8314E"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PC2</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1109440D" w14:textId="79B54FCA"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PC3</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2B846BCF" w14:textId="2CA2ED58"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PC4</w:t>
            </w:r>
          </w:p>
        </w:tc>
        <w:tc>
          <w:tcPr>
            <w:tcW w:w="699" w:type="dxa"/>
            <w:tcBorders>
              <w:top w:val="single" w:sz="4" w:space="0" w:color="auto"/>
              <w:left w:val="nil"/>
              <w:bottom w:val="single" w:sz="4" w:space="0" w:color="auto"/>
              <w:right w:val="single" w:sz="4" w:space="0" w:color="auto"/>
            </w:tcBorders>
            <w:shd w:val="clear" w:color="auto" w:fill="auto"/>
            <w:noWrap/>
            <w:vAlign w:val="center"/>
            <w:hideMark/>
          </w:tcPr>
          <w:p w14:paraId="1228A9D0" w14:textId="7943A949"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PC5</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3D073A39" w14:textId="3F08DA5C"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PC6</w:t>
            </w:r>
          </w:p>
        </w:tc>
      </w:tr>
      <w:tr w:rsidR="007640D3" w:rsidRPr="00BE208D" w14:paraId="1650AF9D"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390A7CD2" w14:textId="11D6D54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0CA4CB4" w14:textId="6F01F46A"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Sony WH-1000XM3</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14:paraId="7BED8482" w14:textId="0B6887B4" w:rsidR="007640D3" w:rsidRPr="00BE208D" w:rsidRDefault="007640D3" w:rsidP="007640D3">
            <w:pPr>
              <w:spacing w:line="240" w:lineRule="auto"/>
              <w:ind w:left="0"/>
              <w:jc w:val="center"/>
              <w:rPr>
                <w:rFonts w:ascii="Calibri" w:hAnsi="Calibri" w:cs="Calibri"/>
                <w:color w:val="000000"/>
                <w:sz w:val="22"/>
                <w:szCs w:val="22"/>
              </w:rPr>
            </w:pPr>
            <w:r w:rsidRPr="0030110B">
              <w:t>5</w:t>
            </w:r>
            <w:r>
              <w:t xml:space="preserve"> </w:t>
            </w:r>
            <w:r w:rsidRPr="0030110B">
              <w:t>415</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2015760" w14:textId="2BE82A2E" w:rsidR="007640D3" w:rsidRPr="007640D3" w:rsidRDefault="007640D3" w:rsidP="007640D3">
            <w:pPr>
              <w:spacing w:line="240" w:lineRule="auto"/>
              <w:ind w:left="0"/>
              <w:jc w:val="center"/>
            </w:pPr>
            <w:r w:rsidRPr="00CD79E2">
              <w:t>94</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6881EA4B" w14:textId="6BBAB491" w:rsidR="007640D3" w:rsidRPr="00BE208D" w:rsidRDefault="007640D3" w:rsidP="007640D3">
            <w:pPr>
              <w:spacing w:line="240" w:lineRule="auto"/>
              <w:ind w:left="0"/>
              <w:jc w:val="center"/>
              <w:rPr>
                <w:rFonts w:ascii="Calibri" w:hAnsi="Calibri" w:cs="Calibri"/>
                <w:color w:val="000000"/>
                <w:sz w:val="22"/>
                <w:szCs w:val="22"/>
              </w:rPr>
            </w:pPr>
            <w:r w:rsidRPr="00D56FE3">
              <w:t>8</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B063914" w14:textId="39CC9247" w:rsidR="007640D3" w:rsidRPr="00BE208D" w:rsidRDefault="007640D3" w:rsidP="007640D3">
            <w:pPr>
              <w:spacing w:line="240" w:lineRule="auto"/>
              <w:ind w:left="0"/>
              <w:jc w:val="center"/>
              <w:rPr>
                <w:rFonts w:ascii="Calibri" w:hAnsi="Calibri" w:cs="Calibri"/>
                <w:color w:val="000000"/>
                <w:sz w:val="22"/>
                <w:szCs w:val="22"/>
              </w:rPr>
            </w:pPr>
            <w:r w:rsidRPr="00333BC7">
              <w:t>10</w:t>
            </w:r>
          </w:p>
        </w:tc>
        <w:tc>
          <w:tcPr>
            <w:tcW w:w="699" w:type="dxa"/>
            <w:tcBorders>
              <w:top w:val="single" w:sz="4" w:space="0" w:color="auto"/>
              <w:left w:val="nil"/>
              <w:bottom w:val="single" w:sz="4" w:space="0" w:color="auto"/>
              <w:right w:val="single" w:sz="4" w:space="0" w:color="auto"/>
            </w:tcBorders>
            <w:shd w:val="clear" w:color="auto" w:fill="auto"/>
            <w:noWrap/>
            <w:vAlign w:val="center"/>
            <w:hideMark/>
          </w:tcPr>
          <w:p w14:paraId="18C89B72" w14:textId="138BE59F" w:rsidR="007640D3" w:rsidRPr="00BE208D" w:rsidRDefault="007640D3" w:rsidP="007640D3">
            <w:pPr>
              <w:spacing w:line="240" w:lineRule="auto"/>
              <w:ind w:left="0"/>
              <w:jc w:val="center"/>
              <w:rPr>
                <w:rFonts w:ascii="Calibri" w:hAnsi="Calibri" w:cs="Calibri"/>
                <w:color w:val="000000"/>
                <w:sz w:val="22"/>
                <w:szCs w:val="22"/>
              </w:rPr>
            </w:pPr>
            <w:r w:rsidRPr="00877FDB">
              <w:t>0,</w:t>
            </w:r>
            <w:r>
              <w:t>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3001C75" w14:textId="7827E9B5" w:rsidR="007640D3" w:rsidRPr="00BE208D" w:rsidRDefault="007640D3" w:rsidP="007640D3">
            <w:pPr>
              <w:spacing w:line="240" w:lineRule="auto"/>
              <w:ind w:left="0"/>
              <w:jc w:val="center"/>
              <w:rPr>
                <w:rFonts w:ascii="Calibri" w:hAnsi="Calibri" w:cs="Calibri"/>
                <w:color w:val="000000"/>
                <w:sz w:val="22"/>
                <w:szCs w:val="22"/>
              </w:rPr>
            </w:pPr>
            <w:r>
              <w:t>0,4</w:t>
            </w:r>
          </w:p>
        </w:tc>
      </w:tr>
      <w:tr w:rsidR="007640D3" w:rsidRPr="00BE208D" w14:paraId="374FB025"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180AF614" w14:textId="79C0CD52"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2</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06DDE39" w14:textId="626356EF"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Marshall</w:t>
            </w:r>
            <w:proofErr w:type="spellEnd"/>
            <w:r w:rsidRPr="00BE208D">
              <w:rPr>
                <w:rFonts w:ascii="Calibri" w:hAnsi="Calibri" w:cs="Calibri"/>
                <w:color w:val="000000"/>
                <w:sz w:val="22"/>
                <w:szCs w:val="22"/>
              </w:rPr>
              <w:t xml:space="preserve"> Major III </w:t>
            </w:r>
          </w:p>
        </w:tc>
        <w:tc>
          <w:tcPr>
            <w:tcW w:w="794" w:type="dxa"/>
            <w:tcBorders>
              <w:top w:val="nil"/>
              <w:left w:val="nil"/>
              <w:bottom w:val="single" w:sz="4" w:space="0" w:color="auto"/>
              <w:right w:val="single" w:sz="4" w:space="0" w:color="auto"/>
            </w:tcBorders>
            <w:shd w:val="clear" w:color="auto" w:fill="auto"/>
            <w:noWrap/>
            <w:vAlign w:val="center"/>
            <w:hideMark/>
          </w:tcPr>
          <w:p w14:paraId="01F2EF6D" w14:textId="442AC115" w:rsidR="007640D3" w:rsidRPr="00BE208D" w:rsidRDefault="007640D3" w:rsidP="007640D3">
            <w:pPr>
              <w:spacing w:line="240" w:lineRule="auto"/>
              <w:ind w:left="0"/>
              <w:jc w:val="center"/>
              <w:rPr>
                <w:rFonts w:ascii="Calibri" w:hAnsi="Calibri" w:cs="Calibri"/>
                <w:color w:val="000000"/>
                <w:sz w:val="22"/>
                <w:szCs w:val="22"/>
              </w:rPr>
            </w:pPr>
            <w:r>
              <w:t>-</w:t>
            </w:r>
            <w:r w:rsidRPr="0030110B">
              <w:t>585</w:t>
            </w:r>
          </w:p>
        </w:tc>
        <w:tc>
          <w:tcPr>
            <w:tcW w:w="709" w:type="dxa"/>
            <w:tcBorders>
              <w:top w:val="nil"/>
              <w:left w:val="nil"/>
              <w:bottom w:val="single" w:sz="4" w:space="0" w:color="auto"/>
              <w:right w:val="single" w:sz="4" w:space="0" w:color="auto"/>
            </w:tcBorders>
            <w:shd w:val="clear" w:color="auto" w:fill="auto"/>
            <w:noWrap/>
            <w:vAlign w:val="center"/>
            <w:hideMark/>
          </w:tcPr>
          <w:p w14:paraId="5FD7DD58" w14:textId="152BFA24" w:rsidR="007640D3" w:rsidRPr="00BE208D" w:rsidRDefault="007640D3" w:rsidP="007640D3">
            <w:pPr>
              <w:spacing w:line="240" w:lineRule="auto"/>
              <w:ind w:left="0"/>
              <w:jc w:val="center"/>
              <w:rPr>
                <w:rFonts w:ascii="Calibri" w:hAnsi="Calibri" w:cs="Calibri"/>
                <w:color w:val="000000"/>
                <w:sz w:val="22"/>
                <w:szCs w:val="22"/>
              </w:rPr>
            </w:pPr>
            <w:r w:rsidRPr="00CD79E2">
              <w:t>82</w:t>
            </w:r>
          </w:p>
        </w:tc>
        <w:tc>
          <w:tcPr>
            <w:tcW w:w="708" w:type="dxa"/>
            <w:tcBorders>
              <w:top w:val="nil"/>
              <w:left w:val="nil"/>
              <w:bottom w:val="single" w:sz="4" w:space="0" w:color="auto"/>
              <w:right w:val="single" w:sz="4" w:space="0" w:color="auto"/>
            </w:tcBorders>
            <w:shd w:val="clear" w:color="auto" w:fill="auto"/>
            <w:noWrap/>
            <w:vAlign w:val="center"/>
            <w:hideMark/>
          </w:tcPr>
          <w:p w14:paraId="77537460" w14:textId="74AE0686" w:rsidR="007640D3" w:rsidRPr="00BE208D" w:rsidRDefault="007640D3" w:rsidP="007640D3">
            <w:pPr>
              <w:spacing w:line="240" w:lineRule="auto"/>
              <w:ind w:left="0"/>
              <w:jc w:val="center"/>
              <w:rPr>
                <w:rFonts w:ascii="Calibri" w:hAnsi="Calibri" w:cs="Calibri"/>
                <w:color w:val="000000"/>
                <w:sz w:val="22"/>
                <w:szCs w:val="22"/>
              </w:rPr>
            </w:pPr>
            <w:r w:rsidRPr="00D56FE3">
              <w:t>8</w:t>
            </w:r>
          </w:p>
        </w:tc>
        <w:tc>
          <w:tcPr>
            <w:tcW w:w="709" w:type="dxa"/>
            <w:tcBorders>
              <w:top w:val="nil"/>
              <w:left w:val="nil"/>
              <w:bottom w:val="single" w:sz="4" w:space="0" w:color="auto"/>
              <w:right w:val="single" w:sz="4" w:space="0" w:color="auto"/>
            </w:tcBorders>
            <w:shd w:val="clear" w:color="auto" w:fill="auto"/>
            <w:noWrap/>
            <w:vAlign w:val="center"/>
            <w:hideMark/>
          </w:tcPr>
          <w:p w14:paraId="57A47DEF" w14:textId="440661A8" w:rsidR="007640D3" w:rsidRPr="00BE208D" w:rsidRDefault="007640D3" w:rsidP="007640D3">
            <w:pPr>
              <w:spacing w:line="240" w:lineRule="auto"/>
              <w:ind w:left="0"/>
              <w:jc w:val="center"/>
              <w:rPr>
                <w:rFonts w:ascii="Calibri" w:hAnsi="Calibri" w:cs="Calibri"/>
                <w:color w:val="000000"/>
                <w:sz w:val="22"/>
                <w:szCs w:val="22"/>
              </w:rPr>
            </w:pPr>
            <w:r w:rsidRPr="00333BC7">
              <w:t>-</w:t>
            </w:r>
            <w:r>
              <w:t>2</w:t>
            </w:r>
          </w:p>
        </w:tc>
        <w:tc>
          <w:tcPr>
            <w:tcW w:w="699" w:type="dxa"/>
            <w:tcBorders>
              <w:top w:val="nil"/>
              <w:left w:val="nil"/>
              <w:bottom w:val="single" w:sz="4" w:space="0" w:color="auto"/>
              <w:right w:val="single" w:sz="4" w:space="0" w:color="auto"/>
            </w:tcBorders>
            <w:shd w:val="clear" w:color="auto" w:fill="auto"/>
            <w:noWrap/>
            <w:vAlign w:val="center"/>
            <w:hideMark/>
          </w:tcPr>
          <w:p w14:paraId="5C802BCA" w14:textId="61D390BB" w:rsidR="007640D3" w:rsidRPr="00BE208D" w:rsidRDefault="007640D3" w:rsidP="007640D3">
            <w:pPr>
              <w:spacing w:line="240" w:lineRule="auto"/>
              <w:ind w:left="0"/>
              <w:jc w:val="center"/>
              <w:rPr>
                <w:rFonts w:ascii="Calibri" w:hAnsi="Calibri" w:cs="Calibri"/>
                <w:color w:val="000000"/>
                <w:sz w:val="22"/>
                <w:szCs w:val="22"/>
              </w:rPr>
            </w:pPr>
            <w:r>
              <w:t>5</w:t>
            </w:r>
          </w:p>
        </w:tc>
        <w:tc>
          <w:tcPr>
            <w:tcW w:w="709" w:type="dxa"/>
            <w:tcBorders>
              <w:top w:val="nil"/>
              <w:left w:val="nil"/>
              <w:bottom w:val="single" w:sz="4" w:space="0" w:color="auto"/>
              <w:right w:val="single" w:sz="4" w:space="0" w:color="auto"/>
            </w:tcBorders>
            <w:shd w:val="clear" w:color="auto" w:fill="auto"/>
            <w:noWrap/>
            <w:vAlign w:val="center"/>
            <w:hideMark/>
          </w:tcPr>
          <w:p w14:paraId="3C1CC8CA" w14:textId="2E3DBDB1" w:rsidR="007640D3" w:rsidRPr="00BE208D" w:rsidRDefault="007640D3" w:rsidP="007640D3">
            <w:pPr>
              <w:spacing w:line="240" w:lineRule="auto"/>
              <w:ind w:left="0"/>
              <w:jc w:val="center"/>
              <w:rPr>
                <w:rFonts w:ascii="Calibri" w:hAnsi="Calibri" w:cs="Calibri"/>
                <w:color w:val="000000"/>
                <w:sz w:val="22"/>
                <w:szCs w:val="22"/>
              </w:rPr>
            </w:pPr>
            <w:r w:rsidRPr="00176EF8">
              <w:t>0,1</w:t>
            </w:r>
          </w:p>
        </w:tc>
      </w:tr>
      <w:tr w:rsidR="007640D3" w:rsidRPr="00BE208D" w14:paraId="615E8D69"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83CC6C7" w14:textId="7491BC65"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3</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7254F37" w14:textId="778F1C47"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w:t>
            </w:r>
          </w:p>
        </w:tc>
        <w:tc>
          <w:tcPr>
            <w:tcW w:w="794" w:type="dxa"/>
            <w:tcBorders>
              <w:top w:val="nil"/>
              <w:left w:val="nil"/>
              <w:bottom w:val="single" w:sz="4" w:space="0" w:color="auto"/>
              <w:right w:val="single" w:sz="4" w:space="0" w:color="auto"/>
            </w:tcBorders>
            <w:shd w:val="clear" w:color="auto" w:fill="auto"/>
            <w:noWrap/>
            <w:vAlign w:val="center"/>
            <w:hideMark/>
          </w:tcPr>
          <w:p w14:paraId="3D5CA74E" w14:textId="1E87CAA3" w:rsidR="007640D3" w:rsidRPr="00BE208D" w:rsidRDefault="007640D3" w:rsidP="007640D3">
            <w:pPr>
              <w:spacing w:line="240" w:lineRule="auto"/>
              <w:ind w:left="0"/>
              <w:jc w:val="center"/>
              <w:rPr>
                <w:rFonts w:ascii="Calibri" w:hAnsi="Calibri" w:cs="Calibri"/>
                <w:color w:val="000000"/>
                <w:sz w:val="22"/>
                <w:szCs w:val="22"/>
              </w:rPr>
            </w:pPr>
            <w:r>
              <w:t>-</w:t>
            </w:r>
            <w:r w:rsidRPr="0030110B">
              <w:t>2</w:t>
            </w:r>
            <w:r>
              <w:t xml:space="preserve"> </w:t>
            </w:r>
            <w:r w:rsidRPr="0030110B">
              <w:t>236</w:t>
            </w:r>
          </w:p>
        </w:tc>
        <w:tc>
          <w:tcPr>
            <w:tcW w:w="709" w:type="dxa"/>
            <w:tcBorders>
              <w:top w:val="nil"/>
              <w:left w:val="nil"/>
              <w:bottom w:val="single" w:sz="4" w:space="0" w:color="auto"/>
              <w:right w:val="single" w:sz="4" w:space="0" w:color="auto"/>
            </w:tcBorders>
            <w:shd w:val="clear" w:color="auto" w:fill="auto"/>
            <w:noWrap/>
            <w:vAlign w:val="center"/>
            <w:hideMark/>
          </w:tcPr>
          <w:p w14:paraId="268B2943" w14:textId="5327EAB4" w:rsidR="007640D3" w:rsidRPr="00BE208D" w:rsidRDefault="007640D3" w:rsidP="007640D3">
            <w:pPr>
              <w:spacing w:line="240" w:lineRule="auto"/>
              <w:ind w:left="0"/>
              <w:jc w:val="center"/>
              <w:rPr>
                <w:rFonts w:ascii="Calibri" w:hAnsi="Calibri" w:cs="Calibri"/>
                <w:color w:val="000000"/>
                <w:sz w:val="22"/>
                <w:szCs w:val="22"/>
              </w:rPr>
            </w:pPr>
            <w:r w:rsidRPr="00CD79E2">
              <w:t>35</w:t>
            </w:r>
          </w:p>
        </w:tc>
        <w:tc>
          <w:tcPr>
            <w:tcW w:w="708" w:type="dxa"/>
            <w:tcBorders>
              <w:top w:val="nil"/>
              <w:left w:val="nil"/>
              <w:bottom w:val="single" w:sz="4" w:space="0" w:color="auto"/>
              <w:right w:val="single" w:sz="4" w:space="0" w:color="auto"/>
            </w:tcBorders>
            <w:shd w:val="clear" w:color="auto" w:fill="auto"/>
            <w:noWrap/>
            <w:vAlign w:val="center"/>
            <w:hideMark/>
          </w:tcPr>
          <w:p w14:paraId="43BAC595" w14:textId="2A1716FA" w:rsidR="007640D3" w:rsidRPr="00BE208D" w:rsidRDefault="007640D3" w:rsidP="007640D3">
            <w:pPr>
              <w:spacing w:line="240" w:lineRule="auto"/>
              <w:ind w:left="0"/>
              <w:jc w:val="center"/>
              <w:rPr>
                <w:rFonts w:ascii="Calibri" w:hAnsi="Calibri" w:cs="Calibri"/>
                <w:color w:val="000000"/>
                <w:sz w:val="22"/>
                <w:szCs w:val="22"/>
              </w:rPr>
            </w:pPr>
            <w:r>
              <w:t>10</w:t>
            </w:r>
          </w:p>
        </w:tc>
        <w:tc>
          <w:tcPr>
            <w:tcW w:w="709" w:type="dxa"/>
            <w:tcBorders>
              <w:top w:val="nil"/>
              <w:left w:val="nil"/>
              <w:bottom w:val="single" w:sz="4" w:space="0" w:color="auto"/>
              <w:right w:val="single" w:sz="4" w:space="0" w:color="auto"/>
            </w:tcBorders>
            <w:shd w:val="clear" w:color="auto" w:fill="auto"/>
            <w:noWrap/>
            <w:vAlign w:val="center"/>
            <w:hideMark/>
          </w:tcPr>
          <w:p w14:paraId="6F3AC196" w14:textId="1A9E5265" w:rsidR="007640D3" w:rsidRPr="00BE208D" w:rsidRDefault="007640D3" w:rsidP="007640D3">
            <w:pPr>
              <w:spacing w:line="240" w:lineRule="auto"/>
              <w:ind w:left="0"/>
              <w:jc w:val="center"/>
              <w:rPr>
                <w:rFonts w:ascii="Calibri" w:hAnsi="Calibri" w:cs="Calibri"/>
                <w:color w:val="000000"/>
                <w:sz w:val="22"/>
                <w:szCs w:val="22"/>
              </w:rPr>
            </w:pPr>
            <w:r>
              <w:t>4</w:t>
            </w:r>
          </w:p>
        </w:tc>
        <w:tc>
          <w:tcPr>
            <w:tcW w:w="699" w:type="dxa"/>
            <w:tcBorders>
              <w:top w:val="nil"/>
              <w:left w:val="nil"/>
              <w:bottom w:val="single" w:sz="4" w:space="0" w:color="auto"/>
              <w:right w:val="single" w:sz="4" w:space="0" w:color="auto"/>
            </w:tcBorders>
            <w:shd w:val="clear" w:color="auto" w:fill="auto"/>
            <w:noWrap/>
            <w:vAlign w:val="center"/>
            <w:hideMark/>
          </w:tcPr>
          <w:p w14:paraId="3C219D3D" w14:textId="58FC3045" w:rsidR="007640D3" w:rsidRPr="00BE208D" w:rsidRDefault="007640D3" w:rsidP="007640D3">
            <w:pPr>
              <w:spacing w:line="240" w:lineRule="auto"/>
              <w:ind w:left="0"/>
              <w:jc w:val="center"/>
              <w:rPr>
                <w:rFonts w:ascii="Calibri" w:hAnsi="Calibri" w:cs="Calibri"/>
                <w:color w:val="000000"/>
                <w:sz w:val="22"/>
                <w:szCs w:val="22"/>
              </w:rPr>
            </w:pPr>
            <w:r w:rsidRPr="00877FDB">
              <w:t>0</w:t>
            </w:r>
            <w:r>
              <w:t>,2</w:t>
            </w:r>
          </w:p>
        </w:tc>
        <w:tc>
          <w:tcPr>
            <w:tcW w:w="709" w:type="dxa"/>
            <w:tcBorders>
              <w:top w:val="nil"/>
              <w:left w:val="nil"/>
              <w:bottom w:val="single" w:sz="4" w:space="0" w:color="auto"/>
              <w:right w:val="single" w:sz="4" w:space="0" w:color="auto"/>
            </w:tcBorders>
            <w:shd w:val="clear" w:color="auto" w:fill="auto"/>
            <w:noWrap/>
            <w:vAlign w:val="center"/>
            <w:hideMark/>
          </w:tcPr>
          <w:p w14:paraId="709A0FD7" w14:textId="31DFB296" w:rsidR="007640D3" w:rsidRPr="00BE208D" w:rsidRDefault="007640D3" w:rsidP="007640D3">
            <w:pPr>
              <w:spacing w:line="240" w:lineRule="auto"/>
              <w:ind w:left="0"/>
              <w:jc w:val="center"/>
              <w:rPr>
                <w:rFonts w:ascii="Calibri" w:hAnsi="Calibri" w:cs="Calibri"/>
                <w:color w:val="000000"/>
                <w:sz w:val="22"/>
                <w:szCs w:val="22"/>
              </w:rPr>
            </w:pPr>
            <w:r w:rsidRPr="00176EF8">
              <w:t>0,</w:t>
            </w:r>
            <w:r>
              <w:t>1</w:t>
            </w:r>
          </w:p>
        </w:tc>
      </w:tr>
      <w:tr w:rsidR="007640D3" w:rsidRPr="00BE208D" w14:paraId="31CBFFC7"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18F3E8A" w14:textId="15F5676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4</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363DAFA" w14:textId="5EA2AB37"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Beats</w:t>
            </w:r>
            <w:proofErr w:type="spellEnd"/>
            <w:r w:rsidRPr="00BE208D">
              <w:rPr>
                <w:rFonts w:ascii="Calibri" w:hAnsi="Calibri" w:cs="Calibri"/>
                <w:color w:val="000000"/>
                <w:sz w:val="22"/>
                <w:szCs w:val="22"/>
              </w:rPr>
              <w:t xml:space="preserve"> by </w:t>
            </w:r>
            <w:proofErr w:type="spellStart"/>
            <w:r w:rsidRPr="00BE208D">
              <w:rPr>
                <w:rFonts w:ascii="Calibri" w:hAnsi="Calibri" w:cs="Calibri"/>
                <w:color w:val="000000"/>
                <w:sz w:val="22"/>
                <w:szCs w:val="22"/>
              </w:rPr>
              <w:t>Dr.Dre</w:t>
            </w:r>
            <w:proofErr w:type="spellEnd"/>
            <w:r w:rsidRPr="00BE208D">
              <w:rPr>
                <w:rFonts w:ascii="Calibri" w:hAnsi="Calibri" w:cs="Calibri"/>
                <w:color w:val="000000"/>
                <w:sz w:val="22"/>
                <w:szCs w:val="22"/>
              </w:rPr>
              <w:t xml:space="preserve"> Solo3</w:t>
            </w:r>
          </w:p>
        </w:tc>
        <w:tc>
          <w:tcPr>
            <w:tcW w:w="794" w:type="dxa"/>
            <w:tcBorders>
              <w:top w:val="nil"/>
              <w:left w:val="nil"/>
              <w:bottom w:val="single" w:sz="4" w:space="0" w:color="auto"/>
              <w:right w:val="single" w:sz="4" w:space="0" w:color="auto"/>
            </w:tcBorders>
            <w:shd w:val="clear" w:color="auto" w:fill="auto"/>
            <w:noWrap/>
            <w:vAlign w:val="center"/>
            <w:hideMark/>
          </w:tcPr>
          <w:p w14:paraId="28D45687" w14:textId="1AAA9E4E"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91</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75084B3D" w14:textId="3AD56026" w:rsidR="007640D3" w:rsidRPr="00BE208D" w:rsidRDefault="007640D3" w:rsidP="007640D3">
            <w:pPr>
              <w:spacing w:line="240" w:lineRule="auto"/>
              <w:ind w:left="0"/>
              <w:jc w:val="center"/>
              <w:rPr>
                <w:rFonts w:ascii="Calibri" w:hAnsi="Calibri" w:cs="Calibri"/>
                <w:color w:val="000000"/>
                <w:sz w:val="22"/>
                <w:szCs w:val="22"/>
              </w:rPr>
            </w:pPr>
            <w:r w:rsidRPr="00CD79E2">
              <w:t>9</w:t>
            </w:r>
            <w:r>
              <w:t>2</w:t>
            </w:r>
          </w:p>
        </w:tc>
        <w:tc>
          <w:tcPr>
            <w:tcW w:w="708" w:type="dxa"/>
            <w:tcBorders>
              <w:top w:val="nil"/>
              <w:left w:val="nil"/>
              <w:bottom w:val="single" w:sz="4" w:space="0" w:color="auto"/>
              <w:right w:val="single" w:sz="4" w:space="0" w:color="auto"/>
            </w:tcBorders>
            <w:shd w:val="clear" w:color="auto" w:fill="auto"/>
            <w:noWrap/>
            <w:vAlign w:val="center"/>
            <w:hideMark/>
          </w:tcPr>
          <w:p w14:paraId="5A3B46F7" w14:textId="72CAEF6C" w:rsidR="007640D3" w:rsidRPr="00BE208D" w:rsidRDefault="007640D3" w:rsidP="007640D3">
            <w:pPr>
              <w:spacing w:line="240" w:lineRule="auto"/>
              <w:ind w:left="0"/>
              <w:jc w:val="center"/>
              <w:rPr>
                <w:rFonts w:ascii="Calibri" w:hAnsi="Calibri" w:cs="Calibri"/>
                <w:color w:val="000000"/>
                <w:sz w:val="22"/>
                <w:szCs w:val="22"/>
              </w:rPr>
            </w:pPr>
            <w:r>
              <w:t>10</w:t>
            </w:r>
          </w:p>
        </w:tc>
        <w:tc>
          <w:tcPr>
            <w:tcW w:w="709" w:type="dxa"/>
            <w:tcBorders>
              <w:top w:val="nil"/>
              <w:left w:val="nil"/>
              <w:bottom w:val="single" w:sz="4" w:space="0" w:color="auto"/>
              <w:right w:val="single" w:sz="4" w:space="0" w:color="auto"/>
            </w:tcBorders>
            <w:shd w:val="clear" w:color="auto" w:fill="auto"/>
            <w:noWrap/>
            <w:vAlign w:val="center"/>
            <w:hideMark/>
          </w:tcPr>
          <w:p w14:paraId="2F1E4979" w14:textId="23EFDA73" w:rsidR="007640D3" w:rsidRPr="00BE208D" w:rsidRDefault="007640D3" w:rsidP="007640D3">
            <w:pPr>
              <w:spacing w:line="240" w:lineRule="auto"/>
              <w:ind w:left="0"/>
              <w:jc w:val="center"/>
              <w:rPr>
                <w:rFonts w:ascii="Calibri" w:hAnsi="Calibri" w:cs="Calibri"/>
                <w:color w:val="000000"/>
                <w:sz w:val="22"/>
                <w:szCs w:val="22"/>
              </w:rPr>
            </w:pPr>
            <w:r w:rsidRPr="00333BC7">
              <w:t>-</w:t>
            </w:r>
            <w:r>
              <w:t>20</w:t>
            </w:r>
          </w:p>
        </w:tc>
        <w:tc>
          <w:tcPr>
            <w:tcW w:w="699" w:type="dxa"/>
            <w:tcBorders>
              <w:top w:val="nil"/>
              <w:left w:val="nil"/>
              <w:bottom w:val="single" w:sz="4" w:space="0" w:color="auto"/>
              <w:right w:val="single" w:sz="4" w:space="0" w:color="auto"/>
            </w:tcBorders>
            <w:shd w:val="clear" w:color="auto" w:fill="auto"/>
            <w:noWrap/>
            <w:vAlign w:val="center"/>
            <w:hideMark/>
          </w:tcPr>
          <w:p w14:paraId="37F57555" w14:textId="28C19CE1" w:rsidR="007640D3" w:rsidRPr="00BE208D" w:rsidRDefault="007640D3" w:rsidP="007640D3">
            <w:pPr>
              <w:spacing w:line="240" w:lineRule="auto"/>
              <w:ind w:left="0"/>
              <w:jc w:val="center"/>
              <w:rPr>
                <w:rFonts w:ascii="Calibri" w:hAnsi="Calibri" w:cs="Calibri"/>
                <w:color w:val="000000"/>
                <w:sz w:val="22"/>
                <w:szCs w:val="22"/>
              </w:rPr>
            </w:pPr>
            <w:r w:rsidRPr="00877FDB">
              <w:t>-</w:t>
            </w:r>
            <w:r>
              <w:t>0,04</w:t>
            </w:r>
          </w:p>
        </w:tc>
        <w:tc>
          <w:tcPr>
            <w:tcW w:w="709" w:type="dxa"/>
            <w:tcBorders>
              <w:top w:val="nil"/>
              <w:left w:val="nil"/>
              <w:bottom w:val="single" w:sz="4" w:space="0" w:color="auto"/>
              <w:right w:val="single" w:sz="4" w:space="0" w:color="auto"/>
            </w:tcBorders>
            <w:shd w:val="clear" w:color="auto" w:fill="auto"/>
            <w:noWrap/>
            <w:vAlign w:val="center"/>
            <w:hideMark/>
          </w:tcPr>
          <w:p w14:paraId="5EA31791" w14:textId="4FC7B354" w:rsidR="007640D3" w:rsidRPr="00BE208D" w:rsidRDefault="007640D3" w:rsidP="007640D3">
            <w:pPr>
              <w:spacing w:line="240" w:lineRule="auto"/>
              <w:ind w:left="0"/>
              <w:jc w:val="center"/>
              <w:rPr>
                <w:rFonts w:ascii="Calibri" w:hAnsi="Calibri" w:cs="Calibri"/>
                <w:color w:val="000000"/>
                <w:sz w:val="22"/>
                <w:szCs w:val="22"/>
              </w:rPr>
            </w:pPr>
            <w:r w:rsidRPr="00176EF8">
              <w:t>-0,</w:t>
            </w:r>
            <w:r>
              <w:t>4</w:t>
            </w:r>
          </w:p>
        </w:tc>
      </w:tr>
      <w:tr w:rsidR="007640D3" w:rsidRPr="00BE208D" w14:paraId="49D31662"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9C23C7F" w14:textId="028CA5E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lastRenderedPageBreak/>
              <w:t>5</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A20308F" w14:textId="0F5EFAA5"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JBL Tune 500BT</w:t>
            </w:r>
          </w:p>
        </w:tc>
        <w:tc>
          <w:tcPr>
            <w:tcW w:w="794" w:type="dxa"/>
            <w:tcBorders>
              <w:top w:val="nil"/>
              <w:left w:val="nil"/>
              <w:bottom w:val="single" w:sz="4" w:space="0" w:color="auto"/>
              <w:right w:val="single" w:sz="4" w:space="0" w:color="auto"/>
            </w:tcBorders>
            <w:shd w:val="clear" w:color="auto" w:fill="auto"/>
            <w:noWrap/>
            <w:vAlign w:val="center"/>
            <w:hideMark/>
          </w:tcPr>
          <w:p w14:paraId="3FF3D1CA" w14:textId="3DF5D2F4" w:rsidR="007640D3" w:rsidRPr="00BE208D" w:rsidRDefault="007640D3" w:rsidP="007640D3">
            <w:pPr>
              <w:spacing w:line="240" w:lineRule="auto"/>
              <w:ind w:left="0"/>
              <w:jc w:val="center"/>
              <w:rPr>
                <w:rFonts w:ascii="Calibri" w:hAnsi="Calibri" w:cs="Calibri"/>
                <w:color w:val="000000"/>
                <w:sz w:val="22"/>
                <w:szCs w:val="22"/>
              </w:rPr>
            </w:pPr>
            <w:r>
              <w:t>-</w:t>
            </w:r>
            <w:r w:rsidRPr="0030110B">
              <w:t>1</w:t>
            </w:r>
            <w:r>
              <w:t xml:space="preserve"> </w:t>
            </w:r>
            <w:r w:rsidRPr="0030110B">
              <w:t>73</w:t>
            </w:r>
            <w:r>
              <w:t>6</w:t>
            </w:r>
          </w:p>
        </w:tc>
        <w:tc>
          <w:tcPr>
            <w:tcW w:w="709" w:type="dxa"/>
            <w:tcBorders>
              <w:top w:val="nil"/>
              <w:left w:val="nil"/>
              <w:bottom w:val="single" w:sz="4" w:space="0" w:color="auto"/>
              <w:right w:val="single" w:sz="4" w:space="0" w:color="auto"/>
            </w:tcBorders>
            <w:shd w:val="clear" w:color="auto" w:fill="auto"/>
            <w:noWrap/>
            <w:vAlign w:val="center"/>
            <w:hideMark/>
          </w:tcPr>
          <w:p w14:paraId="07C40555" w14:textId="26D660C8" w:rsidR="007640D3" w:rsidRPr="00BE208D" w:rsidRDefault="007640D3" w:rsidP="007640D3">
            <w:pPr>
              <w:spacing w:line="240" w:lineRule="auto"/>
              <w:ind w:left="0"/>
              <w:jc w:val="center"/>
              <w:rPr>
                <w:rFonts w:ascii="Calibri" w:hAnsi="Calibri" w:cs="Calibri"/>
                <w:color w:val="000000"/>
                <w:sz w:val="22"/>
                <w:szCs w:val="22"/>
              </w:rPr>
            </w:pPr>
            <w:r w:rsidRPr="00CD79E2">
              <w:t>75</w:t>
            </w:r>
          </w:p>
        </w:tc>
        <w:tc>
          <w:tcPr>
            <w:tcW w:w="708" w:type="dxa"/>
            <w:tcBorders>
              <w:top w:val="nil"/>
              <w:left w:val="nil"/>
              <w:bottom w:val="single" w:sz="4" w:space="0" w:color="auto"/>
              <w:right w:val="single" w:sz="4" w:space="0" w:color="auto"/>
            </w:tcBorders>
            <w:shd w:val="clear" w:color="auto" w:fill="auto"/>
            <w:noWrap/>
            <w:vAlign w:val="center"/>
            <w:hideMark/>
          </w:tcPr>
          <w:p w14:paraId="060D4448" w14:textId="6E4FFD7D" w:rsidR="007640D3" w:rsidRPr="00BE208D" w:rsidRDefault="007640D3" w:rsidP="007640D3">
            <w:pPr>
              <w:spacing w:line="240" w:lineRule="auto"/>
              <w:ind w:left="0"/>
              <w:jc w:val="center"/>
              <w:rPr>
                <w:rFonts w:ascii="Calibri" w:hAnsi="Calibri" w:cs="Calibri"/>
                <w:color w:val="000000"/>
                <w:sz w:val="22"/>
                <w:szCs w:val="22"/>
              </w:rPr>
            </w:pPr>
            <w:r w:rsidRPr="00D56FE3">
              <w:t>-64</w:t>
            </w:r>
          </w:p>
        </w:tc>
        <w:tc>
          <w:tcPr>
            <w:tcW w:w="709" w:type="dxa"/>
            <w:tcBorders>
              <w:top w:val="nil"/>
              <w:left w:val="nil"/>
              <w:bottom w:val="single" w:sz="4" w:space="0" w:color="auto"/>
              <w:right w:val="single" w:sz="4" w:space="0" w:color="auto"/>
            </w:tcBorders>
            <w:shd w:val="clear" w:color="auto" w:fill="auto"/>
            <w:noWrap/>
            <w:vAlign w:val="center"/>
            <w:hideMark/>
          </w:tcPr>
          <w:p w14:paraId="46012CB0" w14:textId="482550EE" w:rsidR="007640D3" w:rsidRPr="00BE208D" w:rsidRDefault="007640D3" w:rsidP="007640D3">
            <w:pPr>
              <w:spacing w:line="240" w:lineRule="auto"/>
              <w:ind w:left="0"/>
              <w:jc w:val="center"/>
              <w:rPr>
                <w:rFonts w:ascii="Calibri" w:hAnsi="Calibri" w:cs="Calibri"/>
                <w:color w:val="000000"/>
                <w:sz w:val="22"/>
                <w:szCs w:val="22"/>
              </w:rPr>
            </w:pPr>
            <w:r>
              <w:t>3</w:t>
            </w:r>
          </w:p>
        </w:tc>
        <w:tc>
          <w:tcPr>
            <w:tcW w:w="699" w:type="dxa"/>
            <w:tcBorders>
              <w:top w:val="nil"/>
              <w:left w:val="nil"/>
              <w:bottom w:val="single" w:sz="4" w:space="0" w:color="auto"/>
              <w:right w:val="single" w:sz="4" w:space="0" w:color="auto"/>
            </w:tcBorders>
            <w:shd w:val="clear" w:color="auto" w:fill="auto"/>
            <w:noWrap/>
            <w:vAlign w:val="center"/>
            <w:hideMark/>
          </w:tcPr>
          <w:p w14:paraId="361C2E0F" w14:textId="26AC2DC5" w:rsidR="007640D3" w:rsidRPr="00BE208D" w:rsidRDefault="007640D3" w:rsidP="007640D3">
            <w:pPr>
              <w:spacing w:line="240" w:lineRule="auto"/>
              <w:ind w:left="0"/>
              <w:jc w:val="center"/>
              <w:rPr>
                <w:rFonts w:ascii="Calibri" w:hAnsi="Calibri" w:cs="Calibri"/>
                <w:color w:val="000000"/>
                <w:sz w:val="22"/>
                <w:szCs w:val="22"/>
              </w:rPr>
            </w:pPr>
            <w:r w:rsidRPr="00877FDB">
              <w:t>-4</w:t>
            </w:r>
          </w:p>
        </w:tc>
        <w:tc>
          <w:tcPr>
            <w:tcW w:w="709" w:type="dxa"/>
            <w:tcBorders>
              <w:top w:val="nil"/>
              <w:left w:val="nil"/>
              <w:bottom w:val="single" w:sz="4" w:space="0" w:color="auto"/>
              <w:right w:val="single" w:sz="4" w:space="0" w:color="auto"/>
            </w:tcBorders>
            <w:shd w:val="clear" w:color="auto" w:fill="auto"/>
            <w:noWrap/>
            <w:vAlign w:val="center"/>
            <w:hideMark/>
          </w:tcPr>
          <w:p w14:paraId="721FD248" w14:textId="3B378CA3" w:rsidR="007640D3" w:rsidRPr="00BE208D" w:rsidRDefault="007640D3" w:rsidP="007640D3">
            <w:pPr>
              <w:spacing w:line="240" w:lineRule="auto"/>
              <w:ind w:left="0"/>
              <w:jc w:val="center"/>
              <w:rPr>
                <w:rFonts w:ascii="Calibri" w:hAnsi="Calibri" w:cs="Calibri"/>
                <w:color w:val="000000"/>
                <w:sz w:val="22"/>
                <w:szCs w:val="22"/>
              </w:rPr>
            </w:pPr>
            <w:r w:rsidRPr="00176EF8">
              <w:t>-0,2</w:t>
            </w:r>
          </w:p>
        </w:tc>
      </w:tr>
      <w:tr w:rsidR="007640D3" w:rsidRPr="00BE208D" w14:paraId="54DFC8AC"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3453526" w14:textId="68C4327A"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6</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20E7BC1" w14:textId="3B97A296"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PRO </w:t>
            </w:r>
          </w:p>
        </w:tc>
        <w:tc>
          <w:tcPr>
            <w:tcW w:w="794" w:type="dxa"/>
            <w:tcBorders>
              <w:top w:val="nil"/>
              <w:left w:val="nil"/>
              <w:bottom w:val="single" w:sz="4" w:space="0" w:color="auto"/>
              <w:right w:val="single" w:sz="4" w:space="0" w:color="auto"/>
            </w:tcBorders>
            <w:shd w:val="clear" w:color="auto" w:fill="auto"/>
            <w:noWrap/>
            <w:vAlign w:val="center"/>
            <w:hideMark/>
          </w:tcPr>
          <w:p w14:paraId="40AE5FE6" w14:textId="31DE7330" w:rsidR="007640D3" w:rsidRPr="00BE208D" w:rsidRDefault="007640D3" w:rsidP="007640D3">
            <w:pPr>
              <w:spacing w:line="240" w:lineRule="auto"/>
              <w:ind w:left="0"/>
              <w:jc w:val="center"/>
              <w:rPr>
                <w:rFonts w:ascii="Calibri" w:hAnsi="Calibri" w:cs="Calibri"/>
                <w:color w:val="000000"/>
                <w:sz w:val="22"/>
                <w:szCs w:val="22"/>
              </w:rPr>
            </w:pPr>
            <w:r w:rsidRPr="0030110B">
              <w:t>4</w:t>
            </w:r>
            <w:r>
              <w:t xml:space="preserve"> </w:t>
            </w:r>
            <w:r w:rsidRPr="0030110B">
              <w:t>212</w:t>
            </w:r>
          </w:p>
        </w:tc>
        <w:tc>
          <w:tcPr>
            <w:tcW w:w="709" w:type="dxa"/>
            <w:tcBorders>
              <w:top w:val="nil"/>
              <w:left w:val="nil"/>
              <w:bottom w:val="single" w:sz="4" w:space="0" w:color="auto"/>
              <w:right w:val="single" w:sz="4" w:space="0" w:color="auto"/>
            </w:tcBorders>
            <w:shd w:val="clear" w:color="auto" w:fill="auto"/>
            <w:noWrap/>
            <w:vAlign w:val="center"/>
            <w:hideMark/>
          </w:tcPr>
          <w:p w14:paraId="7CA1CAA6" w14:textId="333BD06C" w:rsidR="007640D3" w:rsidRPr="00BE208D" w:rsidRDefault="007640D3" w:rsidP="007640D3">
            <w:pPr>
              <w:spacing w:line="240" w:lineRule="auto"/>
              <w:ind w:left="0"/>
              <w:jc w:val="center"/>
              <w:rPr>
                <w:rFonts w:ascii="Calibri" w:hAnsi="Calibri" w:cs="Calibri"/>
                <w:color w:val="000000"/>
                <w:sz w:val="22"/>
                <w:szCs w:val="22"/>
              </w:rPr>
            </w:pPr>
            <w:r w:rsidRPr="00CD79E2">
              <w:t>-13</w:t>
            </w:r>
            <w:r>
              <w:t>9</w:t>
            </w:r>
          </w:p>
        </w:tc>
        <w:tc>
          <w:tcPr>
            <w:tcW w:w="708" w:type="dxa"/>
            <w:tcBorders>
              <w:top w:val="nil"/>
              <w:left w:val="nil"/>
              <w:bottom w:val="single" w:sz="4" w:space="0" w:color="auto"/>
              <w:right w:val="single" w:sz="4" w:space="0" w:color="auto"/>
            </w:tcBorders>
            <w:shd w:val="clear" w:color="auto" w:fill="auto"/>
            <w:noWrap/>
            <w:vAlign w:val="center"/>
            <w:hideMark/>
          </w:tcPr>
          <w:p w14:paraId="65E8492C" w14:textId="0DBC9CF9" w:rsidR="007640D3" w:rsidRPr="00BE208D" w:rsidRDefault="007640D3" w:rsidP="007640D3">
            <w:pPr>
              <w:spacing w:line="240" w:lineRule="auto"/>
              <w:ind w:left="0"/>
              <w:jc w:val="center"/>
              <w:rPr>
                <w:rFonts w:ascii="Calibri" w:hAnsi="Calibri" w:cs="Calibri"/>
                <w:color w:val="000000"/>
                <w:sz w:val="22"/>
                <w:szCs w:val="22"/>
              </w:rPr>
            </w:pPr>
            <w:r w:rsidRPr="00D56FE3">
              <w:t>-6</w:t>
            </w:r>
          </w:p>
        </w:tc>
        <w:tc>
          <w:tcPr>
            <w:tcW w:w="709" w:type="dxa"/>
            <w:tcBorders>
              <w:top w:val="nil"/>
              <w:left w:val="nil"/>
              <w:bottom w:val="single" w:sz="4" w:space="0" w:color="auto"/>
              <w:right w:val="single" w:sz="4" w:space="0" w:color="auto"/>
            </w:tcBorders>
            <w:shd w:val="clear" w:color="auto" w:fill="auto"/>
            <w:noWrap/>
            <w:vAlign w:val="center"/>
            <w:hideMark/>
          </w:tcPr>
          <w:p w14:paraId="1B4C1B64" w14:textId="10DFDD52" w:rsidR="007640D3" w:rsidRPr="00BE208D" w:rsidRDefault="007640D3" w:rsidP="007640D3">
            <w:pPr>
              <w:spacing w:line="240" w:lineRule="auto"/>
              <w:ind w:left="0"/>
              <w:jc w:val="center"/>
              <w:rPr>
                <w:rFonts w:ascii="Calibri" w:hAnsi="Calibri" w:cs="Calibri"/>
                <w:color w:val="000000"/>
                <w:sz w:val="22"/>
                <w:szCs w:val="22"/>
              </w:rPr>
            </w:pPr>
            <w:r>
              <w:t>6</w:t>
            </w:r>
          </w:p>
        </w:tc>
        <w:tc>
          <w:tcPr>
            <w:tcW w:w="699" w:type="dxa"/>
            <w:tcBorders>
              <w:top w:val="nil"/>
              <w:left w:val="nil"/>
              <w:bottom w:val="single" w:sz="4" w:space="0" w:color="auto"/>
              <w:right w:val="single" w:sz="4" w:space="0" w:color="auto"/>
            </w:tcBorders>
            <w:shd w:val="clear" w:color="auto" w:fill="auto"/>
            <w:noWrap/>
            <w:vAlign w:val="center"/>
            <w:hideMark/>
          </w:tcPr>
          <w:p w14:paraId="51C38F36" w14:textId="3664A3BA" w:rsidR="007640D3" w:rsidRPr="00BE208D" w:rsidRDefault="007640D3" w:rsidP="007640D3">
            <w:pPr>
              <w:spacing w:line="240" w:lineRule="auto"/>
              <w:ind w:left="0"/>
              <w:jc w:val="center"/>
              <w:rPr>
                <w:rFonts w:ascii="Calibri" w:hAnsi="Calibri" w:cs="Calibri"/>
                <w:color w:val="000000"/>
                <w:sz w:val="22"/>
                <w:szCs w:val="22"/>
              </w:rPr>
            </w:pPr>
            <w:r w:rsidRPr="00877FDB">
              <w:t>1</w:t>
            </w:r>
          </w:p>
        </w:tc>
        <w:tc>
          <w:tcPr>
            <w:tcW w:w="709" w:type="dxa"/>
            <w:tcBorders>
              <w:top w:val="nil"/>
              <w:left w:val="nil"/>
              <w:bottom w:val="single" w:sz="4" w:space="0" w:color="auto"/>
              <w:right w:val="single" w:sz="4" w:space="0" w:color="auto"/>
            </w:tcBorders>
            <w:shd w:val="clear" w:color="auto" w:fill="auto"/>
            <w:noWrap/>
            <w:vAlign w:val="center"/>
            <w:hideMark/>
          </w:tcPr>
          <w:p w14:paraId="5659FA2F" w14:textId="7181EB45"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0C72BB6B"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7CD52AA" w14:textId="49D163B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7</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28224208" w14:textId="5114D8C8"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Podsie</w:t>
            </w:r>
            <w:proofErr w:type="spellEnd"/>
          </w:p>
        </w:tc>
        <w:tc>
          <w:tcPr>
            <w:tcW w:w="794" w:type="dxa"/>
            <w:tcBorders>
              <w:top w:val="nil"/>
              <w:left w:val="nil"/>
              <w:bottom w:val="single" w:sz="4" w:space="0" w:color="auto"/>
              <w:right w:val="single" w:sz="4" w:space="0" w:color="auto"/>
            </w:tcBorders>
            <w:shd w:val="clear" w:color="auto" w:fill="auto"/>
            <w:noWrap/>
            <w:vAlign w:val="center"/>
            <w:hideMark/>
          </w:tcPr>
          <w:p w14:paraId="454BF4B0" w14:textId="1F87A555" w:rsidR="007640D3" w:rsidRPr="00BE208D" w:rsidRDefault="007640D3" w:rsidP="007640D3">
            <w:pPr>
              <w:spacing w:line="240" w:lineRule="auto"/>
              <w:ind w:left="0"/>
              <w:jc w:val="center"/>
              <w:rPr>
                <w:rFonts w:ascii="Calibri" w:hAnsi="Calibri" w:cs="Calibri"/>
                <w:color w:val="000000"/>
                <w:sz w:val="22"/>
                <w:szCs w:val="22"/>
              </w:rPr>
            </w:pPr>
            <w:r>
              <w:t>-</w:t>
            </w:r>
            <w:r w:rsidRPr="0030110B">
              <w:t>2</w:t>
            </w:r>
            <w:r>
              <w:t xml:space="preserve"> </w:t>
            </w:r>
            <w:r w:rsidRPr="0030110B">
              <w:t>137</w:t>
            </w:r>
          </w:p>
        </w:tc>
        <w:tc>
          <w:tcPr>
            <w:tcW w:w="709" w:type="dxa"/>
            <w:tcBorders>
              <w:top w:val="nil"/>
              <w:left w:val="nil"/>
              <w:bottom w:val="single" w:sz="4" w:space="0" w:color="auto"/>
              <w:right w:val="single" w:sz="4" w:space="0" w:color="auto"/>
            </w:tcBorders>
            <w:shd w:val="clear" w:color="auto" w:fill="auto"/>
            <w:noWrap/>
            <w:vAlign w:val="center"/>
            <w:hideMark/>
          </w:tcPr>
          <w:p w14:paraId="0DF6DE3B" w14:textId="5624E353" w:rsidR="007640D3" w:rsidRPr="00BE208D" w:rsidRDefault="007640D3" w:rsidP="007640D3">
            <w:pPr>
              <w:spacing w:line="240" w:lineRule="auto"/>
              <w:ind w:left="0"/>
              <w:jc w:val="center"/>
              <w:rPr>
                <w:rFonts w:ascii="Calibri" w:hAnsi="Calibri" w:cs="Calibri"/>
                <w:color w:val="000000"/>
                <w:sz w:val="22"/>
                <w:szCs w:val="22"/>
              </w:rPr>
            </w:pPr>
            <w:r w:rsidRPr="00CD79E2">
              <w:t>-73</w:t>
            </w:r>
          </w:p>
        </w:tc>
        <w:tc>
          <w:tcPr>
            <w:tcW w:w="708" w:type="dxa"/>
            <w:tcBorders>
              <w:top w:val="nil"/>
              <w:left w:val="nil"/>
              <w:bottom w:val="single" w:sz="4" w:space="0" w:color="auto"/>
              <w:right w:val="single" w:sz="4" w:space="0" w:color="auto"/>
            </w:tcBorders>
            <w:shd w:val="clear" w:color="auto" w:fill="auto"/>
            <w:noWrap/>
            <w:vAlign w:val="center"/>
            <w:hideMark/>
          </w:tcPr>
          <w:p w14:paraId="52B82C30" w14:textId="17DEB9FA" w:rsidR="007640D3" w:rsidRPr="00BE208D" w:rsidRDefault="007640D3" w:rsidP="007640D3">
            <w:pPr>
              <w:spacing w:line="240" w:lineRule="auto"/>
              <w:ind w:left="0"/>
              <w:jc w:val="center"/>
              <w:rPr>
                <w:rFonts w:ascii="Calibri" w:hAnsi="Calibri" w:cs="Calibri"/>
                <w:color w:val="000000"/>
                <w:sz w:val="22"/>
                <w:szCs w:val="22"/>
              </w:rPr>
            </w:pPr>
            <w:r w:rsidRPr="00D56FE3">
              <w:t>12</w:t>
            </w:r>
          </w:p>
        </w:tc>
        <w:tc>
          <w:tcPr>
            <w:tcW w:w="709" w:type="dxa"/>
            <w:tcBorders>
              <w:top w:val="nil"/>
              <w:left w:val="nil"/>
              <w:bottom w:val="single" w:sz="4" w:space="0" w:color="auto"/>
              <w:right w:val="single" w:sz="4" w:space="0" w:color="auto"/>
            </w:tcBorders>
            <w:shd w:val="clear" w:color="auto" w:fill="auto"/>
            <w:noWrap/>
            <w:vAlign w:val="center"/>
            <w:hideMark/>
          </w:tcPr>
          <w:p w14:paraId="7E841476" w14:textId="773A485C" w:rsidR="007640D3" w:rsidRPr="00BE208D" w:rsidRDefault="007640D3" w:rsidP="007640D3">
            <w:pPr>
              <w:spacing w:line="240" w:lineRule="auto"/>
              <w:ind w:left="0"/>
              <w:jc w:val="center"/>
              <w:rPr>
                <w:rFonts w:ascii="Calibri" w:hAnsi="Calibri" w:cs="Calibri"/>
                <w:color w:val="000000"/>
                <w:sz w:val="22"/>
                <w:szCs w:val="22"/>
              </w:rPr>
            </w:pPr>
            <w:r w:rsidRPr="00333BC7">
              <w:t>-11</w:t>
            </w:r>
          </w:p>
        </w:tc>
        <w:tc>
          <w:tcPr>
            <w:tcW w:w="699" w:type="dxa"/>
            <w:tcBorders>
              <w:top w:val="nil"/>
              <w:left w:val="nil"/>
              <w:bottom w:val="single" w:sz="4" w:space="0" w:color="auto"/>
              <w:right w:val="single" w:sz="4" w:space="0" w:color="auto"/>
            </w:tcBorders>
            <w:shd w:val="clear" w:color="auto" w:fill="auto"/>
            <w:noWrap/>
            <w:vAlign w:val="center"/>
            <w:hideMark/>
          </w:tcPr>
          <w:p w14:paraId="2C11E9B4" w14:textId="4DE9E326" w:rsidR="007640D3" w:rsidRPr="00BE208D" w:rsidRDefault="007640D3" w:rsidP="007640D3">
            <w:pPr>
              <w:spacing w:line="240" w:lineRule="auto"/>
              <w:ind w:left="0"/>
              <w:jc w:val="center"/>
              <w:rPr>
                <w:rFonts w:ascii="Calibri" w:hAnsi="Calibri" w:cs="Calibri"/>
                <w:color w:val="000000"/>
                <w:sz w:val="22"/>
                <w:szCs w:val="22"/>
              </w:rPr>
            </w:pPr>
            <w:r w:rsidRPr="00877FDB">
              <w:t>0,1</w:t>
            </w:r>
          </w:p>
        </w:tc>
        <w:tc>
          <w:tcPr>
            <w:tcW w:w="709" w:type="dxa"/>
            <w:tcBorders>
              <w:top w:val="nil"/>
              <w:left w:val="nil"/>
              <w:bottom w:val="single" w:sz="4" w:space="0" w:color="auto"/>
              <w:right w:val="single" w:sz="4" w:space="0" w:color="auto"/>
            </w:tcBorders>
            <w:shd w:val="clear" w:color="auto" w:fill="auto"/>
            <w:noWrap/>
            <w:vAlign w:val="center"/>
            <w:hideMark/>
          </w:tcPr>
          <w:p w14:paraId="463F7B87" w14:textId="44F149C9" w:rsidR="007640D3" w:rsidRPr="00BE208D" w:rsidRDefault="007640D3" w:rsidP="007640D3">
            <w:pPr>
              <w:spacing w:line="240" w:lineRule="auto"/>
              <w:ind w:left="0"/>
              <w:jc w:val="center"/>
              <w:rPr>
                <w:rFonts w:ascii="Calibri" w:hAnsi="Calibri" w:cs="Calibri"/>
                <w:color w:val="000000"/>
                <w:sz w:val="22"/>
                <w:szCs w:val="22"/>
              </w:rPr>
            </w:pPr>
            <w:r w:rsidRPr="00176EF8">
              <w:t>0,</w:t>
            </w:r>
            <w:r>
              <w:t>8</w:t>
            </w:r>
          </w:p>
        </w:tc>
      </w:tr>
      <w:tr w:rsidR="007640D3" w:rsidRPr="00BE208D" w14:paraId="4E0F3667"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9BFE3AC" w14:textId="00EA40F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8</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288CB564" w14:textId="0AE90DB7"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QCY T1C</w:t>
            </w:r>
          </w:p>
        </w:tc>
        <w:tc>
          <w:tcPr>
            <w:tcW w:w="794" w:type="dxa"/>
            <w:tcBorders>
              <w:top w:val="nil"/>
              <w:left w:val="nil"/>
              <w:bottom w:val="single" w:sz="4" w:space="0" w:color="auto"/>
              <w:right w:val="single" w:sz="4" w:space="0" w:color="auto"/>
            </w:tcBorders>
            <w:shd w:val="clear" w:color="auto" w:fill="auto"/>
            <w:noWrap/>
            <w:vAlign w:val="center"/>
            <w:hideMark/>
          </w:tcPr>
          <w:p w14:paraId="391775AD" w14:textId="54E63B8E" w:rsidR="007640D3" w:rsidRPr="00BE208D" w:rsidRDefault="007640D3" w:rsidP="007640D3">
            <w:pPr>
              <w:spacing w:line="240" w:lineRule="auto"/>
              <w:ind w:left="0"/>
              <w:jc w:val="center"/>
              <w:rPr>
                <w:rFonts w:ascii="Calibri" w:hAnsi="Calibri" w:cs="Calibri"/>
                <w:color w:val="000000"/>
                <w:sz w:val="22"/>
                <w:szCs w:val="22"/>
              </w:rPr>
            </w:pPr>
            <w:r w:rsidRPr="0030110B">
              <w:t>-2</w:t>
            </w:r>
            <w:r>
              <w:t xml:space="preserve"> </w:t>
            </w:r>
            <w:r w:rsidRPr="0030110B">
              <w:t>48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540A381A" w14:textId="705DFB17" w:rsidR="007640D3" w:rsidRPr="00BE208D" w:rsidRDefault="007640D3" w:rsidP="007640D3">
            <w:pPr>
              <w:spacing w:line="240" w:lineRule="auto"/>
              <w:ind w:left="0"/>
              <w:jc w:val="center"/>
              <w:rPr>
                <w:rFonts w:ascii="Calibri" w:hAnsi="Calibri" w:cs="Calibri"/>
                <w:color w:val="000000"/>
                <w:sz w:val="22"/>
                <w:szCs w:val="22"/>
              </w:rPr>
            </w:pPr>
            <w:r w:rsidRPr="00CD79E2">
              <w:t>-13</w:t>
            </w:r>
          </w:p>
        </w:tc>
        <w:tc>
          <w:tcPr>
            <w:tcW w:w="708" w:type="dxa"/>
            <w:tcBorders>
              <w:top w:val="nil"/>
              <w:left w:val="nil"/>
              <w:bottom w:val="single" w:sz="4" w:space="0" w:color="auto"/>
              <w:right w:val="single" w:sz="4" w:space="0" w:color="auto"/>
            </w:tcBorders>
            <w:shd w:val="clear" w:color="auto" w:fill="auto"/>
            <w:noWrap/>
            <w:vAlign w:val="center"/>
            <w:hideMark/>
          </w:tcPr>
          <w:p w14:paraId="27171783" w14:textId="22BC8FE1" w:rsidR="007640D3" w:rsidRPr="00BE208D" w:rsidRDefault="007640D3" w:rsidP="007640D3">
            <w:pPr>
              <w:spacing w:line="240" w:lineRule="auto"/>
              <w:ind w:left="0"/>
              <w:jc w:val="center"/>
              <w:rPr>
                <w:rFonts w:ascii="Calibri" w:hAnsi="Calibri" w:cs="Calibri"/>
                <w:color w:val="000000"/>
                <w:sz w:val="22"/>
                <w:szCs w:val="22"/>
              </w:rPr>
            </w:pPr>
            <w:r w:rsidRPr="00D56FE3">
              <w:t>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3BEDBCCE" w14:textId="11F6ECC2" w:rsidR="007640D3" w:rsidRPr="00BE208D" w:rsidRDefault="007640D3" w:rsidP="007640D3">
            <w:pPr>
              <w:spacing w:line="240" w:lineRule="auto"/>
              <w:ind w:left="0"/>
              <w:jc w:val="center"/>
              <w:rPr>
                <w:rFonts w:ascii="Calibri" w:hAnsi="Calibri" w:cs="Calibri"/>
                <w:color w:val="000000"/>
                <w:sz w:val="22"/>
                <w:szCs w:val="22"/>
              </w:rPr>
            </w:pPr>
            <w:r w:rsidRPr="00333BC7">
              <w:t>7</w:t>
            </w:r>
          </w:p>
        </w:tc>
        <w:tc>
          <w:tcPr>
            <w:tcW w:w="699" w:type="dxa"/>
            <w:tcBorders>
              <w:top w:val="nil"/>
              <w:left w:val="nil"/>
              <w:bottom w:val="single" w:sz="4" w:space="0" w:color="auto"/>
              <w:right w:val="single" w:sz="4" w:space="0" w:color="auto"/>
            </w:tcBorders>
            <w:shd w:val="clear" w:color="auto" w:fill="auto"/>
            <w:noWrap/>
            <w:vAlign w:val="center"/>
            <w:hideMark/>
          </w:tcPr>
          <w:p w14:paraId="2A70F7DD" w14:textId="6A5881C2" w:rsidR="007640D3" w:rsidRPr="00BE208D" w:rsidRDefault="007640D3" w:rsidP="007640D3">
            <w:pPr>
              <w:spacing w:line="240" w:lineRule="auto"/>
              <w:ind w:left="0"/>
              <w:jc w:val="center"/>
              <w:rPr>
                <w:rFonts w:ascii="Calibri" w:hAnsi="Calibri" w:cs="Calibri"/>
                <w:color w:val="000000"/>
                <w:sz w:val="22"/>
                <w:szCs w:val="22"/>
              </w:rPr>
            </w:pPr>
            <w:r w:rsidRPr="00877FDB">
              <w:t>-0,</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4AE1A8A2" w14:textId="77A881AD" w:rsidR="007640D3" w:rsidRPr="00BE208D" w:rsidRDefault="007640D3" w:rsidP="007640D3">
            <w:pPr>
              <w:spacing w:line="240" w:lineRule="auto"/>
              <w:ind w:left="0"/>
              <w:jc w:val="center"/>
              <w:rPr>
                <w:rFonts w:ascii="Calibri" w:hAnsi="Calibri" w:cs="Calibri"/>
                <w:color w:val="000000"/>
                <w:sz w:val="22"/>
                <w:szCs w:val="22"/>
              </w:rPr>
            </w:pPr>
            <w:r w:rsidRPr="00176EF8">
              <w:t>-0,4</w:t>
            </w:r>
          </w:p>
        </w:tc>
      </w:tr>
      <w:tr w:rsidR="007640D3" w:rsidRPr="00BE208D" w14:paraId="557AD01D"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01C2EC9B" w14:textId="35CAF808"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9</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8A6E84F" w14:textId="418E0E2F"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w:t>
            </w:r>
          </w:p>
        </w:tc>
        <w:tc>
          <w:tcPr>
            <w:tcW w:w="794" w:type="dxa"/>
            <w:tcBorders>
              <w:top w:val="nil"/>
              <w:left w:val="nil"/>
              <w:bottom w:val="single" w:sz="4" w:space="0" w:color="auto"/>
              <w:right w:val="single" w:sz="4" w:space="0" w:color="auto"/>
            </w:tcBorders>
            <w:shd w:val="clear" w:color="auto" w:fill="auto"/>
            <w:noWrap/>
            <w:vAlign w:val="center"/>
            <w:hideMark/>
          </w:tcPr>
          <w:p w14:paraId="762ADED6" w14:textId="08CDA958"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41</w:t>
            </w:r>
            <w:r>
              <w:t>3</w:t>
            </w:r>
          </w:p>
        </w:tc>
        <w:tc>
          <w:tcPr>
            <w:tcW w:w="709" w:type="dxa"/>
            <w:tcBorders>
              <w:top w:val="nil"/>
              <w:left w:val="nil"/>
              <w:bottom w:val="single" w:sz="4" w:space="0" w:color="auto"/>
              <w:right w:val="single" w:sz="4" w:space="0" w:color="auto"/>
            </w:tcBorders>
            <w:shd w:val="clear" w:color="auto" w:fill="auto"/>
            <w:noWrap/>
            <w:vAlign w:val="center"/>
            <w:hideMark/>
          </w:tcPr>
          <w:p w14:paraId="65B3A429" w14:textId="60768682" w:rsidR="007640D3" w:rsidRPr="00BE208D" w:rsidRDefault="007640D3" w:rsidP="007640D3">
            <w:pPr>
              <w:spacing w:line="240" w:lineRule="auto"/>
              <w:ind w:left="0"/>
              <w:jc w:val="center"/>
              <w:rPr>
                <w:rFonts w:ascii="Calibri" w:hAnsi="Calibri" w:cs="Calibri"/>
                <w:color w:val="000000"/>
                <w:sz w:val="22"/>
                <w:szCs w:val="22"/>
              </w:rPr>
            </w:pPr>
            <w:r w:rsidRPr="00CD79E2">
              <w:t>-103</w:t>
            </w:r>
          </w:p>
        </w:tc>
        <w:tc>
          <w:tcPr>
            <w:tcW w:w="708" w:type="dxa"/>
            <w:tcBorders>
              <w:top w:val="nil"/>
              <w:left w:val="nil"/>
              <w:bottom w:val="single" w:sz="4" w:space="0" w:color="auto"/>
              <w:right w:val="single" w:sz="4" w:space="0" w:color="auto"/>
            </w:tcBorders>
            <w:shd w:val="clear" w:color="auto" w:fill="auto"/>
            <w:noWrap/>
            <w:vAlign w:val="center"/>
            <w:hideMark/>
          </w:tcPr>
          <w:p w14:paraId="37ADB2CE" w14:textId="28B15EBB" w:rsidR="007640D3" w:rsidRPr="00BE208D" w:rsidRDefault="007640D3" w:rsidP="007640D3">
            <w:pPr>
              <w:spacing w:line="240" w:lineRule="auto"/>
              <w:ind w:left="0"/>
              <w:jc w:val="center"/>
              <w:rPr>
                <w:rFonts w:ascii="Calibri" w:hAnsi="Calibri" w:cs="Calibri"/>
                <w:color w:val="000000"/>
                <w:sz w:val="22"/>
                <w:szCs w:val="22"/>
              </w:rPr>
            </w:pPr>
            <w:r w:rsidRPr="00D56FE3">
              <w:t>-</w:t>
            </w:r>
            <w:r>
              <w:t>10</w:t>
            </w:r>
          </w:p>
        </w:tc>
        <w:tc>
          <w:tcPr>
            <w:tcW w:w="709" w:type="dxa"/>
            <w:tcBorders>
              <w:top w:val="nil"/>
              <w:left w:val="nil"/>
              <w:bottom w:val="single" w:sz="4" w:space="0" w:color="auto"/>
              <w:right w:val="single" w:sz="4" w:space="0" w:color="auto"/>
            </w:tcBorders>
            <w:shd w:val="clear" w:color="auto" w:fill="auto"/>
            <w:noWrap/>
            <w:vAlign w:val="center"/>
            <w:hideMark/>
          </w:tcPr>
          <w:p w14:paraId="1DB1509F" w14:textId="48E5815A" w:rsidR="007640D3" w:rsidRPr="00BE208D" w:rsidRDefault="007640D3" w:rsidP="007640D3">
            <w:pPr>
              <w:spacing w:line="240" w:lineRule="auto"/>
              <w:ind w:left="0"/>
              <w:jc w:val="center"/>
              <w:rPr>
                <w:rFonts w:ascii="Calibri" w:hAnsi="Calibri" w:cs="Calibri"/>
                <w:color w:val="000000"/>
                <w:sz w:val="22"/>
                <w:szCs w:val="22"/>
              </w:rPr>
            </w:pPr>
            <w:r w:rsidRPr="00333BC7">
              <w:t>-9</w:t>
            </w:r>
          </w:p>
        </w:tc>
        <w:tc>
          <w:tcPr>
            <w:tcW w:w="699" w:type="dxa"/>
            <w:tcBorders>
              <w:top w:val="nil"/>
              <w:left w:val="nil"/>
              <w:bottom w:val="single" w:sz="4" w:space="0" w:color="auto"/>
              <w:right w:val="single" w:sz="4" w:space="0" w:color="auto"/>
            </w:tcBorders>
            <w:shd w:val="clear" w:color="auto" w:fill="auto"/>
            <w:noWrap/>
            <w:vAlign w:val="center"/>
            <w:hideMark/>
          </w:tcPr>
          <w:p w14:paraId="366E97B0" w14:textId="6076EB1B" w:rsidR="007640D3" w:rsidRPr="00BE208D" w:rsidRDefault="007640D3" w:rsidP="007640D3">
            <w:pPr>
              <w:spacing w:line="240" w:lineRule="auto"/>
              <w:ind w:left="0"/>
              <w:jc w:val="center"/>
              <w:rPr>
                <w:rFonts w:ascii="Calibri" w:hAnsi="Calibri" w:cs="Calibri"/>
                <w:color w:val="000000"/>
                <w:sz w:val="22"/>
                <w:szCs w:val="22"/>
              </w:rPr>
            </w:pPr>
            <w:r w:rsidRPr="00877FDB">
              <w:t>-2</w:t>
            </w:r>
          </w:p>
        </w:tc>
        <w:tc>
          <w:tcPr>
            <w:tcW w:w="709" w:type="dxa"/>
            <w:tcBorders>
              <w:top w:val="nil"/>
              <w:left w:val="nil"/>
              <w:bottom w:val="single" w:sz="4" w:space="0" w:color="auto"/>
              <w:right w:val="single" w:sz="4" w:space="0" w:color="auto"/>
            </w:tcBorders>
            <w:shd w:val="clear" w:color="auto" w:fill="auto"/>
            <w:noWrap/>
            <w:vAlign w:val="center"/>
            <w:hideMark/>
          </w:tcPr>
          <w:p w14:paraId="4BBE100E" w14:textId="5935E31B"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7F46A018"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B374F7D" w14:textId="21445EC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10</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38EB902" w14:textId="2DFBAD62"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w:t>
            </w:r>
            <w:proofErr w:type="spellEnd"/>
          </w:p>
        </w:tc>
        <w:tc>
          <w:tcPr>
            <w:tcW w:w="794" w:type="dxa"/>
            <w:tcBorders>
              <w:top w:val="nil"/>
              <w:left w:val="nil"/>
              <w:bottom w:val="single" w:sz="4" w:space="0" w:color="auto"/>
              <w:right w:val="single" w:sz="4" w:space="0" w:color="auto"/>
            </w:tcBorders>
            <w:shd w:val="clear" w:color="auto" w:fill="auto"/>
            <w:noWrap/>
            <w:vAlign w:val="center"/>
            <w:hideMark/>
          </w:tcPr>
          <w:p w14:paraId="755C5EB6" w14:textId="6E81E8D2"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38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73AA55EA" w14:textId="7BAB665C" w:rsidR="007640D3" w:rsidRPr="00BE208D" w:rsidRDefault="007640D3" w:rsidP="007640D3">
            <w:pPr>
              <w:spacing w:line="240" w:lineRule="auto"/>
              <w:ind w:left="0"/>
              <w:jc w:val="center"/>
              <w:rPr>
                <w:rFonts w:ascii="Calibri" w:hAnsi="Calibri" w:cs="Calibri"/>
                <w:color w:val="000000"/>
                <w:sz w:val="22"/>
                <w:szCs w:val="22"/>
              </w:rPr>
            </w:pPr>
            <w:r w:rsidRPr="00CD79E2">
              <w:t>-9</w:t>
            </w:r>
          </w:p>
        </w:tc>
        <w:tc>
          <w:tcPr>
            <w:tcW w:w="708" w:type="dxa"/>
            <w:tcBorders>
              <w:top w:val="nil"/>
              <w:left w:val="nil"/>
              <w:bottom w:val="single" w:sz="4" w:space="0" w:color="auto"/>
              <w:right w:val="single" w:sz="4" w:space="0" w:color="auto"/>
            </w:tcBorders>
            <w:shd w:val="clear" w:color="auto" w:fill="auto"/>
            <w:noWrap/>
            <w:vAlign w:val="center"/>
            <w:hideMark/>
          </w:tcPr>
          <w:p w14:paraId="68AEDE21" w14:textId="378BFB49" w:rsidR="007640D3" w:rsidRPr="00BE208D" w:rsidRDefault="007640D3" w:rsidP="007640D3">
            <w:pPr>
              <w:spacing w:line="240" w:lineRule="auto"/>
              <w:ind w:left="0"/>
              <w:jc w:val="center"/>
              <w:rPr>
                <w:rFonts w:ascii="Calibri" w:hAnsi="Calibri" w:cs="Calibri"/>
                <w:color w:val="000000"/>
                <w:sz w:val="22"/>
                <w:szCs w:val="22"/>
              </w:rPr>
            </w:pPr>
            <w:r w:rsidRPr="00D56FE3">
              <w:t>-2</w:t>
            </w:r>
          </w:p>
        </w:tc>
        <w:tc>
          <w:tcPr>
            <w:tcW w:w="709" w:type="dxa"/>
            <w:tcBorders>
              <w:top w:val="nil"/>
              <w:left w:val="nil"/>
              <w:bottom w:val="single" w:sz="4" w:space="0" w:color="auto"/>
              <w:right w:val="single" w:sz="4" w:space="0" w:color="auto"/>
            </w:tcBorders>
            <w:shd w:val="clear" w:color="auto" w:fill="auto"/>
            <w:noWrap/>
            <w:vAlign w:val="center"/>
            <w:hideMark/>
          </w:tcPr>
          <w:p w14:paraId="178C7607" w14:textId="27A04059" w:rsidR="007640D3" w:rsidRPr="00BE208D" w:rsidRDefault="007640D3" w:rsidP="007640D3">
            <w:pPr>
              <w:spacing w:line="240" w:lineRule="auto"/>
              <w:ind w:left="0"/>
              <w:jc w:val="center"/>
              <w:rPr>
                <w:rFonts w:ascii="Calibri" w:hAnsi="Calibri" w:cs="Calibri"/>
                <w:color w:val="000000"/>
                <w:sz w:val="22"/>
                <w:szCs w:val="22"/>
              </w:rPr>
            </w:pPr>
            <w:r w:rsidRPr="00333BC7">
              <w:t>7</w:t>
            </w:r>
          </w:p>
        </w:tc>
        <w:tc>
          <w:tcPr>
            <w:tcW w:w="699" w:type="dxa"/>
            <w:tcBorders>
              <w:top w:val="nil"/>
              <w:left w:val="nil"/>
              <w:bottom w:val="single" w:sz="4" w:space="0" w:color="auto"/>
              <w:right w:val="single" w:sz="4" w:space="0" w:color="auto"/>
            </w:tcBorders>
            <w:shd w:val="clear" w:color="auto" w:fill="auto"/>
            <w:noWrap/>
            <w:vAlign w:val="center"/>
            <w:hideMark/>
          </w:tcPr>
          <w:p w14:paraId="02989C73" w14:textId="4449AC3E" w:rsidR="007640D3" w:rsidRPr="00BE208D" w:rsidRDefault="007640D3" w:rsidP="007640D3">
            <w:pPr>
              <w:spacing w:line="240" w:lineRule="auto"/>
              <w:ind w:left="0"/>
              <w:jc w:val="center"/>
              <w:rPr>
                <w:rFonts w:ascii="Calibri" w:hAnsi="Calibri" w:cs="Calibri"/>
                <w:color w:val="000000"/>
                <w:sz w:val="22"/>
                <w:szCs w:val="22"/>
              </w:rPr>
            </w:pPr>
            <w:r w:rsidRPr="00877FDB">
              <w:t>-</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33B69A35" w14:textId="2557E505"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73F26C75"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5729168E" w14:textId="5E9CFE4C"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11</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378BC71" w14:textId="03F13273"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Fixed</w:t>
            </w:r>
            <w:proofErr w:type="spellEnd"/>
            <w:r w:rsidRPr="00BE208D">
              <w:rPr>
                <w:rFonts w:ascii="Calibri" w:hAnsi="Calibri" w:cs="Calibri"/>
                <w:color w:val="000000"/>
                <w:sz w:val="22"/>
                <w:szCs w:val="22"/>
              </w:rPr>
              <w:t xml:space="preserve"> Steel</w:t>
            </w:r>
          </w:p>
        </w:tc>
        <w:tc>
          <w:tcPr>
            <w:tcW w:w="794" w:type="dxa"/>
            <w:tcBorders>
              <w:top w:val="nil"/>
              <w:left w:val="nil"/>
              <w:bottom w:val="single" w:sz="4" w:space="0" w:color="auto"/>
              <w:right w:val="single" w:sz="4" w:space="0" w:color="auto"/>
            </w:tcBorders>
            <w:shd w:val="clear" w:color="auto" w:fill="auto"/>
            <w:noWrap/>
            <w:vAlign w:val="center"/>
            <w:hideMark/>
          </w:tcPr>
          <w:p w14:paraId="59E2217A" w14:textId="53AEA878" w:rsidR="007640D3" w:rsidRPr="00BE208D" w:rsidRDefault="007640D3" w:rsidP="007640D3">
            <w:pPr>
              <w:spacing w:line="240" w:lineRule="auto"/>
              <w:ind w:left="0"/>
              <w:jc w:val="center"/>
              <w:rPr>
                <w:rFonts w:ascii="Calibri" w:hAnsi="Calibri" w:cs="Calibri"/>
                <w:color w:val="000000"/>
                <w:sz w:val="22"/>
                <w:szCs w:val="22"/>
              </w:rPr>
            </w:pPr>
            <w:r w:rsidRPr="0030110B">
              <w:t>-2</w:t>
            </w:r>
            <w:r>
              <w:t xml:space="preserve"> </w:t>
            </w:r>
            <w:r w:rsidRPr="0030110B">
              <w:t>387</w:t>
            </w:r>
          </w:p>
        </w:tc>
        <w:tc>
          <w:tcPr>
            <w:tcW w:w="709" w:type="dxa"/>
            <w:tcBorders>
              <w:top w:val="nil"/>
              <w:left w:val="nil"/>
              <w:bottom w:val="single" w:sz="4" w:space="0" w:color="auto"/>
              <w:right w:val="single" w:sz="4" w:space="0" w:color="auto"/>
            </w:tcBorders>
            <w:shd w:val="clear" w:color="auto" w:fill="auto"/>
            <w:noWrap/>
            <w:vAlign w:val="center"/>
            <w:hideMark/>
          </w:tcPr>
          <w:p w14:paraId="532B2AC6" w14:textId="2B57A9B8" w:rsidR="007640D3" w:rsidRPr="00BE208D" w:rsidRDefault="007640D3" w:rsidP="007640D3">
            <w:pPr>
              <w:spacing w:line="240" w:lineRule="auto"/>
              <w:ind w:left="0"/>
              <w:jc w:val="center"/>
              <w:rPr>
                <w:rFonts w:ascii="Calibri" w:hAnsi="Calibri" w:cs="Calibri"/>
                <w:color w:val="000000"/>
                <w:sz w:val="22"/>
                <w:szCs w:val="22"/>
              </w:rPr>
            </w:pPr>
            <w:r w:rsidRPr="00CD79E2">
              <w:t>-4</w:t>
            </w:r>
            <w:r>
              <w:t>1</w:t>
            </w:r>
          </w:p>
        </w:tc>
        <w:tc>
          <w:tcPr>
            <w:tcW w:w="708" w:type="dxa"/>
            <w:tcBorders>
              <w:top w:val="nil"/>
              <w:left w:val="nil"/>
              <w:bottom w:val="single" w:sz="4" w:space="0" w:color="auto"/>
              <w:right w:val="single" w:sz="4" w:space="0" w:color="auto"/>
            </w:tcBorders>
            <w:shd w:val="clear" w:color="auto" w:fill="auto"/>
            <w:noWrap/>
            <w:vAlign w:val="center"/>
            <w:hideMark/>
          </w:tcPr>
          <w:p w14:paraId="3A14C586" w14:textId="5BC1E7AF" w:rsidR="007640D3" w:rsidRPr="00BE208D" w:rsidRDefault="007640D3" w:rsidP="007640D3">
            <w:pPr>
              <w:spacing w:line="240" w:lineRule="auto"/>
              <w:ind w:left="0"/>
              <w:jc w:val="center"/>
              <w:rPr>
                <w:rFonts w:ascii="Calibri" w:hAnsi="Calibri" w:cs="Calibri"/>
                <w:color w:val="000000"/>
                <w:sz w:val="22"/>
                <w:szCs w:val="22"/>
              </w:rPr>
            </w:pPr>
            <w:r w:rsidRPr="00D56FE3">
              <w:t>-5</w:t>
            </w:r>
            <w:r>
              <w:t>4</w:t>
            </w:r>
          </w:p>
        </w:tc>
        <w:tc>
          <w:tcPr>
            <w:tcW w:w="709" w:type="dxa"/>
            <w:tcBorders>
              <w:top w:val="nil"/>
              <w:left w:val="nil"/>
              <w:bottom w:val="single" w:sz="4" w:space="0" w:color="auto"/>
              <w:right w:val="single" w:sz="4" w:space="0" w:color="auto"/>
            </w:tcBorders>
            <w:shd w:val="clear" w:color="auto" w:fill="auto"/>
            <w:noWrap/>
            <w:vAlign w:val="center"/>
            <w:hideMark/>
          </w:tcPr>
          <w:p w14:paraId="49EA661E" w14:textId="49D16A54" w:rsidR="007640D3" w:rsidRPr="00BE208D" w:rsidRDefault="007640D3" w:rsidP="007640D3">
            <w:pPr>
              <w:spacing w:line="240" w:lineRule="auto"/>
              <w:ind w:left="0"/>
              <w:jc w:val="center"/>
              <w:rPr>
                <w:rFonts w:ascii="Calibri" w:hAnsi="Calibri" w:cs="Calibri"/>
                <w:color w:val="000000"/>
                <w:sz w:val="22"/>
                <w:szCs w:val="22"/>
              </w:rPr>
            </w:pPr>
            <w:r w:rsidRPr="00333BC7">
              <w:t>5</w:t>
            </w:r>
          </w:p>
        </w:tc>
        <w:tc>
          <w:tcPr>
            <w:tcW w:w="699" w:type="dxa"/>
            <w:tcBorders>
              <w:top w:val="nil"/>
              <w:left w:val="nil"/>
              <w:bottom w:val="single" w:sz="4" w:space="0" w:color="auto"/>
              <w:right w:val="single" w:sz="4" w:space="0" w:color="auto"/>
            </w:tcBorders>
            <w:shd w:val="clear" w:color="auto" w:fill="auto"/>
            <w:noWrap/>
            <w:vAlign w:val="center"/>
            <w:hideMark/>
          </w:tcPr>
          <w:p w14:paraId="405C6ED4" w14:textId="49EC545F"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rPr>
              <w:t>6</w:t>
            </w:r>
          </w:p>
        </w:tc>
        <w:tc>
          <w:tcPr>
            <w:tcW w:w="709" w:type="dxa"/>
            <w:tcBorders>
              <w:top w:val="nil"/>
              <w:left w:val="nil"/>
              <w:bottom w:val="single" w:sz="4" w:space="0" w:color="auto"/>
              <w:right w:val="single" w:sz="4" w:space="0" w:color="auto"/>
            </w:tcBorders>
            <w:shd w:val="clear" w:color="auto" w:fill="auto"/>
            <w:noWrap/>
            <w:vAlign w:val="center"/>
            <w:hideMark/>
          </w:tcPr>
          <w:p w14:paraId="3514A45E" w14:textId="009931FB"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bl>
    <w:p w14:paraId="7A988094" w14:textId="56BD0990" w:rsidR="009A5AFE" w:rsidRDefault="00B37C07" w:rsidP="008010F8">
      <w:pPr>
        <w:pStyle w:val="BPDPNormln"/>
      </w:pPr>
      <w:r>
        <w:t xml:space="preserve"> </w:t>
      </w:r>
    </w:p>
    <w:p w14:paraId="4789AA85" w14:textId="77777777" w:rsidR="009A5AFE" w:rsidRDefault="009A5AFE" w:rsidP="008010F8">
      <w:pPr>
        <w:pStyle w:val="BPDPNormln"/>
      </w:pPr>
    </w:p>
    <w:p w14:paraId="075F9ACB" w14:textId="0E580748" w:rsidR="009A5AFE" w:rsidRDefault="00D66706" w:rsidP="008010F8">
      <w:pPr>
        <w:pStyle w:val="BPDPNormln"/>
      </w:pPr>
      <w:r>
        <w:t xml:space="preserve">Z uvedených hodnot v </w:t>
      </w:r>
      <w:r w:rsidR="00BB1EA0">
        <w:t>(</w:t>
      </w:r>
      <w:r w:rsidR="00DC4C6B" w:rsidRPr="00DC4C6B">
        <w:fldChar w:fldCharType="begin"/>
      </w:r>
      <w:r w:rsidR="00DC4C6B" w:rsidRPr="00DC4C6B">
        <w:instrText xml:space="preserve"> REF _Ref32840166 \h  \* MERGEFORMAT </w:instrText>
      </w:r>
      <w:r w:rsidR="00DC4C6B" w:rsidRPr="00DC4C6B">
        <w:fldChar w:fldCharType="separate"/>
      </w:r>
      <w:r w:rsidR="007E0F00" w:rsidRPr="007E0F00">
        <w:t xml:space="preserve">Tab. </w:t>
      </w:r>
      <w:r w:rsidR="007E0F00" w:rsidRPr="007E0F00">
        <w:rPr>
          <w:noProof/>
        </w:rPr>
        <w:t>4</w:t>
      </w:r>
      <w:r w:rsidR="007E0F00" w:rsidRPr="007E0F00">
        <w:t>.</w:t>
      </w:r>
      <w:r w:rsidR="007E0F00" w:rsidRPr="007E0F00">
        <w:rPr>
          <w:noProof/>
        </w:rPr>
        <w:t>3</w:t>
      </w:r>
      <w:r w:rsidR="00DC4C6B" w:rsidRPr="00DC4C6B">
        <w:fldChar w:fldCharType="end"/>
      </w:r>
      <w:r>
        <w:t>) je vynesen graf komponentních vah (</w:t>
      </w:r>
      <w:r w:rsidRPr="00D66706">
        <w:fldChar w:fldCharType="begin"/>
      </w:r>
      <w:r w:rsidRPr="00D66706">
        <w:instrText xml:space="preserve"> REF _Ref32843150 \h  \* MERGEFORMAT </w:instrText>
      </w:r>
      <w:r w:rsidRPr="00D66706">
        <w:fldChar w:fldCharType="separate"/>
      </w:r>
      <w:r w:rsidR="007E0F00" w:rsidRPr="007E0F00">
        <w:t xml:space="preserve">Obr. </w:t>
      </w:r>
      <w:r w:rsidR="007E0F00" w:rsidRPr="007E0F00">
        <w:rPr>
          <w:noProof/>
        </w:rPr>
        <w:t>4</w:t>
      </w:r>
      <w:r w:rsidR="007E0F00" w:rsidRPr="007E0F00">
        <w:t>.</w:t>
      </w:r>
      <w:r w:rsidR="007E0F00" w:rsidRPr="007E0F00">
        <w:rPr>
          <w:noProof/>
        </w:rPr>
        <w:t>7</w:t>
      </w:r>
      <w:r w:rsidRPr="00D66706">
        <w:fldChar w:fldCharType="end"/>
      </w:r>
      <w:r>
        <w:t>).</w:t>
      </w:r>
      <w:r w:rsidR="00676EA5">
        <w:t xml:space="preserve"> Graf zobrazuje původní pro</w:t>
      </w:r>
      <w:r w:rsidR="00B61AF4">
        <w:t>měnné v prostoru první a druhé hlavní komponenty (PC1 a PC2). Z uvedeného grafu je m</w:t>
      </w:r>
      <w:r w:rsidR="00676EA5">
        <w:t xml:space="preserve">ožné vyčíst, že </w:t>
      </w:r>
      <w:r w:rsidR="00413357">
        <w:t>hmotnost a cena se zásadně liší od zbývajících parametrů</w:t>
      </w:r>
      <w:r w:rsidR="00B61AF4">
        <w:t>.</w:t>
      </w:r>
    </w:p>
    <w:p w14:paraId="7CEE24DF" w14:textId="77777777" w:rsidR="00D66706" w:rsidRDefault="00D66706" w:rsidP="008010F8">
      <w:pPr>
        <w:pStyle w:val="BPDPNormln"/>
      </w:pPr>
    </w:p>
    <w:p w14:paraId="5481AF02" w14:textId="1F9BE3E6" w:rsidR="00D66706" w:rsidRDefault="005D2819" w:rsidP="00350A05">
      <w:pPr>
        <w:pStyle w:val="BPDPNormln"/>
        <w:jc w:val="center"/>
      </w:pPr>
      <w:r>
        <w:rPr>
          <w:noProof/>
        </w:rPr>
        <w:drawing>
          <wp:inline distT="0" distB="0" distL="0" distR="0" wp14:anchorId="3A82B955" wp14:editId="1A9E8ACF">
            <wp:extent cx="4323559" cy="3240000"/>
            <wp:effectExtent l="0" t="0" r="127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iklad_coefplot.emf"/>
                    <pic:cNvPicPr/>
                  </pic:nvPicPr>
                  <pic:blipFill>
                    <a:blip r:embed="rId24">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7CF7EF2" w14:textId="6D2EB333" w:rsidR="00D66706" w:rsidRDefault="00D66706" w:rsidP="00D66706">
      <w:pPr>
        <w:pStyle w:val="Titulek"/>
        <w:jc w:val="center"/>
        <w:rPr>
          <w:b w:val="0"/>
        </w:rPr>
      </w:pPr>
      <w:bookmarkStart w:id="122" w:name="_Ref32843150"/>
      <w:bookmarkStart w:id="123" w:name="_Toc41489585"/>
      <w:r w:rsidRPr="00D6670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7</w:t>
      </w:r>
      <w:r w:rsidR="00E73D21">
        <w:rPr>
          <w:b w:val="0"/>
        </w:rPr>
        <w:fldChar w:fldCharType="end"/>
      </w:r>
      <w:bookmarkEnd w:id="122"/>
      <w:r w:rsidRPr="00D66706">
        <w:rPr>
          <w:b w:val="0"/>
        </w:rPr>
        <w:t>: Graf komponentních vah</w:t>
      </w:r>
      <w:bookmarkEnd w:id="123"/>
    </w:p>
    <w:p w14:paraId="3EB5FD9C" w14:textId="46FD5B70" w:rsidR="00B61AF4" w:rsidRDefault="00B61AF4" w:rsidP="008010F8">
      <w:pPr>
        <w:pStyle w:val="BPDPNormln"/>
      </w:pPr>
      <w:r>
        <w:t xml:space="preserve">Je možné říci, že </w:t>
      </w:r>
      <w:r w:rsidR="00413357">
        <w:t>cena</w:t>
      </w:r>
      <w:r>
        <w:t xml:space="preserve"> koreluje s</w:t>
      </w:r>
      <w:r w:rsidR="00413357">
        <w:t> první</w:t>
      </w:r>
      <w:r>
        <w:t xml:space="preserve"> hlavní komponentou, </w:t>
      </w:r>
      <w:r w:rsidR="00A24C10">
        <w:t xml:space="preserve">kdežto </w:t>
      </w:r>
      <w:r w:rsidR="00413357">
        <w:t xml:space="preserve">zbývající parametry </w:t>
      </w:r>
      <w:r w:rsidR="00A24C10">
        <w:t>více korelují s </w:t>
      </w:r>
      <w:r w:rsidR="00413357">
        <w:t>druhou</w:t>
      </w:r>
      <w:r w:rsidR="00A24C10">
        <w:t xml:space="preserve"> hlavní komponentou. </w:t>
      </w:r>
      <w:r w:rsidR="00413357">
        <w:t>Největší vliv na první hlavní komponentu měla cena, na druhou hlavní komponentu měla nejvyšší vliv hmotnost</w:t>
      </w:r>
      <w:r w:rsidR="00A24C10">
        <w:t>.</w:t>
      </w:r>
    </w:p>
    <w:p w14:paraId="42ED010E" w14:textId="2AEE6D74" w:rsidR="00A24C10" w:rsidRDefault="00DC4C6B" w:rsidP="008010F8">
      <w:pPr>
        <w:pStyle w:val="BPDPNormln"/>
      </w:pPr>
      <w:r>
        <w:t>Rozptylový diagram komponentního skóre je vidět na obrázku (</w:t>
      </w:r>
      <w:r w:rsidR="00527829" w:rsidRPr="00527829">
        <w:fldChar w:fldCharType="begin"/>
      </w:r>
      <w:r w:rsidR="00527829" w:rsidRPr="00527829">
        <w:instrText xml:space="preserve"> REF _Ref32846202 \h  \* MERGEFORMAT </w:instrText>
      </w:r>
      <w:r w:rsidR="00527829" w:rsidRPr="00527829">
        <w:fldChar w:fldCharType="separate"/>
      </w:r>
      <w:r w:rsidR="007E0F00" w:rsidRPr="007E0F00">
        <w:t xml:space="preserve">Obr. </w:t>
      </w:r>
      <w:r w:rsidR="007E0F00" w:rsidRPr="007E0F00">
        <w:rPr>
          <w:noProof/>
        </w:rPr>
        <w:t>4</w:t>
      </w:r>
      <w:r w:rsidR="007E0F00" w:rsidRPr="007E0F00">
        <w:t>.</w:t>
      </w:r>
      <w:r w:rsidR="007E0F00" w:rsidRPr="007E0F00">
        <w:rPr>
          <w:noProof/>
        </w:rPr>
        <w:t>8</w:t>
      </w:r>
      <w:r w:rsidR="00527829" w:rsidRPr="00527829">
        <w:fldChar w:fldCharType="end"/>
      </w:r>
      <w:r>
        <w:t>)</w:t>
      </w:r>
      <w:r w:rsidR="00527829">
        <w:t>. Body zobrazují jednotlivé objekty (</w:t>
      </w:r>
      <w:r w:rsidR="00413357">
        <w:t>sluchátka</w:t>
      </w:r>
      <w:r w:rsidR="00527829">
        <w:t xml:space="preserve">) v prostoru první a druhé komponenty. Čísla odpovídají indexům </w:t>
      </w:r>
      <w:r w:rsidR="00413357">
        <w:t>sluchátek</w:t>
      </w:r>
      <w:r w:rsidR="00527829">
        <w:t xml:space="preserve"> v tabulce (</w:t>
      </w:r>
      <w:r w:rsidR="0073072F" w:rsidRPr="00A60866">
        <w:fldChar w:fldCharType="begin"/>
      </w:r>
      <w:r w:rsidR="0073072F" w:rsidRPr="00A60866">
        <w:instrText xml:space="preserve"> REF _Ref32842516 \h  \* MERGEFORMAT </w:instrText>
      </w:r>
      <w:r w:rsidR="0073072F" w:rsidRPr="00A60866">
        <w:fldChar w:fldCharType="separate"/>
      </w:r>
      <w:r w:rsidR="007E0F00" w:rsidRPr="007E0F00">
        <w:t>Tab.</w:t>
      </w:r>
      <w:r w:rsidR="007E0F00" w:rsidRPr="007E0F00">
        <w:rPr>
          <w:noProof/>
        </w:rPr>
        <w:t xml:space="preserve"> </w:t>
      </w:r>
      <w:r w:rsidR="007E0F00" w:rsidRPr="007E0F00">
        <w:t>4</w:t>
      </w:r>
      <w:r w:rsidR="007E0F00" w:rsidRPr="007E0F00">
        <w:rPr>
          <w:noProof/>
        </w:rPr>
        <w:t>.</w:t>
      </w:r>
      <w:r w:rsidR="007E0F00">
        <w:rPr>
          <w:b/>
          <w:noProof/>
        </w:rPr>
        <w:t>4</w:t>
      </w:r>
      <w:r w:rsidR="0073072F" w:rsidRPr="00A60866">
        <w:fldChar w:fldCharType="end"/>
      </w:r>
      <w:r w:rsidR="00527829">
        <w:t>).</w:t>
      </w:r>
      <w:r w:rsidR="00413357">
        <w:t xml:space="preserve"> Sluchátka značek </w:t>
      </w:r>
      <w:proofErr w:type="spellStart"/>
      <w:r w:rsidR="00413357" w:rsidRPr="00947FA7">
        <w:t>Marshall</w:t>
      </w:r>
      <w:proofErr w:type="spellEnd"/>
      <w:r w:rsidR="00413357" w:rsidRPr="00947FA7">
        <w:t xml:space="preserve">, </w:t>
      </w:r>
      <w:proofErr w:type="spellStart"/>
      <w:r w:rsidR="00413357" w:rsidRPr="00947FA7">
        <w:t>Niceboy</w:t>
      </w:r>
      <w:proofErr w:type="spellEnd"/>
      <w:r w:rsidR="00413357" w:rsidRPr="00947FA7">
        <w:t>,</w:t>
      </w:r>
      <w:r w:rsidR="00413357">
        <w:t xml:space="preserve"> </w:t>
      </w:r>
      <w:r w:rsidR="00413357" w:rsidRPr="00947FA7">
        <w:t xml:space="preserve">JBL, QCY, </w:t>
      </w:r>
      <w:proofErr w:type="spellStart"/>
      <w:r w:rsidR="00413357" w:rsidRPr="00947FA7">
        <w:t>Fixed</w:t>
      </w:r>
      <w:proofErr w:type="spellEnd"/>
      <w:r w:rsidR="00413357" w:rsidRPr="00947FA7">
        <w:t xml:space="preserve"> si jsou podobná a tvoří shluk</w:t>
      </w:r>
      <w:r w:rsidR="00574C5C">
        <w:t xml:space="preserve">. Osamocené </w:t>
      </w:r>
      <w:r w:rsidR="00413357">
        <w:t>sluchátka</w:t>
      </w:r>
      <w:r w:rsidR="00574C5C">
        <w:t xml:space="preserve"> jako </w:t>
      </w:r>
      <w:r w:rsidR="00413357" w:rsidRPr="00947FA7">
        <w:t xml:space="preserve">Apple </w:t>
      </w:r>
      <w:proofErr w:type="spellStart"/>
      <w:r w:rsidR="00413357" w:rsidRPr="00947FA7">
        <w:t>AirPods</w:t>
      </w:r>
      <w:proofErr w:type="spellEnd"/>
      <w:r w:rsidR="00413357" w:rsidRPr="00947FA7">
        <w:t xml:space="preserve"> PRO</w:t>
      </w:r>
      <w:r w:rsidR="00413357">
        <w:t xml:space="preserve"> a</w:t>
      </w:r>
      <w:r w:rsidR="00574C5C">
        <w:t xml:space="preserve"> </w:t>
      </w:r>
      <w:r w:rsidR="00413357" w:rsidRPr="00947FA7">
        <w:t xml:space="preserve">Sony WH-1000XM3 </w:t>
      </w:r>
      <w:r w:rsidR="004E019C" w:rsidRPr="00947FA7">
        <w:t xml:space="preserve">se </w:t>
      </w:r>
      <w:r w:rsidR="00574C5C">
        <w:t xml:space="preserve">vymykají. </w:t>
      </w:r>
      <w:r w:rsidR="002A7FE0">
        <w:t xml:space="preserve">Můžeme také říci, že </w:t>
      </w:r>
      <w:r w:rsidR="004E019C">
        <w:t xml:space="preserve">jejich vlastnosti nejsou v uvedeném výčtu </w:t>
      </w:r>
      <w:r w:rsidR="002A7FE0">
        <w:t>typické.</w:t>
      </w:r>
    </w:p>
    <w:p w14:paraId="3032970C" w14:textId="1FD9877F" w:rsidR="00DC4C6B" w:rsidRDefault="00DC4C6B" w:rsidP="008010F8">
      <w:pPr>
        <w:pStyle w:val="BPDPNormln"/>
      </w:pPr>
    </w:p>
    <w:p w14:paraId="0C9B6C6E" w14:textId="22B26BBB" w:rsidR="00527829" w:rsidRDefault="00A94056" w:rsidP="00350A05">
      <w:pPr>
        <w:pStyle w:val="BPDPNormln"/>
        <w:jc w:val="center"/>
      </w:pPr>
      <w:r>
        <w:rPr>
          <w:noProof/>
        </w:rPr>
        <w:lastRenderedPageBreak/>
        <w:drawing>
          <wp:inline distT="0" distB="0" distL="0" distR="0" wp14:anchorId="31DBB4CF" wp14:editId="085FB50B">
            <wp:extent cx="4323559" cy="3240000"/>
            <wp:effectExtent l="0" t="0" r="127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iklad_screeplot.emf"/>
                    <pic:cNvPicPr/>
                  </pic:nvPicPr>
                  <pic:blipFill>
                    <a:blip r:embed="rId25">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772FC855" w14:textId="581B5088" w:rsidR="00DC4C6B" w:rsidRDefault="00527829" w:rsidP="00527829">
      <w:pPr>
        <w:pStyle w:val="Titulek"/>
        <w:jc w:val="center"/>
        <w:rPr>
          <w:b w:val="0"/>
        </w:rPr>
      </w:pPr>
      <w:bookmarkStart w:id="124" w:name="_Ref32846202"/>
      <w:bookmarkStart w:id="125" w:name="_Toc41489586"/>
      <w:r w:rsidRPr="0052782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8</w:t>
      </w:r>
      <w:r w:rsidR="00E73D21">
        <w:rPr>
          <w:b w:val="0"/>
        </w:rPr>
        <w:fldChar w:fldCharType="end"/>
      </w:r>
      <w:bookmarkEnd w:id="124"/>
      <w:r w:rsidRPr="00527829">
        <w:rPr>
          <w:b w:val="0"/>
        </w:rPr>
        <w:t>: Rozptylový diagram komponentního skóre</w:t>
      </w:r>
      <w:bookmarkEnd w:id="125"/>
    </w:p>
    <w:p w14:paraId="758C0FFA" w14:textId="096E85EA" w:rsidR="002E248F" w:rsidRDefault="002E248F" w:rsidP="008010F8">
      <w:pPr>
        <w:pStyle w:val="BPDPNormln"/>
      </w:pPr>
      <w:r>
        <w:t>Posledním zobrazením výstupu ana</w:t>
      </w:r>
      <w:r w:rsidR="00676EA5">
        <w:t xml:space="preserve">lýzy hlavních komponent je dvoj </w:t>
      </w:r>
      <w:r>
        <w:t>graf (</w:t>
      </w:r>
      <w:proofErr w:type="spellStart"/>
      <w:r>
        <w:t>biplot</w:t>
      </w:r>
      <w:proofErr w:type="spellEnd"/>
      <w:r>
        <w:t xml:space="preserve">). Spojuje zobrazení </w:t>
      </w:r>
      <w:r w:rsidR="009E3C23">
        <w:t>komponentních vah</w:t>
      </w:r>
      <w:r>
        <w:t xml:space="preserve"> a </w:t>
      </w:r>
      <w:r w:rsidR="009E3C23">
        <w:t>komponentního skóre</w:t>
      </w:r>
      <w:r>
        <w:t xml:space="preserve"> do jednoho zobrazení (</w:t>
      </w:r>
      <w:r w:rsidR="00723320" w:rsidRPr="00723320">
        <w:fldChar w:fldCharType="begin"/>
      </w:r>
      <w:r w:rsidR="00723320" w:rsidRPr="00723320">
        <w:instrText xml:space="preserve"> REF _Ref32849215 \h  \* MERGEFORMAT </w:instrText>
      </w:r>
      <w:r w:rsidR="00723320" w:rsidRPr="00723320">
        <w:fldChar w:fldCharType="separate"/>
      </w:r>
      <w:r w:rsidR="007E0F00" w:rsidRPr="007E0F00">
        <w:t xml:space="preserve">Obr. </w:t>
      </w:r>
      <w:r w:rsidR="007E0F00" w:rsidRPr="007E0F00">
        <w:rPr>
          <w:noProof/>
        </w:rPr>
        <w:t>4</w:t>
      </w:r>
      <w:r w:rsidR="007E0F00" w:rsidRPr="007E0F00">
        <w:t>.</w:t>
      </w:r>
      <w:r w:rsidR="007E0F00" w:rsidRPr="007E0F00">
        <w:rPr>
          <w:noProof/>
        </w:rPr>
        <w:t>9</w:t>
      </w:r>
      <w:r w:rsidR="00723320" w:rsidRPr="00723320">
        <w:fldChar w:fldCharType="end"/>
      </w:r>
      <w:r>
        <w:t>).</w:t>
      </w:r>
      <w:r w:rsidR="00723320">
        <w:t xml:space="preserve"> U dvoj grafu se sleduje vzdálenost mezi proměnnými a objekty. </w:t>
      </w:r>
      <w:r w:rsidR="00D920C1">
        <w:t xml:space="preserve">Jedná se o </w:t>
      </w:r>
      <w:proofErr w:type="spellStart"/>
      <w:r w:rsidR="00D920C1">
        <w:t>dvojgraf</w:t>
      </w:r>
      <w:proofErr w:type="spellEnd"/>
      <w:r w:rsidR="00D920C1">
        <w:t xml:space="preserve"> korelací, pozice objektů (typů sluchátek) mají jednotkový rozptyl.</w:t>
      </w:r>
    </w:p>
    <w:p w14:paraId="16E28705" w14:textId="0B627D8C" w:rsidR="002E248F" w:rsidRDefault="002E248F" w:rsidP="008010F8">
      <w:pPr>
        <w:pStyle w:val="BPDPNormln"/>
      </w:pPr>
    </w:p>
    <w:p w14:paraId="5B8AA9C1" w14:textId="340AC32A" w:rsidR="002E248F" w:rsidRDefault="00A94056" w:rsidP="00350A05">
      <w:pPr>
        <w:pStyle w:val="BPDPNormln"/>
        <w:jc w:val="center"/>
      </w:pPr>
      <w:r>
        <w:rPr>
          <w:noProof/>
        </w:rPr>
        <w:drawing>
          <wp:inline distT="0" distB="0" distL="0" distR="0" wp14:anchorId="1BEDE133" wp14:editId="0DC87F3E">
            <wp:extent cx="4323559" cy="3240000"/>
            <wp:effectExtent l="0" t="0" r="127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plot_priklad.emf"/>
                    <pic:cNvPicPr/>
                  </pic:nvPicPr>
                  <pic:blipFill>
                    <a:blip r:embed="rId2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C771636" w14:textId="5D591A8F" w:rsidR="002E248F" w:rsidRDefault="002E248F" w:rsidP="002E248F">
      <w:pPr>
        <w:pStyle w:val="Titulek"/>
        <w:jc w:val="center"/>
        <w:rPr>
          <w:b w:val="0"/>
        </w:rPr>
      </w:pPr>
      <w:bookmarkStart w:id="126" w:name="_Ref32849215"/>
      <w:bookmarkStart w:id="127" w:name="_Toc41489587"/>
      <w:r w:rsidRPr="002E248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9</w:t>
      </w:r>
      <w:r w:rsidR="00E73D21">
        <w:rPr>
          <w:b w:val="0"/>
        </w:rPr>
        <w:fldChar w:fldCharType="end"/>
      </w:r>
      <w:bookmarkEnd w:id="126"/>
      <w:r w:rsidRPr="002E248F">
        <w:rPr>
          <w:b w:val="0"/>
        </w:rPr>
        <w:t>: Dvojný graf</w:t>
      </w:r>
      <w:bookmarkEnd w:id="127"/>
    </w:p>
    <w:p w14:paraId="52657097" w14:textId="554E1CC0" w:rsidR="0024279E" w:rsidRDefault="00676EA5" w:rsidP="008010F8">
      <w:pPr>
        <w:pStyle w:val="BPDPNormln"/>
      </w:pPr>
      <w:r>
        <w:t>Kdyby byl</w:t>
      </w:r>
      <w:r w:rsidR="00723320">
        <w:t xml:space="preserve"> objekt ve stejném bodě jako proměnná</w:t>
      </w:r>
      <w:r w:rsidR="00322C14">
        <w:t xml:space="preserve"> (parametr sluchátek)</w:t>
      </w:r>
      <w:r w:rsidR="00723320">
        <w:t>, nebo byl v její blízkosti, znamenalo by to vzájemnou interakci mezi danou proměnnou a blízkým objektem.</w:t>
      </w:r>
      <w:r w:rsidR="00DA2F69">
        <w:t xml:space="preserve"> </w:t>
      </w:r>
      <w:r w:rsidR="00723320">
        <w:t>Interakce může sloužit inter</w:t>
      </w:r>
      <w:r>
        <w:t xml:space="preserve">pretaci objektů. </w:t>
      </w:r>
      <w:r w:rsidR="00947FA7">
        <w:fldChar w:fldCharType="begin"/>
      </w:r>
      <w:r w:rsidR="00947FA7">
        <w:instrText xml:space="preserve"> REF _Ref40809014 \r \h </w:instrText>
      </w:r>
      <w:r w:rsidR="00947FA7">
        <w:fldChar w:fldCharType="separate"/>
      </w:r>
      <w:r w:rsidR="007E0F00">
        <w:t>[14]</w:t>
      </w:r>
      <w:r w:rsidR="00947FA7">
        <w:fldChar w:fldCharType="end"/>
      </w:r>
      <w:r w:rsidR="00DA2F69">
        <w:t xml:space="preserve"> </w:t>
      </w:r>
      <w:r>
        <w:t>V tomto případě</w:t>
      </w:r>
      <w:r w:rsidR="00723320">
        <w:t xml:space="preserve"> </w:t>
      </w:r>
      <w:r w:rsidR="009E3C23">
        <w:t xml:space="preserve">si jsou </w:t>
      </w:r>
      <w:r w:rsidR="009E3C23">
        <w:lastRenderedPageBreak/>
        <w:t>velice blízko sluchátka Sony a cena</w:t>
      </w:r>
      <w:r w:rsidR="00723320">
        <w:t xml:space="preserve">. </w:t>
      </w:r>
      <w:r w:rsidR="009E3C23">
        <w:t xml:space="preserve">To může naznačovat, že u sluchátek </w:t>
      </w:r>
      <w:r w:rsidR="00D920C1">
        <w:t>S</w:t>
      </w:r>
      <w:r w:rsidR="009E3C23">
        <w:t xml:space="preserve">ony je cena zásadním </w:t>
      </w:r>
      <w:r w:rsidR="00322C14">
        <w:t xml:space="preserve">odlišujícím </w:t>
      </w:r>
      <w:r w:rsidR="009E3C23">
        <w:t>parametrem. Tyto sluchátka jsou v uvedeném přehledu nejdražší (</w:t>
      </w:r>
      <w:r w:rsidR="009E3C23" w:rsidRPr="00B4066B">
        <w:fldChar w:fldCharType="begin"/>
      </w:r>
      <w:r w:rsidR="009E3C23" w:rsidRPr="00B4066B">
        <w:instrText xml:space="preserve"> REF _Ref33209722 \h </w:instrText>
      </w:r>
      <w:r w:rsidR="00B4066B" w:rsidRPr="00B4066B">
        <w:instrText xml:space="preserve"> \* MERGEFORMAT </w:instrText>
      </w:r>
      <w:r w:rsidR="009E3C23" w:rsidRPr="00B4066B">
        <w:fldChar w:fldCharType="separate"/>
      </w:r>
      <w:r w:rsidR="007E0F00" w:rsidRPr="007E0F00">
        <w:t xml:space="preserve">Tab. </w:t>
      </w:r>
      <w:r w:rsidR="007E0F00" w:rsidRPr="007E0F00">
        <w:rPr>
          <w:noProof/>
        </w:rPr>
        <w:t>3</w:t>
      </w:r>
      <w:r w:rsidR="007E0F00" w:rsidRPr="007E0F00">
        <w:t>.</w:t>
      </w:r>
      <w:r w:rsidR="007E0F00" w:rsidRPr="007E0F00">
        <w:rPr>
          <w:noProof/>
        </w:rPr>
        <w:t>1</w:t>
      </w:r>
      <w:r w:rsidR="009E3C23" w:rsidRPr="00B4066B">
        <w:fldChar w:fldCharType="end"/>
      </w:r>
      <w:r w:rsidR="009E3C23">
        <w:t>).</w:t>
      </w:r>
      <w:r w:rsidR="006837D2">
        <w:t xml:space="preserve"> Výsledky PCA, nemusí být využity pouze pro grafické zobrazení</w:t>
      </w:r>
      <w:r w:rsidR="00CB4B1A">
        <w:t>, ale můžou být podrobeny dalším analýzám pro třízení a klasifikaci dat. Sluchátka by mohly být roztřízeny do skupin s podobnými vlastnostmi.</w:t>
      </w:r>
    </w:p>
    <w:p w14:paraId="7474A0EE" w14:textId="77777777" w:rsidR="0024279E" w:rsidRDefault="0024279E">
      <w:pPr>
        <w:spacing w:line="240" w:lineRule="auto"/>
        <w:ind w:left="0"/>
        <w:rPr>
          <w:color w:val="000000"/>
        </w:rPr>
      </w:pPr>
      <w:r>
        <w:br w:type="page"/>
      </w:r>
    </w:p>
    <w:p w14:paraId="192DA80E" w14:textId="41440E8C" w:rsidR="0024279E" w:rsidRDefault="0024279E" w:rsidP="0024279E">
      <w:pPr>
        <w:pStyle w:val="Nadpis1"/>
      </w:pPr>
      <w:bookmarkStart w:id="128" w:name="_Toc41489563"/>
      <w:r>
        <w:lastRenderedPageBreak/>
        <w:t>Klasifikace dat</w:t>
      </w:r>
      <w:bookmarkEnd w:id="128"/>
    </w:p>
    <w:p w14:paraId="56D69337" w14:textId="32269725" w:rsidR="00B41697" w:rsidRDefault="00400D7F" w:rsidP="008010F8">
      <w:pPr>
        <w:pStyle w:val="BPDPNormln"/>
      </w:pPr>
      <w:r>
        <w:t xml:space="preserve">Po snížení dimenze dat pomocí analýzy hlavních komponent, budou </w:t>
      </w:r>
      <w:r w:rsidR="00CB4B1A">
        <w:t>údery</w:t>
      </w:r>
      <w:r>
        <w:t xml:space="preserve"> klasifikovány do tříd, které budou představovat jednotlivé bubny nebo činely. </w:t>
      </w:r>
      <w:r w:rsidR="00B41697">
        <w:t xml:space="preserve">Klasifikační metody hledají vzájemnou podobnost mezi objekty. </w:t>
      </w:r>
      <w:r w:rsidR="00B82A42">
        <w:t xml:space="preserve">Klasifikace dat </w:t>
      </w:r>
      <w:r w:rsidR="00641581">
        <w:t>je jedna z hlavních úloh</w:t>
      </w:r>
      <w:r w:rsidR="00B82A42">
        <w:t xml:space="preserve"> strojové</w:t>
      </w:r>
      <w:r w:rsidR="00641581">
        <w:t>ho</w:t>
      </w:r>
      <w:r w:rsidR="00B82A42">
        <w:t xml:space="preserve"> učení (</w:t>
      </w:r>
      <w:proofErr w:type="spellStart"/>
      <w:r w:rsidR="00B82A42">
        <w:t>machine</w:t>
      </w:r>
      <w:proofErr w:type="spellEnd"/>
      <w:r w:rsidR="00B82A42">
        <w:t xml:space="preserve"> </w:t>
      </w:r>
      <w:r w:rsidR="00B82A42" w:rsidRPr="00B82A42">
        <w:t>learning</w:t>
      </w:r>
      <w:r w:rsidR="00B82A42">
        <w:t xml:space="preserve">). </w:t>
      </w:r>
      <w:r w:rsidR="00B41697">
        <w:t>Pomocí klasifikačních metod je možné jeden objekt přiřadit do existující třídy, nebo množinu objektů rozdělit na několik klasifikačních tříd.</w:t>
      </w:r>
      <w:r w:rsidR="006E2479">
        <w:t xml:space="preserve"> </w:t>
      </w:r>
      <w:r w:rsidR="00947FA7">
        <w:fldChar w:fldCharType="begin"/>
      </w:r>
      <w:r w:rsidR="00947FA7">
        <w:instrText xml:space="preserve"> REF _Ref40809014 \r \h </w:instrText>
      </w:r>
      <w:r w:rsidR="00947FA7">
        <w:fldChar w:fldCharType="separate"/>
      </w:r>
      <w:r w:rsidR="007E0F00">
        <w:t>[14]</w:t>
      </w:r>
      <w:r w:rsidR="00947FA7">
        <w:fldChar w:fldCharType="end"/>
      </w:r>
      <w:r w:rsidR="00B41697">
        <w:t xml:space="preserve"> Rozdělení objektů do tříd může být pro provedeno pomocí následujících způsobů:</w:t>
      </w:r>
    </w:p>
    <w:p w14:paraId="25BF6202" w14:textId="6D009800" w:rsidR="009A5AFE" w:rsidRDefault="00B41697" w:rsidP="008010F8">
      <w:pPr>
        <w:pStyle w:val="BPDPNormln"/>
        <w:numPr>
          <w:ilvl w:val="0"/>
          <w:numId w:val="42"/>
        </w:numPr>
      </w:pPr>
      <w:r>
        <w:t>Klasifikace pomocí diskriminačních funkcí</w:t>
      </w:r>
    </w:p>
    <w:p w14:paraId="4AD41B0E" w14:textId="5A727660" w:rsidR="006E2479" w:rsidRDefault="006E2479" w:rsidP="008010F8">
      <w:pPr>
        <w:pStyle w:val="BPDPNormln"/>
        <w:numPr>
          <w:ilvl w:val="0"/>
          <w:numId w:val="42"/>
        </w:numPr>
      </w:pPr>
      <w:r>
        <w:t>Klasifikace pomocí minimální vzdálenosti od etalonů tříd</w:t>
      </w:r>
    </w:p>
    <w:p w14:paraId="3A1FBB79" w14:textId="384402BC" w:rsidR="009A5AFE" w:rsidRDefault="006E2479" w:rsidP="008010F8">
      <w:pPr>
        <w:pStyle w:val="BPDPNormln"/>
        <w:numPr>
          <w:ilvl w:val="0"/>
          <w:numId w:val="42"/>
        </w:numPr>
      </w:pPr>
      <w:r>
        <w:t>Klasifikace pomocí hraničních ploch</w:t>
      </w:r>
    </w:p>
    <w:p w14:paraId="2429ADDB" w14:textId="77777777" w:rsidR="006E2479" w:rsidRPr="006E2479" w:rsidRDefault="006E2479" w:rsidP="008010F8">
      <w:pPr>
        <w:pStyle w:val="BPDPNormln"/>
      </w:pPr>
    </w:p>
    <w:p w14:paraId="2F032533" w14:textId="6C97A4B6" w:rsidR="006E2479" w:rsidRDefault="006E2479" w:rsidP="008010F8">
      <w:pPr>
        <w:pStyle w:val="BPDPNormln"/>
      </w:pPr>
      <w:r w:rsidRPr="006E2479">
        <w:rPr>
          <w:b/>
          <w:bCs/>
        </w:rPr>
        <w:t>Klasifikace pomocí diskriminačních funkcí</w:t>
      </w:r>
      <w:r>
        <w:rPr>
          <w:b/>
          <w:bCs/>
        </w:rPr>
        <w:t xml:space="preserve"> </w:t>
      </w:r>
      <w:r>
        <w:t>je založen na výpočtu míry příslušnosti daného objektu k dané klasifikační třídě. Objekt je přiřazen do</w:t>
      </w:r>
      <w:r w:rsidR="0025571D">
        <w:t> </w:t>
      </w:r>
      <w:r>
        <w:t>té</w:t>
      </w:r>
      <w:r w:rsidR="0025571D">
        <w:t> </w:t>
      </w:r>
      <w:r>
        <w:t>klasifikační třídy, pro kterou byla vypočtena největší míra příslušnosti.</w:t>
      </w:r>
      <w:r w:rsidR="007F29C7">
        <w:t xml:space="preserve"> </w:t>
      </w:r>
      <w:r w:rsidR="001370CB">
        <w:t xml:space="preserve">Do této skupiny patří například metoda rozhodovacího stromu. </w:t>
      </w:r>
      <w:r w:rsidR="00B4066B">
        <w:fldChar w:fldCharType="begin"/>
      </w:r>
      <w:r w:rsidR="00B4066B">
        <w:instrText xml:space="preserve"> REF _Ref40809013 \r \h </w:instrText>
      </w:r>
      <w:r w:rsidR="00B4066B">
        <w:fldChar w:fldCharType="separate"/>
      </w:r>
      <w:r w:rsidR="007E0F00">
        <w:t>[13]</w:t>
      </w:r>
      <w:r w:rsidR="00B4066B">
        <w:fldChar w:fldCharType="end"/>
      </w:r>
      <w:r w:rsidR="00B4066B">
        <w:t xml:space="preserve"> </w:t>
      </w:r>
      <w:r w:rsidR="00947FA7">
        <w:fldChar w:fldCharType="begin"/>
      </w:r>
      <w:r w:rsidR="00947FA7">
        <w:instrText xml:space="preserve"> REF _Ref40809071 \r \h </w:instrText>
      </w:r>
      <w:r w:rsidR="00947FA7">
        <w:fldChar w:fldCharType="separate"/>
      </w:r>
      <w:r w:rsidR="007E0F00">
        <w:t>[16]</w:t>
      </w:r>
      <w:r w:rsidR="00947FA7">
        <w:fldChar w:fldCharType="end"/>
      </w:r>
      <w:r w:rsidR="00B4066B">
        <w:t xml:space="preserve"> </w:t>
      </w:r>
    </w:p>
    <w:p w14:paraId="2068AB29" w14:textId="16FAC049" w:rsidR="009A5AFE" w:rsidRDefault="006E2479" w:rsidP="008010F8">
      <w:pPr>
        <w:pStyle w:val="BPDPNormln"/>
      </w:pPr>
      <w:r>
        <w:t xml:space="preserve"> </w:t>
      </w:r>
      <w:r w:rsidRPr="006E2479">
        <w:rPr>
          <w:b/>
          <w:bCs/>
        </w:rPr>
        <w:t xml:space="preserve">Klasifikace pomocí </w:t>
      </w:r>
      <w:r>
        <w:rPr>
          <w:b/>
          <w:bCs/>
        </w:rPr>
        <w:t xml:space="preserve">minimální </w:t>
      </w:r>
      <w:r w:rsidRPr="006E2479">
        <w:rPr>
          <w:b/>
          <w:bCs/>
        </w:rPr>
        <w:t>vzdálenosti od etalonů tříd</w:t>
      </w:r>
      <w:r w:rsidR="007F29C7">
        <w:t xml:space="preserve"> přiřazuje objekty do</w:t>
      </w:r>
      <w:r w:rsidR="0025571D">
        <w:t> </w:t>
      </w:r>
      <w:r w:rsidR="007F29C7">
        <w:t xml:space="preserve">klasifikačních tříd na základě výpočtu vzdálenosti daného objektu od etalonu dané třídy. Etalon je reprezentativní objekt dané třídy. Počet etalonů </w:t>
      </w:r>
      <w:r w:rsidR="00AE7859">
        <w:t xml:space="preserve">klasifikační třídy </w:t>
      </w:r>
      <w:r w:rsidR="003101C2">
        <w:t xml:space="preserve">není </w:t>
      </w:r>
      <w:r w:rsidR="007F29C7">
        <w:t>dán,</w:t>
      </w:r>
      <w:r w:rsidR="003101C2">
        <w:t xml:space="preserve"> záleží na zvolené klasifikační metodě. Například u </w:t>
      </w:r>
      <w:proofErr w:type="spellStart"/>
      <w:r w:rsidR="003101C2">
        <w:t>centroidové</w:t>
      </w:r>
      <w:proofErr w:type="spellEnd"/>
      <w:r w:rsidR="003101C2">
        <w:t xml:space="preserve"> metody je etalon pouze jeden (</w:t>
      </w:r>
      <w:proofErr w:type="spellStart"/>
      <w:r w:rsidR="003101C2">
        <w:t>centroid</w:t>
      </w:r>
      <w:proofErr w:type="spellEnd"/>
      <w:r w:rsidR="003101C2">
        <w:t>), oproti metodě průměrné vazby, kde je etalonem každý prvek dané třídy.</w:t>
      </w:r>
      <w:r w:rsidR="003101C2" w:rsidDel="003101C2">
        <w:t xml:space="preserve"> </w:t>
      </w:r>
      <w:r w:rsidR="00322C14">
        <w:t xml:space="preserve">Takto probíhá výpočet například u metody k – průměrů. </w:t>
      </w:r>
      <w:r w:rsidR="00B4066B">
        <w:fldChar w:fldCharType="begin"/>
      </w:r>
      <w:r w:rsidR="00B4066B">
        <w:instrText xml:space="preserve"> REF _Ref40809013 \r \h </w:instrText>
      </w:r>
      <w:r w:rsidR="00B4066B">
        <w:fldChar w:fldCharType="separate"/>
      </w:r>
      <w:r w:rsidR="007E0F00">
        <w:t>[13]</w:t>
      </w:r>
      <w:r w:rsidR="00B4066B">
        <w:fldChar w:fldCharType="end"/>
      </w:r>
      <w:r w:rsidR="00B4066B">
        <w:t xml:space="preserve"> </w:t>
      </w:r>
      <w:r w:rsidR="00947FA7">
        <w:fldChar w:fldCharType="begin"/>
      </w:r>
      <w:r w:rsidR="00947FA7">
        <w:instrText xml:space="preserve"> REF _Ref40809071 \r \h </w:instrText>
      </w:r>
      <w:r w:rsidR="00947FA7">
        <w:fldChar w:fldCharType="separate"/>
      </w:r>
      <w:r w:rsidR="007E0F00">
        <w:t>[16]</w:t>
      </w:r>
      <w:r w:rsidR="00947FA7">
        <w:fldChar w:fldCharType="end"/>
      </w:r>
      <w:r w:rsidR="00B4066B">
        <w:t xml:space="preserve"> </w:t>
      </w:r>
    </w:p>
    <w:p w14:paraId="0E80EC1C" w14:textId="57345F0E" w:rsidR="009A5AFE" w:rsidRDefault="007F29C7" w:rsidP="008010F8">
      <w:pPr>
        <w:pStyle w:val="BPDPNormln"/>
      </w:pPr>
      <w:r w:rsidRPr="007F29C7">
        <w:rPr>
          <w:b/>
          <w:bCs/>
        </w:rPr>
        <w:t>Klasifikace pomocí hraničních ploch</w:t>
      </w:r>
      <w:r>
        <w:t xml:space="preserve"> využívá hranic definovaných tak</w:t>
      </w:r>
      <w:r w:rsidR="00BF6643">
        <w:t>,</w:t>
      </w:r>
      <w:r>
        <w:t xml:space="preserve"> aby</w:t>
      </w:r>
      <w:r w:rsidR="009932D7">
        <w:t> </w:t>
      </w:r>
      <w:r>
        <w:t xml:space="preserve">v prostoru oddělovaly jednotlivé třídy. Objekt umístěný v daném hraničním prostoru je </w:t>
      </w:r>
      <w:r w:rsidR="00653276">
        <w:t>přidělen dané třídě.</w:t>
      </w:r>
      <w:r w:rsidR="001370CB">
        <w:t xml:space="preserve"> Typickým představitelem této skupiny může být metoda podpůrných vektorů (SVM).</w:t>
      </w:r>
      <w:r w:rsidR="00653276">
        <w:t xml:space="preserve"> </w:t>
      </w:r>
      <w:r w:rsidR="00B4066B">
        <w:fldChar w:fldCharType="begin"/>
      </w:r>
      <w:r w:rsidR="00B4066B">
        <w:instrText xml:space="preserve"> REF _Ref40809013 \r \h </w:instrText>
      </w:r>
      <w:r w:rsidR="00B4066B">
        <w:fldChar w:fldCharType="separate"/>
      </w:r>
      <w:r w:rsidR="007E0F00">
        <w:t>[13]</w:t>
      </w:r>
      <w:r w:rsidR="00B4066B">
        <w:fldChar w:fldCharType="end"/>
      </w:r>
      <w:r w:rsidR="00B4066B">
        <w:t xml:space="preserve"> </w:t>
      </w:r>
      <w:r w:rsidR="00947FA7">
        <w:fldChar w:fldCharType="begin"/>
      </w:r>
      <w:r w:rsidR="00947FA7">
        <w:instrText xml:space="preserve"> REF _Ref40809071 \r \h </w:instrText>
      </w:r>
      <w:r w:rsidR="00947FA7">
        <w:fldChar w:fldCharType="separate"/>
      </w:r>
      <w:r w:rsidR="007E0F00">
        <w:t>[16]</w:t>
      </w:r>
      <w:r w:rsidR="00947FA7">
        <w:fldChar w:fldCharType="end"/>
      </w:r>
      <w:r w:rsidR="00B4066B">
        <w:t xml:space="preserve"> </w:t>
      </w:r>
    </w:p>
    <w:p w14:paraId="6C49F7FA" w14:textId="0E6CEACF" w:rsidR="000C7324" w:rsidRDefault="000C7324" w:rsidP="000C7324">
      <w:pPr>
        <w:pStyle w:val="Nadpis2"/>
      </w:pPr>
      <w:bookmarkStart w:id="129" w:name="_Toc41489564"/>
      <w:r>
        <w:t>Výběr klasifikační metody</w:t>
      </w:r>
      <w:bookmarkEnd w:id="129"/>
    </w:p>
    <w:p w14:paraId="0378AFF7" w14:textId="17245D1E" w:rsidR="000C7324" w:rsidRDefault="009E0267" w:rsidP="008010F8">
      <w:pPr>
        <w:pStyle w:val="BPDPNormln"/>
      </w:pPr>
      <w:r>
        <w:t xml:space="preserve">Pro výběr vhodné klasifikační metody byl proveden pokus na </w:t>
      </w:r>
      <w:r w:rsidR="003A4D80">
        <w:t xml:space="preserve">vzorku trénovacích dat. Bylo použito celkem 427 nahrávek. Konkrétně 221 nahrávek malého bubnu, 102 nahrávek velkého bubnu, a 104 nahrávek hi-hat. Tyto nahrávky byly filtrovány třetino-oktávovou bankou filtrů, a následně </w:t>
      </w:r>
      <w:r w:rsidR="004F2A5F">
        <w:t>byly vy</w:t>
      </w:r>
      <w:r w:rsidR="003A4D80">
        <w:t>počteny energie v jednotlivých pásmech</w:t>
      </w:r>
      <w:r w:rsidR="00322C14">
        <w:t xml:space="preserve"> dle vztahu </w:t>
      </w:r>
      <w:r w:rsidR="00322C14">
        <w:fldChar w:fldCharType="begin"/>
      </w:r>
      <w:r w:rsidR="00322C14">
        <w:instrText xml:space="preserve"> REF _Ref40456144 \h </w:instrText>
      </w:r>
      <w:r w:rsidR="00322C14">
        <w:fldChar w:fldCharType="separate"/>
      </w:r>
      <w:r w:rsidR="007E0F00">
        <w:t>(</w:t>
      </w:r>
      <w:r w:rsidR="007E0F00">
        <w:rPr>
          <w:noProof/>
        </w:rPr>
        <w:t>3</w:t>
      </w:r>
      <w:r w:rsidR="007E0F00">
        <w:t>.</w:t>
      </w:r>
      <w:r w:rsidR="007E0F00">
        <w:rPr>
          <w:noProof/>
        </w:rPr>
        <w:t>2</w:t>
      </w:r>
      <w:r w:rsidR="00322C14">
        <w:fldChar w:fldCharType="end"/>
      </w:r>
      <w:r w:rsidR="00322C14">
        <w:t>)</w:t>
      </w:r>
      <w:r w:rsidR="003A4D80">
        <w:t xml:space="preserve">. Dále byla provedena analýza hlavních komponent. Na data v novém prostoru pěti prvních hlavních komponent byly aplikovány, klasifikační algoritmy. </w:t>
      </w:r>
      <w:r w:rsidR="00697CBF">
        <w:t>Na obrázku (</w:t>
      </w:r>
      <w:r w:rsidR="00697CBF" w:rsidRPr="00697CBF">
        <w:fldChar w:fldCharType="begin"/>
      </w:r>
      <w:r w:rsidR="00697CBF" w:rsidRPr="00697CBF">
        <w:instrText xml:space="preserve"> REF _Ref34062154 \h  \* MERGEFORMAT </w:instrText>
      </w:r>
      <w:r w:rsidR="00697CBF" w:rsidRPr="00697CBF">
        <w:fldChar w:fldCharType="separate"/>
      </w:r>
      <w:r w:rsidR="007E0F00" w:rsidRPr="007E0F00">
        <w:t xml:space="preserve">Obr. </w:t>
      </w:r>
      <w:r w:rsidR="007E0F00" w:rsidRPr="007E0F00">
        <w:rPr>
          <w:noProof/>
        </w:rPr>
        <w:t>5</w:t>
      </w:r>
      <w:r w:rsidR="007E0F00" w:rsidRPr="007E0F00">
        <w:t>.</w:t>
      </w:r>
      <w:r w:rsidR="007E0F00" w:rsidRPr="007E0F00">
        <w:rPr>
          <w:noProof/>
        </w:rPr>
        <w:t>1</w:t>
      </w:r>
      <w:r w:rsidR="00697CBF" w:rsidRPr="00697CBF">
        <w:fldChar w:fldCharType="end"/>
      </w:r>
      <w:r w:rsidR="00697CBF">
        <w:t>), je znázorněno rozložení trénovacích nahrávek v prostoru prvních dvou hlavních komponent.</w:t>
      </w:r>
    </w:p>
    <w:p w14:paraId="10708577" w14:textId="47BCEFE3" w:rsidR="003A4D80" w:rsidRDefault="003A4D80" w:rsidP="008010F8">
      <w:pPr>
        <w:pStyle w:val="BPDPNormln"/>
      </w:pPr>
    </w:p>
    <w:p w14:paraId="6A971485" w14:textId="77777777" w:rsidR="00697CBF" w:rsidRDefault="003A4D80" w:rsidP="00350A05">
      <w:pPr>
        <w:pStyle w:val="BPDPNormln"/>
        <w:jc w:val="center"/>
      </w:pPr>
      <w:r>
        <w:rPr>
          <w:noProof/>
        </w:rPr>
        <w:lastRenderedPageBreak/>
        <w:drawing>
          <wp:inline distT="0" distB="0" distL="0" distR="0" wp14:anchorId="6032E3B0" wp14:editId="5BD68FEC">
            <wp:extent cx="4323559" cy="3240000"/>
            <wp:effectExtent l="0" t="0" r="127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_test.emf"/>
                    <pic:cNvPicPr/>
                  </pic:nvPicPr>
                  <pic:blipFill>
                    <a:blip r:embed="rId27">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64BA025" w14:textId="4CC1174F" w:rsidR="003A4D80" w:rsidRDefault="00697CBF" w:rsidP="00697CBF">
      <w:pPr>
        <w:pStyle w:val="Titulek"/>
        <w:jc w:val="center"/>
        <w:rPr>
          <w:b w:val="0"/>
        </w:rPr>
      </w:pPr>
      <w:bookmarkStart w:id="130" w:name="_Ref34062154"/>
      <w:bookmarkStart w:id="131" w:name="_Toc41489588"/>
      <w:r w:rsidRPr="00697CB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1</w:t>
      </w:r>
      <w:r w:rsidR="00E73D21">
        <w:rPr>
          <w:b w:val="0"/>
        </w:rPr>
        <w:fldChar w:fldCharType="end"/>
      </w:r>
      <w:bookmarkEnd w:id="130"/>
      <w:r w:rsidRPr="00697CBF">
        <w:rPr>
          <w:b w:val="0"/>
        </w:rPr>
        <w:t xml:space="preserve">: </w:t>
      </w:r>
      <w:r>
        <w:rPr>
          <w:b w:val="0"/>
        </w:rPr>
        <w:t>Trénovací nahrávky</w:t>
      </w:r>
      <w:r w:rsidRPr="00697CBF">
        <w:rPr>
          <w:b w:val="0"/>
        </w:rPr>
        <w:t xml:space="preserve"> v prostoru prvních dvou hlavních komponen</w:t>
      </w:r>
      <w:r>
        <w:rPr>
          <w:b w:val="0"/>
        </w:rPr>
        <w:t>t</w:t>
      </w:r>
      <w:bookmarkEnd w:id="131"/>
    </w:p>
    <w:p w14:paraId="4A701063" w14:textId="483181E7" w:rsidR="00697CBF" w:rsidRDefault="00697CBF" w:rsidP="008010F8">
      <w:pPr>
        <w:pStyle w:val="BPDPNormln"/>
      </w:pPr>
    </w:p>
    <w:p w14:paraId="2E514FE3" w14:textId="659D5C4D" w:rsidR="00697CBF" w:rsidRDefault="00697CBF" w:rsidP="008010F8">
      <w:pPr>
        <w:pStyle w:val="BPDPNormln"/>
      </w:pPr>
      <w:r>
        <w:t>Pro test byly vybrány tři klasifikační metody a to k-průměr</w:t>
      </w:r>
      <w:r w:rsidR="007961A6">
        <w:t>ů</w:t>
      </w:r>
      <w:r>
        <w:t xml:space="preserve">, </w:t>
      </w:r>
      <w:r w:rsidR="007961A6">
        <w:t>h</w:t>
      </w:r>
      <w:r w:rsidR="007961A6" w:rsidRPr="007961A6">
        <w:t xml:space="preserve">ierarchické shlukování </w:t>
      </w:r>
      <w:r>
        <w:t>a metoda podpůrných vektorů.</w:t>
      </w:r>
      <w:r w:rsidR="007961A6">
        <w:t xml:space="preserve"> </w:t>
      </w:r>
      <w:r w:rsidR="000A7732">
        <w:t xml:space="preserve">První testovanou metodou byla </w:t>
      </w:r>
      <w:r w:rsidR="005F6C5B">
        <w:t xml:space="preserve">k-průměrů. Tato metoda má předem daný počat shluků. Na začátku se provede náhodné rozdělení do shluků. Určí se </w:t>
      </w:r>
      <w:proofErr w:type="spellStart"/>
      <w:r w:rsidR="005F6C5B">
        <w:t>centroidy</w:t>
      </w:r>
      <w:proofErr w:type="spellEnd"/>
      <w:r w:rsidR="005F6C5B">
        <w:t xml:space="preserve"> těchto shluků a jednotlivé prvky jsou přiřazeny k nejbližším </w:t>
      </w:r>
      <w:proofErr w:type="spellStart"/>
      <w:r w:rsidR="005F6C5B">
        <w:t>centroidům</w:t>
      </w:r>
      <w:proofErr w:type="spellEnd"/>
      <w:r w:rsidR="005F6C5B">
        <w:t>.</w:t>
      </w:r>
      <w:r w:rsidR="00F10821">
        <w:t xml:space="preserve"> </w:t>
      </w:r>
      <w:proofErr w:type="spellStart"/>
      <w:r w:rsidR="00F10821">
        <w:t>Centroidy</w:t>
      </w:r>
      <w:proofErr w:type="spellEnd"/>
      <w:r w:rsidR="00F10821">
        <w:t xml:space="preserve"> se znovu přepočítají. Tyto operace se opakují, dokud se přesuny neustálí. </w:t>
      </w:r>
      <w:r w:rsidR="00947FA7">
        <w:fldChar w:fldCharType="begin"/>
      </w:r>
      <w:r w:rsidR="00947FA7">
        <w:instrText xml:space="preserve"> REF _Ref40809069 \r \h </w:instrText>
      </w:r>
      <w:r w:rsidR="00947FA7">
        <w:fldChar w:fldCharType="separate"/>
      </w:r>
      <w:r w:rsidR="007E0F00">
        <w:t>[15]</w:t>
      </w:r>
      <w:r w:rsidR="00947FA7">
        <w:fldChar w:fldCharType="end"/>
      </w:r>
    </w:p>
    <w:p w14:paraId="59DB922C" w14:textId="77777777" w:rsidR="007961A6" w:rsidRDefault="007961A6" w:rsidP="008010F8">
      <w:pPr>
        <w:pStyle w:val="BPDPNormln"/>
      </w:pPr>
    </w:p>
    <w:p w14:paraId="3E9D5709" w14:textId="77777777" w:rsidR="007961A6" w:rsidRDefault="007961A6" w:rsidP="00350A05">
      <w:pPr>
        <w:pStyle w:val="BPDPNormln"/>
        <w:jc w:val="center"/>
      </w:pPr>
      <w:r>
        <w:rPr>
          <w:noProof/>
        </w:rPr>
        <w:drawing>
          <wp:inline distT="0" distB="0" distL="0" distR="0" wp14:anchorId="7B3437CA" wp14:editId="2A23DF73">
            <wp:extent cx="4323559" cy="3240000"/>
            <wp:effectExtent l="0" t="0" r="127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means_test.emf"/>
                    <pic:cNvPicPr/>
                  </pic:nvPicPr>
                  <pic:blipFill>
                    <a:blip r:embed="rId28">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3143E51" w14:textId="6DAEFFB7" w:rsidR="007961A6" w:rsidRDefault="007961A6" w:rsidP="007961A6">
      <w:pPr>
        <w:pStyle w:val="Titulek"/>
        <w:jc w:val="center"/>
        <w:rPr>
          <w:b w:val="0"/>
        </w:rPr>
      </w:pPr>
      <w:bookmarkStart w:id="132" w:name="_Ref34063038"/>
      <w:bookmarkStart w:id="133" w:name="_Toc41489589"/>
      <w:r w:rsidRPr="007961A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2</w:t>
      </w:r>
      <w:r w:rsidR="00E73D21">
        <w:rPr>
          <w:b w:val="0"/>
        </w:rPr>
        <w:fldChar w:fldCharType="end"/>
      </w:r>
      <w:bookmarkEnd w:id="132"/>
      <w:r w:rsidRPr="007961A6">
        <w:rPr>
          <w:b w:val="0"/>
        </w:rPr>
        <w:t xml:space="preserve">: Klasifikace trénovacích nahrávek metodou </w:t>
      </w:r>
      <w:r w:rsidR="00752BB5" w:rsidRPr="007961A6">
        <w:rPr>
          <w:b w:val="0"/>
        </w:rPr>
        <w:t>k</w:t>
      </w:r>
      <w:r w:rsidR="00752BB5">
        <w:rPr>
          <w:b w:val="0"/>
        </w:rPr>
        <w:t xml:space="preserve"> </w:t>
      </w:r>
      <w:r w:rsidR="00752BB5" w:rsidRPr="007961A6">
        <w:rPr>
          <w:b w:val="0"/>
        </w:rPr>
        <w:t>– průměrů</w:t>
      </w:r>
      <w:bookmarkEnd w:id="133"/>
    </w:p>
    <w:p w14:paraId="3C30033A" w14:textId="18F88DD5" w:rsidR="007961A6" w:rsidRDefault="007961A6" w:rsidP="007961A6"/>
    <w:p w14:paraId="746A0883" w14:textId="77777777" w:rsidR="007961A6" w:rsidRDefault="007961A6" w:rsidP="007961A6">
      <w:pPr>
        <w:keepNext/>
        <w:jc w:val="center"/>
      </w:pPr>
      <w:r>
        <w:rPr>
          <w:noProof/>
        </w:rPr>
        <w:drawing>
          <wp:inline distT="0" distB="0" distL="0" distR="0" wp14:anchorId="25B3C608" wp14:editId="12E39426">
            <wp:extent cx="4323559" cy="3240000"/>
            <wp:effectExtent l="0" t="0" r="127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e_test.emf"/>
                    <pic:cNvPicPr/>
                  </pic:nvPicPr>
                  <pic:blipFill>
                    <a:blip r:embed="rId2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1265DBFB" w14:textId="644D0CA7" w:rsidR="007961A6" w:rsidRDefault="007961A6" w:rsidP="007961A6">
      <w:pPr>
        <w:pStyle w:val="Titulek"/>
        <w:jc w:val="center"/>
        <w:rPr>
          <w:b w:val="0"/>
        </w:rPr>
      </w:pPr>
      <w:bookmarkStart w:id="134" w:name="_Ref34063097"/>
      <w:bookmarkStart w:id="135" w:name="_Toc41489590"/>
      <w:r w:rsidRPr="007961A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3</w:t>
      </w:r>
      <w:r w:rsidR="00E73D21">
        <w:rPr>
          <w:b w:val="0"/>
        </w:rPr>
        <w:fldChar w:fldCharType="end"/>
      </w:r>
      <w:bookmarkEnd w:id="134"/>
      <w:r w:rsidRPr="007961A6">
        <w:rPr>
          <w:b w:val="0"/>
        </w:rPr>
        <w:t>: Klasifikace trénovacích nahrávek metodou hierarchické shlukování</w:t>
      </w:r>
      <w:bookmarkEnd w:id="135"/>
    </w:p>
    <w:p w14:paraId="65B5B4BD" w14:textId="005E2922" w:rsidR="007961A6" w:rsidRDefault="007961A6" w:rsidP="008010F8">
      <w:pPr>
        <w:pStyle w:val="BPDPNormln"/>
      </w:pPr>
      <w:r>
        <w:t>Na obrázku (</w:t>
      </w:r>
      <w:r w:rsidRPr="007961A6">
        <w:fldChar w:fldCharType="begin"/>
      </w:r>
      <w:r w:rsidRPr="007961A6">
        <w:instrText xml:space="preserve"> REF _Ref34063038 \h  \* MERGEFORMAT </w:instrText>
      </w:r>
      <w:r w:rsidRPr="007961A6">
        <w:fldChar w:fldCharType="separate"/>
      </w:r>
      <w:r w:rsidR="007E0F00" w:rsidRPr="007E0F00">
        <w:t xml:space="preserve">Obr. </w:t>
      </w:r>
      <w:r w:rsidR="007E0F00" w:rsidRPr="007E0F00">
        <w:rPr>
          <w:noProof/>
        </w:rPr>
        <w:t>5</w:t>
      </w:r>
      <w:r w:rsidR="007E0F00" w:rsidRPr="007E0F00">
        <w:t>.</w:t>
      </w:r>
      <w:r w:rsidR="007E0F00" w:rsidRPr="007E0F00">
        <w:rPr>
          <w:noProof/>
        </w:rPr>
        <w:t>2</w:t>
      </w:r>
      <w:r w:rsidRPr="007961A6">
        <w:fldChar w:fldCharType="end"/>
      </w:r>
      <w:r>
        <w:t>) je znázorněn výsledek klasifikace pomocí metody k-průměrů a na obrázku (</w:t>
      </w:r>
      <w:r w:rsidRPr="007961A6">
        <w:fldChar w:fldCharType="begin"/>
      </w:r>
      <w:r w:rsidRPr="007961A6">
        <w:instrText xml:space="preserve"> REF _Ref34063097 \h  \* MERGEFORMAT </w:instrText>
      </w:r>
      <w:r w:rsidRPr="007961A6">
        <w:fldChar w:fldCharType="separate"/>
      </w:r>
      <w:r w:rsidR="007E0F00" w:rsidRPr="007E0F00">
        <w:t xml:space="preserve">Obr. </w:t>
      </w:r>
      <w:r w:rsidR="007E0F00" w:rsidRPr="007E0F00">
        <w:rPr>
          <w:noProof/>
        </w:rPr>
        <w:t>5</w:t>
      </w:r>
      <w:r w:rsidR="007E0F00" w:rsidRPr="007E0F00">
        <w:t>.</w:t>
      </w:r>
      <w:r w:rsidR="007E0F00" w:rsidRPr="007E0F00">
        <w:rPr>
          <w:noProof/>
        </w:rPr>
        <w:t>3</w:t>
      </w:r>
      <w:r w:rsidRPr="007961A6">
        <w:fldChar w:fldCharType="end"/>
      </w:r>
      <w:r>
        <w:t>) je znázorněn výsledek klasifikace pomocí metody h</w:t>
      </w:r>
      <w:r w:rsidRPr="007961A6">
        <w:t>ierarchické</w:t>
      </w:r>
      <w:r>
        <w:t xml:space="preserve">ho </w:t>
      </w:r>
      <w:r w:rsidRPr="007961A6">
        <w:t>shlukování</w:t>
      </w:r>
      <w:r>
        <w:t xml:space="preserve">. </w:t>
      </w:r>
      <w:r w:rsidR="00F10821">
        <w:t xml:space="preserve">Hierarchické shlukování nemá předem daný počet tříd. </w:t>
      </w:r>
      <w:r w:rsidR="006A01E5">
        <w:t>Každá třída se rozdělí na dvě poloviny</w:t>
      </w:r>
      <w:r w:rsidR="00D51F32">
        <w:t xml:space="preserve"> d</w:t>
      </w:r>
      <w:r w:rsidR="00FC6667">
        <w:t>ě</w:t>
      </w:r>
      <w:r w:rsidR="00D51F32">
        <w:t>lení končí</w:t>
      </w:r>
      <w:r w:rsidR="00FC6667">
        <w:t>,</w:t>
      </w:r>
      <w:r w:rsidR="006A01E5">
        <w:t xml:space="preserve"> </w:t>
      </w:r>
      <w:r w:rsidR="00FC6667">
        <w:t xml:space="preserve">když v třídě zbyde poslední prvek. Tento proces může probíhat i obráceně, tedy jednotlivé prvky se seskupují, dokud nejsou v jedné třídě. </w:t>
      </w:r>
      <w:r w:rsidR="00E30C5A">
        <w:fldChar w:fldCharType="begin"/>
      </w:r>
      <w:r w:rsidR="00E30C5A">
        <w:instrText xml:space="preserve"> REF _Ref40809069 \r \h </w:instrText>
      </w:r>
      <w:r w:rsidR="00E30C5A">
        <w:fldChar w:fldCharType="separate"/>
      </w:r>
      <w:r w:rsidR="007E0F00">
        <w:t>[15]</w:t>
      </w:r>
      <w:r w:rsidR="00E30C5A">
        <w:fldChar w:fldCharType="end"/>
      </w:r>
      <w:r w:rsidR="00E30C5A">
        <w:t xml:space="preserve"> </w:t>
      </w:r>
      <w:r>
        <w:t xml:space="preserve">Z obrázků vyplývá, že oběma metodám </w:t>
      </w:r>
      <w:r w:rsidR="004E019C">
        <w:t xml:space="preserve">činí potíže </w:t>
      </w:r>
      <w:r>
        <w:t>osamocené objekty, a z objektů v levém dolním rohu vytvoří jeden shluk.</w:t>
      </w:r>
    </w:p>
    <w:p w14:paraId="52B1453F" w14:textId="3E0A42A0" w:rsidR="00BA09D6" w:rsidRDefault="00BA09D6" w:rsidP="008010F8">
      <w:pPr>
        <w:pStyle w:val="BPDPNormln"/>
      </w:pPr>
      <w:r>
        <w:t>Lepších výsledků bylo dosaženo pomocí metody podpůrných vektorů, které je možné vidět na (</w:t>
      </w:r>
      <w:r w:rsidRPr="00BA09D6">
        <w:fldChar w:fldCharType="begin"/>
      </w:r>
      <w:r w:rsidRPr="00BA09D6">
        <w:instrText xml:space="preserve"> REF _Ref34063471 \h  \* MERGEFORMAT </w:instrText>
      </w:r>
      <w:r w:rsidRPr="00BA09D6">
        <w:fldChar w:fldCharType="separate"/>
      </w:r>
      <w:r w:rsidR="007E0F00" w:rsidRPr="00322C14">
        <w:t xml:space="preserve">Obr. </w:t>
      </w:r>
      <w:r w:rsidR="007E0F00">
        <w:rPr>
          <w:noProof/>
        </w:rPr>
        <w:t>5</w:t>
      </w:r>
      <w:r w:rsidR="007E0F00" w:rsidRPr="00322C14">
        <w:t>.</w:t>
      </w:r>
      <w:r w:rsidR="007E0F00">
        <w:rPr>
          <w:noProof/>
        </w:rPr>
        <w:t>4</w:t>
      </w:r>
      <w:r w:rsidRPr="00BA09D6">
        <w:fldChar w:fldCharType="end"/>
      </w:r>
      <w:r>
        <w:t>).</w:t>
      </w:r>
    </w:p>
    <w:p w14:paraId="0BE0D97C" w14:textId="4C042F35" w:rsidR="00BA09D6" w:rsidRDefault="00BA09D6" w:rsidP="008010F8">
      <w:pPr>
        <w:pStyle w:val="BPDPNormln"/>
      </w:pPr>
    </w:p>
    <w:p w14:paraId="6C015D7F" w14:textId="77777777" w:rsidR="00BA09D6" w:rsidRDefault="00BA09D6" w:rsidP="00350A05">
      <w:pPr>
        <w:pStyle w:val="BPDPNormln"/>
        <w:jc w:val="center"/>
      </w:pPr>
      <w:r>
        <w:rPr>
          <w:noProof/>
        </w:rPr>
        <w:lastRenderedPageBreak/>
        <w:drawing>
          <wp:inline distT="0" distB="0" distL="0" distR="0" wp14:anchorId="7797DE2D" wp14:editId="748154FB">
            <wp:extent cx="4323559" cy="3240000"/>
            <wp:effectExtent l="0" t="0" r="127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M_test.emf"/>
                    <pic:cNvPicPr/>
                  </pic:nvPicPr>
                  <pic:blipFill>
                    <a:blip r:embed="rId30">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2ADF8BDC" w14:textId="13C5F66C" w:rsidR="00322C14" w:rsidRDefault="00BA09D6" w:rsidP="008010F8">
      <w:pPr>
        <w:pStyle w:val="BPDPNormln"/>
      </w:pPr>
      <w:bookmarkStart w:id="136" w:name="_Ref34063471"/>
      <w:bookmarkStart w:id="137" w:name="_Toc41489591"/>
      <w:r w:rsidRPr="00322C14">
        <w:t xml:space="preserve">Obr. </w:t>
      </w:r>
      <w:r w:rsidR="008D6C24">
        <w:rPr>
          <w:noProof/>
        </w:rPr>
        <w:fldChar w:fldCharType="begin"/>
      </w:r>
      <w:r w:rsidR="008D6C24">
        <w:rPr>
          <w:noProof/>
        </w:rPr>
        <w:instrText xml:space="preserve"> STYLEREF 1 \s </w:instrText>
      </w:r>
      <w:r w:rsidR="008D6C24">
        <w:rPr>
          <w:noProof/>
        </w:rPr>
        <w:fldChar w:fldCharType="separate"/>
      </w:r>
      <w:r w:rsidR="007E0F00">
        <w:rPr>
          <w:noProof/>
        </w:rPr>
        <w:t>5</w:t>
      </w:r>
      <w:r w:rsidR="008D6C24">
        <w:rPr>
          <w:noProof/>
        </w:rPr>
        <w:fldChar w:fldCharType="end"/>
      </w:r>
      <w:r w:rsidR="00E73D21" w:rsidRPr="00322C14">
        <w:t>.</w:t>
      </w:r>
      <w:r w:rsidR="008D6C24">
        <w:rPr>
          <w:noProof/>
        </w:rPr>
        <w:fldChar w:fldCharType="begin"/>
      </w:r>
      <w:r w:rsidR="008D6C24">
        <w:rPr>
          <w:noProof/>
        </w:rPr>
        <w:instrText xml:space="preserve"> SEQ Obr. \* ARABIC \s 1 </w:instrText>
      </w:r>
      <w:r w:rsidR="008D6C24">
        <w:rPr>
          <w:noProof/>
        </w:rPr>
        <w:fldChar w:fldCharType="separate"/>
      </w:r>
      <w:r w:rsidR="007E0F00">
        <w:rPr>
          <w:noProof/>
        </w:rPr>
        <w:t>4</w:t>
      </w:r>
      <w:r w:rsidR="008D6C24">
        <w:rPr>
          <w:noProof/>
        </w:rPr>
        <w:fldChar w:fldCharType="end"/>
      </w:r>
      <w:bookmarkEnd w:id="136"/>
      <w:r w:rsidRPr="00322C14">
        <w:t>: Klasifikace trénovacích nahrávek metodou podpůrných vektorů</w:t>
      </w:r>
      <w:bookmarkEnd w:id="137"/>
    </w:p>
    <w:p w14:paraId="3BBD7268" w14:textId="77777777" w:rsidR="00322C14" w:rsidRPr="00322C14" w:rsidRDefault="00322C14" w:rsidP="008010F8">
      <w:pPr>
        <w:pStyle w:val="BPDPNormln"/>
      </w:pPr>
    </w:p>
    <w:p w14:paraId="5A46E9BC" w14:textId="17A94D63" w:rsidR="007A31A1" w:rsidRDefault="00E41787" w:rsidP="00350A05">
      <w:pPr>
        <w:pStyle w:val="BPDPNormln"/>
        <w:jc w:val="center"/>
      </w:pPr>
      <w:r>
        <w:t>Na obrázku (</w:t>
      </w:r>
      <w:r w:rsidRPr="00E41787">
        <w:fldChar w:fldCharType="begin"/>
      </w:r>
      <w:r w:rsidRPr="00E41787">
        <w:instrText xml:space="preserve"> REF _Ref40364532 \h  \* MERGEFORMAT </w:instrText>
      </w:r>
      <w:r w:rsidRPr="00E41787">
        <w:fldChar w:fldCharType="separate"/>
      </w:r>
      <w:r w:rsidR="007E0F00" w:rsidRPr="007E0F00">
        <w:t xml:space="preserve">Obr. </w:t>
      </w:r>
      <w:r w:rsidR="007E0F00" w:rsidRPr="007E0F00">
        <w:rPr>
          <w:noProof/>
        </w:rPr>
        <w:t>5</w:t>
      </w:r>
      <w:r w:rsidR="007E0F00" w:rsidRPr="007E0F00">
        <w:t>.</w:t>
      </w:r>
      <w:r w:rsidR="007E0F00" w:rsidRPr="007E0F00">
        <w:rPr>
          <w:noProof/>
        </w:rPr>
        <w:t>5</w:t>
      </w:r>
      <w:r w:rsidRPr="00E41787">
        <w:fldChar w:fldCharType="end"/>
      </w:r>
      <w:r>
        <w:t>) je přiblížený shluk nacházející se poblíž počátku. Barevně jsou rozlišeny reálné třídy podle vstupních dat. Rozdělení do tříd pomoci metody podpůrných vektorů je rozlišeno pomocí symbolů. Zde je vidět že opravdová většina dat je zařazena do správných tříd.</w:t>
      </w:r>
      <w:r w:rsidR="007A31A1">
        <w:rPr>
          <w:noProof/>
        </w:rPr>
        <w:drawing>
          <wp:inline distT="0" distB="0" distL="0" distR="0" wp14:anchorId="3EEAFDEF" wp14:editId="7FD9FBCE">
            <wp:extent cx="4470906" cy="32400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VM.emf"/>
                    <pic:cNvPicPr/>
                  </pic:nvPicPr>
                  <pic:blipFill>
                    <a:blip r:embed="rId31">
                      <a:extLst>
                        <a:ext uri="{28A0092B-C50C-407E-A947-70E740481C1C}">
                          <a14:useLocalDpi xmlns:a14="http://schemas.microsoft.com/office/drawing/2010/main" val="0"/>
                        </a:ext>
                      </a:extLst>
                    </a:blip>
                    <a:stretch>
                      <a:fillRect/>
                    </a:stretch>
                  </pic:blipFill>
                  <pic:spPr>
                    <a:xfrm>
                      <a:off x="0" y="0"/>
                      <a:ext cx="4470906" cy="3240000"/>
                    </a:xfrm>
                    <a:prstGeom prst="rect">
                      <a:avLst/>
                    </a:prstGeom>
                  </pic:spPr>
                </pic:pic>
              </a:graphicData>
            </a:graphic>
          </wp:inline>
        </w:drawing>
      </w:r>
    </w:p>
    <w:p w14:paraId="72362A1D" w14:textId="74E96EA8" w:rsidR="00287732" w:rsidRPr="00E41787" w:rsidRDefault="007A31A1" w:rsidP="007A31A1">
      <w:pPr>
        <w:pStyle w:val="Titulek"/>
        <w:jc w:val="center"/>
        <w:rPr>
          <w:b w:val="0"/>
        </w:rPr>
      </w:pPr>
      <w:bookmarkStart w:id="138" w:name="_Ref40364532"/>
      <w:bookmarkStart w:id="139" w:name="_Toc41489592"/>
      <w:commentRangeStart w:id="140"/>
      <w:r w:rsidRPr="00E4178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5</w:t>
      </w:r>
      <w:r w:rsidR="00E73D21">
        <w:rPr>
          <w:b w:val="0"/>
        </w:rPr>
        <w:fldChar w:fldCharType="end"/>
      </w:r>
      <w:bookmarkEnd w:id="138"/>
      <w:r w:rsidRPr="00E41787">
        <w:rPr>
          <w:b w:val="0"/>
        </w:rPr>
        <w:t xml:space="preserve"> Srovnání reálných tříd a tříd vytvořených </w:t>
      </w:r>
      <w:r w:rsidR="00E41787" w:rsidRPr="00E41787">
        <w:rPr>
          <w:b w:val="0"/>
        </w:rPr>
        <w:t>metodou podpůrných vektorů</w:t>
      </w:r>
      <w:commentRangeEnd w:id="140"/>
      <w:r w:rsidR="00322C14">
        <w:rPr>
          <w:rStyle w:val="Odkaznakoment"/>
          <w:b w:val="0"/>
          <w:iCs w:val="0"/>
          <w:color w:val="auto"/>
        </w:rPr>
        <w:commentReference w:id="140"/>
      </w:r>
      <w:bookmarkEnd w:id="139"/>
    </w:p>
    <w:p w14:paraId="62EB7AA3" w14:textId="4373CDB9" w:rsidR="00BA09D6" w:rsidRPr="00BA09D6" w:rsidRDefault="00BA09D6" w:rsidP="008010F8">
      <w:pPr>
        <w:pStyle w:val="BPDPNormln"/>
      </w:pPr>
      <w:r>
        <w:t>Na základě výsledků toho testu, byla vybrána metoda podpůrných vektorů.</w:t>
      </w:r>
    </w:p>
    <w:p w14:paraId="02EEA0E7" w14:textId="61D180ED" w:rsidR="009A5AFE" w:rsidRDefault="00DE57B4" w:rsidP="00DE57B4">
      <w:pPr>
        <w:pStyle w:val="Nadpis2"/>
      </w:pPr>
      <w:bookmarkStart w:id="141" w:name="_Toc41489565"/>
      <w:r>
        <w:lastRenderedPageBreak/>
        <w:t>Metoda podpůrných vektorů</w:t>
      </w:r>
      <w:bookmarkEnd w:id="141"/>
    </w:p>
    <w:p w14:paraId="179F7046" w14:textId="100FB128" w:rsidR="009A5AFE" w:rsidRDefault="00DE57B4" w:rsidP="008010F8">
      <w:pPr>
        <w:pStyle w:val="BPDPNormln"/>
      </w:pPr>
      <w:r>
        <w:t xml:space="preserve">Metoda podpůrných vektorů (SVM, </w:t>
      </w:r>
      <w:proofErr w:type="spellStart"/>
      <w:r>
        <w:t>suppoort</w:t>
      </w:r>
      <w:proofErr w:type="spellEnd"/>
      <w:r>
        <w:t xml:space="preserve"> </w:t>
      </w:r>
      <w:proofErr w:type="spellStart"/>
      <w:r>
        <w:t>vector</w:t>
      </w:r>
      <w:proofErr w:type="spellEnd"/>
      <w:r>
        <w:t xml:space="preserve"> </w:t>
      </w:r>
      <w:proofErr w:type="spellStart"/>
      <w:r>
        <w:t>machine</w:t>
      </w:r>
      <w:proofErr w:type="spellEnd"/>
      <w:r>
        <w:t xml:space="preserve">) je jedním z nejpoužívanějších klasifikačních algoritmů. [12] Jedná se o typ strojového učení </w:t>
      </w:r>
      <w:r w:rsidR="00B82A42">
        <w:t>s učitelem (</w:t>
      </w:r>
      <w:proofErr w:type="spellStart"/>
      <w:r w:rsidR="00B82A42" w:rsidRPr="00B82A42">
        <w:t>supervised</w:t>
      </w:r>
      <w:proofErr w:type="spellEnd"/>
      <w:r w:rsidR="00B82A42" w:rsidRPr="00B82A42">
        <w:t xml:space="preserve"> learning</w:t>
      </w:r>
      <w:r w:rsidR="00B82A42">
        <w:t>), tedy data jsou klasifikován</w:t>
      </w:r>
      <w:r w:rsidR="004F2A5F">
        <w:t>a</w:t>
      </w:r>
      <w:r w:rsidR="00B82A42">
        <w:t xml:space="preserve"> na základě trénovací množiny známých dat.</w:t>
      </w:r>
      <w:r w:rsidR="00292B6F">
        <w:t xml:space="preserve"> </w:t>
      </w:r>
      <w:r w:rsidR="000028E3">
        <w:t xml:space="preserve">SVM má mnoho variant použitelných pro různé klasifikační metody. Pro pochopení problematiky je zde vysvětlena lineární separace do klasifikačních tříd. </w:t>
      </w:r>
      <w:r w:rsidR="00B82A42">
        <w:t xml:space="preserve"> </w:t>
      </w:r>
      <w:r w:rsidR="00947FA7">
        <w:fldChar w:fldCharType="begin"/>
      </w:r>
      <w:r w:rsidR="00947FA7">
        <w:instrText xml:space="preserve"> REF _Ref40809071 \r \h </w:instrText>
      </w:r>
      <w:r w:rsidR="00947FA7">
        <w:fldChar w:fldCharType="separate"/>
      </w:r>
      <w:r w:rsidR="007E0F00">
        <w:t>[16]</w:t>
      </w:r>
      <w:r w:rsidR="00947FA7">
        <w:fldChar w:fldCharType="end"/>
      </w:r>
    </w:p>
    <w:p w14:paraId="7F0DEF23" w14:textId="1FF33CC7" w:rsidR="00B82A42" w:rsidRDefault="009A6728" w:rsidP="008010F8">
      <w:pPr>
        <w:pStyle w:val="BPDPNormln"/>
      </w:pPr>
      <w:r>
        <w:t xml:space="preserve">Jsou-li třídy lineárně </w:t>
      </w:r>
      <w:proofErr w:type="spellStart"/>
      <w:r w:rsidR="00353698">
        <w:t>separovatelné</w:t>
      </w:r>
      <w:proofErr w:type="spellEnd"/>
      <w:r>
        <w:t xml:space="preserve"> existuje množina hranic, podle kterých může být prostor </w:t>
      </w:r>
      <w:r w:rsidR="00353698">
        <w:t xml:space="preserve">rozdělen </w:t>
      </w:r>
      <w:r>
        <w:t>tak, aby na jedné straně hranic</w:t>
      </w:r>
      <w:r w:rsidR="00353698">
        <w:t>e</w:t>
      </w:r>
      <w:r>
        <w:t xml:space="preserve"> byly pouze objekty patřící do jedné třídy a na druhé straně hranice pouze objekty patřící do druhé třídy. </w:t>
      </w:r>
      <w:r w:rsidR="00BA1E13">
        <w:t>Na obrázku (</w:t>
      </w:r>
      <w:r w:rsidR="00BA1E13" w:rsidRPr="00BA1E13">
        <w:fldChar w:fldCharType="begin"/>
      </w:r>
      <w:r w:rsidR="00BA1E13" w:rsidRPr="00BA1E13">
        <w:instrText xml:space="preserve"> REF _Ref33792152 \h  \* MERGEFORMAT </w:instrText>
      </w:r>
      <w:r w:rsidR="00BA1E13" w:rsidRPr="00BA1E13">
        <w:fldChar w:fldCharType="separate"/>
      </w:r>
      <w:r w:rsidR="007E0F00" w:rsidRPr="007E0F00">
        <w:t>Obr. 5</w:t>
      </w:r>
      <w:r w:rsidR="007E0F00" w:rsidRPr="007E0F00">
        <w:rPr>
          <w:noProof/>
        </w:rPr>
        <w:t>.</w:t>
      </w:r>
      <w:r w:rsidR="007E0F00">
        <w:rPr>
          <w:b/>
          <w:noProof/>
        </w:rPr>
        <w:t>6</w:t>
      </w:r>
      <w:r w:rsidR="00BA1E13" w:rsidRPr="00BA1E13">
        <w:fldChar w:fldCharType="end"/>
      </w:r>
      <w:r w:rsidR="00BA1E13">
        <w:t xml:space="preserve">) je uveden příklad několika hranic. </w:t>
      </w:r>
      <w:r w:rsidR="00731243">
        <w:t>Algoritmus podpůrných vektoru hledá hranici, která představuje nejrobustnější rozdělení nových testovacích objektů. Tedy hranici, která je stejně vzdálené od objektů první i druhé třidy. Na obrázku (</w:t>
      </w:r>
      <w:r w:rsidR="00731243" w:rsidRPr="00731243">
        <w:fldChar w:fldCharType="begin"/>
      </w:r>
      <w:r w:rsidR="00731243" w:rsidRPr="00731243">
        <w:instrText xml:space="preserve"> REF _Ref33792152 \h  \* MERGEFORMAT </w:instrText>
      </w:r>
      <w:r w:rsidR="00731243" w:rsidRPr="00731243">
        <w:fldChar w:fldCharType="separate"/>
      </w:r>
      <w:r w:rsidR="007E0F00" w:rsidRPr="007E0F00">
        <w:t xml:space="preserve">Obr. </w:t>
      </w:r>
      <w:r w:rsidR="007E0F00" w:rsidRPr="007E0F00">
        <w:rPr>
          <w:noProof/>
        </w:rPr>
        <w:t>5</w:t>
      </w:r>
      <w:r w:rsidR="007E0F00" w:rsidRPr="007E0F00">
        <w:t>.</w:t>
      </w:r>
      <w:r w:rsidR="007E0F00" w:rsidRPr="007E0F00">
        <w:rPr>
          <w:noProof/>
        </w:rPr>
        <w:t>6</w:t>
      </w:r>
      <w:r w:rsidR="00731243" w:rsidRPr="00731243">
        <w:fldChar w:fldCharType="end"/>
      </w:r>
      <w:r w:rsidR="00731243">
        <w:t xml:space="preserve">) je tato hranice zobrazena plnou čarou. </w:t>
      </w:r>
      <w:r w:rsidR="00E30C5A">
        <w:fldChar w:fldCharType="begin"/>
      </w:r>
      <w:r w:rsidR="00E30C5A">
        <w:instrText xml:space="preserve"> REF _Ref40809013 \r \h </w:instrText>
      </w:r>
      <w:r w:rsidR="00E30C5A">
        <w:fldChar w:fldCharType="separate"/>
      </w:r>
      <w:r w:rsidR="007E0F00">
        <w:t>[13]</w:t>
      </w:r>
      <w:r w:rsidR="00E30C5A">
        <w:fldChar w:fldCharType="end"/>
      </w:r>
      <w:r w:rsidR="00E30C5A">
        <w:t xml:space="preserve"> </w:t>
      </w:r>
      <w:r w:rsidR="00947FA7">
        <w:fldChar w:fldCharType="begin"/>
      </w:r>
      <w:r w:rsidR="00947FA7">
        <w:instrText xml:space="preserve"> REF _Ref40809071 \r \h </w:instrText>
      </w:r>
      <w:r w:rsidR="00947FA7">
        <w:fldChar w:fldCharType="separate"/>
      </w:r>
      <w:r w:rsidR="007E0F00">
        <w:t>[16]</w:t>
      </w:r>
      <w:r w:rsidR="00947FA7">
        <w:fldChar w:fldCharType="end"/>
      </w:r>
      <w:r w:rsidR="00E30C5A">
        <w:t xml:space="preserve"> </w:t>
      </w:r>
    </w:p>
    <w:p w14:paraId="38244761" w14:textId="62D31978" w:rsidR="0072410D" w:rsidRDefault="0072410D" w:rsidP="008010F8">
      <w:pPr>
        <w:pStyle w:val="BPDPNormln"/>
      </w:pPr>
    </w:p>
    <w:p w14:paraId="59063879" w14:textId="38108FC1" w:rsidR="00BA1E13" w:rsidRDefault="00280DDA" w:rsidP="00350A05">
      <w:pPr>
        <w:pStyle w:val="BPDPNormln"/>
        <w:jc w:val="center"/>
      </w:pPr>
      <w:r>
        <w:rPr>
          <w:noProof/>
        </w:rPr>
        <w:drawing>
          <wp:inline distT="0" distB="0" distL="0" distR="0" wp14:anchorId="6E67AB9D" wp14:editId="2C90BC95">
            <wp:extent cx="4323559" cy="3240000"/>
            <wp:effectExtent l="0" t="0" r="127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_01.emf"/>
                    <pic:cNvPicPr/>
                  </pic:nvPicPr>
                  <pic:blipFill>
                    <a:blip r:embed="rId35">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7850A80" w14:textId="045C25E1" w:rsidR="0072410D" w:rsidRPr="00BA1E13" w:rsidRDefault="00BA1E13" w:rsidP="00BA1E13">
      <w:pPr>
        <w:pStyle w:val="Titulek"/>
        <w:jc w:val="center"/>
        <w:rPr>
          <w:b w:val="0"/>
        </w:rPr>
      </w:pPr>
      <w:bookmarkStart w:id="142" w:name="_Ref33792152"/>
      <w:bookmarkStart w:id="143" w:name="_Toc41489593"/>
      <w:r w:rsidRPr="00BA1E1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6</w:t>
      </w:r>
      <w:r w:rsidR="00E73D21">
        <w:rPr>
          <w:b w:val="0"/>
        </w:rPr>
        <w:fldChar w:fldCharType="end"/>
      </w:r>
      <w:bookmarkEnd w:id="142"/>
      <w:r w:rsidRPr="00BA1E13">
        <w:rPr>
          <w:b w:val="0"/>
        </w:rPr>
        <w:t xml:space="preserve">: Příklad množiny hranic u </w:t>
      </w:r>
      <w:proofErr w:type="spellStart"/>
      <w:r w:rsidRPr="00BA1E13">
        <w:rPr>
          <w:b w:val="0"/>
        </w:rPr>
        <w:t>separabilních</w:t>
      </w:r>
      <w:proofErr w:type="spellEnd"/>
      <w:r w:rsidRPr="00BA1E13">
        <w:rPr>
          <w:b w:val="0"/>
        </w:rPr>
        <w:t xml:space="preserve"> tříd SVM</w:t>
      </w:r>
      <w:bookmarkEnd w:id="143"/>
    </w:p>
    <w:p w14:paraId="785835A9" w14:textId="64B1C810" w:rsidR="00D46619" w:rsidRDefault="00D46619" w:rsidP="008010F8">
      <w:pPr>
        <w:pStyle w:val="BPDPNormln"/>
      </w:pPr>
      <w:r>
        <w:t xml:space="preserve">Kritériem pro nalezení optimální hranice je vytvoření co nejširšího tolerančního pásma mezi hranicí a oběma třídami v množině trénovacích dat. Hranice je definovaná vztahem </w:t>
      </w:r>
      <w:r w:rsidR="00B7767F">
        <w:fldChar w:fldCharType="begin"/>
      </w:r>
      <w:r w:rsidR="00B7767F">
        <w:instrText xml:space="preserve"> REF _Ref33796931 \h </w:instrText>
      </w:r>
      <w:r w:rsidR="00B7767F">
        <w:fldChar w:fldCharType="separate"/>
      </w:r>
      <w:r w:rsidR="007E0F00">
        <w:t>(</w:t>
      </w:r>
      <w:r w:rsidR="007E0F00">
        <w:rPr>
          <w:noProof/>
        </w:rPr>
        <w:t>5</w:t>
      </w:r>
      <w:r w:rsidR="007E0F00">
        <w:t>.</w:t>
      </w:r>
      <w:r w:rsidR="007E0F00">
        <w:rPr>
          <w:noProof/>
        </w:rPr>
        <w:t>1</w:t>
      </w:r>
      <w:r w:rsidR="007E0F00">
        <w:t>)</w:t>
      </w:r>
      <w:r w:rsidR="00B7767F">
        <w:fldChar w:fldCharType="end"/>
      </w:r>
      <w:r>
        <w:t>.</w:t>
      </w:r>
      <w:r w:rsidR="00280DDA">
        <w:t xml:space="preserve"> </w:t>
      </w:r>
      <w:r w:rsidR="00947FA7">
        <w:fldChar w:fldCharType="begin"/>
      </w:r>
      <w:r w:rsidR="00947FA7">
        <w:instrText xml:space="preserve"> REF _Ref40809013 \r \h </w:instrText>
      </w:r>
      <w:r w:rsidR="00947FA7">
        <w:fldChar w:fldCharType="separate"/>
      </w:r>
      <w:r w:rsidR="007E0F00">
        <w:t>[13]</w:t>
      </w:r>
      <w:r w:rsidR="00947FA7">
        <w:fldChar w:fldCharType="end"/>
      </w:r>
    </w:p>
    <w:p w14:paraId="4CD924F4" w14:textId="77777777" w:rsidR="00D46619" w:rsidRDefault="00D46619"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D46619" w14:paraId="6186212C" w14:textId="77777777" w:rsidTr="00D46619">
        <w:tc>
          <w:tcPr>
            <w:tcW w:w="750" w:type="pct"/>
          </w:tcPr>
          <w:p w14:paraId="2EEC9939" w14:textId="77777777" w:rsidR="00D46619" w:rsidRDefault="00D46619" w:rsidP="008B45A1"/>
        </w:tc>
        <w:tc>
          <w:tcPr>
            <w:tcW w:w="0" w:type="auto"/>
          </w:tcPr>
          <w:p w14:paraId="45BEE40B" w14:textId="03EEEA9A" w:rsidR="00B7767F" w:rsidRPr="00B7767F" w:rsidRDefault="00D46619" w:rsidP="00B7767F">
            <w:pPr>
              <w:jc w:val="center"/>
              <w:rPr>
                <w:color w:val="808080"/>
              </w:rPr>
            </w:pPr>
            <m:oMathPara>
              <m:oMath>
                <m:r>
                  <w:rPr>
                    <w:rStyle w:val="Zstupntext"/>
                    <w:rFonts w:ascii="Cambria Math" w:hAnsi="Cambria Math"/>
                    <w:color w:val="auto"/>
                  </w:rPr>
                  <m:t>h</m:t>
                </m:r>
                <m:d>
                  <m:dPr>
                    <m:ctrlPr>
                      <w:rPr>
                        <w:rStyle w:val="Zstupntext"/>
                        <w:rFonts w:ascii="Cambria Math" w:hAnsi="Cambria Math"/>
                        <w:i/>
                        <w:color w:val="auto"/>
                      </w:rPr>
                    </m:ctrlPr>
                  </m:dPr>
                  <m:e>
                    <m:r>
                      <w:rPr>
                        <w:rStyle w:val="Zstupntext"/>
                        <w:rFonts w:ascii="Cambria Math" w:hAnsi="Cambria Math"/>
                        <w:color w:val="auto"/>
                      </w:rPr>
                      <m:t>x</m:t>
                    </m:r>
                  </m:e>
                </m:d>
                <m:r>
                  <w:rPr>
                    <w:rStyle w:val="Zstupntext"/>
                    <w:rFonts w:ascii="Cambria Math" w:hAnsi="Cambria Math"/>
                    <w:color w:val="auto"/>
                  </w:rPr>
                  <m:t>=</m:t>
                </m:r>
                <m:sSup>
                  <m:sSupPr>
                    <m:ctrlPr>
                      <w:rPr>
                        <w:rStyle w:val="Zstupntext"/>
                        <w:rFonts w:ascii="Cambria Math" w:hAnsi="Cambria Math"/>
                        <w:i/>
                        <w:color w:val="auto"/>
                      </w:rPr>
                    </m:ctrlPr>
                  </m:sSupPr>
                  <m:e>
                    <m:r>
                      <m:rPr>
                        <m:sty m:val="bi"/>
                      </m:rP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i/>
                        <w:color w:val="auto"/>
                      </w:rPr>
                    </m:ctrlPr>
                  </m:sSubPr>
                  <m:e>
                    <m: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sSub>
                  <m:sSubPr>
                    <m:ctrlPr>
                      <w:rPr>
                        <w:rStyle w:val="Zstupntext"/>
                        <w:rFonts w:ascii="Cambria Math" w:hAnsi="Cambria Math"/>
                        <w:i/>
                        <w:color w:val="auto"/>
                      </w:rPr>
                    </m:ctrlPr>
                  </m:sSubPr>
                  <m:e>
                    <m:r>
                      <m:rPr>
                        <m:sty m:val="bi"/>
                      </m:rPr>
                      <w:rPr>
                        <w:rStyle w:val="Zstupntext"/>
                        <w:rFonts w:ascii="Cambria Math" w:hAnsi="Cambria Math"/>
                        <w:color w:val="auto"/>
                      </w:rPr>
                      <m:t>w</m:t>
                    </m:r>
                  </m:e>
                  <m:sub>
                    <m:r>
                      <w:rPr>
                        <w:rStyle w:val="Zstupntext"/>
                        <w:rFonts w:ascii="Cambria Math" w:hAnsi="Cambria Math"/>
                        <w:color w:val="auto"/>
                      </w:rPr>
                      <m:t>0</m:t>
                    </m:r>
                  </m:sub>
                </m:sSub>
              </m:oMath>
            </m:oMathPara>
          </w:p>
        </w:tc>
        <w:tc>
          <w:tcPr>
            <w:tcW w:w="750" w:type="pct"/>
            <w:tcMar>
              <w:right w:w="0" w:type="dxa"/>
            </w:tcMar>
          </w:tcPr>
          <w:p w14:paraId="473F46A6" w14:textId="045F82CA" w:rsidR="00D46619" w:rsidRDefault="00D46619" w:rsidP="00B509D7">
            <w:pPr>
              <w:jc w:val="right"/>
            </w:pPr>
            <w:bookmarkStart w:id="144" w:name="_Ref33796931"/>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1</w:t>
            </w:r>
            <w:r w:rsidR="001C2707">
              <w:rPr>
                <w:noProof/>
              </w:rPr>
              <w:fldChar w:fldCharType="end"/>
            </w:r>
            <w:r>
              <w:t>)</w:t>
            </w:r>
            <w:bookmarkEnd w:id="144"/>
          </w:p>
        </w:tc>
      </w:tr>
    </w:tbl>
    <w:p w14:paraId="35523CA0" w14:textId="77777777" w:rsidR="00D46619" w:rsidRDefault="00D46619" w:rsidP="008010F8">
      <w:pPr>
        <w:pStyle w:val="BPDPNormln"/>
      </w:pPr>
    </w:p>
    <w:p w14:paraId="75EE2E2D" w14:textId="1FE6E80C" w:rsidR="00D46619" w:rsidRDefault="00B7767F" w:rsidP="008010F8">
      <w:pPr>
        <w:pStyle w:val="BPDPNormln"/>
      </w:pPr>
      <w:r>
        <w:t>Kde</w:t>
      </w:r>
      <w:r w:rsidR="00D46619">
        <w:t xml:space="preserve"> </w:t>
      </w:r>
      <w:r>
        <w:t xml:space="preserve">vektor </w:t>
      </w:r>
      <w:r w:rsidRPr="003C785D">
        <w:rPr>
          <w:b/>
          <w:i/>
        </w:rPr>
        <w:t>w</w:t>
      </w:r>
      <w:r>
        <w:rPr>
          <w:b/>
        </w:rPr>
        <w:t xml:space="preserve"> </w:t>
      </w:r>
      <w:r>
        <w:t xml:space="preserve">udává orientaci hranice a </w:t>
      </w:r>
      <w:r w:rsidRPr="003C785D">
        <w:rPr>
          <w:b/>
          <w:i/>
        </w:rPr>
        <w:t>w</w:t>
      </w:r>
      <w:r w:rsidRPr="003C785D">
        <w:rPr>
          <w:b/>
          <w:i/>
          <w:vertAlign w:val="subscript"/>
        </w:rPr>
        <w:t>0</w:t>
      </w:r>
      <w:r>
        <w:rPr>
          <w:b/>
          <w:vertAlign w:val="subscript"/>
        </w:rPr>
        <w:t xml:space="preserve"> </w:t>
      </w:r>
      <w:r w:rsidRPr="00B7767F">
        <w:t>její polohu</w:t>
      </w:r>
      <w:r w:rsidR="00280DDA">
        <w:rPr>
          <w:b/>
        </w:rPr>
        <w:t xml:space="preserve">, </w:t>
      </w:r>
      <w:r w:rsidR="00280DDA" w:rsidRPr="003C785D">
        <w:t>x</w:t>
      </w:r>
      <w:r w:rsidR="00280DDA">
        <w:rPr>
          <w:b/>
        </w:rPr>
        <w:t xml:space="preserve"> </w:t>
      </w:r>
      <w:r w:rsidR="00280DDA" w:rsidRPr="00280DDA">
        <w:t>je prvkem, který má být klasifikován.</w:t>
      </w:r>
    </w:p>
    <w:p w14:paraId="5FA3A577" w14:textId="240FA35E" w:rsidR="00727D47" w:rsidRDefault="00727D47"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27D47" w14:paraId="092FDD8E" w14:textId="77777777" w:rsidTr="0014376C">
        <w:tc>
          <w:tcPr>
            <w:tcW w:w="750" w:type="pct"/>
          </w:tcPr>
          <w:p w14:paraId="6ACEB832" w14:textId="77777777" w:rsidR="00727D47" w:rsidRDefault="00727D47" w:rsidP="008B45A1"/>
        </w:tc>
        <w:tc>
          <w:tcPr>
            <w:tcW w:w="0" w:type="auto"/>
          </w:tcPr>
          <w:p w14:paraId="177D34E0" w14:textId="2F98A970" w:rsidR="00727D47" w:rsidRDefault="00871983" w:rsidP="00B509D7">
            <w:pPr>
              <w:jc w:val="center"/>
            </w:pPr>
            <m:oMathPara>
              <m:oMath>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sSub>
                  <m:sSubPr>
                    <m:ctrlPr>
                      <w:rPr>
                        <w:rStyle w:val="Zstupntext"/>
                        <w:rFonts w:ascii="Cambria Math" w:hAnsi="Cambria Math"/>
                        <w:b/>
                        <w:i/>
                        <w:color w:val="auto"/>
                      </w:rPr>
                    </m:ctrlPr>
                  </m:sSubPr>
                  <m:e>
                    <m:r>
                      <m:rPr>
                        <m:sty m:val="bi"/>
                      </m:rPr>
                      <w:rPr>
                        <w:rStyle w:val="Zstupntext"/>
                        <w:rFonts w:ascii="Cambria Math" w:hAnsi="Cambria Math"/>
                        <w:color w:val="auto"/>
                      </w:rPr>
                      <m:t>w</m:t>
                    </m:r>
                  </m:e>
                  <m:sub>
                    <m:r>
                      <m:rPr>
                        <m:sty m:val="bi"/>
                      </m:rPr>
                      <w:rPr>
                        <w:rStyle w:val="Zstupntext"/>
                        <w:rFonts w:ascii="Cambria Math" w:hAnsi="Cambria Math"/>
                        <w:color w:val="auto"/>
                      </w:rPr>
                      <m:t>0</m:t>
                    </m:r>
                  </m:sub>
                </m:sSub>
                <m:d>
                  <m:dPr>
                    <m:begChr m:val="{"/>
                    <m:endChr m:val=""/>
                    <m:ctrlPr>
                      <w:rPr>
                        <w:rStyle w:val="Zstupntext"/>
                        <w:rFonts w:ascii="Cambria Math" w:hAnsi="Cambria Math"/>
                        <w:i/>
                        <w:color w:val="auto"/>
                      </w:rPr>
                    </m:ctrlPr>
                  </m:dPr>
                  <m:e>
                    <m:m>
                      <m:mPr>
                        <m:mcs>
                          <m:mc>
                            <m:mcPr>
                              <m:count m:val="1"/>
                              <m:mcJc m:val="center"/>
                            </m:mcPr>
                          </m:mc>
                        </m:mcs>
                        <m:ctrlPr>
                          <w:rPr>
                            <w:rStyle w:val="Zstupntext"/>
                            <w:rFonts w:ascii="Cambria Math" w:hAnsi="Cambria Math"/>
                            <w:i/>
                            <w:color w:val="auto"/>
                          </w:rPr>
                        </m:ctrlPr>
                      </m:mPr>
                      <m:mr>
                        <m:e>
                          <m:r>
                            <w:rPr>
                              <w:rStyle w:val="Zstupntext"/>
                              <w:rFonts w:ascii="Cambria Math" w:hAnsi="Cambria Math"/>
                              <w:color w:val="auto"/>
                            </w:rPr>
                            <m:t>≥1 pro všechna x v první třídě</m:t>
                          </m:r>
                          <m:r>
                            <w:rPr>
                              <w:rStyle w:val="Zstupntext"/>
                              <w:rFonts w:ascii="Cambria Math" w:hAnsi="Cambria Math"/>
                            </w:rPr>
                            <m:t xml:space="preserve"> </m:t>
                          </m:r>
                        </m:e>
                      </m:mr>
                      <m:mr>
                        <m:e>
                          <m:r>
                            <w:rPr>
                              <w:rStyle w:val="Zstupntext"/>
                              <w:rFonts w:ascii="Cambria Math" w:hAnsi="Cambria Math"/>
                              <w:color w:val="auto"/>
                            </w:rPr>
                            <m:t>≤1 pro všechna x v druhé třídě</m:t>
                          </m:r>
                        </m:e>
                      </m:mr>
                    </m:m>
                  </m:e>
                </m:d>
              </m:oMath>
            </m:oMathPara>
          </w:p>
        </w:tc>
        <w:tc>
          <w:tcPr>
            <w:tcW w:w="750" w:type="pct"/>
            <w:tcMar>
              <w:right w:w="0" w:type="dxa"/>
            </w:tcMar>
            <w:vAlign w:val="center"/>
          </w:tcPr>
          <w:p w14:paraId="39623FA1" w14:textId="3A9CC7EC" w:rsidR="00727D47" w:rsidRDefault="00727D47" w:rsidP="0014376C">
            <w:pPr>
              <w:jc w:val="right"/>
            </w:pPr>
            <w:bookmarkStart w:id="145" w:name="_Ref33798934"/>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2</w:t>
            </w:r>
            <w:r w:rsidR="001C2707">
              <w:rPr>
                <w:noProof/>
              </w:rPr>
              <w:fldChar w:fldCharType="end"/>
            </w:r>
            <w:r>
              <w:t>)</w:t>
            </w:r>
            <w:bookmarkEnd w:id="145"/>
          </w:p>
        </w:tc>
      </w:tr>
    </w:tbl>
    <w:p w14:paraId="06FB1E86" w14:textId="77777777" w:rsidR="00727D47" w:rsidRPr="00B7767F" w:rsidRDefault="00727D47" w:rsidP="008010F8">
      <w:pPr>
        <w:pStyle w:val="BPDPNormln"/>
      </w:pPr>
    </w:p>
    <w:p w14:paraId="35F708D2" w14:textId="145CCA99" w:rsidR="009A5AFE" w:rsidRDefault="00887AF7" w:rsidP="008010F8">
      <w:pPr>
        <w:pStyle w:val="BPDPNormln"/>
      </w:pPr>
      <w:r>
        <w:t xml:space="preserve">Objekt </w:t>
      </w:r>
      <w:r w:rsidRPr="00887AF7">
        <w:rPr>
          <w:b/>
        </w:rPr>
        <w:t>x</w:t>
      </w:r>
      <w:r>
        <w:t xml:space="preserve"> bude přiřazen do jedné ze dvou tříd na základě výsledku vztahu </w:t>
      </w:r>
      <w:r>
        <w:fldChar w:fldCharType="begin"/>
      </w:r>
      <w:r>
        <w:instrText xml:space="preserve"> REF _Ref33798934 \h </w:instrText>
      </w:r>
      <w:r>
        <w:fldChar w:fldCharType="separate"/>
      </w:r>
      <w:r w:rsidR="007E0F00">
        <w:t>(</w:t>
      </w:r>
      <w:r w:rsidR="007E0F00">
        <w:rPr>
          <w:noProof/>
        </w:rPr>
        <w:t>5</w:t>
      </w:r>
      <w:r w:rsidR="007E0F00">
        <w:t>.</w:t>
      </w:r>
      <w:r w:rsidR="007E0F00">
        <w:rPr>
          <w:noProof/>
        </w:rPr>
        <w:t>2</w:t>
      </w:r>
      <w:r w:rsidR="007E0F00">
        <w:t>)</w:t>
      </w:r>
      <w:r>
        <w:fldChar w:fldCharType="end"/>
      </w:r>
      <w:r>
        <w:t xml:space="preserve">. </w:t>
      </w:r>
      <w:r w:rsidR="00947FA7">
        <w:fldChar w:fldCharType="begin"/>
      </w:r>
      <w:r w:rsidR="00947FA7">
        <w:instrText xml:space="preserve"> REF _Ref40809071 \r \h </w:instrText>
      </w:r>
      <w:r w:rsidR="00947FA7">
        <w:fldChar w:fldCharType="separate"/>
      </w:r>
      <w:r w:rsidR="007E0F00">
        <w:t>[16]</w:t>
      </w:r>
      <w:r w:rsidR="00947FA7">
        <w:fldChar w:fldCharType="end"/>
      </w:r>
      <w:r w:rsidR="00947FA7">
        <w:fldChar w:fldCharType="begin"/>
      </w:r>
      <w:r w:rsidR="00947FA7">
        <w:instrText xml:space="preserve"> REF _Ref40809788 \r \h </w:instrText>
      </w:r>
      <w:r w:rsidR="00947FA7">
        <w:fldChar w:fldCharType="separate"/>
      </w:r>
      <w:r w:rsidR="007E0F00">
        <w:t>[19]</w:t>
      </w:r>
      <w:r w:rsidR="00947FA7">
        <w:fldChar w:fldCharType="end"/>
      </w:r>
    </w:p>
    <w:p w14:paraId="309CD330" w14:textId="0B5E94C2" w:rsidR="00660596" w:rsidRDefault="00660596"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60596" w14:paraId="260A8479" w14:textId="77777777" w:rsidTr="00660596">
        <w:tc>
          <w:tcPr>
            <w:tcW w:w="750" w:type="pct"/>
          </w:tcPr>
          <w:p w14:paraId="4630E7F0" w14:textId="77777777" w:rsidR="00660596" w:rsidRDefault="00660596" w:rsidP="008B45A1"/>
        </w:tc>
        <w:tc>
          <w:tcPr>
            <w:tcW w:w="0" w:type="auto"/>
          </w:tcPr>
          <w:p w14:paraId="5D3EAD90" w14:textId="329CA2F8" w:rsidR="00660596" w:rsidRDefault="00660596" w:rsidP="00B509D7">
            <w:pPr>
              <w:jc w:val="center"/>
            </w:pPr>
            <m:oMathPara>
              <m:oMath>
                <m:r>
                  <m:rPr>
                    <m:sty m:val="p"/>
                  </m:rPr>
                  <w:rPr>
                    <w:rStyle w:val="Zstupntext"/>
                    <w:rFonts w:ascii="Cambria Math" w:hAnsi="Cambria Math"/>
                    <w:color w:val="auto"/>
                  </w:rPr>
                  <m:t>d=</m:t>
                </m:r>
                <m:f>
                  <m:fPr>
                    <m:ctrlPr>
                      <w:rPr>
                        <w:rStyle w:val="Zstupntext"/>
                        <w:rFonts w:ascii="Cambria Math" w:hAnsi="Cambria Math"/>
                        <w:color w:val="auto"/>
                      </w:rPr>
                    </m:ctrlPr>
                  </m:fPr>
                  <m:num>
                    <m:d>
                      <m:dPr>
                        <m:begChr m:val="|"/>
                        <m:endChr m:val="|"/>
                        <m:ctrlPr>
                          <w:rPr>
                            <w:rStyle w:val="Zstupntext"/>
                            <w:rFonts w:ascii="Cambria Math" w:hAnsi="Cambria Math"/>
                            <w:i/>
                            <w:color w:val="auto"/>
                          </w:rPr>
                        </m:ctrlPr>
                      </m:dPr>
                      <m:e>
                        <m:r>
                          <w:rPr>
                            <w:rStyle w:val="Zstupntext"/>
                            <w:rFonts w:ascii="Cambria Math" w:hAnsi="Cambria Math"/>
                            <w:color w:val="auto"/>
                          </w:rPr>
                          <m:t>h(x)</m:t>
                        </m:r>
                      </m:e>
                    </m:d>
                  </m:num>
                  <m:den>
                    <m:d>
                      <m:dPr>
                        <m:begChr m:val="‖"/>
                        <m:endChr m:val="‖"/>
                        <m:ctrlPr>
                          <w:rPr>
                            <w:rStyle w:val="Zstupntext"/>
                            <w:rFonts w:ascii="Cambria Math" w:hAnsi="Cambria Math"/>
                            <w:i/>
                            <w:color w:val="auto"/>
                          </w:rPr>
                        </m:ctrlPr>
                      </m:dPr>
                      <m:e>
                        <m:r>
                          <m:rPr>
                            <m:sty m:val="bi"/>
                          </m:rPr>
                          <w:rPr>
                            <w:rStyle w:val="Zstupntext"/>
                            <w:rFonts w:ascii="Cambria Math" w:hAnsi="Cambria Math"/>
                            <w:color w:val="auto"/>
                          </w:rPr>
                          <m:t>w</m:t>
                        </m:r>
                      </m:e>
                    </m:d>
                  </m:den>
                </m:f>
              </m:oMath>
            </m:oMathPara>
          </w:p>
        </w:tc>
        <w:tc>
          <w:tcPr>
            <w:tcW w:w="750" w:type="pct"/>
            <w:tcMar>
              <w:right w:w="0" w:type="dxa"/>
            </w:tcMar>
            <w:vAlign w:val="center"/>
          </w:tcPr>
          <w:p w14:paraId="4895632D" w14:textId="366873BC" w:rsidR="00660596" w:rsidRDefault="00660596" w:rsidP="00660596">
            <w:pPr>
              <w:jc w:val="right"/>
            </w:pPr>
            <w:bookmarkStart w:id="146" w:name="_Ref34042946"/>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3</w:t>
            </w:r>
            <w:r w:rsidR="001C2707">
              <w:rPr>
                <w:noProof/>
              </w:rPr>
              <w:fldChar w:fldCharType="end"/>
            </w:r>
            <w:r>
              <w:t>)</w:t>
            </w:r>
            <w:bookmarkEnd w:id="146"/>
          </w:p>
        </w:tc>
      </w:tr>
    </w:tbl>
    <w:p w14:paraId="467D926B" w14:textId="0FE20D18" w:rsidR="00660596" w:rsidRDefault="00660596" w:rsidP="008010F8">
      <w:pPr>
        <w:pStyle w:val="BPDPNormln"/>
      </w:pPr>
    </w:p>
    <w:p w14:paraId="6D653DEA" w14:textId="2E58DDE4" w:rsidR="00660596" w:rsidRDefault="00660596" w:rsidP="008010F8">
      <w:pPr>
        <w:pStyle w:val="BPDPNormln"/>
      </w:pPr>
      <w:r>
        <w:t xml:space="preserve">Vzdálenost bodu od hranice je dána vztahem </w:t>
      </w:r>
      <w:r>
        <w:fldChar w:fldCharType="begin"/>
      </w:r>
      <w:r>
        <w:instrText xml:space="preserve"> REF _Ref34042946 \h </w:instrText>
      </w:r>
      <w:r>
        <w:fldChar w:fldCharType="separate"/>
      </w:r>
      <w:r w:rsidR="007E0F00">
        <w:t>(</w:t>
      </w:r>
      <w:r w:rsidR="007E0F00">
        <w:rPr>
          <w:noProof/>
        </w:rPr>
        <w:t>5</w:t>
      </w:r>
      <w:r w:rsidR="007E0F00">
        <w:t>.</w:t>
      </w:r>
      <w:r w:rsidR="007E0F00">
        <w:rPr>
          <w:noProof/>
        </w:rPr>
        <w:t>3</w:t>
      </w:r>
      <w:r w:rsidR="007E0F00">
        <w:t>)</w:t>
      </w:r>
      <w:r>
        <w:fldChar w:fldCharType="end"/>
      </w:r>
      <w:r w:rsidR="00BF0600">
        <w:t xml:space="preserve">. Souřadnice vektoru </w:t>
      </w:r>
      <w:r w:rsidR="00BF0600" w:rsidRPr="00876D9D">
        <w:rPr>
          <w:b/>
          <w:i/>
        </w:rPr>
        <w:t>w</w:t>
      </w:r>
      <w:r w:rsidR="00BF0600">
        <w:t xml:space="preserve"> určují orientaci hranice.</w:t>
      </w:r>
      <w:r>
        <w:t xml:space="preserve"> Je-li výsledek funkce </w:t>
      </w:r>
      <w:r w:rsidRPr="00660596">
        <w:rPr>
          <w:i/>
        </w:rPr>
        <w:t>h(x)</w:t>
      </w:r>
      <w:r>
        <w:t xml:space="preserve"> v nejbližším bodě první klasifikační třídy rov</w:t>
      </w:r>
      <w:r w:rsidR="00A347F9">
        <w:t>en</w:t>
      </w:r>
      <w:r>
        <w:t xml:space="preserve"> +1 </w:t>
      </w:r>
      <w:proofErr w:type="gramStart"/>
      <w:r>
        <w:t>a -1</w:t>
      </w:r>
      <w:proofErr w:type="gramEnd"/>
      <w:r>
        <w:t xml:space="preserve"> v nejbližším bodě druhé klasifikační třídy, je šířka tolerančního pásma definována dle vztahu </w:t>
      </w:r>
      <w:r>
        <w:fldChar w:fldCharType="begin"/>
      </w:r>
      <w:r>
        <w:instrText xml:space="preserve"> REF _Ref34043347 \h </w:instrText>
      </w:r>
      <w:r>
        <w:fldChar w:fldCharType="separate"/>
      </w:r>
      <w:r w:rsidR="007E0F00">
        <w:t>(</w:t>
      </w:r>
      <w:r w:rsidR="007E0F00">
        <w:rPr>
          <w:noProof/>
        </w:rPr>
        <w:t>5</w:t>
      </w:r>
      <w:r w:rsidR="007E0F00">
        <w:t>.</w:t>
      </w:r>
      <w:r w:rsidR="007E0F00">
        <w:rPr>
          <w:noProof/>
        </w:rPr>
        <w:t>4</w:t>
      </w:r>
      <w:r w:rsidR="007E0F00">
        <w:t>)</w:t>
      </w:r>
      <w:r>
        <w:fldChar w:fldCharType="end"/>
      </w:r>
      <w:r>
        <w:t>.</w:t>
      </w:r>
    </w:p>
    <w:p w14:paraId="460E6117" w14:textId="30AF9615" w:rsidR="00660596" w:rsidRDefault="00660596"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60596" w14:paraId="6F4FA433" w14:textId="77777777" w:rsidTr="00660596">
        <w:tc>
          <w:tcPr>
            <w:tcW w:w="750" w:type="pct"/>
          </w:tcPr>
          <w:p w14:paraId="158E5454" w14:textId="77777777" w:rsidR="00660596" w:rsidRDefault="00660596" w:rsidP="008B45A1"/>
        </w:tc>
        <w:tc>
          <w:tcPr>
            <w:tcW w:w="0" w:type="auto"/>
          </w:tcPr>
          <w:p w14:paraId="1045DC75" w14:textId="64B61224" w:rsidR="00660596" w:rsidRDefault="00871983" w:rsidP="00B509D7">
            <w:pPr>
              <w:jc w:val="center"/>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e>
                    </m:d>
                  </m:den>
                </m:f>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1</m:t>
                    </m:r>
                  </m:num>
                  <m:den>
                    <m:d>
                      <m:dPr>
                        <m:begChr m:val="‖"/>
                        <m:endChr m:val="‖"/>
                        <m:ctrlPr>
                          <w:rPr>
                            <w:rStyle w:val="Zstupntext"/>
                            <w:rFonts w:ascii="Cambria Math" w:hAnsi="Cambria Math"/>
                            <w:i/>
                            <w:color w:val="auto"/>
                          </w:rPr>
                        </m:ctrlPr>
                      </m:dPr>
                      <m:e>
                        <m:r>
                          <m:rPr>
                            <m:sty m:val="bi"/>
                          </m:rPr>
                          <w:rPr>
                            <w:rStyle w:val="Zstupntext"/>
                            <w:rFonts w:ascii="Cambria Math" w:hAnsi="Cambria Math"/>
                            <w:color w:val="auto"/>
                          </w:rPr>
                          <m:t>w</m:t>
                        </m:r>
                      </m:e>
                    </m:d>
                  </m:den>
                </m:f>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2</m:t>
                    </m:r>
                  </m:num>
                  <m:den>
                    <m:d>
                      <m:dPr>
                        <m:begChr m:val="‖"/>
                        <m:endChr m:val="‖"/>
                        <m:ctrlPr>
                          <w:rPr>
                            <w:rStyle w:val="Zstupntext"/>
                            <w:rFonts w:ascii="Cambria Math" w:hAnsi="Cambria Math"/>
                            <w:i/>
                            <w:color w:val="auto"/>
                          </w:rPr>
                        </m:ctrlPr>
                      </m:dPr>
                      <m:e>
                        <m:r>
                          <m:rPr>
                            <m:sty m:val="bi"/>
                          </m:rPr>
                          <w:rPr>
                            <w:rStyle w:val="Zstupntext"/>
                            <w:rFonts w:ascii="Cambria Math" w:hAnsi="Cambria Math"/>
                            <w:color w:val="auto"/>
                          </w:rPr>
                          <m:t>w</m:t>
                        </m:r>
                      </m:e>
                    </m:d>
                  </m:den>
                </m:f>
              </m:oMath>
            </m:oMathPara>
          </w:p>
        </w:tc>
        <w:tc>
          <w:tcPr>
            <w:tcW w:w="750" w:type="pct"/>
            <w:tcMar>
              <w:right w:w="0" w:type="dxa"/>
            </w:tcMar>
            <w:vAlign w:val="center"/>
          </w:tcPr>
          <w:p w14:paraId="632721FC" w14:textId="7D995751" w:rsidR="00660596" w:rsidRDefault="00660596" w:rsidP="00660596">
            <w:pPr>
              <w:jc w:val="right"/>
            </w:pPr>
            <w:bookmarkStart w:id="147" w:name="_Ref34043347"/>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4</w:t>
            </w:r>
            <w:r w:rsidR="001C2707">
              <w:rPr>
                <w:noProof/>
              </w:rPr>
              <w:fldChar w:fldCharType="end"/>
            </w:r>
            <w:r>
              <w:t>)</w:t>
            </w:r>
            <w:bookmarkEnd w:id="147"/>
          </w:p>
        </w:tc>
      </w:tr>
    </w:tbl>
    <w:p w14:paraId="510447D3" w14:textId="6FC55E7F" w:rsidR="006C5CB2" w:rsidRDefault="006C5CB2" w:rsidP="008010F8">
      <w:pPr>
        <w:pStyle w:val="BPDPNormln"/>
      </w:pPr>
    </w:p>
    <w:p w14:paraId="01C72EA5" w14:textId="14D74EDA" w:rsidR="00A74417" w:rsidRDefault="00A74417" w:rsidP="008010F8">
      <w:pPr>
        <w:pStyle w:val="BPDPNormln"/>
      </w:pPr>
      <w:r>
        <w:t xml:space="preserve">Z toho vyplývá definice kritéria pro stanovení hranice </w:t>
      </w:r>
      <w:r>
        <w:fldChar w:fldCharType="begin"/>
      </w:r>
      <w:r>
        <w:instrText xml:space="preserve"> REF _Ref34050945 \h </w:instrText>
      </w:r>
      <w:r>
        <w:fldChar w:fldCharType="separate"/>
      </w:r>
      <w:r w:rsidR="007E0F00">
        <w:t>(</w:t>
      </w:r>
      <w:r w:rsidR="007E0F00">
        <w:rPr>
          <w:noProof/>
        </w:rPr>
        <w:t>5</w:t>
      </w:r>
      <w:r w:rsidR="007E0F00">
        <w:t>.</w:t>
      </w:r>
      <w:r w:rsidR="007E0F00">
        <w:rPr>
          <w:noProof/>
        </w:rPr>
        <w:t>5</w:t>
      </w:r>
      <w:r w:rsidR="007E0F00">
        <w:t>)</w:t>
      </w:r>
      <w:r>
        <w:fldChar w:fldCharType="end"/>
      </w:r>
      <w:r>
        <w:t>, kde je hledáno minimum</w:t>
      </w:r>
      <w:r w:rsidR="00402553">
        <w:t xml:space="preserve"> funkce</w:t>
      </w:r>
      <w:r>
        <w:t>.</w:t>
      </w:r>
    </w:p>
    <w:p w14:paraId="3E8054F2" w14:textId="5C479B75" w:rsidR="00A74417" w:rsidRDefault="00A74417"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74417" w14:paraId="0D3A13DF" w14:textId="77777777" w:rsidTr="00A74417">
        <w:tc>
          <w:tcPr>
            <w:tcW w:w="750" w:type="pct"/>
          </w:tcPr>
          <w:p w14:paraId="731A17CE" w14:textId="77777777" w:rsidR="00A74417" w:rsidRDefault="00A74417" w:rsidP="008B45A1"/>
        </w:tc>
        <w:tc>
          <w:tcPr>
            <w:tcW w:w="0" w:type="auto"/>
          </w:tcPr>
          <w:p w14:paraId="4B10249C" w14:textId="0A2B5164" w:rsidR="00A74417" w:rsidRDefault="00A74417" w:rsidP="00B509D7">
            <w:pPr>
              <w:jc w:val="center"/>
            </w:pPr>
            <m:oMathPara>
              <m:oMath>
                <m:r>
                  <w:rPr>
                    <w:rFonts w:ascii="Cambria Math" w:hAnsi="Cambria Math"/>
                  </w:rPr>
                  <m:t>J</m:t>
                </m:r>
                <m:d>
                  <m:dPr>
                    <m:ctrlPr>
                      <w:rPr>
                        <w:rFonts w:ascii="Cambria Math" w:hAnsi="Cambria Math"/>
                        <w:i/>
                      </w:rPr>
                    </m:ctrlPr>
                  </m:dPr>
                  <m:e>
                    <m:r>
                      <m:rPr>
                        <m:sty m:val="bi"/>
                      </m:rPr>
                      <w:rPr>
                        <w:rFonts w:ascii="Cambria Math" w:hAnsi="Cambria Math"/>
                      </w:rPr>
                      <m:t>w</m:t>
                    </m:r>
                    <m: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num>
                  <m:den>
                    <m:r>
                      <w:rPr>
                        <w:rFonts w:ascii="Cambria Math" w:hAnsi="Cambria Math"/>
                      </w:rPr>
                      <m:t>2</m:t>
                    </m:r>
                  </m:den>
                </m:f>
              </m:oMath>
            </m:oMathPara>
          </w:p>
        </w:tc>
        <w:tc>
          <w:tcPr>
            <w:tcW w:w="750" w:type="pct"/>
            <w:tcMar>
              <w:right w:w="0" w:type="dxa"/>
            </w:tcMar>
            <w:vAlign w:val="center"/>
          </w:tcPr>
          <w:p w14:paraId="4559485E" w14:textId="7229418D" w:rsidR="00A74417" w:rsidRDefault="00A74417" w:rsidP="00A74417">
            <w:pPr>
              <w:jc w:val="right"/>
            </w:pPr>
            <w:bookmarkStart w:id="148" w:name="_Ref34050945"/>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5</w:t>
            </w:r>
            <w:r w:rsidR="001C2707">
              <w:rPr>
                <w:noProof/>
              </w:rPr>
              <w:fldChar w:fldCharType="end"/>
            </w:r>
            <w:r>
              <w:t>)</w:t>
            </w:r>
            <w:bookmarkEnd w:id="148"/>
          </w:p>
        </w:tc>
      </w:tr>
    </w:tbl>
    <w:p w14:paraId="6E1D196C" w14:textId="1C3984FA" w:rsidR="00660596" w:rsidRDefault="00660596" w:rsidP="008010F8">
      <w:pPr>
        <w:pStyle w:val="BPDPNormln"/>
      </w:pPr>
    </w:p>
    <w:p w14:paraId="65AF1B99" w14:textId="77115BE9" w:rsidR="00402553" w:rsidRDefault="00402553" w:rsidP="008010F8">
      <w:pPr>
        <w:pStyle w:val="BPDPNormln"/>
      </w:pPr>
      <w:r>
        <w:t xml:space="preserve">Za podmínky </w:t>
      </w:r>
      <w:r>
        <w:fldChar w:fldCharType="begin"/>
      </w:r>
      <w:r>
        <w:instrText xml:space="preserve"> REF _Ref34051581 \h </w:instrText>
      </w:r>
      <w:r>
        <w:fldChar w:fldCharType="separate"/>
      </w:r>
      <w:r w:rsidR="007E0F00">
        <w:t>(</w:t>
      </w:r>
      <w:r w:rsidR="007E0F00">
        <w:rPr>
          <w:noProof/>
        </w:rPr>
        <w:t>5</w:t>
      </w:r>
      <w:r w:rsidR="007E0F00">
        <w:t>.</w:t>
      </w:r>
      <w:r w:rsidR="007E0F00">
        <w:rPr>
          <w:noProof/>
        </w:rPr>
        <w:t>6</w:t>
      </w:r>
      <w:r w:rsidR="007E0F00">
        <w:t>)</w:t>
      </w:r>
      <w:r>
        <w:fldChar w:fldCharType="end"/>
      </w:r>
      <w:r>
        <w:t>.</w:t>
      </w:r>
    </w:p>
    <w:p w14:paraId="3FD4F706" w14:textId="6815849B" w:rsidR="00402553" w:rsidRDefault="00402553"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326"/>
        <w:gridCol w:w="1292"/>
      </w:tblGrid>
      <w:tr w:rsidR="00402553" w14:paraId="151DF8BC" w14:textId="77777777" w:rsidTr="00402553">
        <w:tc>
          <w:tcPr>
            <w:tcW w:w="577" w:type="pct"/>
          </w:tcPr>
          <w:p w14:paraId="6F74C6CD" w14:textId="77777777" w:rsidR="00402553" w:rsidRDefault="00402553" w:rsidP="008B45A1"/>
        </w:tc>
        <w:tc>
          <w:tcPr>
            <w:tcW w:w="3673" w:type="pct"/>
          </w:tcPr>
          <w:p w14:paraId="6DFBA4A6" w14:textId="5D613212" w:rsidR="00402553" w:rsidRPr="00402553" w:rsidRDefault="00871983" w:rsidP="00B509D7">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d>
                  <m:dPr>
                    <m:ctrlPr>
                      <w:rPr>
                        <w:rStyle w:val="Zstupntext"/>
                        <w:rFonts w:ascii="Cambria Math" w:hAnsi="Cambria Math"/>
                        <w:color w:val="auto"/>
                      </w:rPr>
                    </m:ctrlPr>
                  </m:dPr>
                  <m:e>
                    <m:sSup>
                      <m:sSupPr>
                        <m:ctrlPr>
                          <w:rPr>
                            <w:rStyle w:val="Zstupntext"/>
                            <w:rFonts w:ascii="Cambria Math" w:hAnsi="Cambria Math"/>
                            <w:b/>
                            <w:color w:val="auto"/>
                          </w:rPr>
                        </m:ctrlPr>
                      </m:sSupPr>
                      <m:e>
                        <m:r>
                          <m:rPr>
                            <m:sty m:val="bi"/>
                          </m:rPr>
                          <w:rPr>
                            <w:rStyle w:val="Zstupntext"/>
                            <w:rFonts w:ascii="Cambria Math" w:hAnsi="Cambria Math"/>
                            <w:color w:val="auto"/>
                          </w:rPr>
                          <m:t>w</m:t>
                        </m:r>
                      </m:e>
                      <m:sup>
                        <m:r>
                          <m:rPr>
                            <m:sty m:val="bi"/>
                          </m:rPr>
                          <w:rPr>
                            <w:rStyle w:val="Zstupntext"/>
                            <w:rFonts w:ascii="Cambria Math" w:hAnsi="Cambria Math"/>
                            <w:color w:val="auto"/>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m:rPr>
                        <m:sty m:val="p"/>
                      </m:rPr>
                      <w:rPr>
                        <w:rStyle w:val="Zstupntext"/>
                        <w:rFonts w:ascii="Cambria Math" w:hAnsi="Cambria Math"/>
                        <w:color w:val="auto"/>
                      </w:rPr>
                      <m:t>+</m:t>
                    </m:r>
                    <m:sSub>
                      <m:sSubPr>
                        <m:ctrlPr>
                          <w:rPr>
                            <w:rStyle w:val="Zstupntext"/>
                            <w:rFonts w:ascii="Cambria Math" w:hAnsi="Cambria Math"/>
                            <w:color w:val="auto"/>
                          </w:rPr>
                        </m:ctrlPr>
                      </m:sSubPr>
                      <m:e>
                        <m:r>
                          <m:rPr>
                            <m:sty m:val="bi"/>
                          </m:rPr>
                          <w:rPr>
                            <w:rStyle w:val="Zstupntext"/>
                            <w:rFonts w:ascii="Cambria Math" w:hAnsi="Cambria Math"/>
                            <w:color w:val="auto"/>
                          </w:rPr>
                          <m:t>w</m:t>
                        </m:r>
                      </m:e>
                      <m:sub>
                        <m:r>
                          <w:rPr>
                            <w:rStyle w:val="Zstupntext"/>
                            <w:rFonts w:ascii="Cambria Math" w:hAnsi="Cambria Math"/>
                            <w:color w:val="auto"/>
                          </w:rPr>
                          <m:t>0</m:t>
                        </m:r>
                      </m:sub>
                    </m:sSub>
                  </m:e>
                </m:d>
                <m:r>
                  <m:rPr>
                    <m:sty m:val="p"/>
                  </m:rPr>
                  <w:rPr>
                    <w:rStyle w:val="Zstupntext"/>
                    <w:rFonts w:ascii="Cambria Math" w:hAnsi="Cambria Math"/>
                    <w:color w:val="auto"/>
                  </w:rPr>
                  <m:t xml:space="preserve">≥1, pro všechma </m:t>
                </m:r>
                <m:r>
                  <w:rPr>
                    <w:rStyle w:val="Zstupntext"/>
                    <w:rFonts w:ascii="Cambria Math" w:hAnsi="Cambria Math"/>
                    <w:color w:val="auto"/>
                  </w:rPr>
                  <m:t>x</m:t>
                </m:r>
                <m:r>
                  <m:rPr>
                    <m:sty m:val="p"/>
                  </m:rPr>
                  <w:rPr>
                    <w:rStyle w:val="Zstupntext"/>
                    <w:rFonts w:ascii="Cambria Math" w:hAnsi="Cambria Math"/>
                    <w:color w:val="auto"/>
                  </w:rPr>
                  <m:t xml:space="preserve"> trénovací množiny</m:t>
                </m:r>
              </m:oMath>
            </m:oMathPara>
          </w:p>
        </w:tc>
        <w:tc>
          <w:tcPr>
            <w:tcW w:w="750" w:type="pct"/>
            <w:tcMar>
              <w:right w:w="0" w:type="dxa"/>
            </w:tcMar>
          </w:tcPr>
          <w:p w14:paraId="69E87002" w14:textId="4E692B3B" w:rsidR="00402553" w:rsidRDefault="00402553" w:rsidP="00B509D7">
            <w:pPr>
              <w:jc w:val="right"/>
            </w:pPr>
            <w:bookmarkStart w:id="149" w:name="_Ref34051581"/>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6</w:t>
            </w:r>
            <w:r w:rsidR="001C2707">
              <w:rPr>
                <w:noProof/>
              </w:rPr>
              <w:fldChar w:fldCharType="end"/>
            </w:r>
            <w:r>
              <w:t>)</w:t>
            </w:r>
            <w:bookmarkEnd w:id="149"/>
          </w:p>
        </w:tc>
      </w:tr>
    </w:tbl>
    <w:p w14:paraId="1C8D2FF0" w14:textId="77777777" w:rsidR="00402553" w:rsidRPr="00660596" w:rsidRDefault="00402553" w:rsidP="008010F8">
      <w:pPr>
        <w:pStyle w:val="BPDPNormln"/>
      </w:pPr>
    </w:p>
    <w:p w14:paraId="16537BB3" w14:textId="66F452AD" w:rsidR="00402553" w:rsidRPr="00402553" w:rsidRDefault="00402553" w:rsidP="008010F8">
      <w:pPr>
        <w:pStyle w:val="BPDPNormln"/>
      </w:pPr>
      <w:r>
        <w:t xml:space="preserve">Kde </w:t>
      </w:r>
      <w:proofErr w:type="spellStart"/>
      <w:r w:rsidRPr="003C785D">
        <w:t>y</w:t>
      </w:r>
      <w:r w:rsidR="001F7B6E" w:rsidRPr="003C785D">
        <w:rPr>
          <w:vertAlign w:val="subscript"/>
        </w:rPr>
        <w:t>k</w:t>
      </w:r>
      <w:proofErr w:type="spellEnd"/>
      <w:r w:rsidRPr="001F7B6E">
        <w:rPr>
          <w:b/>
        </w:rPr>
        <w:t xml:space="preserve"> = </w:t>
      </w:r>
      <w:r w:rsidRPr="003C785D">
        <w:t>1</w:t>
      </w:r>
      <w:r>
        <w:t xml:space="preserve"> pro první třídu a </w:t>
      </w:r>
      <w:proofErr w:type="spellStart"/>
      <w:r w:rsidRPr="003C785D">
        <w:t>y</w:t>
      </w:r>
      <w:r w:rsidR="001F7B6E" w:rsidRPr="003C785D">
        <w:rPr>
          <w:vertAlign w:val="subscript"/>
        </w:rPr>
        <w:t>k</w:t>
      </w:r>
      <w:proofErr w:type="spellEnd"/>
      <w:r w:rsidRPr="001F7B6E">
        <w:rPr>
          <w:b/>
        </w:rPr>
        <w:t xml:space="preserve"> = </w:t>
      </w:r>
      <w:r w:rsidRPr="003C785D">
        <w:t>-1</w:t>
      </w:r>
      <w:r>
        <w:t xml:space="preserve"> pro druhou třídu. </w:t>
      </w:r>
      <w:r w:rsidR="00947FA7">
        <w:fldChar w:fldCharType="begin"/>
      </w:r>
      <w:r w:rsidR="00947FA7">
        <w:instrText xml:space="preserve"> REF _Ref40809071 \r \h </w:instrText>
      </w:r>
      <w:r w:rsidR="00947FA7">
        <w:fldChar w:fldCharType="separate"/>
      </w:r>
      <w:r w:rsidR="007E0F00">
        <w:t>[16]</w:t>
      </w:r>
      <w:r w:rsidR="00947FA7">
        <w:fldChar w:fldCharType="end"/>
      </w:r>
      <w:r w:rsidR="00947FA7">
        <w:fldChar w:fldCharType="begin"/>
      </w:r>
      <w:r w:rsidR="00947FA7">
        <w:instrText xml:space="preserve"> REF _Ref40809013 \r \h </w:instrText>
      </w:r>
      <w:r w:rsidR="00947FA7">
        <w:fldChar w:fldCharType="separate"/>
      </w:r>
      <w:r w:rsidR="007E0F00">
        <w:t>[13]</w:t>
      </w:r>
      <w:r w:rsidR="00947FA7">
        <w:fldChar w:fldCharType="end"/>
      </w:r>
      <w:r w:rsidR="00947FA7">
        <w:fldChar w:fldCharType="begin"/>
      </w:r>
      <w:r w:rsidR="00947FA7">
        <w:instrText xml:space="preserve"> REF _Ref40809788 \r \h </w:instrText>
      </w:r>
      <w:r w:rsidR="00947FA7">
        <w:fldChar w:fldCharType="separate"/>
      </w:r>
      <w:r w:rsidR="007E0F00">
        <w:t>[19]</w:t>
      </w:r>
      <w:r w:rsidR="00947FA7">
        <w:fldChar w:fldCharType="end"/>
      </w:r>
    </w:p>
    <w:p w14:paraId="4243E30E" w14:textId="69EE642B" w:rsidR="009A5AFE" w:rsidRDefault="003B4218" w:rsidP="008010F8">
      <w:pPr>
        <w:pStyle w:val="BPDPNormln"/>
      </w:pPr>
      <w:r>
        <w:t xml:space="preserve">Jsou-li klasifikační třídy </w:t>
      </w:r>
      <w:r w:rsidR="007564F2">
        <w:t xml:space="preserve">lineárně </w:t>
      </w:r>
      <w:proofErr w:type="spellStart"/>
      <w:r>
        <w:t>nese</w:t>
      </w:r>
      <w:r w:rsidR="007564F2">
        <w:t>parovatelné</w:t>
      </w:r>
      <w:proofErr w:type="spellEnd"/>
      <w:r w:rsidR="007564F2">
        <w:t xml:space="preserve"> podmínka </w:t>
      </w:r>
      <w:r w:rsidR="007564F2">
        <w:fldChar w:fldCharType="begin"/>
      </w:r>
      <w:r w:rsidR="007564F2">
        <w:instrText xml:space="preserve"> REF _Ref34051581 \h </w:instrText>
      </w:r>
      <w:r w:rsidR="007564F2">
        <w:fldChar w:fldCharType="separate"/>
      </w:r>
      <w:r w:rsidR="007E0F00">
        <w:t>(</w:t>
      </w:r>
      <w:r w:rsidR="007E0F00">
        <w:rPr>
          <w:noProof/>
        </w:rPr>
        <w:t>5</w:t>
      </w:r>
      <w:r w:rsidR="007E0F00">
        <w:t>.</w:t>
      </w:r>
      <w:r w:rsidR="007E0F00">
        <w:rPr>
          <w:noProof/>
        </w:rPr>
        <w:t>6</w:t>
      </w:r>
      <w:r w:rsidR="007E0F00">
        <w:t>)</w:t>
      </w:r>
      <w:r w:rsidR="007564F2">
        <w:fldChar w:fldCharType="end"/>
      </w:r>
      <w:r w:rsidR="007564F2">
        <w:t xml:space="preserve"> nemůže platit pro všechny objekty trénovací množiny. Příklad takových to tříd je uveden na obrázku (</w:t>
      </w:r>
      <w:r w:rsidR="007564F2" w:rsidRPr="007564F2">
        <w:fldChar w:fldCharType="begin"/>
      </w:r>
      <w:r w:rsidR="007564F2" w:rsidRPr="007564F2">
        <w:instrText xml:space="preserve"> REF _Ref34053329 \h  \* MERGEFORMAT </w:instrText>
      </w:r>
      <w:r w:rsidR="007564F2" w:rsidRPr="007564F2">
        <w:fldChar w:fldCharType="separate"/>
      </w:r>
      <w:r w:rsidR="007E0F00" w:rsidRPr="007E0F00">
        <w:t xml:space="preserve">Obr. </w:t>
      </w:r>
      <w:r w:rsidR="007E0F00" w:rsidRPr="007E0F00">
        <w:rPr>
          <w:noProof/>
        </w:rPr>
        <w:t>5</w:t>
      </w:r>
      <w:r w:rsidR="007E0F00" w:rsidRPr="007E0F00">
        <w:t>.</w:t>
      </w:r>
      <w:r w:rsidR="007E0F00" w:rsidRPr="007E0F00">
        <w:rPr>
          <w:noProof/>
        </w:rPr>
        <w:t>7</w:t>
      </w:r>
      <w:r w:rsidR="007564F2" w:rsidRPr="007564F2">
        <w:fldChar w:fldCharType="end"/>
      </w:r>
      <w:r w:rsidR="007564F2">
        <w:t>). Je vidět, že některé objekty jsou již</w:t>
      </w:r>
      <w:r w:rsidR="00BF6643">
        <w:t xml:space="preserve"> v tolerančním pásmu</w:t>
      </w:r>
      <w:r w:rsidR="00520F59">
        <w:t>,</w:t>
      </w:r>
      <w:r w:rsidR="00BF6643">
        <w:t xml:space="preserve"> a dokonce i</w:t>
      </w:r>
      <w:r w:rsidR="007564F2">
        <w:t xml:space="preserve"> za hranící a</w:t>
      </w:r>
      <w:r w:rsidR="00520F59">
        <w:t> </w:t>
      </w:r>
      <w:r w:rsidR="007564F2">
        <w:t xml:space="preserve">budou špatně klasifikovány. </w:t>
      </w:r>
    </w:p>
    <w:p w14:paraId="2CB379C9" w14:textId="7C53D6B4" w:rsidR="007564F2" w:rsidRDefault="007564F2" w:rsidP="008010F8">
      <w:pPr>
        <w:pStyle w:val="BPDPNormln"/>
      </w:pPr>
    </w:p>
    <w:p w14:paraId="35FE293B" w14:textId="77777777" w:rsidR="007564F2" w:rsidRDefault="007564F2" w:rsidP="00350A05">
      <w:pPr>
        <w:pStyle w:val="BPDPNormln"/>
        <w:jc w:val="center"/>
      </w:pPr>
      <w:r>
        <w:rPr>
          <w:noProof/>
        </w:rPr>
        <w:lastRenderedPageBreak/>
        <w:drawing>
          <wp:inline distT="0" distB="0" distL="0" distR="0" wp14:anchorId="1D2F782E" wp14:editId="4BDA24F8">
            <wp:extent cx="4323559" cy="3240000"/>
            <wp:effectExtent l="0" t="0" r="127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VM_02.emf"/>
                    <pic:cNvPicPr/>
                  </pic:nvPicPr>
                  <pic:blipFill>
                    <a:blip r:embed="rId3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760AA8E" w14:textId="1B4F13D7" w:rsidR="007564F2" w:rsidRPr="007564F2" w:rsidRDefault="007564F2" w:rsidP="007564F2">
      <w:pPr>
        <w:pStyle w:val="Titulek"/>
        <w:jc w:val="center"/>
        <w:rPr>
          <w:b w:val="0"/>
        </w:rPr>
      </w:pPr>
      <w:bookmarkStart w:id="150" w:name="_Ref34053329"/>
      <w:bookmarkStart w:id="151" w:name="_Toc41489594"/>
      <w:r w:rsidRPr="007564F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7</w:t>
      </w:r>
      <w:r w:rsidR="00E73D21">
        <w:rPr>
          <w:b w:val="0"/>
        </w:rPr>
        <w:fldChar w:fldCharType="end"/>
      </w:r>
      <w:bookmarkEnd w:id="150"/>
      <w:r w:rsidRPr="007564F2">
        <w:rPr>
          <w:b w:val="0"/>
        </w:rPr>
        <w:t xml:space="preserve">: Lineárně </w:t>
      </w:r>
      <w:proofErr w:type="spellStart"/>
      <w:r w:rsidRPr="007564F2">
        <w:rPr>
          <w:b w:val="0"/>
        </w:rPr>
        <w:t>nesepar</w:t>
      </w:r>
      <w:r w:rsidR="00353698">
        <w:rPr>
          <w:b w:val="0"/>
        </w:rPr>
        <w:t>ovatelné</w:t>
      </w:r>
      <w:proofErr w:type="spellEnd"/>
      <w:r w:rsidRPr="007564F2">
        <w:rPr>
          <w:b w:val="0"/>
        </w:rPr>
        <w:t xml:space="preserve"> třídy</w:t>
      </w:r>
      <w:bookmarkEnd w:id="151"/>
    </w:p>
    <w:p w14:paraId="416A5E29" w14:textId="17825530" w:rsidR="009A5AFE" w:rsidRDefault="007564F2" w:rsidP="008010F8">
      <w:pPr>
        <w:pStyle w:val="BPDPNormln"/>
      </w:pPr>
      <w:r>
        <w:t xml:space="preserve">Někdy také může být výhodnější vytvořit robustnější klasifikátor s širším </w:t>
      </w:r>
      <w:r w:rsidR="001F7B6E">
        <w:t xml:space="preserve">tolerančním pásmem za cenu špatné klasifikace několika málo objektů. Klasifikátory s úzkým tolerančním pásmem nemusí správně třídit nové testovací objekty. </w:t>
      </w:r>
      <w:r w:rsidR="00947FA7">
        <w:fldChar w:fldCharType="begin"/>
      </w:r>
      <w:r w:rsidR="00947FA7">
        <w:instrText xml:space="preserve"> REF _Ref40809013 \r \h </w:instrText>
      </w:r>
      <w:r w:rsidR="00947FA7">
        <w:fldChar w:fldCharType="separate"/>
      </w:r>
      <w:r w:rsidR="007E0F00">
        <w:t>[13]</w:t>
      </w:r>
      <w:r w:rsidR="00947FA7">
        <w:fldChar w:fldCharType="end"/>
      </w:r>
    </w:p>
    <w:p w14:paraId="3F54F6D5" w14:textId="719B6E5A" w:rsidR="001F7B6E" w:rsidRDefault="00F21A54" w:rsidP="008010F8">
      <w:pPr>
        <w:pStyle w:val="BPDPNormln"/>
      </w:pPr>
      <w:r>
        <w:t xml:space="preserve">Kritérium </w:t>
      </w:r>
      <w:r>
        <w:fldChar w:fldCharType="begin"/>
      </w:r>
      <w:r>
        <w:instrText xml:space="preserve"> REF _Ref34051581 \h </w:instrText>
      </w:r>
      <w:r>
        <w:fldChar w:fldCharType="separate"/>
      </w:r>
      <w:r w:rsidR="007E0F00">
        <w:t>(</w:t>
      </w:r>
      <w:r w:rsidR="007E0F00">
        <w:rPr>
          <w:noProof/>
        </w:rPr>
        <w:t>5</w:t>
      </w:r>
      <w:r w:rsidR="007E0F00">
        <w:t>.</w:t>
      </w:r>
      <w:r w:rsidR="007E0F00">
        <w:rPr>
          <w:noProof/>
        </w:rPr>
        <w:t>6</w:t>
      </w:r>
      <w:r w:rsidR="007E0F00">
        <w:t>)</w:t>
      </w:r>
      <w:r>
        <w:fldChar w:fldCharType="end"/>
      </w:r>
      <w:r>
        <w:t xml:space="preserve"> </w:t>
      </w:r>
      <w:r w:rsidR="00000D32">
        <w:t>je</w:t>
      </w:r>
      <w:r>
        <w:t xml:space="preserve"> </w:t>
      </w:r>
      <w:r w:rsidR="00000D32">
        <w:t>tedy</w:t>
      </w:r>
      <w:r>
        <w:t xml:space="preserve"> </w:t>
      </w:r>
      <w:r w:rsidR="00000D32">
        <w:t>u</w:t>
      </w:r>
      <w:r>
        <w:t xml:space="preserve">praveno. </w:t>
      </w:r>
      <w:r w:rsidR="00000D32">
        <w:t>Zavad</w:t>
      </w:r>
      <w:r w:rsidR="00353698">
        <w:t>í</w:t>
      </w:r>
      <w:r w:rsidR="00000D32">
        <w:t xml:space="preserve"> se </w:t>
      </w:r>
      <w:r>
        <w:t xml:space="preserve">nová proměnná </w:t>
      </w:r>
      <w:proofErr w:type="spellStart"/>
      <w:r w:rsidRPr="00F21A54">
        <w:rPr>
          <w:rFonts w:asciiTheme="minorHAnsi" w:eastAsia="Microsoft GothicNeo" w:hAnsiTheme="minorHAnsi" w:cstheme="minorHAnsi"/>
        </w:rPr>
        <w:t>ξ</w:t>
      </w:r>
      <w:r w:rsidRPr="00F21A54">
        <w:rPr>
          <w:rFonts w:asciiTheme="minorHAnsi" w:eastAsia="Microsoft GothicNeo" w:hAnsiTheme="minorHAnsi" w:cstheme="minorHAnsi"/>
          <w:vertAlign w:val="subscript"/>
        </w:rPr>
        <w:t>k</w:t>
      </w:r>
      <w:proofErr w:type="spellEnd"/>
      <w:r w:rsidR="00000D32" w:rsidRPr="00000D32">
        <w:rPr>
          <w:rFonts w:eastAsia="Microsoft GothicNeo"/>
        </w:rPr>
        <w:t>,</w:t>
      </w:r>
      <w:r>
        <w:t xml:space="preserve"> </w:t>
      </w:r>
      <w:r w:rsidRPr="00F21A54">
        <w:t>nazývaná</w:t>
      </w:r>
      <w:r>
        <w:t xml:space="preserve"> relaxační (</w:t>
      </w:r>
      <w:proofErr w:type="spellStart"/>
      <w:r w:rsidRPr="00F21A54">
        <w:t>slack</w:t>
      </w:r>
      <w:proofErr w:type="spellEnd"/>
      <w:r w:rsidRPr="00F21A54">
        <w:t xml:space="preserve"> </w:t>
      </w:r>
      <w:proofErr w:type="spellStart"/>
      <w:r w:rsidRPr="00F21A54">
        <w:t>variable</w:t>
      </w:r>
      <w:proofErr w:type="spellEnd"/>
      <w:r>
        <w:t>) pro kterou platí:</w:t>
      </w:r>
    </w:p>
    <w:p w14:paraId="46202703" w14:textId="58F93A51" w:rsidR="00F21A54" w:rsidRPr="00F21A54" w:rsidRDefault="00000D32" w:rsidP="008010F8">
      <w:pPr>
        <w:pStyle w:val="BPDPNormln"/>
        <w:numPr>
          <w:ilvl w:val="0"/>
          <w:numId w:val="43"/>
        </w:numPr>
      </w:pPr>
      <w:r>
        <w:t>j</w:t>
      </w:r>
      <w:r w:rsidR="00F21A54">
        <w:t xml:space="preserve">e-li objekt mimo toleranční pásma </w:t>
      </w:r>
      <w:proofErr w:type="spellStart"/>
      <w:r w:rsidR="00F21A54" w:rsidRPr="006E111F">
        <w:rPr>
          <w:rFonts w:asciiTheme="minorHAnsi" w:eastAsia="Microsoft GothicNeo" w:hAnsiTheme="minorHAnsi" w:cstheme="minorHAnsi"/>
        </w:rPr>
        <w:t>ξ</w:t>
      </w:r>
      <w:r w:rsidR="00F21A54" w:rsidRPr="006E111F">
        <w:rPr>
          <w:rFonts w:asciiTheme="minorHAnsi" w:eastAsia="Microsoft GothicNeo" w:hAnsiTheme="minorHAnsi" w:cstheme="minorHAnsi"/>
          <w:vertAlign w:val="subscript"/>
        </w:rPr>
        <w:t>k</w:t>
      </w:r>
      <w:proofErr w:type="spellEnd"/>
      <w:r w:rsidR="00F21A54" w:rsidRPr="00BF6643">
        <w:rPr>
          <w:rFonts w:asciiTheme="minorHAnsi" w:eastAsia="Microsoft GothicNeo" w:hAnsiTheme="minorHAnsi" w:cstheme="minorHAnsi"/>
          <w:b/>
          <w:vertAlign w:val="subscript"/>
        </w:rPr>
        <w:t xml:space="preserve"> </w:t>
      </w:r>
      <w:r w:rsidR="00F21A54" w:rsidRPr="00BF6643">
        <w:rPr>
          <w:rFonts w:eastAsia="Microsoft GothicNeo"/>
          <w:b/>
        </w:rPr>
        <w:t xml:space="preserve">= </w:t>
      </w:r>
      <w:r w:rsidR="00F21A54" w:rsidRPr="006E111F">
        <w:rPr>
          <w:rFonts w:eastAsia="Microsoft GothicNeo"/>
        </w:rPr>
        <w:t>0</w:t>
      </w:r>
    </w:p>
    <w:p w14:paraId="1ED3D9D0" w14:textId="4D3BD2B7" w:rsidR="00F21A54" w:rsidRPr="00F21A54" w:rsidRDefault="00000D32" w:rsidP="008010F8">
      <w:pPr>
        <w:pStyle w:val="BPDPNormln"/>
        <w:numPr>
          <w:ilvl w:val="0"/>
          <w:numId w:val="43"/>
        </w:numPr>
      </w:pPr>
      <w:r>
        <w:t>l</w:t>
      </w:r>
      <w:r w:rsidR="00F21A54">
        <w:t xml:space="preserve">eží-li objekt uvnitř tolerančního pásma a je správně klasifikován </w:t>
      </w:r>
      <w:r w:rsidR="00F21A54" w:rsidRPr="006E111F">
        <w:t xml:space="preserve">0 &lt; </w:t>
      </w:r>
      <w:proofErr w:type="spellStart"/>
      <w:r w:rsidR="00F21A54" w:rsidRPr="006E111F">
        <w:rPr>
          <w:rFonts w:asciiTheme="minorHAnsi" w:eastAsia="Microsoft GothicNeo" w:hAnsiTheme="minorHAnsi" w:cstheme="minorHAnsi"/>
        </w:rPr>
        <w:t>ξ</w:t>
      </w:r>
      <w:r w:rsidR="00F21A54" w:rsidRPr="006E111F">
        <w:rPr>
          <w:rFonts w:asciiTheme="minorHAnsi" w:eastAsia="Microsoft GothicNeo" w:hAnsiTheme="minorHAnsi" w:cstheme="minorHAnsi"/>
          <w:vertAlign w:val="subscript"/>
        </w:rPr>
        <w:t>k</w:t>
      </w:r>
      <w:proofErr w:type="spellEnd"/>
      <w:r w:rsidR="00F21A54" w:rsidRPr="006E111F">
        <w:rPr>
          <w:rFonts w:asciiTheme="minorHAnsi" w:eastAsia="Microsoft GothicNeo" w:hAnsiTheme="minorHAnsi" w:cstheme="minorHAnsi"/>
          <w:vertAlign w:val="subscript"/>
        </w:rPr>
        <w:t xml:space="preserve"> </w:t>
      </w:r>
      <w:r w:rsidR="00F21A54" w:rsidRPr="006E111F">
        <w:rPr>
          <w:rFonts w:eastAsia="Microsoft GothicNeo"/>
        </w:rPr>
        <w:t>≤ 1</w:t>
      </w:r>
    </w:p>
    <w:p w14:paraId="3B6DAB92" w14:textId="3BEF2098" w:rsidR="00F21A54" w:rsidRDefault="00000D32" w:rsidP="008010F8">
      <w:pPr>
        <w:pStyle w:val="BPDPNormln"/>
        <w:numPr>
          <w:ilvl w:val="0"/>
          <w:numId w:val="43"/>
        </w:numPr>
      </w:pPr>
      <w:r>
        <w:rPr>
          <w:rFonts w:eastAsia="Microsoft GothicNeo"/>
        </w:rPr>
        <w:t>n</w:t>
      </w:r>
      <w:r w:rsidR="00F21A54">
        <w:rPr>
          <w:rFonts w:eastAsia="Microsoft GothicNeo"/>
        </w:rPr>
        <w:t xml:space="preserve">achází-li se objekt na druhé straně hranice a je špatně vyhodnocen pak </w:t>
      </w:r>
      <w:proofErr w:type="spellStart"/>
      <w:r w:rsidR="00F21A54" w:rsidRPr="006E111F">
        <w:rPr>
          <w:rFonts w:asciiTheme="minorHAnsi" w:eastAsia="Microsoft GothicNeo" w:hAnsiTheme="minorHAnsi" w:cstheme="minorHAnsi"/>
        </w:rPr>
        <w:t>ξ</w:t>
      </w:r>
      <w:r w:rsidR="00F21A54" w:rsidRPr="006E111F">
        <w:rPr>
          <w:rFonts w:asciiTheme="minorHAnsi" w:eastAsia="Microsoft GothicNeo" w:hAnsiTheme="minorHAnsi" w:cstheme="minorHAnsi"/>
          <w:vertAlign w:val="subscript"/>
        </w:rPr>
        <w:t>k</w:t>
      </w:r>
      <w:proofErr w:type="spellEnd"/>
      <w:r w:rsidRPr="00BF6643">
        <w:rPr>
          <w:rFonts w:asciiTheme="minorHAnsi" w:eastAsia="Microsoft GothicNeo" w:hAnsiTheme="minorHAnsi" w:cstheme="minorHAnsi"/>
          <w:b/>
          <w:vertAlign w:val="subscript"/>
        </w:rPr>
        <w:t> </w:t>
      </w:r>
      <w:r w:rsidR="00F21A54" w:rsidRPr="00BF6643">
        <w:rPr>
          <w:b/>
        </w:rPr>
        <w:t>&gt;</w:t>
      </w:r>
      <w:r w:rsidRPr="00BF6643">
        <w:rPr>
          <w:b/>
        </w:rPr>
        <w:t> </w:t>
      </w:r>
      <w:r w:rsidR="00F21A54" w:rsidRPr="006E111F">
        <w:t>1</w:t>
      </w:r>
    </w:p>
    <w:p w14:paraId="5FC24960" w14:textId="51E9198F" w:rsidR="00000D32" w:rsidRDefault="00000D32" w:rsidP="008010F8">
      <w:pPr>
        <w:pStyle w:val="BPDPNormln"/>
      </w:pPr>
      <w:r>
        <w:t xml:space="preserve">Podmínka je tedy nově definována jako </w:t>
      </w:r>
      <w:r>
        <w:fldChar w:fldCharType="begin"/>
      </w:r>
      <w:r>
        <w:instrText xml:space="preserve"> REF _Ref34055027 \h </w:instrText>
      </w:r>
      <w:r>
        <w:fldChar w:fldCharType="separate"/>
      </w:r>
      <w:r w:rsidR="007E0F00">
        <w:t>(</w:t>
      </w:r>
      <w:r w:rsidR="007E0F00">
        <w:rPr>
          <w:noProof/>
        </w:rPr>
        <w:t>5</w:t>
      </w:r>
      <w:r w:rsidR="007E0F00">
        <w:t>.</w:t>
      </w:r>
      <w:r w:rsidR="007E0F00">
        <w:rPr>
          <w:noProof/>
        </w:rPr>
        <w:t>7</w:t>
      </w:r>
      <w:r w:rsidR="007E0F00">
        <w:t>)</w:t>
      </w:r>
      <w:r>
        <w:fldChar w:fldCharType="end"/>
      </w:r>
      <w:r>
        <w:t>.</w:t>
      </w:r>
    </w:p>
    <w:p w14:paraId="5F3D4F77" w14:textId="4E1E7BB2" w:rsidR="00000D32" w:rsidRDefault="00000D32" w:rsidP="008010F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000D32" w14:paraId="75D0B1D6" w14:textId="77777777" w:rsidTr="00000D32">
        <w:tc>
          <w:tcPr>
            <w:tcW w:w="750" w:type="pct"/>
          </w:tcPr>
          <w:p w14:paraId="71964D9C" w14:textId="77777777" w:rsidR="00000D32" w:rsidRDefault="00000D32" w:rsidP="008B45A1"/>
        </w:tc>
        <w:tc>
          <w:tcPr>
            <w:tcW w:w="0" w:type="auto"/>
          </w:tcPr>
          <w:p w14:paraId="2E2C5B4D" w14:textId="5E476717" w:rsidR="00000D32" w:rsidRDefault="00871983" w:rsidP="00B509D7">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d>
                  <m:dPr>
                    <m:ctrlPr>
                      <w:rPr>
                        <w:rStyle w:val="Zstupntext"/>
                        <w:rFonts w:ascii="Cambria Math" w:hAnsi="Cambria Math"/>
                        <w:color w:val="auto"/>
                      </w:rPr>
                    </m:ctrlPr>
                  </m:dPr>
                  <m:e>
                    <m:sSup>
                      <m:sSupPr>
                        <m:ctrlPr>
                          <w:rPr>
                            <w:rStyle w:val="Zstupntext"/>
                            <w:rFonts w:ascii="Cambria Math" w:hAnsi="Cambria Math"/>
                            <w:color w:val="auto"/>
                          </w:rPr>
                        </m:ctrlPr>
                      </m:sSupPr>
                      <m:e>
                        <m:r>
                          <m:rPr>
                            <m:sty m:val="bi"/>
                          </m:rP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m:rPr>
                        <m:sty m:val="p"/>
                      </m:rPr>
                      <w:rPr>
                        <w:rStyle w:val="Zstupntext"/>
                        <w:rFonts w:ascii="Cambria Math" w:hAnsi="Cambria Math"/>
                        <w:color w:val="auto"/>
                      </w:rPr>
                      <m:t>+</m:t>
                    </m:r>
                    <m:sSub>
                      <m:sSubPr>
                        <m:ctrlPr>
                          <w:rPr>
                            <w:rStyle w:val="Zstupntext"/>
                            <w:rFonts w:ascii="Cambria Math" w:hAnsi="Cambria Math"/>
                            <w:b/>
                            <w:color w:val="auto"/>
                          </w:rPr>
                        </m:ctrlPr>
                      </m:sSubPr>
                      <m:e>
                        <m:r>
                          <m:rPr>
                            <m:sty m:val="bi"/>
                          </m:rPr>
                          <w:rPr>
                            <w:rStyle w:val="Zstupntext"/>
                            <w:rFonts w:ascii="Cambria Math" w:hAnsi="Cambria Math"/>
                            <w:color w:val="auto"/>
                          </w:rPr>
                          <m:t>w</m:t>
                        </m:r>
                      </m:e>
                      <m:sub>
                        <m:r>
                          <m:rPr>
                            <m:sty m:val="bi"/>
                          </m:rPr>
                          <w:rPr>
                            <w:rStyle w:val="Zstupntext"/>
                            <w:rFonts w:ascii="Cambria Math" w:hAnsi="Cambria Math"/>
                            <w:color w:val="auto"/>
                          </w:rPr>
                          <m:t>0</m:t>
                        </m:r>
                      </m:sub>
                    </m:sSub>
                  </m:e>
                </m:d>
                <m:r>
                  <m:rPr>
                    <m:sty m:val="p"/>
                  </m:rPr>
                  <w:rPr>
                    <w:rStyle w:val="Zstupntext"/>
                    <w:rFonts w:ascii="Cambria Math" w:hAnsi="Cambria Math"/>
                    <w:color w:val="auto"/>
                  </w:rPr>
                  <m:t>≥1-</m:t>
                </m:r>
                <m:sSub>
                  <m:sSubPr>
                    <m:ctrlPr>
                      <w:rPr>
                        <w:rStyle w:val="Zstupntext"/>
                        <w:rFonts w:ascii="Cambria Math" w:hAnsi="Cambria Math"/>
                        <w:color w:val="auto"/>
                      </w:rPr>
                    </m:ctrlPr>
                  </m:sSubPr>
                  <m:e>
                    <m:r>
                      <m:rPr>
                        <m:sty m:val="p"/>
                      </m:rPr>
                      <w:rPr>
                        <w:rStyle w:val="Zstupntext"/>
                        <w:rFonts w:ascii="Cambria Math" w:hAnsi="Cambria Math"/>
                        <w:color w:val="auto"/>
                      </w:rPr>
                      <m:t>ξ</m:t>
                    </m:r>
                  </m:e>
                  <m:sub>
                    <m:r>
                      <w:rPr>
                        <w:rStyle w:val="Zstupntext"/>
                        <w:rFonts w:ascii="Cambria Math" w:hAnsi="Cambria Math"/>
                        <w:color w:val="auto"/>
                      </w:rPr>
                      <m:t>k</m:t>
                    </m:r>
                  </m:sub>
                </m:sSub>
              </m:oMath>
            </m:oMathPara>
          </w:p>
        </w:tc>
        <w:tc>
          <w:tcPr>
            <w:tcW w:w="750" w:type="pct"/>
            <w:tcMar>
              <w:right w:w="0" w:type="dxa"/>
            </w:tcMar>
            <w:vAlign w:val="center"/>
          </w:tcPr>
          <w:p w14:paraId="76B76CAA" w14:textId="4C3A3DCC" w:rsidR="00000D32" w:rsidRDefault="00000D32" w:rsidP="00000D32">
            <w:pPr>
              <w:jc w:val="right"/>
            </w:pPr>
            <w:bookmarkStart w:id="152" w:name="_Ref34055027"/>
            <w:r>
              <w:t>(</w:t>
            </w:r>
            <w:r w:rsidR="001C2707">
              <w:rPr>
                <w:noProof/>
              </w:rPr>
              <w:fldChar w:fldCharType="begin"/>
            </w:r>
            <w:r w:rsidR="001C2707">
              <w:rPr>
                <w:noProof/>
              </w:rPr>
              <w:instrText xml:space="preserve"> STYLEREF 1 \s </w:instrText>
            </w:r>
            <w:r w:rsidR="001C2707">
              <w:rPr>
                <w:noProof/>
              </w:rPr>
              <w:fldChar w:fldCharType="separate"/>
            </w:r>
            <w:r w:rsidR="007E0F00">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7E0F00">
              <w:rPr>
                <w:noProof/>
              </w:rPr>
              <w:t>7</w:t>
            </w:r>
            <w:r w:rsidR="001C2707">
              <w:rPr>
                <w:noProof/>
              </w:rPr>
              <w:fldChar w:fldCharType="end"/>
            </w:r>
            <w:r>
              <w:t>)</w:t>
            </w:r>
            <w:bookmarkEnd w:id="152"/>
          </w:p>
        </w:tc>
      </w:tr>
    </w:tbl>
    <w:p w14:paraId="027C31FC" w14:textId="092D7A54" w:rsidR="00000D32" w:rsidRDefault="00000D32" w:rsidP="008010F8">
      <w:pPr>
        <w:pStyle w:val="BPDPNormln"/>
      </w:pPr>
    </w:p>
    <w:p w14:paraId="30BA92DA" w14:textId="68F4A94B" w:rsidR="00000D32" w:rsidRPr="001F7B6E" w:rsidRDefault="00000D32" w:rsidP="008010F8">
      <w:pPr>
        <w:pStyle w:val="BPDPNormln"/>
      </w:pPr>
      <w:r>
        <w:t>Při optimalizaci není teď bráno v úvahu jen co nejširší toleranční pásmo, ale také co</w:t>
      </w:r>
      <w:r w:rsidR="00696F5A">
        <w:t> </w:t>
      </w:r>
      <w:r>
        <w:t>nejmenší počet objektů</w:t>
      </w:r>
      <w:r w:rsidR="00BF6643">
        <w:t>,</w:t>
      </w:r>
      <w:r>
        <w:t xml:space="preserve"> pro které platí </w:t>
      </w:r>
      <w:proofErr w:type="spellStart"/>
      <w:r w:rsidR="00BF6643" w:rsidRPr="006E111F">
        <w:rPr>
          <w:rFonts w:asciiTheme="minorHAnsi" w:eastAsia="Microsoft GothicNeo" w:hAnsiTheme="minorHAnsi" w:cstheme="minorHAnsi"/>
        </w:rPr>
        <w:t>ξ</w:t>
      </w:r>
      <w:proofErr w:type="gramStart"/>
      <w:r w:rsidR="00BF6643" w:rsidRPr="006E111F">
        <w:rPr>
          <w:rFonts w:asciiTheme="minorHAnsi" w:eastAsia="Microsoft GothicNeo" w:hAnsiTheme="minorHAnsi" w:cstheme="minorHAnsi"/>
          <w:vertAlign w:val="subscript"/>
        </w:rPr>
        <w:t>k</w:t>
      </w:r>
      <w:proofErr w:type="spellEnd"/>
      <w:r w:rsidR="00BF6643" w:rsidRPr="00BF6643">
        <w:rPr>
          <w:rFonts w:asciiTheme="minorHAnsi" w:eastAsia="Microsoft GothicNeo" w:hAnsiTheme="minorHAnsi" w:cstheme="minorHAnsi"/>
          <w:b/>
        </w:rPr>
        <w:t xml:space="preserve"> </w:t>
      </w:r>
      <w:r w:rsidR="00BF6643" w:rsidRPr="00BF6643">
        <w:rPr>
          <w:rFonts w:eastAsia="Microsoft GothicNeo"/>
          <w:b/>
        </w:rPr>
        <w:t>&gt;</w:t>
      </w:r>
      <w:proofErr w:type="gramEnd"/>
      <w:r w:rsidR="00BF6643" w:rsidRPr="00BF6643">
        <w:rPr>
          <w:rFonts w:eastAsia="Microsoft GothicNeo"/>
          <w:b/>
        </w:rPr>
        <w:t xml:space="preserve"> </w:t>
      </w:r>
      <w:r w:rsidR="00BF6643" w:rsidRPr="006E111F">
        <w:rPr>
          <w:rFonts w:eastAsia="Microsoft GothicNeo"/>
        </w:rPr>
        <w:t>0</w:t>
      </w:r>
      <w:r w:rsidR="00BF6643">
        <w:rPr>
          <w:rFonts w:eastAsia="Microsoft GothicNeo"/>
        </w:rPr>
        <w:t>.</w:t>
      </w:r>
      <w:r w:rsidR="000C7324">
        <w:rPr>
          <w:rFonts w:eastAsia="Microsoft GothicNeo"/>
        </w:rPr>
        <w:t xml:space="preserve"> </w:t>
      </w:r>
      <w:r w:rsidR="00E30C5A">
        <w:fldChar w:fldCharType="begin"/>
      </w:r>
      <w:r w:rsidR="00E30C5A">
        <w:instrText xml:space="preserve"> REF _Ref40809013 \r \h </w:instrText>
      </w:r>
      <w:r w:rsidR="00E30C5A">
        <w:fldChar w:fldCharType="separate"/>
      </w:r>
      <w:r w:rsidR="007E0F00">
        <w:t>[13]</w:t>
      </w:r>
      <w:r w:rsidR="00E30C5A">
        <w:fldChar w:fldCharType="end"/>
      </w:r>
      <w:r w:rsidR="00E30C5A">
        <w:t xml:space="preserve"> </w:t>
      </w:r>
      <w:r w:rsidR="00947FA7">
        <w:fldChar w:fldCharType="begin"/>
      </w:r>
      <w:r w:rsidR="00947FA7">
        <w:instrText xml:space="preserve"> REF _Ref40809071 \r \h </w:instrText>
      </w:r>
      <w:r w:rsidR="00947FA7">
        <w:fldChar w:fldCharType="separate"/>
      </w:r>
      <w:r w:rsidR="007E0F00">
        <w:t>[16]</w:t>
      </w:r>
      <w:r w:rsidR="00947FA7">
        <w:fldChar w:fldCharType="end"/>
      </w:r>
      <w:r w:rsidR="00E30C5A" w:rsidRPr="001F7B6E">
        <w:t xml:space="preserve"> </w:t>
      </w:r>
    </w:p>
    <w:p w14:paraId="28AB2F13" w14:textId="77777777" w:rsidR="009A5AFE" w:rsidRDefault="009A5AFE" w:rsidP="008010F8">
      <w:pPr>
        <w:pStyle w:val="BPDPNormln"/>
      </w:pPr>
    </w:p>
    <w:p w14:paraId="4A39C01F" w14:textId="77777777" w:rsidR="009A5AFE" w:rsidRDefault="009A5AFE" w:rsidP="008010F8">
      <w:pPr>
        <w:pStyle w:val="BPDPNormln"/>
      </w:pPr>
    </w:p>
    <w:p w14:paraId="248C4566" w14:textId="139BE831" w:rsidR="00006017" w:rsidRDefault="00006017">
      <w:pPr>
        <w:spacing w:line="240" w:lineRule="auto"/>
        <w:ind w:left="0"/>
        <w:rPr>
          <w:color w:val="000000"/>
        </w:rPr>
      </w:pPr>
      <w:r>
        <w:br w:type="page"/>
      </w:r>
    </w:p>
    <w:p w14:paraId="58E81D90" w14:textId="03D1700A" w:rsidR="00006017" w:rsidRDefault="007972C5" w:rsidP="00006017">
      <w:pPr>
        <w:pStyle w:val="Nadpis1"/>
      </w:pPr>
      <w:bookmarkStart w:id="153" w:name="_Toc41489566"/>
      <w:r>
        <w:lastRenderedPageBreak/>
        <w:t>R</w:t>
      </w:r>
      <w:r w:rsidR="00006017">
        <w:t>ealizace</w:t>
      </w:r>
      <w:bookmarkEnd w:id="153"/>
    </w:p>
    <w:p w14:paraId="5BC31053" w14:textId="58CF531B" w:rsidR="00006017" w:rsidRDefault="00006017" w:rsidP="008010F8">
      <w:pPr>
        <w:pStyle w:val="BPDPNormln"/>
      </w:pPr>
      <w:r>
        <w:t xml:space="preserve">Program pro </w:t>
      </w:r>
      <w:proofErr w:type="spellStart"/>
      <w:r>
        <w:t>tri</w:t>
      </w:r>
      <w:r w:rsidR="004A58B5">
        <w:t>g</w:t>
      </w:r>
      <w:r>
        <w:t>grování</w:t>
      </w:r>
      <w:proofErr w:type="spellEnd"/>
      <w:r>
        <w:t xml:space="preserve"> bicí</w:t>
      </w:r>
      <w:r w:rsidR="00EA1D38">
        <w:t xml:space="preserve"> soupravy</w:t>
      </w:r>
      <w:r>
        <w:t xml:space="preserve"> byl realizován v prostředí </w:t>
      </w:r>
      <w:proofErr w:type="spellStart"/>
      <w:r>
        <w:t>Matlab</w:t>
      </w:r>
      <w:proofErr w:type="spellEnd"/>
      <w:r>
        <w:t>. Program je rozdělen na dvě základní části</w:t>
      </w:r>
      <w:r w:rsidR="00EA1D38">
        <w:t>, a to</w:t>
      </w:r>
      <w:r>
        <w:t xml:space="preserve"> trénovací s testovací. </w:t>
      </w:r>
      <w:r w:rsidR="00EE303D">
        <w:t>Hlavním souborem pro spuštění trénovací části je</w:t>
      </w:r>
      <w:r>
        <w:t xml:space="preserve"> </w:t>
      </w:r>
      <w:proofErr w:type="spellStart"/>
      <w:r w:rsidRPr="00EE303D">
        <w:rPr>
          <w:i/>
        </w:rPr>
        <w:t>uceni.m</w:t>
      </w:r>
      <w:proofErr w:type="spellEnd"/>
      <w:r w:rsidR="00EE303D">
        <w:t>.</w:t>
      </w:r>
      <w:r>
        <w:t xml:space="preserve"> </w:t>
      </w:r>
      <w:r w:rsidR="00EE303D">
        <w:t>S</w:t>
      </w:r>
      <w:r>
        <w:t>louží k výpočtu prostou hlavních komponent a</w:t>
      </w:r>
      <w:r w:rsidR="00EA1D38">
        <w:t> </w:t>
      </w:r>
      <w:r>
        <w:t xml:space="preserve">rozdělení </w:t>
      </w:r>
      <w:proofErr w:type="spellStart"/>
      <w:r>
        <w:t>clusterovacích</w:t>
      </w:r>
      <w:proofErr w:type="spellEnd"/>
      <w:r>
        <w:t xml:space="preserve"> tříd na základě trénovací </w:t>
      </w:r>
      <w:r w:rsidR="00EE303D">
        <w:t>sady</w:t>
      </w:r>
      <w:r>
        <w:t xml:space="preserve"> dat. </w:t>
      </w:r>
      <w:r w:rsidR="00EE303D">
        <w:t xml:space="preserve">Na obrázku </w:t>
      </w:r>
      <w:r w:rsidR="009A68D4">
        <w:t>(</w:t>
      </w:r>
      <w:r w:rsidR="00EE303D">
        <w:fldChar w:fldCharType="begin"/>
      </w:r>
      <w:r w:rsidR="00EE303D">
        <w:instrText xml:space="preserve"> REF _Ref36819977 \h </w:instrText>
      </w:r>
      <w:r w:rsidR="00EA1D38">
        <w:instrText xml:space="preserve"> \* MERGEFORMAT </w:instrText>
      </w:r>
      <w:r w:rsidR="00EE303D">
        <w:fldChar w:fldCharType="separate"/>
      </w:r>
      <w:r w:rsidR="007E0F00" w:rsidRPr="007E0F00">
        <w:rPr>
          <w:bCs/>
        </w:rPr>
        <w:t xml:space="preserve">Obr. </w:t>
      </w:r>
      <w:r w:rsidR="007E0F00" w:rsidRPr="007E0F00">
        <w:rPr>
          <w:bCs/>
          <w:noProof/>
        </w:rPr>
        <w:t>6</w:t>
      </w:r>
      <w:r w:rsidR="007E0F00" w:rsidRPr="007E0F00">
        <w:rPr>
          <w:bCs/>
        </w:rPr>
        <w:t>.</w:t>
      </w:r>
      <w:r w:rsidR="007E0F00" w:rsidRPr="007E0F00">
        <w:rPr>
          <w:bCs/>
          <w:noProof/>
        </w:rPr>
        <w:t>1</w:t>
      </w:r>
      <w:r w:rsidR="00EE303D">
        <w:fldChar w:fldCharType="end"/>
      </w:r>
      <w:r w:rsidR="009A68D4">
        <w:t>)</w:t>
      </w:r>
      <w:r w:rsidR="00EE303D">
        <w:t xml:space="preserve"> je zobrazeno blokové schéma této části programu.</w:t>
      </w:r>
    </w:p>
    <w:p w14:paraId="65563962" w14:textId="77777777" w:rsidR="00006017" w:rsidRDefault="00006017" w:rsidP="008010F8">
      <w:pPr>
        <w:pStyle w:val="BPDPNormln"/>
      </w:pPr>
    </w:p>
    <w:p w14:paraId="37E460C2" w14:textId="32D051B8" w:rsidR="00006017" w:rsidRDefault="00EE303D" w:rsidP="00350A05">
      <w:pPr>
        <w:pStyle w:val="BPDPNormln"/>
        <w:jc w:val="center"/>
      </w:pPr>
      <w:r>
        <w:rPr>
          <w:noProof/>
        </w:rPr>
        <w:drawing>
          <wp:inline distT="0" distB="0" distL="0" distR="0" wp14:anchorId="7CDBBB55" wp14:editId="3481419C">
            <wp:extent cx="1950448" cy="32400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novaci.emf"/>
                    <pic:cNvPicPr/>
                  </pic:nvPicPr>
                  <pic:blipFill>
                    <a:blip r:embed="rId37">
                      <a:extLst>
                        <a:ext uri="{28A0092B-C50C-407E-A947-70E740481C1C}">
                          <a14:useLocalDpi xmlns:a14="http://schemas.microsoft.com/office/drawing/2010/main" val="0"/>
                        </a:ext>
                      </a:extLst>
                    </a:blip>
                    <a:stretch>
                      <a:fillRect/>
                    </a:stretch>
                  </pic:blipFill>
                  <pic:spPr>
                    <a:xfrm>
                      <a:off x="0" y="0"/>
                      <a:ext cx="1950448" cy="3240000"/>
                    </a:xfrm>
                    <a:prstGeom prst="rect">
                      <a:avLst/>
                    </a:prstGeom>
                  </pic:spPr>
                </pic:pic>
              </a:graphicData>
            </a:graphic>
          </wp:inline>
        </w:drawing>
      </w:r>
    </w:p>
    <w:p w14:paraId="4F60CB7E" w14:textId="58863669" w:rsidR="00006017" w:rsidRDefault="00006017" w:rsidP="00006017">
      <w:pPr>
        <w:pStyle w:val="Titulek"/>
        <w:jc w:val="center"/>
        <w:rPr>
          <w:b w:val="0"/>
          <w:bCs/>
        </w:rPr>
      </w:pPr>
      <w:bookmarkStart w:id="154" w:name="_Ref36819977"/>
      <w:bookmarkStart w:id="155" w:name="_Toc41489595"/>
      <w:r w:rsidRPr="0025551E">
        <w:rPr>
          <w:b w:val="0"/>
          <w:bCs/>
        </w:rPr>
        <w:t xml:space="preserve">Obr. </w:t>
      </w:r>
      <w:r w:rsidR="00E73D21">
        <w:rPr>
          <w:b w:val="0"/>
          <w:bCs/>
        </w:rPr>
        <w:fldChar w:fldCharType="begin"/>
      </w:r>
      <w:r w:rsidR="00E73D21">
        <w:rPr>
          <w:b w:val="0"/>
          <w:bCs/>
        </w:rPr>
        <w:instrText xml:space="preserve"> STYLEREF 1 \s </w:instrText>
      </w:r>
      <w:r w:rsidR="00E73D21">
        <w:rPr>
          <w:b w:val="0"/>
          <w:bCs/>
        </w:rPr>
        <w:fldChar w:fldCharType="separate"/>
      </w:r>
      <w:r w:rsidR="007E0F00">
        <w:rPr>
          <w:b w:val="0"/>
          <w:bCs/>
          <w:noProof/>
        </w:rPr>
        <w:t>6</w:t>
      </w:r>
      <w:r w:rsidR="00E73D21">
        <w:rPr>
          <w:b w:val="0"/>
          <w:bCs/>
        </w:rPr>
        <w:fldChar w:fldCharType="end"/>
      </w:r>
      <w:r w:rsidR="00E73D21">
        <w:rPr>
          <w:b w:val="0"/>
          <w:bCs/>
        </w:rPr>
        <w:t>.</w:t>
      </w:r>
      <w:r w:rsidR="00E73D21">
        <w:rPr>
          <w:b w:val="0"/>
          <w:bCs/>
        </w:rPr>
        <w:fldChar w:fldCharType="begin"/>
      </w:r>
      <w:r w:rsidR="00E73D21">
        <w:rPr>
          <w:b w:val="0"/>
          <w:bCs/>
        </w:rPr>
        <w:instrText xml:space="preserve"> SEQ Obr. \* ARABIC \s 1 </w:instrText>
      </w:r>
      <w:r w:rsidR="00E73D21">
        <w:rPr>
          <w:b w:val="0"/>
          <w:bCs/>
        </w:rPr>
        <w:fldChar w:fldCharType="separate"/>
      </w:r>
      <w:r w:rsidR="007E0F00">
        <w:rPr>
          <w:b w:val="0"/>
          <w:bCs/>
          <w:noProof/>
        </w:rPr>
        <w:t>1</w:t>
      </w:r>
      <w:r w:rsidR="00E73D21">
        <w:rPr>
          <w:b w:val="0"/>
          <w:bCs/>
        </w:rPr>
        <w:fldChar w:fldCharType="end"/>
      </w:r>
      <w:bookmarkEnd w:id="154"/>
      <w:r w:rsidRPr="0025551E">
        <w:rPr>
          <w:b w:val="0"/>
          <w:bCs/>
        </w:rPr>
        <w:t xml:space="preserve">: </w:t>
      </w:r>
      <w:r>
        <w:rPr>
          <w:b w:val="0"/>
          <w:bCs/>
        </w:rPr>
        <w:t>B</w:t>
      </w:r>
      <w:r w:rsidRPr="0025551E">
        <w:rPr>
          <w:b w:val="0"/>
          <w:bCs/>
        </w:rPr>
        <w:t>lokov</w:t>
      </w:r>
      <w:r>
        <w:rPr>
          <w:b w:val="0"/>
          <w:bCs/>
        </w:rPr>
        <w:t>é schéma</w:t>
      </w:r>
      <w:r w:rsidRPr="0025551E">
        <w:rPr>
          <w:b w:val="0"/>
          <w:bCs/>
        </w:rPr>
        <w:t xml:space="preserve"> trénovací části programu</w:t>
      </w:r>
      <w:bookmarkEnd w:id="155"/>
    </w:p>
    <w:p w14:paraId="4F6B7285" w14:textId="7F22B4DE" w:rsidR="00006017" w:rsidRDefault="00006017" w:rsidP="00006017"/>
    <w:p w14:paraId="12076FAD" w14:textId="5D312F97" w:rsidR="00EA1D38" w:rsidRDefault="00EE303D" w:rsidP="008010F8">
      <w:pPr>
        <w:pStyle w:val="BPDPNormln"/>
      </w:pPr>
      <w:r>
        <w:t xml:space="preserve">Testovací část s hlavním souborem </w:t>
      </w:r>
      <w:proofErr w:type="spellStart"/>
      <w:r w:rsidRPr="00EE303D">
        <w:rPr>
          <w:i/>
        </w:rPr>
        <w:t>main.m</w:t>
      </w:r>
      <w:proofErr w:type="spellEnd"/>
      <w:r>
        <w:t>, analyzuje nahrávku a jednotlivé údery přiřazuje do daných tříd. Blokové schéma této části programu je zobrazeno na obrázku (</w:t>
      </w:r>
      <w:r w:rsidRPr="00EE303D">
        <w:fldChar w:fldCharType="begin"/>
      </w:r>
      <w:r w:rsidRPr="00EE303D">
        <w:instrText xml:space="preserve"> REF _Ref40373709 \h  \* MERGEFORMAT </w:instrText>
      </w:r>
      <w:r w:rsidRPr="00EE303D">
        <w:fldChar w:fldCharType="separate"/>
      </w:r>
      <w:r w:rsidR="007E0F00" w:rsidRPr="007E0F00">
        <w:t xml:space="preserve">Obr. </w:t>
      </w:r>
      <w:r w:rsidR="007E0F00" w:rsidRPr="007E0F00">
        <w:rPr>
          <w:noProof/>
        </w:rPr>
        <w:t>6</w:t>
      </w:r>
      <w:r w:rsidR="007E0F00" w:rsidRPr="007E0F00">
        <w:t>.</w:t>
      </w:r>
      <w:r w:rsidR="007E0F00" w:rsidRPr="007E0F00">
        <w:rPr>
          <w:noProof/>
        </w:rPr>
        <w:t>2</w:t>
      </w:r>
      <w:r w:rsidRPr="00EE303D">
        <w:fldChar w:fldCharType="end"/>
      </w:r>
      <w:r>
        <w:t xml:space="preserve">). </w:t>
      </w:r>
    </w:p>
    <w:p w14:paraId="192AD444" w14:textId="7E049CFC" w:rsidR="00EE303D" w:rsidRDefault="00EE303D" w:rsidP="008010F8">
      <w:pPr>
        <w:pStyle w:val="BPDPNormln"/>
      </w:pPr>
      <w:r>
        <w:t xml:space="preserve">V této kapitole budou popsány jednotlivé bloky obou částí programu. </w:t>
      </w:r>
      <w:r w:rsidR="00E55A51">
        <w:t>Některé bloky jsou využity v obou větvích programu, proto je většina kódu naprogramovaná jako knihovny (funkce), které využívají obě větve.</w:t>
      </w:r>
      <w:r>
        <w:t xml:space="preserve"> </w:t>
      </w:r>
    </w:p>
    <w:p w14:paraId="438B2239" w14:textId="77777777" w:rsidR="00EE303D" w:rsidRDefault="00EE303D" w:rsidP="00350A05">
      <w:pPr>
        <w:pStyle w:val="BPDPNormln"/>
        <w:jc w:val="center"/>
      </w:pPr>
      <w:r>
        <w:rPr>
          <w:noProof/>
        </w:rPr>
        <w:lastRenderedPageBreak/>
        <w:drawing>
          <wp:inline distT="0" distB="0" distL="0" distR="0" wp14:anchorId="46AC2290" wp14:editId="7AE34DAA">
            <wp:extent cx="2110115" cy="3240000"/>
            <wp:effectExtent l="0" t="0" r="444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ovací.emf"/>
                    <pic:cNvPicPr/>
                  </pic:nvPicPr>
                  <pic:blipFill>
                    <a:blip r:embed="rId38">
                      <a:extLst>
                        <a:ext uri="{28A0092B-C50C-407E-A947-70E740481C1C}">
                          <a14:useLocalDpi xmlns:a14="http://schemas.microsoft.com/office/drawing/2010/main" val="0"/>
                        </a:ext>
                      </a:extLst>
                    </a:blip>
                    <a:stretch>
                      <a:fillRect/>
                    </a:stretch>
                  </pic:blipFill>
                  <pic:spPr>
                    <a:xfrm>
                      <a:off x="0" y="0"/>
                      <a:ext cx="2110115" cy="3240000"/>
                    </a:xfrm>
                    <a:prstGeom prst="rect">
                      <a:avLst/>
                    </a:prstGeom>
                  </pic:spPr>
                </pic:pic>
              </a:graphicData>
            </a:graphic>
          </wp:inline>
        </w:drawing>
      </w:r>
    </w:p>
    <w:p w14:paraId="3000F67D" w14:textId="0F9F4375" w:rsidR="00EE303D" w:rsidRPr="00EE303D" w:rsidRDefault="00EE303D" w:rsidP="00EE303D">
      <w:pPr>
        <w:pStyle w:val="Titulek"/>
        <w:jc w:val="center"/>
        <w:rPr>
          <w:b w:val="0"/>
        </w:rPr>
      </w:pPr>
      <w:bookmarkStart w:id="156" w:name="_Ref40373709"/>
      <w:bookmarkStart w:id="157" w:name="_Toc41489596"/>
      <w:r w:rsidRPr="00EE303D">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2</w:t>
      </w:r>
      <w:r w:rsidR="00E73D21">
        <w:rPr>
          <w:b w:val="0"/>
        </w:rPr>
        <w:fldChar w:fldCharType="end"/>
      </w:r>
      <w:bookmarkEnd w:id="156"/>
      <w:r>
        <w:rPr>
          <w:b w:val="0"/>
        </w:rPr>
        <w:t>:</w:t>
      </w:r>
      <w:r w:rsidRPr="00EE303D">
        <w:rPr>
          <w:b w:val="0"/>
        </w:rPr>
        <w:t xml:space="preserve"> Blokové schéma </w:t>
      </w:r>
      <w:r>
        <w:rPr>
          <w:b w:val="0"/>
        </w:rPr>
        <w:t>testovací</w:t>
      </w:r>
      <w:r w:rsidRPr="00EE303D">
        <w:rPr>
          <w:b w:val="0"/>
        </w:rPr>
        <w:t xml:space="preserve"> části programu</w:t>
      </w:r>
      <w:bookmarkEnd w:id="157"/>
    </w:p>
    <w:p w14:paraId="73456988" w14:textId="77777777" w:rsidR="00EE303D" w:rsidRDefault="00EE303D" w:rsidP="00006017"/>
    <w:p w14:paraId="681538AC" w14:textId="3FB660A7" w:rsidR="00006017" w:rsidRDefault="00006017" w:rsidP="00006017">
      <w:pPr>
        <w:pStyle w:val="Nadpis2"/>
      </w:pPr>
      <w:r>
        <w:t xml:space="preserve"> </w:t>
      </w:r>
      <w:bookmarkStart w:id="158" w:name="_Toc41489567"/>
      <w:r w:rsidR="00D27205">
        <w:t>Segmentace plovoucím oknem</w:t>
      </w:r>
      <w:bookmarkEnd w:id="158"/>
    </w:p>
    <w:p w14:paraId="52A6AC80" w14:textId="0CE7CA4B" w:rsidR="00D27205" w:rsidRDefault="00D27205" w:rsidP="008010F8">
      <w:pPr>
        <w:pStyle w:val="BPDPNormln"/>
      </w:pPr>
      <w:r>
        <w:t xml:space="preserve">V teoretickém úvodu byly zmíněny dvě možnosti časové segmentace vstupního signálu. První možností bylo rozdělit nahrávku po jednotlivých úderech a ty následně analyzovat. Druhou možností byla segmentace plovoucím oknem (kontinuální režim). </w:t>
      </w:r>
      <w:r w:rsidR="00FD4424">
        <w:t>Segmentace plovoucím oknem přináší možnost, že by systém v budoucnu mohl pracovat v reálném čase.</w:t>
      </w:r>
    </w:p>
    <w:p w14:paraId="334868AD" w14:textId="6B98EEC2" w:rsidR="00FD4424" w:rsidRDefault="00FD4424" w:rsidP="008010F8">
      <w:pPr>
        <w:pStyle w:val="BPDPNormln"/>
      </w:pPr>
      <w:r>
        <w:t>Testy obou variant bylo zjištěno, že obě jsou funkční. Implementována byla segmentace plovoucím oknem, díky tomu má rozpoznávací systém předp</w:t>
      </w:r>
      <w:r w:rsidR="000C31AF">
        <w:t>o</w:t>
      </w:r>
      <w:r>
        <w:t>k</w:t>
      </w:r>
      <w:r w:rsidR="000C31AF">
        <w:t>l</w:t>
      </w:r>
      <w:r>
        <w:t>a</w:t>
      </w:r>
      <w:r w:rsidR="000C31AF">
        <w:t>d</w:t>
      </w:r>
      <w:r>
        <w:t xml:space="preserve"> pro budoucí fungování v reálném čase. </w:t>
      </w:r>
      <w:r w:rsidR="000C31AF">
        <w:t>Experimentálně bylo zjištěno, že bezpečnou délkou okna pro rozpoznání úderu je 3 500 vzorků. Pro přesnější detekci začátků a konců úderů, byl zaveden přesah oken na 2/3.</w:t>
      </w:r>
    </w:p>
    <w:p w14:paraId="650C79D7" w14:textId="46820213" w:rsidR="000C31AF" w:rsidRDefault="000C31AF" w:rsidP="008010F8">
      <w:pPr>
        <w:pStyle w:val="BPDPNormln"/>
      </w:pPr>
      <w:r>
        <w:t xml:space="preserve">Segmentaci do jednotlivých oken zajišťuje funkce </w:t>
      </w:r>
      <w:proofErr w:type="spellStart"/>
      <w:r w:rsidRPr="000C31AF">
        <w:rPr>
          <w:i/>
        </w:rPr>
        <w:t>okno.m</w:t>
      </w:r>
      <w:proofErr w:type="spellEnd"/>
      <w:r>
        <w:rPr>
          <w:i/>
        </w:rPr>
        <w:t>.</w:t>
      </w:r>
      <w:r>
        <w:t xml:space="preserve"> Vstupem této funkce je samotná nahrávka, délka okna a přesah. Výstupy jsou </w:t>
      </w:r>
      <w:r w:rsidR="00001F08">
        <w:t xml:space="preserve">časové značky oken, počet oken, časové značky úderů a počet úderů v nahrávce. </w:t>
      </w:r>
    </w:p>
    <w:p w14:paraId="04965E49" w14:textId="70E23A8F" w:rsidR="00001F08" w:rsidRDefault="00001F08" w:rsidP="00001F08">
      <w:pPr>
        <w:pStyle w:val="Nadpis2"/>
      </w:pPr>
      <w:bookmarkStart w:id="159" w:name="_Toc41489568"/>
      <w:r>
        <w:t>Detekce úderů</w:t>
      </w:r>
      <w:bookmarkEnd w:id="159"/>
    </w:p>
    <w:p w14:paraId="36C6CE80" w14:textId="005ACAC9" w:rsidR="004126EA" w:rsidRDefault="00001F08" w:rsidP="008010F8">
      <w:pPr>
        <w:pStyle w:val="BPDPNormln"/>
      </w:pPr>
      <w:r>
        <w:t xml:space="preserve">Detekce začátků a konců úderů je také začleněna do funkce </w:t>
      </w:r>
      <w:proofErr w:type="spellStart"/>
      <w:r w:rsidRPr="00001F08">
        <w:rPr>
          <w:i/>
        </w:rPr>
        <w:t>okno.m</w:t>
      </w:r>
      <w:proofErr w:type="spellEnd"/>
      <w:r>
        <w:rPr>
          <w:i/>
        </w:rPr>
        <w:t xml:space="preserve">. </w:t>
      </w:r>
      <w:r w:rsidR="008B0EBA">
        <w:t>Aby detekce správně fungovala, je potřeba normalizovat hlasitost nahrávky. Ve většině programů pro</w:t>
      </w:r>
      <w:r w:rsidR="008144E7">
        <w:t> </w:t>
      </w:r>
      <w:r w:rsidR="008B0EBA">
        <w:t xml:space="preserve">zpracování zvuku, se pod normalizací hlasitostí myslí zesílení signálu tak, že jeho nejhlasitější špička dosáhne úrovně přenosu 1. Takovýto přístup nezaručuje stejnou, nebo alespoň podobnou hlasitost signálů. Proto zde není prováděno měření špičkové hodnoty, ale hodnoty efektivní (RMS). Všechny vstupní nahrávky jsou tedy </w:t>
      </w:r>
      <w:r w:rsidR="008B0EBA">
        <w:lastRenderedPageBreak/>
        <w:t xml:space="preserve">normalizovány na hodnotu 0.4 (RMS). </w:t>
      </w:r>
      <w:r w:rsidR="00C41581">
        <w:t xml:space="preserve">Pro zvýraznění </w:t>
      </w:r>
      <w:proofErr w:type="spellStart"/>
      <w:r w:rsidR="00C41581">
        <w:t>tran</w:t>
      </w:r>
      <w:r w:rsidR="00030897">
        <w:t>z</w:t>
      </w:r>
      <w:r w:rsidR="00C41581">
        <w:t>ien</w:t>
      </w:r>
      <w:r w:rsidR="00030897">
        <w:t>t</w:t>
      </w:r>
      <w:r w:rsidR="00C41581">
        <w:t>ů</w:t>
      </w:r>
      <w:proofErr w:type="spellEnd"/>
      <w:r w:rsidR="00C41581">
        <w:t xml:space="preserve"> v</w:t>
      </w:r>
      <w:r w:rsidR="00030897">
        <w:t> signálu byl použit diferenční filtr. Jedná se o výpočet rozdílu dvou sousedních vzorků.</w:t>
      </w:r>
    </w:p>
    <w:p w14:paraId="32FB3B81" w14:textId="5AACCAC7" w:rsidR="00896202" w:rsidRDefault="00030897" w:rsidP="008010F8">
      <w:pPr>
        <w:pStyle w:val="BPDPNormln"/>
      </w:pPr>
      <w:r>
        <w:t>Pro takto upravený signál je vypočtena jeho obálka</w:t>
      </w:r>
      <w:r w:rsidR="0014376C">
        <w:t xml:space="preserve"> pomocí funkce </w:t>
      </w:r>
      <w:proofErr w:type="spellStart"/>
      <w:r w:rsidR="0014376C" w:rsidRPr="0014376C">
        <w:rPr>
          <w:i/>
        </w:rPr>
        <w:t>envelop</w:t>
      </w:r>
      <w:proofErr w:type="spellEnd"/>
      <w:r w:rsidR="0014376C">
        <w:t xml:space="preserve"> obsažené v </w:t>
      </w:r>
      <w:proofErr w:type="spellStart"/>
      <w:r w:rsidR="0014376C">
        <w:t>Matlabu</w:t>
      </w:r>
      <w:proofErr w:type="spellEnd"/>
      <w:r>
        <w:t>. Průchod obálky signálu rozhodovací úrovní je zaznamenán jako začátek nebo konec úderu, podle toho</w:t>
      </w:r>
      <w:r w:rsidR="00B36D04">
        <w:t>,</w:t>
      </w:r>
      <w:r>
        <w:t xml:space="preserve"> jestli křivka obálky p</w:t>
      </w:r>
      <w:r w:rsidR="00B36D04">
        <w:t>o</w:t>
      </w:r>
      <w:r>
        <w:t xml:space="preserve"> protnutí </w:t>
      </w:r>
      <w:r w:rsidR="00B36D04">
        <w:t xml:space="preserve">rozhodovací úrovně stoupá nebo klesá. Tento proces probíhá v rámci časového okna, kde není znám průběh zbytku signálu, který by mohl mít vliv na výpočet obálky. Proto bylo využito přesahu mezi okny. Díky přesahu se jeden průchod rozhodovací úrovní promítne do více oken. Časy těchto průchodů se průměrují. </w:t>
      </w:r>
    </w:p>
    <w:p w14:paraId="38022D0F" w14:textId="77777777" w:rsidR="00001EC6" w:rsidRDefault="00001EC6" w:rsidP="008010F8">
      <w:pPr>
        <w:pStyle w:val="BPDPNormln"/>
      </w:pPr>
    </w:p>
    <w:p w14:paraId="2677B49F" w14:textId="629ED8AD" w:rsidR="00001EC6" w:rsidRDefault="00A8565E" w:rsidP="00350A05">
      <w:pPr>
        <w:pStyle w:val="BPDPNormln"/>
        <w:jc w:val="center"/>
      </w:pPr>
      <w:r>
        <w:rPr>
          <w:noProof/>
        </w:rPr>
        <w:drawing>
          <wp:inline distT="0" distB="0" distL="0" distR="0" wp14:anchorId="02EB4F7A" wp14:editId="1192245E">
            <wp:extent cx="4323559" cy="3240000"/>
            <wp:effectExtent l="0" t="0" r="127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tektor.emf"/>
                    <pic:cNvPicPr/>
                  </pic:nvPicPr>
                  <pic:blipFill>
                    <a:blip r:embed="rId3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6C800361" w14:textId="6452BCE9" w:rsidR="00030897" w:rsidRDefault="00001EC6" w:rsidP="00001EC6">
      <w:pPr>
        <w:pStyle w:val="Titulek"/>
        <w:jc w:val="center"/>
        <w:rPr>
          <w:b w:val="0"/>
        </w:rPr>
      </w:pPr>
      <w:bookmarkStart w:id="160" w:name="_Ref40389072"/>
      <w:bookmarkStart w:id="161" w:name="_Toc41489597"/>
      <w:r w:rsidRPr="00001EC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3</w:t>
      </w:r>
      <w:r w:rsidR="00E73D21">
        <w:rPr>
          <w:b w:val="0"/>
        </w:rPr>
        <w:fldChar w:fldCharType="end"/>
      </w:r>
      <w:bookmarkEnd w:id="160"/>
      <w:r w:rsidRPr="00001EC6">
        <w:rPr>
          <w:b w:val="0"/>
        </w:rPr>
        <w:t>: Ukázka funkce detektoru úderů</w:t>
      </w:r>
      <w:bookmarkEnd w:id="161"/>
    </w:p>
    <w:p w14:paraId="1FBDB55F" w14:textId="5C72308E" w:rsidR="00001EC6" w:rsidRDefault="00001EC6" w:rsidP="008010F8">
      <w:pPr>
        <w:pStyle w:val="BPDPNormln"/>
      </w:pPr>
      <w:r>
        <w:t>Na obrázku (</w:t>
      </w:r>
      <w:r w:rsidRPr="00001EC6">
        <w:fldChar w:fldCharType="begin"/>
      </w:r>
      <w:r w:rsidRPr="00001EC6">
        <w:instrText xml:space="preserve"> REF _Ref40389072 \h  \* MERGEFORMAT </w:instrText>
      </w:r>
      <w:r w:rsidRPr="00001EC6">
        <w:fldChar w:fldCharType="separate"/>
      </w:r>
      <w:r w:rsidR="007E0F00" w:rsidRPr="007E0F00">
        <w:t xml:space="preserve">Obr. </w:t>
      </w:r>
      <w:r w:rsidR="007E0F00" w:rsidRPr="007E0F00">
        <w:rPr>
          <w:noProof/>
        </w:rPr>
        <w:t>6</w:t>
      </w:r>
      <w:r w:rsidR="007E0F00" w:rsidRPr="007E0F00">
        <w:t>.</w:t>
      </w:r>
      <w:r w:rsidR="007E0F00" w:rsidRPr="007E0F00">
        <w:rPr>
          <w:noProof/>
        </w:rPr>
        <w:t>3</w:t>
      </w:r>
      <w:r w:rsidRPr="00001EC6">
        <w:fldChar w:fldCharType="end"/>
      </w:r>
      <w:r>
        <w:t>) je znázorněna funkce detektoru úderů. Signál S (t) je nahrávkou bicí soupravy, která již prošla předzpracování popsaným výše. Dále je na obrázku vidět obálka počítaná z RMS hodnoty signálu S (t), a rozhodovací úroveň. Růžovou barvou jsou zvýrazněny úseky signálu, které detektor označil jako úder. Výstupem tohoto bloku je počet nalezených úderů a časové značky začátků a konců úderů.</w:t>
      </w:r>
    </w:p>
    <w:p w14:paraId="36E73DA2" w14:textId="0A3B15D8" w:rsidR="007972C5" w:rsidRDefault="007972C5" w:rsidP="007972C5">
      <w:pPr>
        <w:pStyle w:val="Nadpis2"/>
      </w:pPr>
      <w:bookmarkStart w:id="162" w:name="_Ref41387725"/>
      <w:bookmarkStart w:id="163" w:name="_Toc41489569"/>
      <w:r>
        <w:t>Banka filtrů</w:t>
      </w:r>
      <w:bookmarkEnd w:id="162"/>
      <w:bookmarkEnd w:id="163"/>
    </w:p>
    <w:p w14:paraId="3B288FF0" w14:textId="77777777" w:rsidR="00C44721" w:rsidRDefault="00365280" w:rsidP="008010F8">
      <w:pPr>
        <w:pStyle w:val="BPDPNormln"/>
      </w:pPr>
      <w:r>
        <w:t xml:space="preserve">Banka filtrů je v této práci využita pro frekvenční analýzu vstupního signálu. </w:t>
      </w:r>
      <w:r w:rsidR="00797591">
        <w:t xml:space="preserve">Tuto analýzu provádí </w:t>
      </w:r>
      <w:r w:rsidR="00BE76D0">
        <w:t xml:space="preserve">knihovna </w:t>
      </w:r>
      <w:proofErr w:type="spellStart"/>
      <w:r w:rsidR="00BE76D0" w:rsidRPr="00BE76D0">
        <w:rPr>
          <w:i/>
        </w:rPr>
        <w:t>banka_filtruu.m</w:t>
      </w:r>
      <w:proofErr w:type="spellEnd"/>
      <w:r w:rsidR="00BE76D0">
        <w:rPr>
          <w:i/>
        </w:rPr>
        <w:t>.</w:t>
      </w:r>
      <w:r w:rsidR="00BE76D0">
        <w:t xml:space="preserve"> Vstupem tohoto bloku je neupravený vstupní signál. Výstupem je vyfiltrovaný signál a střední kmitočty filtrů.</w:t>
      </w:r>
    </w:p>
    <w:p w14:paraId="17C1AEAD" w14:textId="56FE26F7" w:rsidR="007972C5" w:rsidRDefault="008D79DF" w:rsidP="008010F8">
      <w:pPr>
        <w:pStyle w:val="BPDPNormln"/>
      </w:pPr>
      <w:r>
        <w:t xml:space="preserve">Banku tvoří řada IIR číslicových filtrů, jedná se o filtry typu dolní propust druhého řádu. Jako aproximace byla zvolena </w:t>
      </w:r>
      <w:proofErr w:type="spellStart"/>
      <w:r w:rsidRPr="00567BF9">
        <w:t>Butterworthova</w:t>
      </w:r>
      <w:proofErr w:type="spellEnd"/>
      <w:r>
        <w:t xml:space="preserve">, zejména protože nezpůsobuje zvlnění frekvenční charakteristiky v propustném pásmu filtru. </w:t>
      </w:r>
    </w:p>
    <w:p w14:paraId="6D276F16" w14:textId="2A9231AE" w:rsidR="007450C1" w:rsidRDefault="008D79DF" w:rsidP="008010F8">
      <w:pPr>
        <w:pStyle w:val="BPDPNormln"/>
      </w:pPr>
      <w:r>
        <w:t xml:space="preserve">Rozlišení spektrální analýzy je dáno počtem pásem. Na základě podobnosti kritických pásem lidského sluchu byla jako výchozí zvolena třetino – oktávová banka </w:t>
      </w:r>
      <w:r>
        <w:lastRenderedPageBreak/>
        <w:t>filtr</w:t>
      </w:r>
      <w:r w:rsidR="00912727">
        <w:t>ů</w:t>
      </w:r>
      <w:r>
        <w:t>.</w:t>
      </w:r>
      <w:r w:rsidR="007450C1">
        <w:t xml:space="preserve"> Pro ověření její vhodnosti byly ještě otestovány oktávová a </w:t>
      </w:r>
      <w:r w:rsidR="00350A05">
        <w:t>šestino – oktávová</w:t>
      </w:r>
      <w:r w:rsidR="007450C1">
        <w:t xml:space="preserve"> banka filtrů. Výsledky tohoto testu jsou zaznamenány v</w:t>
      </w:r>
      <w:r w:rsidR="004525EF">
        <w:t> </w:t>
      </w:r>
      <w:r w:rsidR="007450C1">
        <w:t>tabulce</w:t>
      </w:r>
      <w:r w:rsidR="004525EF">
        <w:t xml:space="preserve"> (</w:t>
      </w:r>
      <w:r w:rsidR="004525EF" w:rsidRPr="004525EF">
        <w:fldChar w:fldCharType="begin"/>
      </w:r>
      <w:r w:rsidR="004525EF" w:rsidRPr="004525EF">
        <w:instrText xml:space="preserve"> REF _Ref40450916 \h  \* MERGEFORMAT </w:instrText>
      </w:r>
      <w:r w:rsidR="004525EF" w:rsidRPr="004525EF">
        <w:fldChar w:fldCharType="separate"/>
      </w:r>
      <w:r w:rsidR="007E0F00" w:rsidRPr="007E0F00">
        <w:t xml:space="preserve">Tab. </w:t>
      </w:r>
      <w:r w:rsidR="007E0F00" w:rsidRPr="007E0F00">
        <w:rPr>
          <w:noProof/>
        </w:rPr>
        <w:t>6</w:t>
      </w:r>
      <w:r w:rsidR="007E0F00" w:rsidRPr="007E0F00">
        <w:t>.</w:t>
      </w:r>
      <w:r w:rsidR="007E0F00" w:rsidRPr="007E0F00">
        <w:rPr>
          <w:noProof/>
        </w:rPr>
        <w:t>1</w:t>
      </w:r>
      <w:r w:rsidR="004525EF" w:rsidRPr="004525EF">
        <w:fldChar w:fldCharType="end"/>
      </w:r>
      <w:r w:rsidR="004525EF">
        <w:t>)</w:t>
      </w:r>
      <w:r w:rsidR="009F6FD6">
        <w:t xml:space="preserve">. </w:t>
      </w:r>
    </w:p>
    <w:p w14:paraId="336A7CFC" w14:textId="77777777" w:rsidR="004525EF" w:rsidRDefault="004525EF" w:rsidP="008010F8">
      <w:pPr>
        <w:pStyle w:val="BPDPNormln"/>
      </w:pPr>
    </w:p>
    <w:p w14:paraId="0438D831" w14:textId="334DAB76" w:rsidR="004525EF" w:rsidRPr="004525EF" w:rsidRDefault="004525EF" w:rsidP="004525EF">
      <w:pPr>
        <w:pStyle w:val="Titulek"/>
        <w:keepNext/>
        <w:jc w:val="center"/>
        <w:rPr>
          <w:b w:val="0"/>
        </w:rPr>
      </w:pPr>
      <w:bookmarkStart w:id="164" w:name="_Ref40450916"/>
      <w:bookmarkStart w:id="165" w:name="_Toc41489613"/>
      <w:r w:rsidRPr="004525EF">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7E0F00">
        <w:rPr>
          <w:b w:val="0"/>
          <w:noProof/>
        </w:rPr>
        <w:t>6</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7E0F00">
        <w:rPr>
          <w:b w:val="0"/>
          <w:noProof/>
        </w:rPr>
        <w:t>1</w:t>
      </w:r>
      <w:r w:rsidR="00982B7F">
        <w:rPr>
          <w:b w:val="0"/>
        </w:rPr>
        <w:fldChar w:fldCharType="end"/>
      </w:r>
      <w:bookmarkEnd w:id="164"/>
      <w:r w:rsidRPr="004525EF">
        <w:rPr>
          <w:b w:val="0"/>
        </w:rPr>
        <w:t>: Srovnání úspěšnosti klasifikace s různými bankami filtrů</w:t>
      </w:r>
      <w:bookmarkEnd w:id="165"/>
    </w:p>
    <w:tbl>
      <w:tblPr>
        <w:tblStyle w:val="Mkatabulky"/>
        <w:tblW w:w="0" w:type="auto"/>
        <w:jc w:val="center"/>
        <w:tblLook w:val="04A0" w:firstRow="1" w:lastRow="0" w:firstColumn="1" w:lastColumn="0" w:noHBand="0" w:noVBand="1"/>
      </w:tblPr>
      <w:tblGrid>
        <w:gridCol w:w="2055"/>
        <w:gridCol w:w="2126"/>
        <w:gridCol w:w="2301"/>
        <w:gridCol w:w="2161"/>
      </w:tblGrid>
      <w:tr w:rsidR="007450C1" w14:paraId="1A212F0C" w14:textId="77777777" w:rsidTr="00350A05">
        <w:trPr>
          <w:jc w:val="center"/>
        </w:trPr>
        <w:tc>
          <w:tcPr>
            <w:tcW w:w="2055" w:type="dxa"/>
          </w:tcPr>
          <w:p w14:paraId="79928080" w14:textId="77777777" w:rsidR="007450C1" w:rsidRDefault="007450C1" w:rsidP="008010F8">
            <w:pPr>
              <w:pStyle w:val="BPDPNormln"/>
            </w:pPr>
          </w:p>
        </w:tc>
        <w:tc>
          <w:tcPr>
            <w:tcW w:w="2126" w:type="dxa"/>
          </w:tcPr>
          <w:p w14:paraId="0458BA8C" w14:textId="0048B2DB" w:rsidR="007450C1" w:rsidRDefault="007450C1" w:rsidP="00350A05">
            <w:pPr>
              <w:pStyle w:val="BPDPNormln"/>
              <w:ind w:firstLine="0"/>
              <w:jc w:val="center"/>
            </w:pPr>
            <w:r>
              <w:t>oktávová banka</w:t>
            </w:r>
            <w:r w:rsidR="00350A05">
              <w:t xml:space="preserve"> </w:t>
            </w:r>
            <w:r>
              <w:t>[%]</w:t>
            </w:r>
          </w:p>
        </w:tc>
        <w:tc>
          <w:tcPr>
            <w:tcW w:w="2301" w:type="dxa"/>
          </w:tcPr>
          <w:p w14:paraId="5AF92CB4" w14:textId="7F4CE3B5" w:rsidR="007450C1" w:rsidRDefault="007450C1" w:rsidP="00350A05">
            <w:pPr>
              <w:pStyle w:val="BPDPNormln"/>
              <w:ind w:firstLine="0"/>
              <w:jc w:val="center"/>
            </w:pPr>
            <w:r>
              <w:t>1/3</w:t>
            </w:r>
            <w:r w:rsidR="00350A05">
              <w:t xml:space="preserve"> </w:t>
            </w:r>
            <w:r>
              <w:t>oktávová banka</w:t>
            </w:r>
            <w:r w:rsidR="00350A05">
              <w:t xml:space="preserve"> </w:t>
            </w:r>
            <w:r>
              <w:t>[%]</w:t>
            </w:r>
          </w:p>
        </w:tc>
        <w:tc>
          <w:tcPr>
            <w:tcW w:w="2161" w:type="dxa"/>
          </w:tcPr>
          <w:p w14:paraId="2434D6CD" w14:textId="6E13DA71" w:rsidR="007450C1" w:rsidRDefault="007450C1" w:rsidP="00350A05">
            <w:pPr>
              <w:pStyle w:val="BPDPNormln"/>
              <w:ind w:firstLine="0"/>
              <w:jc w:val="center"/>
            </w:pPr>
            <w:r>
              <w:t>1/6 oktávová banka [%]</w:t>
            </w:r>
          </w:p>
        </w:tc>
      </w:tr>
      <w:tr w:rsidR="007450C1" w14:paraId="5A32049B" w14:textId="77777777" w:rsidTr="00350A05">
        <w:trPr>
          <w:jc w:val="center"/>
        </w:trPr>
        <w:tc>
          <w:tcPr>
            <w:tcW w:w="2055" w:type="dxa"/>
          </w:tcPr>
          <w:p w14:paraId="06169829" w14:textId="56AD8DFE" w:rsidR="007450C1" w:rsidRDefault="007450C1" w:rsidP="008010F8">
            <w:pPr>
              <w:pStyle w:val="BPDPNormln"/>
            </w:pPr>
            <w:r>
              <w:t>malý buben</w:t>
            </w:r>
          </w:p>
        </w:tc>
        <w:tc>
          <w:tcPr>
            <w:tcW w:w="2126" w:type="dxa"/>
          </w:tcPr>
          <w:p w14:paraId="2BD8043C" w14:textId="5A717E4B" w:rsidR="007450C1" w:rsidRDefault="007450C1" w:rsidP="00350A05">
            <w:pPr>
              <w:pStyle w:val="BPDPNormln"/>
              <w:ind w:firstLine="0"/>
              <w:jc w:val="center"/>
            </w:pPr>
            <w:r>
              <w:t>88</w:t>
            </w:r>
          </w:p>
        </w:tc>
        <w:tc>
          <w:tcPr>
            <w:tcW w:w="2301" w:type="dxa"/>
          </w:tcPr>
          <w:p w14:paraId="19273323" w14:textId="76109C8C" w:rsidR="007450C1" w:rsidRDefault="007450C1" w:rsidP="00350A05">
            <w:pPr>
              <w:pStyle w:val="BPDPNormln"/>
              <w:ind w:firstLine="0"/>
              <w:jc w:val="center"/>
            </w:pPr>
            <w:r>
              <w:t>75</w:t>
            </w:r>
          </w:p>
        </w:tc>
        <w:tc>
          <w:tcPr>
            <w:tcW w:w="2161" w:type="dxa"/>
          </w:tcPr>
          <w:p w14:paraId="0FE1882E" w14:textId="518A6DD8" w:rsidR="007450C1" w:rsidRDefault="007450C1" w:rsidP="00350A05">
            <w:pPr>
              <w:pStyle w:val="BPDPNormln"/>
              <w:ind w:firstLine="0"/>
              <w:jc w:val="center"/>
            </w:pPr>
            <w:r>
              <w:t>78</w:t>
            </w:r>
          </w:p>
        </w:tc>
      </w:tr>
      <w:tr w:rsidR="007450C1" w14:paraId="15FACCED" w14:textId="77777777" w:rsidTr="00350A05">
        <w:trPr>
          <w:jc w:val="center"/>
        </w:trPr>
        <w:tc>
          <w:tcPr>
            <w:tcW w:w="2055" w:type="dxa"/>
          </w:tcPr>
          <w:p w14:paraId="4BE79B7B" w14:textId="3AA76D03" w:rsidR="007450C1" w:rsidRDefault="007450C1" w:rsidP="008010F8">
            <w:pPr>
              <w:pStyle w:val="BPDPNormln"/>
            </w:pPr>
            <w:r>
              <w:t>velký buben</w:t>
            </w:r>
          </w:p>
        </w:tc>
        <w:tc>
          <w:tcPr>
            <w:tcW w:w="2126" w:type="dxa"/>
          </w:tcPr>
          <w:p w14:paraId="0F448A1D" w14:textId="57F188EB" w:rsidR="007450C1" w:rsidRDefault="007450C1" w:rsidP="00350A05">
            <w:pPr>
              <w:pStyle w:val="BPDPNormln"/>
              <w:ind w:firstLine="0"/>
              <w:jc w:val="center"/>
            </w:pPr>
            <w:r>
              <w:t>91</w:t>
            </w:r>
          </w:p>
        </w:tc>
        <w:tc>
          <w:tcPr>
            <w:tcW w:w="2301" w:type="dxa"/>
          </w:tcPr>
          <w:p w14:paraId="53733880" w14:textId="57ACD2ED" w:rsidR="007450C1" w:rsidRDefault="007450C1" w:rsidP="00350A05">
            <w:pPr>
              <w:pStyle w:val="BPDPNormln"/>
              <w:ind w:firstLine="0"/>
              <w:jc w:val="center"/>
            </w:pPr>
            <w:r>
              <w:t>94</w:t>
            </w:r>
          </w:p>
        </w:tc>
        <w:tc>
          <w:tcPr>
            <w:tcW w:w="2161" w:type="dxa"/>
          </w:tcPr>
          <w:p w14:paraId="064B68A9" w14:textId="3AC82357" w:rsidR="007450C1" w:rsidRDefault="007450C1" w:rsidP="00350A05">
            <w:pPr>
              <w:pStyle w:val="BPDPNormln"/>
              <w:ind w:firstLine="0"/>
              <w:jc w:val="center"/>
            </w:pPr>
            <w:r>
              <w:t>91</w:t>
            </w:r>
          </w:p>
        </w:tc>
      </w:tr>
      <w:tr w:rsidR="007450C1" w14:paraId="46A871E3" w14:textId="77777777" w:rsidTr="00350A05">
        <w:trPr>
          <w:jc w:val="center"/>
        </w:trPr>
        <w:tc>
          <w:tcPr>
            <w:tcW w:w="2055" w:type="dxa"/>
          </w:tcPr>
          <w:p w14:paraId="5194560C" w14:textId="47F1F03B" w:rsidR="007450C1" w:rsidRDefault="007450C1" w:rsidP="008010F8">
            <w:pPr>
              <w:pStyle w:val="BPDPNormln"/>
            </w:pPr>
            <w:r>
              <w:t>hi-hat</w:t>
            </w:r>
          </w:p>
        </w:tc>
        <w:tc>
          <w:tcPr>
            <w:tcW w:w="2126" w:type="dxa"/>
          </w:tcPr>
          <w:p w14:paraId="42B5DBCE" w14:textId="75BACBAA" w:rsidR="007450C1" w:rsidRDefault="007450C1" w:rsidP="00350A05">
            <w:pPr>
              <w:pStyle w:val="BPDPNormln"/>
              <w:ind w:firstLine="0"/>
              <w:jc w:val="center"/>
            </w:pPr>
            <w:r>
              <w:t>47</w:t>
            </w:r>
          </w:p>
        </w:tc>
        <w:tc>
          <w:tcPr>
            <w:tcW w:w="2301" w:type="dxa"/>
          </w:tcPr>
          <w:p w14:paraId="55BE58AF" w14:textId="474B1CD7" w:rsidR="007450C1" w:rsidRDefault="007450C1" w:rsidP="00350A05">
            <w:pPr>
              <w:pStyle w:val="BPDPNormln"/>
              <w:ind w:firstLine="0"/>
              <w:jc w:val="center"/>
            </w:pPr>
            <w:r>
              <w:t>53</w:t>
            </w:r>
          </w:p>
        </w:tc>
        <w:tc>
          <w:tcPr>
            <w:tcW w:w="2161" w:type="dxa"/>
          </w:tcPr>
          <w:p w14:paraId="025D0C2B" w14:textId="4ED6343E" w:rsidR="007450C1" w:rsidRDefault="007450C1" w:rsidP="00350A05">
            <w:pPr>
              <w:pStyle w:val="BPDPNormln"/>
              <w:ind w:firstLine="0"/>
              <w:jc w:val="center"/>
            </w:pPr>
            <w:r>
              <w:t>53</w:t>
            </w:r>
          </w:p>
        </w:tc>
      </w:tr>
      <w:tr w:rsidR="007450C1" w14:paraId="2994F565" w14:textId="77777777" w:rsidTr="00350A05">
        <w:trPr>
          <w:jc w:val="center"/>
        </w:trPr>
        <w:tc>
          <w:tcPr>
            <w:tcW w:w="2055" w:type="dxa"/>
          </w:tcPr>
          <w:p w14:paraId="4725E802" w14:textId="72016ACD" w:rsidR="007450C1" w:rsidRDefault="007450C1" w:rsidP="008010F8">
            <w:pPr>
              <w:pStyle w:val="BPDPNormln"/>
            </w:pPr>
            <w:proofErr w:type="spellStart"/>
            <w:r>
              <w:t>crash</w:t>
            </w:r>
            <w:proofErr w:type="spellEnd"/>
          </w:p>
        </w:tc>
        <w:tc>
          <w:tcPr>
            <w:tcW w:w="2126" w:type="dxa"/>
          </w:tcPr>
          <w:p w14:paraId="14427DB4" w14:textId="77E6E6ED" w:rsidR="007450C1" w:rsidRDefault="007450C1" w:rsidP="00350A05">
            <w:pPr>
              <w:pStyle w:val="BPDPNormln"/>
              <w:ind w:firstLine="0"/>
              <w:jc w:val="center"/>
            </w:pPr>
            <w:r>
              <w:t>78</w:t>
            </w:r>
          </w:p>
        </w:tc>
        <w:tc>
          <w:tcPr>
            <w:tcW w:w="2301" w:type="dxa"/>
          </w:tcPr>
          <w:p w14:paraId="55DD2839" w14:textId="7BF7C760" w:rsidR="007450C1" w:rsidRDefault="007450C1" w:rsidP="00350A05">
            <w:pPr>
              <w:pStyle w:val="BPDPNormln"/>
              <w:ind w:firstLine="0"/>
              <w:jc w:val="center"/>
            </w:pPr>
            <w:r>
              <w:t>84</w:t>
            </w:r>
          </w:p>
        </w:tc>
        <w:tc>
          <w:tcPr>
            <w:tcW w:w="2161" w:type="dxa"/>
          </w:tcPr>
          <w:p w14:paraId="205CF7A3" w14:textId="78CA2CE7" w:rsidR="007450C1" w:rsidRDefault="004525EF" w:rsidP="00350A05">
            <w:pPr>
              <w:pStyle w:val="BPDPNormln"/>
              <w:ind w:firstLine="0"/>
              <w:jc w:val="center"/>
            </w:pPr>
            <w:r>
              <w:t>67</w:t>
            </w:r>
          </w:p>
        </w:tc>
      </w:tr>
      <w:tr w:rsidR="007450C1" w14:paraId="71D30729" w14:textId="77777777" w:rsidTr="00350A05">
        <w:trPr>
          <w:jc w:val="center"/>
        </w:trPr>
        <w:tc>
          <w:tcPr>
            <w:tcW w:w="2055" w:type="dxa"/>
          </w:tcPr>
          <w:p w14:paraId="5296DA9D" w14:textId="4FFC093D" w:rsidR="007450C1" w:rsidRDefault="007450C1" w:rsidP="008010F8">
            <w:pPr>
              <w:pStyle w:val="BPDPNormln"/>
            </w:pPr>
            <w:proofErr w:type="spellStart"/>
            <w:r>
              <w:t>ride</w:t>
            </w:r>
            <w:proofErr w:type="spellEnd"/>
          </w:p>
        </w:tc>
        <w:tc>
          <w:tcPr>
            <w:tcW w:w="2126" w:type="dxa"/>
          </w:tcPr>
          <w:p w14:paraId="004D9859" w14:textId="6315E06A" w:rsidR="007450C1" w:rsidRDefault="007450C1" w:rsidP="00350A05">
            <w:pPr>
              <w:pStyle w:val="BPDPNormln"/>
              <w:ind w:firstLine="0"/>
              <w:jc w:val="center"/>
            </w:pPr>
            <w:r>
              <w:t>38</w:t>
            </w:r>
          </w:p>
        </w:tc>
        <w:tc>
          <w:tcPr>
            <w:tcW w:w="2301" w:type="dxa"/>
          </w:tcPr>
          <w:p w14:paraId="3BDA439B" w14:textId="42DA339D" w:rsidR="007450C1" w:rsidRDefault="007450C1" w:rsidP="00350A05">
            <w:pPr>
              <w:pStyle w:val="BPDPNormln"/>
              <w:ind w:firstLine="0"/>
              <w:jc w:val="center"/>
            </w:pPr>
            <w:r>
              <w:t>56</w:t>
            </w:r>
          </w:p>
        </w:tc>
        <w:tc>
          <w:tcPr>
            <w:tcW w:w="2161" w:type="dxa"/>
          </w:tcPr>
          <w:p w14:paraId="3F6070C5" w14:textId="793B7251" w:rsidR="007450C1" w:rsidRDefault="004525EF" w:rsidP="00350A05">
            <w:pPr>
              <w:pStyle w:val="BPDPNormln"/>
              <w:ind w:firstLine="0"/>
              <w:jc w:val="center"/>
            </w:pPr>
            <w:r>
              <w:t>63</w:t>
            </w:r>
          </w:p>
        </w:tc>
      </w:tr>
      <w:tr w:rsidR="007450C1" w14:paraId="01D0D895" w14:textId="77777777" w:rsidTr="00350A05">
        <w:trPr>
          <w:jc w:val="center"/>
        </w:trPr>
        <w:tc>
          <w:tcPr>
            <w:tcW w:w="2055" w:type="dxa"/>
          </w:tcPr>
          <w:p w14:paraId="47C6A8AE" w14:textId="2524CA88" w:rsidR="007450C1" w:rsidRDefault="007450C1" w:rsidP="008010F8">
            <w:pPr>
              <w:pStyle w:val="BPDPNormln"/>
            </w:pPr>
            <w:r>
              <w:t>malý + hi-hat</w:t>
            </w:r>
          </w:p>
        </w:tc>
        <w:tc>
          <w:tcPr>
            <w:tcW w:w="2126" w:type="dxa"/>
          </w:tcPr>
          <w:p w14:paraId="2B41ED8F" w14:textId="4C4CC500" w:rsidR="007450C1" w:rsidRDefault="007450C1" w:rsidP="00350A05">
            <w:pPr>
              <w:pStyle w:val="BPDPNormln"/>
              <w:ind w:firstLine="0"/>
              <w:jc w:val="center"/>
            </w:pPr>
            <w:r>
              <w:t>72</w:t>
            </w:r>
          </w:p>
        </w:tc>
        <w:tc>
          <w:tcPr>
            <w:tcW w:w="2301" w:type="dxa"/>
          </w:tcPr>
          <w:p w14:paraId="1B435254" w14:textId="7FF48A2A" w:rsidR="007450C1" w:rsidRDefault="007450C1" w:rsidP="00350A05">
            <w:pPr>
              <w:pStyle w:val="BPDPNormln"/>
              <w:ind w:firstLine="0"/>
              <w:jc w:val="center"/>
            </w:pPr>
            <w:r>
              <w:t>84</w:t>
            </w:r>
          </w:p>
        </w:tc>
        <w:tc>
          <w:tcPr>
            <w:tcW w:w="2161" w:type="dxa"/>
          </w:tcPr>
          <w:p w14:paraId="00BA3005" w14:textId="4EC53171" w:rsidR="007450C1" w:rsidRDefault="004525EF" w:rsidP="00350A05">
            <w:pPr>
              <w:pStyle w:val="BPDPNormln"/>
              <w:ind w:firstLine="0"/>
              <w:jc w:val="center"/>
            </w:pPr>
            <w:r>
              <w:t>72</w:t>
            </w:r>
          </w:p>
        </w:tc>
      </w:tr>
      <w:tr w:rsidR="007450C1" w14:paraId="3C7E2532" w14:textId="77777777" w:rsidTr="00350A05">
        <w:trPr>
          <w:jc w:val="center"/>
        </w:trPr>
        <w:tc>
          <w:tcPr>
            <w:tcW w:w="2055" w:type="dxa"/>
          </w:tcPr>
          <w:p w14:paraId="4411786A" w14:textId="793087DE" w:rsidR="007450C1" w:rsidRDefault="007450C1" w:rsidP="008010F8">
            <w:pPr>
              <w:pStyle w:val="BPDPNormln"/>
            </w:pPr>
            <w:r>
              <w:t>velký + hi-hat</w:t>
            </w:r>
          </w:p>
        </w:tc>
        <w:tc>
          <w:tcPr>
            <w:tcW w:w="2126" w:type="dxa"/>
          </w:tcPr>
          <w:p w14:paraId="6D4546E4" w14:textId="6ACDA8DB" w:rsidR="007450C1" w:rsidRDefault="007450C1" w:rsidP="00350A05">
            <w:pPr>
              <w:pStyle w:val="BPDPNormln"/>
              <w:ind w:firstLine="0"/>
              <w:jc w:val="center"/>
            </w:pPr>
            <w:r>
              <w:t>62</w:t>
            </w:r>
          </w:p>
        </w:tc>
        <w:tc>
          <w:tcPr>
            <w:tcW w:w="2301" w:type="dxa"/>
          </w:tcPr>
          <w:p w14:paraId="15BD9C41" w14:textId="43CC2922" w:rsidR="007450C1" w:rsidRDefault="007450C1" w:rsidP="00350A05">
            <w:pPr>
              <w:pStyle w:val="BPDPNormln"/>
              <w:ind w:firstLine="0"/>
              <w:jc w:val="center"/>
            </w:pPr>
            <w:r>
              <w:t>81</w:t>
            </w:r>
          </w:p>
        </w:tc>
        <w:tc>
          <w:tcPr>
            <w:tcW w:w="2161" w:type="dxa"/>
          </w:tcPr>
          <w:p w14:paraId="2620342B" w14:textId="4CFB0EAC" w:rsidR="007450C1" w:rsidRDefault="004525EF" w:rsidP="00350A05">
            <w:pPr>
              <w:pStyle w:val="BPDPNormln"/>
              <w:ind w:firstLine="0"/>
              <w:jc w:val="center"/>
            </w:pPr>
            <w:r>
              <w:t>100</w:t>
            </w:r>
          </w:p>
        </w:tc>
      </w:tr>
      <w:tr w:rsidR="007450C1" w14:paraId="0282BF38" w14:textId="77777777" w:rsidTr="00350A05">
        <w:trPr>
          <w:jc w:val="center"/>
        </w:trPr>
        <w:tc>
          <w:tcPr>
            <w:tcW w:w="2055" w:type="dxa"/>
            <w:shd w:val="clear" w:color="auto" w:fill="D9D9D9" w:themeFill="background1" w:themeFillShade="D9"/>
          </w:tcPr>
          <w:p w14:paraId="4E65C542" w14:textId="6B01BE14" w:rsidR="007450C1" w:rsidRDefault="005E243D" w:rsidP="008010F8">
            <w:pPr>
              <w:pStyle w:val="BPDPNormln"/>
            </w:pPr>
            <w:r>
              <w:t>průměrně</w:t>
            </w:r>
          </w:p>
        </w:tc>
        <w:tc>
          <w:tcPr>
            <w:tcW w:w="2126" w:type="dxa"/>
            <w:shd w:val="clear" w:color="auto" w:fill="D9D9D9" w:themeFill="background1" w:themeFillShade="D9"/>
          </w:tcPr>
          <w:p w14:paraId="314D4381" w14:textId="503EE09F" w:rsidR="007450C1" w:rsidRDefault="007450C1" w:rsidP="00350A05">
            <w:pPr>
              <w:pStyle w:val="BPDPNormln"/>
              <w:ind w:firstLine="0"/>
              <w:jc w:val="center"/>
            </w:pPr>
            <w:r>
              <w:t>68</w:t>
            </w:r>
          </w:p>
        </w:tc>
        <w:tc>
          <w:tcPr>
            <w:tcW w:w="2301" w:type="dxa"/>
            <w:shd w:val="clear" w:color="auto" w:fill="D9D9D9" w:themeFill="background1" w:themeFillShade="D9"/>
          </w:tcPr>
          <w:p w14:paraId="7C236D1F" w14:textId="276F6077" w:rsidR="007450C1" w:rsidRDefault="007450C1" w:rsidP="00350A05">
            <w:pPr>
              <w:pStyle w:val="BPDPNormln"/>
              <w:ind w:firstLine="0"/>
              <w:jc w:val="center"/>
            </w:pPr>
            <w:r>
              <w:t>75</w:t>
            </w:r>
          </w:p>
        </w:tc>
        <w:tc>
          <w:tcPr>
            <w:tcW w:w="2161" w:type="dxa"/>
            <w:shd w:val="clear" w:color="auto" w:fill="D9D9D9" w:themeFill="background1" w:themeFillShade="D9"/>
          </w:tcPr>
          <w:p w14:paraId="761E467A" w14:textId="6E9D939C" w:rsidR="007450C1" w:rsidRDefault="004525EF" w:rsidP="00350A05">
            <w:pPr>
              <w:pStyle w:val="BPDPNormln"/>
              <w:ind w:firstLine="0"/>
              <w:jc w:val="center"/>
            </w:pPr>
            <w:r>
              <w:t>75</w:t>
            </w:r>
          </w:p>
        </w:tc>
      </w:tr>
    </w:tbl>
    <w:p w14:paraId="6F29B05D" w14:textId="5C28A142" w:rsidR="008D79DF" w:rsidRDefault="007450C1" w:rsidP="008010F8">
      <w:pPr>
        <w:pStyle w:val="BPDPNormln"/>
      </w:pPr>
      <w:r>
        <w:t xml:space="preserve"> </w:t>
      </w:r>
    </w:p>
    <w:p w14:paraId="1DBF4216" w14:textId="1539A307" w:rsidR="0018613B" w:rsidRDefault="0018613B" w:rsidP="008010F8">
      <w:pPr>
        <w:pStyle w:val="BPDPNormln"/>
      </w:pPr>
      <w:r>
        <w:t>Z tabulky vyplývá, že třetino – oktávová banka filtrů je vhodným řešením. Oktávová banka filtrů má o 7 % nižší úspěšnost správného rozeznání úderu než třetino – oktávová banka. Šestino – oktávová banka nevykazuje žádné zlepšení v celkové úspěšnosti, jen prodlužuje procesní čas potřebný na výpočet. Podrobné výsledky testů jsou v</w:t>
      </w:r>
      <w:r w:rsidR="0009115A">
        <w:t> tabulkách v příloze (</w:t>
      </w:r>
      <w:r>
        <w:fldChar w:fldCharType="begin"/>
      </w:r>
      <w:r>
        <w:instrText xml:space="preserve"> REF _Ref40454721 \r \h </w:instrText>
      </w:r>
      <w:r>
        <w:fldChar w:fldCharType="separate"/>
      </w:r>
      <w:r w:rsidR="007E0F00">
        <w:t>Příloha 1 -</w:t>
      </w:r>
      <w:r>
        <w:fldChar w:fldCharType="end"/>
      </w:r>
      <w:r>
        <w:t xml:space="preserve">, </w:t>
      </w:r>
      <w:r>
        <w:fldChar w:fldCharType="begin"/>
      </w:r>
      <w:r>
        <w:instrText xml:space="preserve"> REF _Ref40454778 \r \h </w:instrText>
      </w:r>
      <w:r>
        <w:fldChar w:fldCharType="separate"/>
      </w:r>
      <w:r w:rsidR="007E0F00">
        <w:t>Příloha 1 -</w:t>
      </w:r>
      <w:r>
        <w:fldChar w:fldCharType="end"/>
      </w:r>
      <w:r w:rsidR="0009115A">
        <w:t xml:space="preserve"> a </w:t>
      </w:r>
      <w:r>
        <w:fldChar w:fldCharType="begin"/>
      </w:r>
      <w:r>
        <w:instrText xml:space="preserve"> REF _Ref40454780 \r \h </w:instrText>
      </w:r>
      <w:r>
        <w:fldChar w:fldCharType="separate"/>
      </w:r>
      <w:r w:rsidR="007E0F00">
        <w:t>Příloha 3 -</w:t>
      </w:r>
      <w:r>
        <w:fldChar w:fldCharType="end"/>
      </w:r>
      <w:r w:rsidR="0009115A">
        <w:t>).</w:t>
      </w:r>
    </w:p>
    <w:p w14:paraId="2AE5555E" w14:textId="07D2FE47" w:rsidR="0009115A" w:rsidRDefault="0009115A" w:rsidP="0009115A">
      <w:pPr>
        <w:pStyle w:val="Nadpis2"/>
      </w:pPr>
      <w:bookmarkStart w:id="166" w:name="_Toc41489570"/>
      <w:r>
        <w:t>Výpočet energií ve frekvenčních pásmech</w:t>
      </w:r>
      <w:bookmarkEnd w:id="166"/>
    </w:p>
    <w:p w14:paraId="4471A656" w14:textId="38DE45AB" w:rsidR="0009115A" w:rsidRDefault="0009115A" w:rsidP="008010F8">
      <w:pPr>
        <w:pStyle w:val="BPDPNormln"/>
      </w:pPr>
      <w:r>
        <w:t xml:space="preserve">Tato část programu je obsažena v knihovně </w:t>
      </w:r>
      <w:proofErr w:type="spellStart"/>
      <w:r w:rsidRPr="0009115A">
        <w:rPr>
          <w:i/>
        </w:rPr>
        <w:t>energie.m</w:t>
      </w:r>
      <w:proofErr w:type="spellEnd"/>
      <w:r>
        <w:t xml:space="preserve">. Vstupem funkce je výstup z banky filtrů. Výstupem je vektor energií, pro jednotlivá frekvenční pásma. Výpočet energie </w:t>
      </w:r>
      <w:r w:rsidR="00C30A51">
        <w:t xml:space="preserve">je definován jako součet čtverců absolutních hodnot signálu </w:t>
      </w:r>
      <w:r w:rsidR="00101CB1">
        <w:fldChar w:fldCharType="begin"/>
      </w:r>
      <w:r w:rsidR="00101CB1">
        <w:instrText xml:space="preserve"> REF _Ref40456144 \h </w:instrText>
      </w:r>
      <w:r w:rsidR="00101CB1">
        <w:fldChar w:fldCharType="separate"/>
      </w:r>
      <w:r w:rsidR="007E0F00">
        <w:t>(</w:t>
      </w:r>
      <w:r w:rsidR="007E0F00">
        <w:rPr>
          <w:noProof/>
        </w:rPr>
        <w:t>3</w:t>
      </w:r>
      <w:r w:rsidR="007E0F00">
        <w:t>.</w:t>
      </w:r>
      <w:r w:rsidR="007E0F00">
        <w:rPr>
          <w:noProof/>
        </w:rPr>
        <w:t>2</w:t>
      </w:r>
      <w:r w:rsidR="00101CB1">
        <w:fldChar w:fldCharType="end"/>
      </w:r>
      <w:r w:rsidR="00101CB1">
        <w:t>)</w:t>
      </w:r>
      <w:r w:rsidR="00C30A51">
        <w:t>.</w:t>
      </w:r>
    </w:p>
    <w:p w14:paraId="0C6EF3A9" w14:textId="77777777" w:rsidR="00C30A51" w:rsidRDefault="00C30A51" w:rsidP="008010F8">
      <w:pPr>
        <w:pStyle w:val="BPDPNormln"/>
      </w:pPr>
    </w:p>
    <w:p w14:paraId="78A35636" w14:textId="3C21E827" w:rsidR="001A6A8F" w:rsidRPr="001A6A8F" w:rsidRDefault="001A6A8F" w:rsidP="008010F8">
      <w:pPr>
        <w:pStyle w:val="BPDPNormln"/>
      </w:pPr>
      <w:r>
        <w:t>Na obrázku (</w:t>
      </w:r>
      <w:r w:rsidRPr="001A6A8F">
        <w:fldChar w:fldCharType="begin"/>
      </w:r>
      <w:r w:rsidRPr="001A6A8F">
        <w:instrText xml:space="preserve"> REF _Ref40465357 \h  \* MERGEFORMAT </w:instrText>
      </w:r>
      <w:r w:rsidRPr="001A6A8F">
        <w:fldChar w:fldCharType="separate"/>
      </w:r>
      <w:r w:rsidR="007E0F00" w:rsidRPr="007E0F00">
        <w:t xml:space="preserve">Obr. </w:t>
      </w:r>
      <w:r w:rsidR="007E0F00" w:rsidRPr="007E0F00">
        <w:rPr>
          <w:noProof/>
        </w:rPr>
        <w:t>6</w:t>
      </w:r>
      <w:r w:rsidR="007E0F00" w:rsidRPr="007E0F00">
        <w:t>.</w:t>
      </w:r>
      <w:r w:rsidR="007E0F00" w:rsidRPr="007E0F00">
        <w:rPr>
          <w:noProof/>
        </w:rPr>
        <w:t>4</w:t>
      </w:r>
      <w:r w:rsidRPr="001A6A8F">
        <w:fldChar w:fldCharType="end"/>
      </w:r>
      <w:r>
        <w:t>) je zobrazeno srovnání energií spočítaných ve frekvenčních pásmech s amplitudovým spektrem stejného signálu. Jako ukázkový signál byla použita nahrávka úderu na malý buben.</w:t>
      </w:r>
    </w:p>
    <w:p w14:paraId="0F7C9C45" w14:textId="0C559E88" w:rsidR="001A6A8F" w:rsidRDefault="00635108" w:rsidP="00350A05">
      <w:pPr>
        <w:pStyle w:val="BPDPNormln"/>
        <w:jc w:val="center"/>
      </w:pPr>
      <w:r>
        <w:rPr>
          <w:noProof/>
        </w:rPr>
        <w:lastRenderedPageBreak/>
        <w:drawing>
          <wp:inline distT="0" distB="0" distL="0" distR="0" wp14:anchorId="4BAF7EED" wp14:editId="099B1088">
            <wp:extent cx="4627872" cy="3240000"/>
            <wp:effectExtent l="0" t="0" r="1905"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pektrum_snare.emf"/>
                    <pic:cNvPicPr/>
                  </pic:nvPicPr>
                  <pic:blipFill>
                    <a:blip r:embed="rId40">
                      <a:extLst>
                        <a:ext uri="{28A0092B-C50C-407E-A947-70E740481C1C}">
                          <a14:useLocalDpi xmlns:a14="http://schemas.microsoft.com/office/drawing/2010/main" val="0"/>
                        </a:ext>
                      </a:extLst>
                    </a:blip>
                    <a:stretch>
                      <a:fillRect/>
                    </a:stretch>
                  </pic:blipFill>
                  <pic:spPr>
                    <a:xfrm>
                      <a:off x="0" y="0"/>
                      <a:ext cx="4627872" cy="3240000"/>
                    </a:xfrm>
                    <a:prstGeom prst="rect">
                      <a:avLst/>
                    </a:prstGeom>
                  </pic:spPr>
                </pic:pic>
              </a:graphicData>
            </a:graphic>
          </wp:inline>
        </w:drawing>
      </w:r>
    </w:p>
    <w:p w14:paraId="727A98E9" w14:textId="6862CEB8" w:rsidR="00FC6161" w:rsidRPr="001A6A8F" w:rsidRDefault="001A6A8F" w:rsidP="001A6A8F">
      <w:pPr>
        <w:pStyle w:val="Titulek"/>
        <w:jc w:val="center"/>
        <w:rPr>
          <w:b w:val="0"/>
        </w:rPr>
      </w:pPr>
      <w:bookmarkStart w:id="167" w:name="_Ref40465357"/>
      <w:bookmarkStart w:id="168" w:name="_Toc41489598"/>
      <w:r w:rsidRPr="001A6A8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4</w:t>
      </w:r>
      <w:r w:rsidR="00E73D21">
        <w:rPr>
          <w:b w:val="0"/>
        </w:rPr>
        <w:fldChar w:fldCharType="end"/>
      </w:r>
      <w:bookmarkEnd w:id="167"/>
      <w:r w:rsidRPr="001A6A8F">
        <w:rPr>
          <w:b w:val="0"/>
        </w:rPr>
        <w:t>: Srovnání energií spočtených ve frekvenčních pásmech s amplitudovým spektrem malého bubnu</w:t>
      </w:r>
      <w:bookmarkEnd w:id="168"/>
    </w:p>
    <w:p w14:paraId="2A8D4D25" w14:textId="38C1BC8C" w:rsidR="00006017" w:rsidRDefault="00001EC6" w:rsidP="001A6A8F">
      <w:pPr>
        <w:pStyle w:val="Nadpis2"/>
      </w:pPr>
      <w:r>
        <w:t xml:space="preserve"> </w:t>
      </w:r>
      <w:bookmarkStart w:id="169" w:name="_Toc41489571"/>
      <w:r w:rsidR="001A6A8F">
        <w:t>Analýza hlavních komponent</w:t>
      </w:r>
      <w:bookmarkEnd w:id="169"/>
    </w:p>
    <w:p w14:paraId="09D53EE4" w14:textId="0D05BD98" w:rsidR="00006017" w:rsidRDefault="00177593" w:rsidP="008010F8">
      <w:pPr>
        <w:pStyle w:val="BPDPNormln"/>
      </w:pPr>
      <w:r>
        <w:t xml:space="preserve">Pro výpočet PCA je využita funkce </w:t>
      </w:r>
      <w:proofErr w:type="spellStart"/>
      <w:r w:rsidR="00696F5A" w:rsidRPr="00177593">
        <w:rPr>
          <w:i/>
        </w:rPr>
        <w:t>pca.m</w:t>
      </w:r>
      <w:proofErr w:type="spellEnd"/>
      <w:r w:rsidR="00696F5A">
        <w:t xml:space="preserve"> </w:t>
      </w:r>
      <w:r>
        <w:t xml:space="preserve">prostředí </w:t>
      </w:r>
      <w:proofErr w:type="spellStart"/>
      <w:r>
        <w:t>Matlab</w:t>
      </w:r>
      <w:proofErr w:type="spellEnd"/>
      <w:r>
        <w:t>. Funkce</w:t>
      </w:r>
      <w:r w:rsidR="00006017">
        <w:t xml:space="preserve"> využ</w:t>
      </w:r>
      <w:r>
        <w:t>ívá</w:t>
      </w:r>
      <w:r w:rsidR="00006017">
        <w:t xml:space="preserve"> </w:t>
      </w:r>
      <w:r>
        <w:t>přednastavený</w:t>
      </w:r>
      <w:r w:rsidR="00006017">
        <w:t xml:space="preserve"> algoritmus SVD viz kapitola </w:t>
      </w:r>
      <w:r>
        <w:fldChar w:fldCharType="begin"/>
      </w:r>
      <w:r>
        <w:instrText xml:space="preserve"> REF _Ref40114708 \r \h </w:instrText>
      </w:r>
      <w:r>
        <w:fldChar w:fldCharType="separate"/>
      </w:r>
      <w:r w:rsidR="007E0F00">
        <w:t>4.3</w:t>
      </w:r>
      <w:r>
        <w:fldChar w:fldCharType="end"/>
      </w:r>
      <w:r w:rsidR="00006017">
        <w:t>.</w:t>
      </w:r>
    </w:p>
    <w:p w14:paraId="54DA5804" w14:textId="0C8D328D" w:rsidR="00006017" w:rsidRDefault="00006017" w:rsidP="008010F8">
      <w:pPr>
        <w:pStyle w:val="BPDPNormln"/>
      </w:pPr>
      <w:r>
        <w:t xml:space="preserve">Vstupem této funkce je matice vypočtených energií, kde řádky jsou frekvenčními </w:t>
      </w:r>
      <w:proofErr w:type="spellStart"/>
      <w:r>
        <w:t>pásm</w:t>
      </w:r>
      <w:r w:rsidR="00912727">
        <w:t>i</w:t>
      </w:r>
      <w:proofErr w:type="spellEnd"/>
      <w:r>
        <w:t xml:space="preserve"> a sloupce představují jednotlivé nahrávky úderů. Dalším vstupem je počet hlavních komponent, které budou vypočteny. </w:t>
      </w:r>
    </w:p>
    <w:p w14:paraId="51F4AFF9" w14:textId="2F8CB9DB" w:rsidR="003A29E9" w:rsidRDefault="003A29E9" w:rsidP="008010F8">
      <w:pPr>
        <w:pStyle w:val="BPDPNormln"/>
      </w:pPr>
      <w:r>
        <w:t xml:space="preserve">Prvním důležitým výstupem jsou </w:t>
      </w:r>
      <w:r w:rsidR="00F36002">
        <w:t xml:space="preserve">vlastní čísla. Vektor s vlastními čísly nese název </w:t>
      </w:r>
      <w:proofErr w:type="spellStart"/>
      <w:r w:rsidR="00F36002" w:rsidRPr="00F36002">
        <w:rPr>
          <w:i/>
        </w:rPr>
        <w:t>latent</w:t>
      </w:r>
      <w:proofErr w:type="spellEnd"/>
      <w:r w:rsidR="00F36002">
        <w:rPr>
          <w:i/>
        </w:rPr>
        <w:t xml:space="preserve">. </w:t>
      </w:r>
      <w:r w:rsidR="00F36002">
        <w:t xml:space="preserve">Vlastní čísla vyjádřené v procentech jsou ve vektoru </w:t>
      </w:r>
      <w:proofErr w:type="spellStart"/>
      <w:r w:rsidR="00F36002" w:rsidRPr="00F36002">
        <w:rPr>
          <w:i/>
        </w:rPr>
        <w:t>explained</w:t>
      </w:r>
      <w:proofErr w:type="spellEnd"/>
      <w:r w:rsidR="00F36002" w:rsidRPr="00F36002">
        <w:rPr>
          <w:i/>
        </w:rPr>
        <w:t>.</w:t>
      </w:r>
      <w:r w:rsidR="00F36002">
        <w:t xml:space="preserve"> Vlastní čísla v procentech (</w:t>
      </w:r>
      <w:r w:rsidR="00C53017" w:rsidRPr="00C53017">
        <w:fldChar w:fldCharType="begin"/>
      </w:r>
      <w:r w:rsidR="00C53017" w:rsidRPr="00C53017">
        <w:instrText xml:space="preserve"> REF _Ref40532841 \h  \* MERGEFORMAT </w:instrText>
      </w:r>
      <w:r w:rsidR="00C53017" w:rsidRPr="00C53017">
        <w:fldChar w:fldCharType="separate"/>
      </w:r>
      <w:r w:rsidR="007E0F00" w:rsidRPr="007E0F00">
        <w:t xml:space="preserve">Tab. </w:t>
      </w:r>
      <w:r w:rsidR="007E0F00" w:rsidRPr="007E0F00">
        <w:rPr>
          <w:noProof/>
        </w:rPr>
        <w:t>6</w:t>
      </w:r>
      <w:r w:rsidR="007E0F00" w:rsidRPr="007E0F00">
        <w:t>.</w:t>
      </w:r>
      <w:r w:rsidR="007E0F00" w:rsidRPr="007E0F00">
        <w:rPr>
          <w:noProof/>
        </w:rPr>
        <w:t>2</w:t>
      </w:r>
      <w:r w:rsidR="00C53017" w:rsidRPr="00C53017">
        <w:fldChar w:fldCharType="end"/>
      </w:r>
      <w:r w:rsidR="00F36002">
        <w:t xml:space="preserve">) poslouží k určení počtu hlavních komponent. </w:t>
      </w:r>
    </w:p>
    <w:p w14:paraId="6D696113" w14:textId="77777777" w:rsidR="0035367B" w:rsidRDefault="0035367B" w:rsidP="008010F8">
      <w:pPr>
        <w:pStyle w:val="BPDPNormln"/>
      </w:pPr>
    </w:p>
    <w:p w14:paraId="586AAC0F" w14:textId="573B676A" w:rsidR="00C53017" w:rsidRPr="00C53017" w:rsidRDefault="00C53017" w:rsidP="00C53017">
      <w:pPr>
        <w:pStyle w:val="Titulek"/>
        <w:keepNext/>
        <w:jc w:val="center"/>
        <w:rPr>
          <w:b w:val="0"/>
        </w:rPr>
      </w:pPr>
      <w:bookmarkStart w:id="170" w:name="_Ref40532841"/>
      <w:bookmarkStart w:id="171" w:name="_Toc41489614"/>
      <w:r w:rsidRPr="00C53017">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7E0F00">
        <w:rPr>
          <w:b w:val="0"/>
          <w:noProof/>
        </w:rPr>
        <w:t>6</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7E0F00">
        <w:rPr>
          <w:b w:val="0"/>
          <w:noProof/>
        </w:rPr>
        <w:t>2</w:t>
      </w:r>
      <w:r w:rsidR="00982B7F">
        <w:rPr>
          <w:b w:val="0"/>
        </w:rPr>
        <w:fldChar w:fldCharType="end"/>
      </w:r>
      <w:bookmarkEnd w:id="170"/>
      <w:r w:rsidRPr="00C53017">
        <w:rPr>
          <w:b w:val="0"/>
        </w:rPr>
        <w:t>: Vlastní čísla [%]</w:t>
      </w:r>
      <w:bookmarkEnd w:id="171"/>
    </w:p>
    <w:tbl>
      <w:tblPr>
        <w:tblStyle w:val="Mkatabulky"/>
        <w:tblW w:w="0" w:type="auto"/>
        <w:jc w:val="center"/>
        <w:tblLook w:val="04A0" w:firstRow="1" w:lastRow="0" w:firstColumn="1" w:lastColumn="0" w:noHBand="0" w:noVBand="1"/>
      </w:tblPr>
      <w:tblGrid>
        <w:gridCol w:w="864"/>
        <w:gridCol w:w="864"/>
        <w:gridCol w:w="864"/>
        <w:gridCol w:w="864"/>
        <w:gridCol w:w="864"/>
        <w:gridCol w:w="864"/>
        <w:gridCol w:w="864"/>
        <w:gridCol w:w="865"/>
        <w:gridCol w:w="865"/>
        <w:gridCol w:w="865"/>
      </w:tblGrid>
      <w:tr w:rsidR="00F36002" w14:paraId="2E9E8A21" w14:textId="77777777" w:rsidTr="00C53017">
        <w:trPr>
          <w:jc w:val="center"/>
        </w:trPr>
        <w:tc>
          <w:tcPr>
            <w:tcW w:w="864" w:type="dxa"/>
            <w:shd w:val="clear" w:color="auto" w:fill="D9E2F3" w:themeFill="accent1" w:themeFillTint="33"/>
            <w:vAlign w:val="center"/>
          </w:tcPr>
          <w:p w14:paraId="4572EC58" w14:textId="5EDC946A" w:rsidR="00F36002" w:rsidRDefault="0035367B" w:rsidP="00350A05">
            <w:pPr>
              <w:pStyle w:val="BPDPNormln"/>
              <w:ind w:firstLine="0"/>
              <w:jc w:val="center"/>
            </w:pPr>
            <w:r>
              <w:t>PC1</w:t>
            </w:r>
          </w:p>
        </w:tc>
        <w:tc>
          <w:tcPr>
            <w:tcW w:w="864" w:type="dxa"/>
            <w:shd w:val="clear" w:color="auto" w:fill="D9E2F3" w:themeFill="accent1" w:themeFillTint="33"/>
            <w:vAlign w:val="center"/>
          </w:tcPr>
          <w:p w14:paraId="64E1CAC0" w14:textId="3D58ACEC" w:rsidR="00F36002" w:rsidRDefault="0035367B" w:rsidP="00350A05">
            <w:pPr>
              <w:pStyle w:val="BPDPNormln"/>
              <w:ind w:firstLine="0"/>
              <w:jc w:val="center"/>
            </w:pPr>
            <w:r>
              <w:t>PC2</w:t>
            </w:r>
          </w:p>
        </w:tc>
        <w:tc>
          <w:tcPr>
            <w:tcW w:w="864" w:type="dxa"/>
            <w:shd w:val="clear" w:color="auto" w:fill="D9E2F3" w:themeFill="accent1" w:themeFillTint="33"/>
            <w:vAlign w:val="center"/>
          </w:tcPr>
          <w:p w14:paraId="452C1F56" w14:textId="3D7C40E8" w:rsidR="00F36002" w:rsidRDefault="0035367B" w:rsidP="00350A05">
            <w:pPr>
              <w:pStyle w:val="BPDPNormln"/>
              <w:ind w:firstLine="0"/>
              <w:jc w:val="center"/>
            </w:pPr>
            <w:r>
              <w:t>PC3</w:t>
            </w:r>
          </w:p>
        </w:tc>
        <w:tc>
          <w:tcPr>
            <w:tcW w:w="864" w:type="dxa"/>
            <w:shd w:val="clear" w:color="auto" w:fill="D9E2F3" w:themeFill="accent1" w:themeFillTint="33"/>
            <w:vAlign w:val="center"/>
          </w:tcPr>
          <w:p w14:paraId="48BAFC2F" w14:textId="4048FA4B" w:rsidR="00F36002" w:rsidRDefault="0035367B" w:rsidP="00350A05">
            <w:pPr>
              <w:pStyle w:val="BPDPNormln"/>
              <w:ind w:firstLine="0"/>
              <w:jc w:val="center"/>
            </w:pPr>
            <w:r>
              <w:t>PC4</w:t>
            </w:r>
          </w:p>
        </w:tc>
        <w:tc>
          <w:tcPr>
            <w:tcW w:w="864" w:type="dxa"/>
            <w:shd w:val="clear" w:color="auto" w:fill="D9E2F3" w:themeFill="accent1" w:themeFillTint="33"/>
            <w:vAlign w:val="center"/>
          </w:tcPr>
          <w:p w14:paraId="48697E07" w14:textId="033C04C9" w:rsidR="00F36002" w:rsidRDefault="0035367B" w:rsidP="00350A05">
            <w:pPr>
              <w:pStyle w:val="BPDPNormln"/>
              <w:ind w:firstLine="0"/>
              <w:jc w:val="center"/>
            </w:pPr>
            <w:r>
              <w:t>PC5</w:t>
            </w:r>
          </w:p>
        </w:tc>
        <w:tc>
          <w:tcPr>
            <w:tcW w:w="864" w:type="dxa"/>
            <w:shd w:val="clear" w:color="auto" w:fill="D9E2F3" w:themeFill="accent1" w:themeFillTint="33"/>
            <w:vAlign w:val="center"/>
          </w:tcPr>
          <w:p w14:paraId="12149C0D" w14:textId="799F9C91" w:rsidR="00F36002" w:rsidRDefault="0035367B" w:rsidP="00350A05">
            <w:pPr>
              <w:pStyle w:val="BPDPNormln"/>
              <w:ind w:firstLine="0"/>
              <w:jc w:val="center"/>
            </w:pPr>
            <w:r>
              <w:t>PC6</w:t>
            </w:r>
          </w:p>
        </w:tc>
        <w:tc>
          <w:tcPr>
            <w:tcW w:w="864" w:type="dxa"/>
            <w:shd w:val="clear" w:color="auto" w:fill="D9E2F3" w:themeFill="accent1" w:themeFillTint="33"/>
            <w:vAlign w:val="center"/>
          </w:tcPr>
          <w:p w14:paraId="3BB35978" w14:textId="0C43E274" w:rsidR="00F36002" w:rsidRDefault="0035367B" w:rsidP="00350A05">
            <w:pPr>
              <w:pStyle w:val="BPDPNormln"/>
              <w:ind w:firstLine="0"/>
              <w:jc w:val="center"/>
            </w:pPr>
            <w:r>
              <w:t>PC7</w:t>
            </w:r>
          </w:p>
        </w:tc>
        <w:tc>
          <w:tcPr>
            <w:tcW w:w="865" w:type="dxa"/>
            <w:shd w:val="clear" w:color="auto" w:fill="D9E2F3" w:themeFill="accent1" w:themeFillTint="33"/>
            <w:vAlign w:val="center"/>
          </w:tcPr>
          <w:p w14:paraId="6A7C13A7" w14:textId="20E9434B" w:rsidR="00F36002" w:rsidRDefault="0035367B" w:rsidP="00350A05">
            <w:pPr>
              <w:pStyle w:val="BPDPNormln"/>
              <w:ind w:firstLine="0"/>
              <w:jc w:val="center"/>
            </w:pPr>
            <w:r>
              <w:t>PC8</w:t>
            </w:r>
          </w:p>
        </w:tc>
        <w:tc>
          <w:tcPr>
            <w:tcW w:w="865" w:type="dxa"/>
            <w:shd w:val="clear" w:color="auto" w:fill="D9E2F3" w:themeFill="accent1" w:themeFillTint="33"/>
            <w:vAlign w:val="center"/>
          </w:tcPr>
          <w:p w14:paraId="350ADD50" w14:textId="7B49B7E2" w:rsidR="00F36002" w:rsidRDefault="0035367B" w:rsidP="00350A05">
            <w:pPr>
              <w:pStyle w:val="BPDPNormln"/>
              <w:ind w:firstLine="0"/>
              <w:jc w:val="center"/>
            </w:pPr>
            <w:r>
              <w:t>PC9</w:t>
            </w:r>
          </w:p>
        </w:tc>
        <w:tc>
          <w:tcPr>
            <w:tcW w:w="865" w:type="dxa"/>
            <w:shd w:val="clear" w:color="auto" w:fill="D9E2F3" w:themeFill="accent1" w:themeFillTint="33"/>
            <w:vAlign w:val="center"/>
          </w:tcPr>
          <w:p w14:paraId="7CD91243" w14:textId="53207E61" w:rsidR="00F36002" w:rsidRDefault="0035367B" w:rsidP="00350A05">
            <w:pPr>
              <w:pStyle w:val="BPDPNormln"/>
              <w:ind w:firstLine="0"/>
              <w:jc w:val="center"/>
            </w:pPr>
            <w:r>
              <w:t>PC10</w:t>
            </w:r>
          </w:p>
        </w:tc>
      </w:tr>
      <w:tr w:rsidR="00F36002" w14:paraId="63BDB414" w14:textId="77777777" w:rsidTr="00C53017">
        <w:trPr>
          <w:jc w:val="center"/>
        </w:trPr>
        <w:tc>
          <w:tcPr>
            <w:tcW w:w="864" w:type="dxa"/>
            <w:shd w:val="clear" w:color="auto" w:fill="D9E2F3" w:themeFill="accent1" w:themeFillTint="33"/>
            <w:vAlign w:val="center"/>
          </w:tcPr>
          <w:p w14:paraId="1325DC26" w14:textId="77F017E4" w:rsidR="00F36002" w:rsidRDefault="0035367B" w:rsidP="00350A05">
            <w:pPr>
              <w:pStyle w:val="BPDPNormln"/>
              <w:ind w:firstLine="0"/>
              <w:jc w:val="center"/>
            </w:pPr>
            <w:r>
              <w:t>33,05</w:t>
            </w:r>
          </w:p>
        </w:tc>
        <w:tc>
          <w:tcPr>
            <w:tcW w:w="864" w:type="dxa"/>
            <w:shd w:val="clear" w:color="auto" w:fill="D9E2F3" w:themeFill="accent1" w:themeFillTint="33"/>
            <w:vAlign w:val="center"/>
          </w:tcPr>
          <w:p w14:paraId="2E7B4E36" w14:textId="04CB9FED" w:rsidR="00F36002" w:rsidRDefault="0035367B" w:rsidP="00350A05">
            <w:pPr>
              <w:pStyle w:val="BPDPNormln"/>
              <w:ind w:firstLine="0"/>
              <w:jc w:val="center"/>
            </w:pPr>
            <w:r>
              <w:t>22,20</w:t>
            </w:r>
          </w:p>
        </w:tc>
        <w:tc>
          <w:tcPr>
            <w:tcW w:w="864" w:type="dxa"/>
            <w:shd w:val="clear" w:color="auto" w:fill="D9E2F3" w:themeFill="accent1" w:themeFillTint="33"/>
            <w:vAlign w:val="center"/>
          </w:tcPr>
          <w:p w14:paraId="4B742E21" w14:textId="77C8567A" w:rsidR="00F36002" w:rsidRDefault="0035367B" w:rsidP="00350A05">
            <w:pPr>
              <w:pStyle w:val="BPDPNormln"/>
              <w:ind w:firstLine="0"/>
              <w:jc w:val="center"/>
            </w:pPr>
            <w:r>
              <w:t>16,71</w:t>
            </w:r>
          </w:p>
        </w:tc>
        <w:tc>
          <w:tcPr>
            <w:tcW w:w="864" w:type="dxa"/>
            <w:shd w:val="clear" w:color="auto" w:fill="D9E2F3" w:themeFill="accent1" w:themeFillTint="33"/>
            <w:vAlign w:val="center"/>
          </w:tcPr>
          <w:p w14:paraId="431A90E3" w14:textId="564B5088" w:rsidR="00F36002" w:rsidRDefault="0035367B" w:rsidP="00350A05">
            <w:pPr>
              <w:pStyle w:val="BPDPNormln"/>
              <w:ind w:firstLine="0"/>
              <w:jc w:val="center"/>
            </w:pPr>
            <w:r>
              <w:t>6,56</w:t>
            </w:r>
          </w:p>
        </w:tc>
        <w:tc>
          <w:tcPr>
            <w:tcW w:w="864" w:type="dxa"/>
            <w:shd w:val="clear" w:color="auto" w:fill="D9E2F3" w:themeFill="accent1" w:themeFillTint="33"/>
            <w:vAlign w:val="center"/>
          </w:tcPr>
          <w:p w14:paraId="6D3539B1" w14:textId="6810128C" w:rsidR="00F36002" w:rsidRDefault="0035367B" w:rsidP="00350A05">
            <w:pPr>
              <w:pStyle w:val="BPDPNormln"/>
              <w:ind w:firstLine="0"/>
              <w:jc w:val="center"/>
            </w:pPr>
            <w:r>
              <w:t>6,40</w:t>
            </w:r>
          </w:p>
        </w:tc>
        <w:tc>
          <w:tcPr>
            <w:tcW w:w="864" w:type="dxa"/>
            <w:shd w:val="clear" w:color="auto" w:fill="D9E2F3" w:themeFill="accent1" w:themeFillTint="33"/>
            <w:vAlign w:val="center"/>
          </w:tcPr>
          <w:p w14:paraId="2DF3245A" w14:textId="63029762" w:rsidR="00F36002" w:rsidRDefault="0035367B" w:rsidP="00350A05">
            <w:pPr>
              <w:pStyle w:val="BPDPNormln"/>
              <w:ind w:firstLine="0"/>
              <w:jc w:val="center"/>
            </w:pPr>
            <w:r>
              <w:t>4,67</w:t>
            </w:r>
          </w:p>
        </w:tc>
        <w:tc>
          <w:tcPr>
            <w:tcW w:w="864" w:type="dxa"/>
            <w:shd w:val="clear" w:color="auto" w:fill="D9E2F3" w:themeFill="accent1" w:themeFillTint="33"/>
            <w:vAlign w:val="center"/>
          </w:tcPr>
          <w:p w14:paraId="63C65DA5" w14:textId="23322030" w:rsidR="00F36002" w:rsidRDefault="0035367B" w:rsidP="00350A05">
            <w:pPr>
              <w:pStyle w:val="BPDPNormln"/>
              <w:ind w:firstLine="0"/>
              <w:jc w:val="center"/>
            </w:pPr>
            <w:r>
              <w:t>3,32</w:t>
            </w:r>
          </w:p>
        </w:tc>
        <w:tc>
          <w:tcPr>
            <w:tcW w:w="865" w:type="dxa"/>
            <w:shd w:val="clear" w:color="auto" w:fill="D9E2F3" w:themeFill="accent1" w:themeFillTint="33"/>
            <w:vAlign w:val="center"/>
          </w:tcPr>
          <w:p w14:paraId="4C0371AF" w14:textId="2B57871F" w:rsidR="00F36002" w:rsidRDefault="0035367B" w:rsidP="00350A05">
            <w:pPr>
              <w:pStyle w:val="BPDPNormln"/>
              <w:ind w:firstLine="0"/>
              <w:jc w:val="center"/>
            </w:pPr>
            <w:r>
              <w:t>2,16</w:t>
            </w:r>
          </w:p>
        </w:tc>
        <w:tc>
          <w:tcPr>
            <w:tcW w:w="865" w:type="dxa"/>
            <w:shd w:val="clear" w:color="auto" w:fill="D9E2F3" w:themeFill="accent1" w:themeFillTint="33"/>
            <w:vAlign w:val="center"/>
          </w:tcPr>
          <w:p w14:paraId="3B2D323F" w14:textId="2B31A0F3" w:rsidR="00F36002" w:rsidRDefault="0035367B" w:rsidP="00350A05">
            <w:pPr>
              <w:pStyle w:val="BPDPNormln"/>
              <w:ind w:firstLine="0"/>
              <w:jc w:val="center"/>
            </w:pPr>
            <w:r>
              <w:t>1,84</w:t>
            </w:r>
          </w:p>
        </w:tc>
        <w:tc>
          <w:tcPr>
            <w:tcW w:w="865" w:type="dxa"/>
            <w:shd w:val="clear" w:color="auto" w:fill="D9E2F3" w:themeFill="accent1" w:themeFillTint="33"/>
            <w:vAlign w:val="center"/>
          </w:tcPr>
          <w:p w14:paraId="4FED7566" w14:textId="5567FC76" w:rsidR="00F36002" w:rsidRDefault="0035367B" w:rsidP="00350A05">
            <w:pPr>
              <w:pStyle w:val="BPDPNormln"/>
              <w:ind w:firstLine="0"/>
              <w:jc w:val="center"/>
            </w:pPr>
            <w:r>
              <w:t>1,10</w:t>
            </w:r>
          </w:p>
        </w:tc>
      </w:tr>
      <w:tr w:rsidR="0035367B" w14:paraId="1B01022F" w14:textId="77777777" w:rsidTr="00C53017">
        <w:trPr>
          <w:jc w:val="center"/>
        </w:trPr>
        <w:tc>
          <w:tcPr>
            <w:tcW w:w="864" w:type="dxa"/>
            <w:shd w:val="clear" w:color="auto" w:fill="FBE4D5" w:themeFill="accent2" w:themeFillTint="33"/>
            <w:vAlign w:val="center"/>
          </w:tcPr>
          <w:p w14:paraId="7FB23DED" w14:textId="614DC364" w:rsidR="0035367B" w:rsidRDefault="0035367B" w:rsidP="00350A05">
            <w:pPr>
              <w:pStyle w:val="BPDPNormln"/>
              <w:ind w:firstLine="0"/>
              <w:jc w:val="center"/>
            </w:pPr>
            <w:r>
              <w:t>PC11</w:t>
            </w:r>
          </w:p>
        </w:tc>
        <w:tc>
          <w:tcPr>
            <w:tcW w:w="864" w:type="dxa"/>
            <w:shd w:val="clear" w:color="auto" w:fill="FBE4D5" w:themeFill="accent2" w:themeFillTint="33"/>
            <w:vAlign w:val="center"/>
          </w:tcPr>
          <w:p w14:paraId="73FEA50E" w14:textId="7F4DBC13" w:rsidR="0035367B" w:rsidRDefault="0035367B" w:rsidP="00350A05">
            <w:pPr>
              <w:pStyle w:val="BPDPNormln"/>
              <w:ind w:firstLine="0"/>
              <w:jc w:val="center"/>
            </w:pPr>
            <w:r>
              <w:t>PC12</w:t>
            </w:r>
          </w:p>
        </w:tc>
        <w:tc>
          <w:tcPr>
            <w:tcW w:w="864" w:type="dxa"/>
            <w:shd w:val="clear" w:color="auto" w:fill="FBE4D5" w:themeFill="accent2" w:themeFillTint="33"/>
            <w:vAlign w:val="center"/>
          </w:tcPr>
          <w:p w14:paraId="0B0F02F3" w14:textId="6435228E" w:rsidR="0035367B" w:rsidRDefault="0035367B" w:rsidP="00350A05">
            <w:pPr>
              <w:pStyle w:val="BPDPNormln"/>
              <w:ind w:firstLine="0"/>
              <w:jc w:val="center"/>
            </w:pPr>
            <w:r>
              <w:t>PC13</w:t>
            </w:r>
          </w:p>
        </w:tc>
        <w:tc>
          <w:tcPr>
            <w:tcW w:w="864" w:type="dxa"/>
            <w:shd w:val="clear" w:color="auto" w:fill="FBE4D5" w:themeFill="accent2" w:themeFillTint="33"/>
            <w:vAlign w:val="center"/>
          </w:tcPr>
          <w:p w14:paraId="59F0D74D" w14:textId="657B92F3" w:rsidR="0035367B" w:rsidRDefault="0035367B" w:rsidP="00350A05">
            <w:pPr>
              <w:pStyle w:val="BPDPNormln"/>
              <w:ind w:firstLine="0"/>
              <w:jc w:val="center"/>
            </w:pPr>
            <w:r>
              <w:t>PC14</w:t>
            </w:r>
          </w:p>
        </w:tc>
        <w:tc>
          <w:tcPr>
            <w:tcW w:w="864" w:type="dxa"/>
            <w:shd w:val="clear" w:color="auto" w:fill="FBE4D5" w:themeFill="accent2" w:themeFillTint="33"/>
            <w:vAlign w:val="center"/>
          </w:tcPr>
          <w:p w14:paraId="07809991" w14:textId="50C16DA9" w:rsidR="0035367B" w:rsidRDefault="0035367B" w:rsidP="00350A05">
            <w:pPr>
              <w:pStyle w:val="BPDPNormln"/>
              <w:ind w:firstLine="0"/>
              <w:jc w:val="center"/>
            </w:pPr>
            <w:r>
              <w:t>PC15</w:t>
            </w:r>
          </w:p>
        </w:tc>
        <w:tc>
          <w:tcPr>
            <w:tcW w:w="864" w:type="dxa"/>
            <w:shd w:val="clear" w:color="auto" w:fill="FBE4D5" w:themeFill="accent2" w:themeFillTint="33"/>
            <w:vAlign w:val="center"/>
          </w:tcPr>
          <w:p w14:paraId="6B8FF510" w14:textId="2798D020" w:rsidR="0035367B" w:rsidRDefault="0035367B" w:rsidP="00350A05">
            <w:pPr>
              <w:pStyle w:val="BPDPNormln"/>
              <w:ind w:firstLine="0"/>
              <w:jc w:val="center"/>
            </w:pPr>
            <w:r>
              <w:t>PC16</w:t>
            </w:r>
          </w:p>
        </w:tc>
        <w:tc>
          <w:tcPr>
            <w:tcW w:w="864" w:type="dxa"/>
            <w:shd w:val="clear" w:color="auto" w:fill="FBE4D5" w:themeFill="accent2" w:themeFillTint="33"/>
            <w:vAlign w:val="center"/>
          </w:tcPr>
          <w:p w14:paraId="0CB95928" w14:textId="2C752C66" w:rsidR="0035367B" w:rsidRDefault="0035367B" w:rsidP="00350A05">
            <w:pPr>
              <w:pStyle w:val="BPDPNormln"/>
              <w:ind w:firstLine="0"/>
              <w:jc w:val="center"/>
            </w:pPr>
            <w:r>
              <w:t>PC17</w:t>
            </w:r>
          </w:p>
        </w:tc>
        <w:tc>
          <w:tcPr>
            <w:tcW w:w="865" w:type="dxa"/>
            <w:shd w:val="clear" w:color="auto" w:fill="FBE4D5" w:themeFill="accent2" w:themeFillTint="33"/>
            <w:vAlign w:val="center"/>
          </w:tcPr>
          <w:p w14:paraId="3D9E0E33" w14:textId="2635178D" w:rsidR="0035367B" w:rsidRDefault="0035367B" w:rsidP="00350A05">
            <w:pPr>
              <w:pStyle w:val="BPDPNormln"/>
              <w:ind w:firstLine="0"/>
              <w:jc w:val="center"/>
            </w:pPr>
            <w:r>
              <w:t>PC18</w:t>
            </w:r>
          </w:p>
        </w:tc>
        <w:tc>
          <w:tcPr>
            <w:tcW w:w="865" w:type="dxa"/>
            <w:shd w:val="clear" w:color="auto" w:fill="FBE4D5" w:themeFill="accent2" w:themeFillTint="33"/>
            <w:vAlign w:val="center"/>
          </w:tcPr>
          <w:p w14:paraId="73939CFB" w14:textId="5DD55589" w:rsidR="0035367B" w:rsidRDefault="0035367B" w:rsidP="00350A05">
            <w:pPr>
              <w:pStyle w:val="BPDPNormln"/>
              <w:ind w:firstLine="0"/>
              <w:jc w:val="center"/>
            </w:pPr>
            <w:r>
              <w:t>PC19</w:t>
            </w:r>
          </w:p>
        </w:tc>
        <w:tc>
          <w:tcPr>
            <w:tcW w:w="865" w:type="dxa"/>
            <w:shd w:val="clear" w:color="auto" w:fill="FBE4D5" w:themeFill="accent2" w:themeFillTint="33"/>
            <w:vAlign w:val="center"/>
          </w:tcPr>
          <w:p w14:paraId="00FA3CF4" w14:textId="5C3F5663" w:rsidR="0035367B" w:rsidRDefault="0035367B" w:rsidP="00350A05">
            <w:pPr>
              <w:pStyle w:val="BPDPNormln"/>
              <w:ind w:firstLine="0"/>
              <w:jc w:val="center"/>
            </w:pPr>
            <w:r>
              <w:t>PC20</w:t>
            </w:r>
          </w:p>
        </w:tc>
      </w:tr>
      <w:tr w:rsidR="0035367B" w14:paraId="6A9FB17F" w14:textId="77777777" w:rsidTr="00C53017">
        <w:trPr>
          <w:jc w:val="center"/>
        </w:trPr>
        <w:tc>
          <w:tcPr>
            <w:tcW w:w="864" w:type="dxa"/>
            <w:shd w:val="clear" w:color="auto" w:fill="FBE4D5" w:themeFill="accent2" w:themeFillTint="33"/>
            <w:vAlign w:val="center"/>
          </w:tcPr>
          <w:p w14:paraId="10BD78A1" w14:textId="60C2098C" w:rsidR="0035367B" w:rsidRDefault="0035367B" w:rsidP="00350A05">
            <w:pPr>
              <w:pStyle w:val="BPDPNormln"/>
              <w:ind w:firstLine="0"/>
              <w:jc w:val="center"/>
            </w:pPr>
            <w:r>
              <w:t>0,86</w:t>
            </w:r>
          </w:p>
        </w:tc>
        <w:tc>
          <w:tcPr>
            <w:tcW w:w="864" w:type="dxa"/>
            <w:shd w:val="clear" w:color="auto" w:fill="FBE4D5" w:themeFill="accent2" w:themeFillTint="33"/>
            <w:vAlign w:val="center"/>
          </w:tcPr>
          <w:p w14:paraId="4FC97644" w14:textId="67EEAE33" w:rsidR="0035367B" w:rsidRDefault="0035367B" w:rsidP="00350A05">
            <w:pPr>
              <w:pStyle w:val="BPDPNormln"/>
              <w:ind w:firstLine="0"/>
              <w:jc w:val="center"/>
            </w:pPr>
            <w:r>
              <w:t>0,68</w:t>
            </w:r>
          </w:p>
        </w:tc>
        <w:tc>
          <w:tcPr>
            <w:tcW w:w="864" w:type="dxa"/>
            <w:shd w:val="clear" w:color="auto" w:fill="FBE4D5" w:themeFill="accent2" w:themeFillTint="33"/>
            <w:vAlign w:val="center"/>
          </w:tcPr>
          <w:p w14:paraId="7ECAF29E" w14:textId="74969784" w:rsidR="0035367B" w:rsidRDefault="0035367B" w:rsidP="00350A05">
            <w:pPr>
              <w:pStyle w:val="BPDPNormln"/>
              <w:ind w:firstLine="0"/>
              <w:jc w:val="center"/>
            </w:pPr>
            <w:r>
              <w:t>0,49</w:t>
            </w:r>
          </w:p>
        </w:tc>
        <w:tc>
          <w:tcPr>
            <w:tcW w:w="864" w:type="dxa"/>
            <w:shd w:val="clear" w:color="auto" w:fill="FBE4D5" w:themeFill="accent2" w:themeFillTint="33"/>
            <w:vAlign w:val="center"/>
          </w:tcPr>
          <w:p w14:paraId="4ACA8CBC" w14:textId="1AA5A8B4" w:rsidR="0035367B" w:rsidRDefault="0035367B" w:rsidP="00350A05">
            <w:pPr>
              <w:pStyle w:val="BPDPNormln"/>
              <w:ind w:firstLine="0"/>
              <w:jc w:val="center"/>
            </w:pPr>
            <w:r>
              <w:t>0,37</w:t>
            </w:r>
          </w:p>
        </w:tc>
        <w:tc>
          <w:tcPr>
            <w:tcW w:w="864" w:type="dxa"/>
            <w:shd w:val="clear" w:color="auto" w:fill="FBE4D5" w:themeFill="accent2" w:themeFillTint="33"/>
            <w:vAlign w:val="center"/>
          </w:tcPr>
          <w:p w14:paraId="5785F385" w14:textId="5BCAC69C" w:rsidR="0035367B" w:rsidRDefault="0035367B" w:rsidP="00350A05">
            <w:pPr>
              <w:pStyle w:val="BPDPNormln"/>
              <w:ind w:firstLine="0"/>
              <w:jc w:val="center"/>
            </w:pPr>
            <w:r>
              <w:t>0,24</w:t>
            </w:r>
          </w:p>
        </w:tc>
        <w:tc>
          <w:tcPr>
            <w:tcW w:w="864" w:type="dxa"/>
            <w:shd w:val="clear" w:color="auto" w:fill="FBE4D5" w:themeFill="accent2" w:themeFillTint="33"/>
            <w:vAlign w:val="center"/>
          </w:tcPr>
          <w:p w14:paraId="48DC0C62" w14:textId="62F10777" w:rsidR="0035367B" w:rsidRDefault="0035367B" w:rsidP="00350A05">
            <w:pPr>
              <w:pStyle w:val="BPDPNormln"/>
              <w:ind w:firstLine="0"/>
              <w:jc w:val="center"/>
            </w:pPr>
            <w:r>
              <w:t>0,24</w:t>
            </w:r>
          </w:p>
        </w:tc>
        <w:tc>
          <w:tcPr>
            <w:tcW w:w="864" w:type="dxa"/>
            <w:shd w:val="clear" w:color="auto" w:fill="FBE4D5" w:themeFill="accent2" w:themeFillTint="33"/>
            <w:vAlign w:val="center"/>
          </w:tcPr>
          <w:p w14:paraId="3CD3E7FD" w14:textId="7908A2B0" w:rsidR="0035367B" w:rsidRDefault="0035367B" w:rsidP="00350A05">
            <w:pPr>
              <w:pStyle w:val="BPDPNormln"/>
              <w:ind w:firstLine="0"/>
              <w:jc w:val="center"/>
            </w:pPr>
            <w:r>
              <w:t>0,22</w:t>
            </w:r>
          </w:p>
        </w:tc>
        <w:tc>
          <w:tcPr>
            <w:tcW w:w="865" w:type="dxa"/>
            <w:shd w:val="clear" w:color="auto" w:fill="FBE4D5" w:themeFill="accent2" w:themeFillTint="33"/>
            <w:vAlign w:val="center"/>
          </w:tcPr>
          <w:p w14:paraId="2877AD54" w14:textId="3F474F99" w:rsidR="0035367B" w:rsidRDefault="0035367B" w:rsidP="00350A05">
            <w:pPr>
              <w:pStyle w:val="BPDPNormln"/>
              <w:ind w:firstLine="0"/>
              <w:jc w:val="center"/>
            </w:pPr>
            <w:r>
              <w:t>0,18</w:t>
            </w:r>
          </w:p>
        </w:tc>
        <w:tc>
          <w:tcPr>
            <w:tcW w:w="865" w:type="dxa"/>
            <w:shd w:val="clear" w:color="auto" w:fill="FBE4D5" w:themeFill="accent2" w:themeFillTint="33"/>
            <w:vAlign w:val="center"/>
          </w:tcPr>
          <w:p w14:paraId="12412FE2" w14:textId="3DDE5CD1" w:rsidR="0035367B" w:rsidRDefault="0035367B" w:rsidP="00350A05">
            <w:pPr>
              <w:pStyle w:val="BPDPNormln"/>
              <w:ind w:firstLine="0"/>
              <w:jc w:val="center"/>
            </w:pPr>
            <w:r>
              <w:t>0,16</w:t>
            </w:r>
          </w:p>
        </w:tc>
        <w:tc>
          <w:tcPr>
            <w:tcW w:w="865" w:type="dxa"/>
            <w:shd w:val="clear" w:color="auto" w:fill="FBE4D5" w:themeFill="accent2" w:themeFillTint="33"/>
            <w:vAlign w:val="center"/>
          </w:tcPr>
          <w:p w14:paraId="69D6A5B3" w14:textId="758C0090" w:rsidR="0035367B" w:rsidRDefault="0035367B" w:rsidP="00350A05">
            <w:pPr>
              <w:pStyle w:val="BPDPNormln"/>
              <w:ind w:firstLine="0"/>
              <w:jc w:val="center"/>
            </w:pPr>
            <w:r>
              <w:t>0,13</w:t>
            </w:r>
          </w:p>
        </w:tc>
      </w:tr>
      <w:tr w:rsidR="0035367B" w14:paraId="0A84F791" w14:textId="77777777" w:rsidTr="00C53017">
        <w:trPr>
          <w:jc w:val="center"/>
        </w:trPr>
        <w:tc>
          <w:tcPr>
            <w:tcW w:w="864" w:type="dxa"/>
            <w:shd w:val="clear" w:color="auto" w:fill="D9E2F3" w:themeFill="accent1" w:themeFillTint="33"/>
            <w:vAlign w:val="center"/>
          </w:tcPr>
          <w:p w14:paraId="0B693D71" w14:textId="5A9D1717" w:rsidR="0035367B" w:rsidRDefault="0035367B" w:rsidP="00350A05">
            <w:pPr>
              <w:pStyle w:val="BPDPNormln"/>
              <w:ind w:firstLine="0"/>
              <w:jc w:val="center"/>
            </w:pPr>
            <w:r>
              <w:t>PC21</w:t>
            </w:r>
          </w:p>
        </w:tc>
        <w:tc>
          <w:tcPr>
            <w:tcW w:w="864" w:type="dxa"/>
            <w:shd w:val="clear" w:color="auto" w:fill="D9E2F3" w:themeFill="accent1" w:themeFillTint="33"/>
            <w:vAlign w:val="center"/>
          </w:tcPr>
          <w:p w14:paraId="5F66C588" w14:textId="4698EE6A" w:rsidR="0035367B" w:rsidRDefault="0035367B" w:rsidP="00350A05">
            <w:pPr>
              <w:pStyle w:val="BPDPNormln"/>
              <w:ind w:firstLine="0"/>
              <w:jc w:val="center"/>
            </w:pPr>
            <w:r>
              <w:t>PC22</w:t>
            </w:r>
          </w:p>
        </w:tc>
        <w:tc>
          <w:tcPr>
            <w:tcW w:w="864" w:type="dxa"/>
            <w:shd w:val="clear" w:color="auto" w:fill="D9E2F3" w:themeFill="accent1" w:themeFillTint="33"/>
            <w:vAlign w:val="center"/>
          </w:tcPr>
          <w:p w14:paraId="04B4D611" w14:textId="77253B9D" w:rsidR="0035367B" w:rsidRDefault="0035367B" w:rsidP="00350A05">
            <w:pPr>
              <w:pStyle w:val="BPDPNormln"/>
              <w:ind w:firstLine="0"/>
              <w:jc w:val="center"/>
            </w:pPr>
            <w:r>
              <w:t>PC23</w:t>
            </w:r>
          </w:p>
        </w:tc>
        <w:tc>
          <w:tcPr>
            <w:tcW w:w="864" w:type="dxa"/>
            <w:shd w:val="clear" w:color="auto" w:fill="D9E2F3" w:themeFill="accent1" w:themeFillTint="33"/>
            <w:vAlign w:val="center"/>
          </w:tcPr>
          <w:p w14:paraId="2884ED9E" w14:textId="78FE60CF" w:rsidR="0035367B" w:rsidRDefault="0035367B" w:rsidP="00350A05">
            <w:pPr>
              <w:pStyle w:val="BPDPNormln"/>
              <w:ind w:firstLine="0"/>
              <w:jc w:val="center"/>
            </w:pPr>
            <w:r>
              <w:t>PC24</w:t>
            </w:r>
          </w:p>
        </w:tc>
        <w:tc>
          <w:tcPr>
            <w:tcW w:w="864" w:type="dxa"/>
            <w:shd w:val="clear" w:color="auto" w:fill="D9E2F3" w:themeFill="accent1" w:themeFillTint="33"/>
            <w:vAlign w:val="center"/>
          </w:tcPr>
          <w:p w14:paraId="0E9C9D05" w14:textId="332084FF" w:rsidR="0035367B" w:rsidRDefault="0035367B" w:rsidP="00350A05">
            <w:pPr>
              <w:pStyle w:val="BPDPNormln"/>
              <w:ind w:firstLine="0"/>
              <w:jc w:val="center"/>
            </w:pPr>
            <w:r>
              <w:t>PC25</w:t>
            </w:r>
          </w:p>
        </w:tc>
        <w:tc>
          <w:tcPr>
            <w:tcW w:w="864" w:type="dxa"/>
            <w:shd w:val="clear" w:color="auto" w:fill="D9E2F3" w:themeFill="accent1" w:themeFillTint="33"/>
            <w:vAlign w:val="center"/>
          </w:tcPr>
          <w:p w14:paraId="29407B65" w14:textId="27AF7A68" w:rsidR="0035367B" w:rsidRDefault="0035367B" w:rsidP="00350A05">
            <w:pPr>
              <w:pStyle w:val="BPDPNormln"/>
              <w:ind w:firstLine="0"/>
              <w:jc w:val="center"/>
            </w:pPr>
            <w:r>
              <w:t>PC26</w:t>
            </w:r>
          </w:p>
        </w:tc>
        <w:tc>
          <w:tcPr>
            <w:tcW w:w="864" w:type="dxa"/>
            <w:shd w:val="clear" w:color="auto" w:fill="D9E2F3" w:themeFill="accent1" w:themeFillTint="33"/>
            <w:vAlign w:val="center"/>
          </w:tcPr>
          <w:p w14:paraId="29CA9C79" w14:textId="1A88A0F6" w:rsidR="0035367B" w:rsidRDefault="0035367B" w:rsidP="00350A05">
            <w:pPr>
              <w:pStyle w:val="BPDPNormln"/>
              <w:ind w:firstLine="0"/>
              <w:jc w:val="center"/>
            </w:pPr>
            <w:r>
              <w:t>PC27</w:t>
            </w:r>
          </w:p>
        </w:tc>
        <w:tc>
          <w:tcPr>
            <w:tcW w:w="865" w:type="dxa"/>
            <w:shd w:val="clear" w:color="auto" w:fill="D9E2F3" w:themeFill="accent1" w:themeFillTint="33"/>
            <w:vAlign w:val="center"/>
          </w:tcPr>
          <w:p w14:paraId="5CE18C12" w14:textId="04445387" w:rsidR="0035367B" w:rsidRDefault="0035367B" w:rsidP="00350A05">
            <w:pPr>
              <w:pStyle w:val="BPDPNormln"/>
              <w:ind w:firstLine="0"/>
              <w:jc w:val="center"/>
            </w:pPr>
            <w:r>
              <w:t>PC28</w:t>
            </w:r>
          </w:p>
        </w:tc>
        <w:tc>
          <w:tcPr>
            <w:tcW w:w="865" w:type="dxa"/>
            <w:shd w:val="clear" w:color="auto" w:fill="D9E2F3" w:themeFill="accent1" w:themeFillTint="33"/>
            <w:vAlign w:val="center"/>
          </w:tcPr>
          <w:p w14:paraId="53C77EA2" w14:textId="403D9684" w:rsidR="0035367B" w:rsidRDefault="0035367B" w:rsidP="00350A05">
            <w:pPr>
              <w:pStyle w:val="BPDPNormln"/>
              <w:ind w:firstLine="0"/>
              <w:jc w:val="center"/>
            </w:pPr>
            <w:r>
              <w:t>PC29</w:t>
            </w:r>
          </w:p>
        </w:tc>
        <w:tc>
          <w:tcPr>
            <w:tcW w:w="865" w:type="dxa"/>
            <w:shd w:val="clear" w:color="auto" w:fill="D9E2F3" w:themeFill="accent1" w:themeFillTint="33"/>
            <w:vAlign w:val="center"/>
          </w:tcPr>
          <w:p w14:paraId="2751DC81" w14:textId="21378957" w:rsidR="0035367B" w:rsidRDefault="0035367B" w:rsidP="00350A05">
            <w:pPr>
              <w:pStyle w:val="BPDPNormln"/>
              <w:ind w:firstLine="0"/>
              <w:jc w:val="center"/>
            </w:pPr>
            <w:r>
              <w:t>PC30</w:t>
            </w:r>
          </w:p>
        </w:tc>
      </w:tr>
      <w:tr w:rsidR="0035367B" w14:paraId="316E1207" w14:textId="77777777" w:rsidTr="00C53017">
        <w:trPr>
          <w:jc w:val="center"/>
        </w:trPr>
        <w:tc>
          <w:tcPr>
            <w:tcW w:w="864" w:type="dxa"/>
            <w:shd w:val="clear" w:color="auto" w:fill="D9E2F3" w:themeFill="accent1" w:themeFillTint="33"/>
            <w:vAlign w:val="center"/>
          </w:tcPr>
          <w:p w14:paraId="2A1A19B8" w14:textId="074F4E54" w:rsidR="0035367B" w:rsidRDefault="0035367B" w:rsidP="00350A05">
            <w:pPr>
              <w:pStyle w:val="BPDPNormln"/>
              <w:ind w:firstLine="0"/>
              <w:jc w:val="center"/>
            </w:pPr>
            <w:r>
              <w:t>0,11</w:t>
            </w:r>
          </w:p>
        </w:tc>
        <w:tc>
          <w:tcPr>
            <w:tcW w:w="864" w:type="dxa"/>
            <w:shd w:val="clear" w:color="auto" w:fill="D9E2F3" w:themeFill="accent1" w:themeFillTint="33"/>
            <w:vAlign w:val="center"/>
          </w:tcPr>
          <w:p w14:paraId="4659697B" w14:textId="79648633" w:rsidR="0035367B" w:rsidRDefault="0035367B" w:rsidP="00350A05">
            <w:pPr>
              <w:pStyle w:val="BPDPNormln"/>
              <w:ind w:firstLine="0"/>
              <w:jc w:val="center"/>
            </w:pPr>
            <w:r>
              <w:t>0,1</w:t>
            </w:r>
          </w:p>
        </w:tc>
        <w:tc>
          <w:tcPr>
            <w:tcW w:w="864" w:type="dxa"/>
            <w:shd w:val="clear" w:color="auto" w:fill="D9E2F3" w:themeFill="accent1" w:themeFillTint="33"/>
            <w:vAlign w:val="center"/>
          </w:tcPr>
          <w:p w14:paraId="6F307204" w14:textId="01DE4FC2" w:rsidR="0035367B" w:rsidRDefault="0035367B" w:rsidP="00350A05">
            <w:pPr>
              <w:pStyle w:val="BPDPNormln"/>
              <w:ind w:firstLine="0"/>
              <w:jc w:val="center"/>
            </w:pPr>
            <w:r>
              <w:t>0,07</w:t>
            </w:r>
          </w:p>
        </w:tc>
        <w:tc>
          <w:tcPr>
            <w:tcW w:w="864" w:type="dxa"/>
            <w:shd w:val="clear" w:color="auto" w:fill="D9E2F3" w:themeFill="accent1" w:themeFillTint="33"/>
            <w:vAlign w:val="center"/>
          </w:tcPr>
          <w:p w14:paraId="3092F798" w14:textId="7AECFDD7" w:rsidR="0035367B" w:rsidRDefault="0035367B" w:rsidP="00350A05">
            <w:pPr>
              <w:pStyle w:val="BPDPNormln"/>
              <w:ind w:firstLine="0"/>
              <w:jc w:val="center"/>
            </w:pPr>
            <w:r>
              <w:t>0,04</w:t>
            </w:r>
          </w:p>
        </w:tc>
        <w:tc>
          <w:tcPr>
            <w:tcW w:w="864" w:type="dxa"/>
            <w:shd w:val="clear" w:color="auto" w:fill="D9E2F3" w:themeFill="accent1" w:themeFillTint="33"/>
            <w:vAlign w:val="center"/>
          </w:tcPr>
          <w:p w14:paraId="11314AAD" w14:textId="0476D6BD" w:rsidR="0035367B" w:rsidRDefault="0035367B" w:rsidP="00350A05">
            <w:pPr>
              <w:pStyle w:val="BPDPNormln"/>
              <w:ind w:firstLine="0"/>
              <w:jc w:val="center"/>
            </w:pPr>
            <w:r>
              <w:t>0,04</w:t>
            </w:r>
          </w:p>
        </w:tc>
        <w:tc>
          <w:tcPr>
            <w:tcW w:w="864" w:type="dxa"/>
            <w:shd w:val="clear" w:color="auto" w:fill="D9E2F3" w:themeFill="accent1" w:themeFillTint="33"/>
            <w:vAlign w:val="center"/>
          </w:tcPr>
          <w:p w14:paraId="2B0A9B20" w14:textId="3F688650" w:rsidR="0035367B" w:rsidRDefault="0035367B" w:rsidP="00350A05">
            <w:pPr>
              <w:pStyle w:val="BPDPNormln"/>
              <w:ind w:firstLine="0"/>
              <w:jc w:val="center"/>
            </w:pPr>
            <w:r>
              <w:t>0,02</w:t>
            </w:r>
          </w:p>
        </w:tc>
        <w:tc>
          <w:tcPr>
            <w:tcW w:w="864" w:type="dxa"/>
            <w:shd w:val="clear" w:color="auto" w:fill="D9E2F3" w:themeFill="accent1" w:themeFillTint="33"/>
            <w:vAlign w:val="center"/>
          </w:tcPr>
          <w:p w14:paraId="50EDF104" w14:textId="71E566D2" w:rsidR="0035367B" w:rsidRDefault="0035367B" w:rsidP="00350A05">
            <w:pPr>
              <w:pStyle w:val="BPDPNormln"/>
              <w:ind w:firstLine="0"/>
              <w:jc w:val="center"/>
            </w:pPr>
            <w:r>
              <w:t>0,01</w:t>
            </w:r>
          </w:p>
        </w:tc>
        <w:tc>
          <w:tcPr>
            <w:tcW w:w="865" w:type="dxa"/>
            <w:shd w:val="clear" w:color="auto" w:fill="D9E2F3" w:themeFill="accent1" w:themeFillTint="33"/>
            <w:vAlign w:val="center"/>
          </w:tcPr>
          <w:p w14:paraId="534410DA" w14:textId="08A66A8C" w:rsidR="0035367B" w:rsidRDefault="0035367B" w:rsidP="00350A05">
            <w:pPr>
              <w:pStyle w:val="BPDPNormln"/>
              <w:jc w:val="center"/>
            </w:pPr>
            <w:r>
              <w:t>-</w:t>
            </w:r>
          </w:p>
        </w:tc>
        <w:tc>
          <w:tcPr>
            <w:tcW w:w="865" w:type="dxa"/>
            <w:shd w:val="clear" w:color="auto" w:fill="D9E2F3" w:themeFill="accent1" w:themeFillTint="33"/>
            <w:vAlign w:val="center"/>
          </w:tcPr>
          <w:p w14:paraId="75475256" w14:textId="735231D5" w:rsidR="0035367B" w:rsidRDefault="0035367B" w:rsidP="00350A05">
            <w:pPr>
              <w:pStyle w:val="BPDPNormln"/>
              <w:jc w:val="center"/>
            </w:pPr>
            <w:r>
              <w:t>-</w:t>
            </w:r>
          </w:p>
        </w:tc>
        <w:tc>
          <w:tcPr>
            <w:tcW w:w="865" w:type="dxa"/>
            <w:shd w:val="clear" w:color="auto" w:fill="D9E2F3" w:themeFill="accent1" w:themeFillTint="33"/>
            <w:vAlign w:val="center"/>
          </w:tcPr>
          <w:p w14:paraId="4C2E9099" w14:textId="334EA254" w:rsidR="0035367B" w:rsidRDefault="0035367B" w:rsidP="00350A05">
            <w:pPr>
              <w:pStyle w:val="BPDPNormln"/>
              <w:jc w:val="center"/>
            </w:pPr>
            <w:r>
              <w:t>-</w:t>
            </w:r>
          </w:p>
        </w:tc>
      </w:tr>
    </w:tbl>
    <w:p w14:paraId="3D7F933D" w14:textId="62405C61" w:rsidR="00C53017" w:rsidRDefault="00C53017" w:rsidP="008010F8">
      <w:pPr>
        <w:pStyle w:val="BPDPNormln"/>
      </w:pPr>
    </w:p>
    <w:p w14:paraId="5A24F18B" w14:textId="0A7A7A72" w:rsidR="00C53017" w:rsidRDefault="00C53017" w:rsidP="008010F8">
      <w:pPr>
        <w:pStyle w:val="BPDPNormln"/>
      </w:pPr>
      <w:r>
        <w:t>Pro lepší představu o vlivu jednotlivých hlavních komponent je na (</w:t>
      </w:r>
      <w:r w:rsidRPr="00C53017">
        <w:fldChar w:fldCharType="begin"/>
      </w:r>
      <w:r w:rsidRPr="00C53017">
        <w:instrText xml:space="preserve"> REF _Ref40533199 \h  \* MERGEFORMAT </w:instrText>
      </w:r>
      <w:r w:rsidRPr="00C53017">
        <w:fldChar w:fldCharType="separate"/>
      </w:r>
      <w:r w:rsidR="007E0F00" w:rsidRPr="007E0F00">
        <w:t xml:space="preserve">Obr. </w:t>
      </w:r>
      <w:r w:rsidR="007E0F00" w:rsidRPr="007E0F00">
        <w:rPr>
          <w:noProof/>
        </w:rPr>
        <w:t>6</w:t>
      </w:r>
      <w:r w:rsidR="007E0F00" w:rsidRPr="007E0F00">
        <w:t>.</w:t>
      </w:r>
      <w:r w:rsidR="007E0F00" w:rsidRPr="007E0F00">
        <w:rPr>
          <w:noProof/>
        </w:rPr>
        <w:t>5</w:t>
      </w:r>
      <w:r w:rsidRPr="00C53017">
        <w:fldChar w:fldCharType="end"/>
      </w:r>
      <w:r>
        <w:t>) uveden i</w:t>
      </w:r>
      <w:r w:rsidRPr="00C53017">
        <w:t>ndexový graf úpatí vlastních čísel</w:t>
      </w:r>
      <w:r>
        <w:t>.</w:t>
      </w:r>
    </w:p>
    <w:p w14:paraId="7E33637F" w14:textId="77777777" w:rsidR="00C53017" w:rsidRDefault="00C53017" w:rsidP="00350A05">
      <w:pPr>
        <w:pStyle w:val="BPDPNormln"/>
        <w:jc w:val="center"/>
      </w:pPr>
      <w:r>
        <w:rPr>
          <w:noProof/>
        </w:rPr>
        <w:lastRenderedPageBreak/>
        <w:drawing>
          <wp:inline distT="0" distB="0" distL="0" distR="0" wp14:anchorId="20CD4E6D" wp14:editId="22EA58AC">
            <wp:extent cx="4329310" cy="32400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astni_cisla.emf"/>
                    <pic:cNvPicPr/>
                  </pic:nvPicPr>
                  <pic:blipFill>
                    <a:blip r:embed="rId41">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60146D70" w14:textId="330DAF9B" w:rsidR="00C53017" w:rsidRDefault="00C53017" w:rsidP="00C53017">
      <w:pPr>
        <w:pStyle w:val="Titulek"/>
        <w:jc w:val="center"/>
        <w:rPr>
          <w:b w:val="0"/>
        </w:rPr>
      </w:pPr>
      <w:bookmarkStart w:id="172" w:name="_Ref40533199"/>
      <w:bookmarkStart w:id="173" w:name="_Toc41489599"/>
      <w:r w:rsidRPr="00C5301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5</w:t>
      </w:r>
      <w:r w:rsidR="00E73D21">
        <w:rPr>
          <w:b w:val="0"/>
        </w:rPr>
        <w:fldChar w:fldCharType="end"/>
      </w:r>
      <w:bookmarkEnd w:id="172"/>
      <w:r w:rsidRPr="00C53017">
        <w:rPr>
          <w:b w:val="0"/>
        </w:rPr>
        <w:t>: Indexový graf úpatí vlastních čísel</w:t>
      </w:r>
      <w:bookmarkEnd w:id="173"/>
    </w:p>
    <w:p w14:paraId="49A5C7AD" w14:textId="77777777" w:rsidR="00276E99" w:rsidRDefault="00802FAB" w:rsidP="008010F8">
      <w:pPr>
        <w:pStyle w:val="BPDPNormln"/>
      </w:pPr>
      <w:r>
        <w:t>Prvních devět hlavních komponent obsahuje 96,82 % rozptylu původních dat před výpočtem PCA. PCA bude dále počítána pouze pro 9 hlavních komponent. Počet dimenzí prostoru</w:t>
      </w:r>
      <w:r w:rsidR="00276E99">
        <w:t>,</w:t>
      </w:r>
      <w:r>
        <w:t xml:space="preserve"> ve kterém se data nachází se snížil z 30 na 9. </w:t>
      </w:r>
      <w:r w:rsidR="00276E99">
        <w:t>Výsledky PCA mohou být graficky zobrazeny pouze v prostoru prvních tří hlavních komponent. Takové zobrazení obsahuje pouze 71,96 % rozptylu původních dat.</w:t>
      </w:r>
    </w:p>
    <w:p w14:paraId="576F6B37" w14:textId="7A769151" w:rsidR="00006017" w:rsidRDefault="00276E99" w:rsidP="008010F8">
      <w:pPr>
        <w:pStyle w:val="BPDPNormln"/>
      </w:pPr>
      <w:r>
        <w:t>Druhým</w:t>
      </w:r>
      <w:r w:rsidR="00006017">
        <w:t xml:space="preserve"> výstupním parametrem je matice komponentních vah označená jako </w:t>
      </w:r>
      <w:proofErr w:type="spellStart"/>
      <w:r w:rsidR="00006017">
        <w:t>coeff</w:t>
      </w:r>
      <w:proofErr w:type="spellEnd"/>
      <w:r w:rsidR="00006017">
        <w:t>. Tento výstup lze reprezentovat grafem komponentních vah, který zobrazuje</w:t>
      </w:r>
      <w:r w:rsidR="0092239E">
        <w:t xml:space="preserve"> obrázek</w:t>
      </w:r>
      <w:r w:rsidR="00006017">
        <w:t xml:space="preserve"> (</w:t>
      </w:r>
      <w:r w:rsidR="00006017" w:rsidRPr="00576B16">
        <w:fldChar w:fldCharType="begin"/>
      </w:r>
      <w:r w:rsidR="00006017" w:rsidRPr="00576B16">
        <w:instrText xml:space="preserve"> REF _Ref37070801 \h  \* MERGEFORMAT </w:instrText>
      </w:r>
      <w:r w:rsidR="00006017" w:rsidRPr="00576B16">
        <w:fldChar w:fldCharType="separate"/>
      </w:r>
      <w:r w:rsidR="007E0F00" w:rsidRPr="007E0F00">
        <w:t xml:space="preserve">Obr. </w:t>
      </w:r>
      <w:r w:rsidR="007E0F00" w:rsidRPr="007E0F00">
        <w:rPr>
          <w:noProof/>
        </w:rPr>
        <w:t>6</w:t>
      </w:r>
      <w:r w:rsidR="007E0F00" w:rsidRPr="007E0F00">
        <w:t>.</w:t>
      </w:r>
      <w:r w:rsidR="007E0F00" w:rsidRPr="007E0F00">
        <w:rPr>
          <w:noProof/>
        </w:rPr>
        <w:t>6</w:t>
      </w:r>
      <w:r w:rsidR="00006017" w:rsidRPr="00576B16">
        <w:fldChar w:fldCharType="end"/>
      </w:r>
      <w:r w:rsidR="00006017">
        <w:t xml:space="preserve">). </w:t>
      </w:r>
    </w:p>
    <w:p w14:paraId="68710E0C" w14:textId="4DE3E8DD" w:rsidR="00006017" w:rsidRDefault="00EE03EF" w:rsidP="00350A05">
      <w:pPr>
        <w:pStyle w:val="BPDPNormln"/>
        <w:jc w:val="center"/>
      </w:pPr>
      <w:r>
        <w:rPr>
          <w:noProof/>
        </w:rPr>
        <w:drawing>
          <wp:inline distT="0" distB="0" distL="0" distR="0" wp14:anchorId="3B694BD0" wp14:editId="20E0A183">
            <wp:extent cx="4329310" cy="32400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ef.emf"/>
                    <pic:cNvPicPr/>
                  </pic:nvPicPr>
                  <pic:blipFill>
                    <a:blip r:embed="rId42">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434BFDE" w14:textId="6C39EF75" w:rsidR="00006017" w:rsidRDefault="00006017" w:rsidP="00006017">
      <w:pPr>
        <w:pStyle w:val="Titulek"/>
        <w:jc w:val="center"/>
        <w:rPr>
          <w:b w:val="0"/>
          <w:bCs/>
        </w:rPr>
      </w:pPr>
      <w:bookmarkStart w:id="174" w:name="_Ref37070801"/>
      <w:bookmarkStart w:id="175" w:name="_Toc41489600"/>
      <w:r w:rsidRPr="00576B16">
        <w:rPr>
          <w:b w:val="0"/>
          <w:bCs/>
        </w:rPr>
        <w:t xml:space="preserve">Obr. </w:t>
      </w:r>
      <w:r w:rsidR="00E73D21">
        <w:rPr>
          <w:b w:val="0"/>
          <w:bCs/>
        </w:rPr>
        <w:fldChar w:fldCharType="begin"/>
      </w:r>
      <w:r w:rsidR="00E73D21">
        <w:rPr>
          <w:b w:val="0"/>
          <w:bCs/>
        </w:rPr>
        <w:instrText xml:space="preserve"> STYLEREF 1 \s </w:instrText>
      </w:r>
      <w:r w:rsidR="00E73D21">
        <w:rPr>
          <w:b w:val="0"/>
          <w:bCs/>
        </w:rPr>
        <w:fldChar w:fldCharType="separate"/>
      </w:r>
      <w:r w:rsidR="007E0F00">
        <w:rPr>
          <w:b w:val="0"/>
          <w:bCs/>
          <w:noProof/>
        </w:rPr>
        <w:t>6</w:t>
      </w:r>
      <w:r w:rsidR="00E73D21">
        <w:rPr>
          <w:b w:val="0"/>
          <w:bCs/>
        </w:rPr>
        <w:fldChar w:fldCharType="end"/>
      </w:r>
      <w:r w:rsidR="00E73D21">
        <w:rPr>
          <w:b w:val="0"/>
          <w:bCs/>
        </w:rPr>
        <w:t>.</w:t>
      </w:r>
      <w:r w:rsidR="00E73D21">
        <w:rPr>
          <w:b w:val="0"/>
          <w:bCs/>
        </w:rPr>
        <w:fldChar w:fldCharType="begin"/>
      </w:r>
      <w:r w:rsidR="00E73D21">
        <w:rPr>
          <w:b w:val="0"/>
          <w:bCs/>
        </w:rPr>
        <w:instrText xml:space="preserve"> SEQ Obr. \* ARABIC \s 1 </w:instrText>
      </w:r>
      <w:r w:rsidR="00E73D21">
        <w:rPr>
          <w:b w:val="0"/>
          <w:bCs/>
        </w:rPr>
        <w:fldChar w:fldCharType="separate"/>
      </w:r>
      <w:r w:rsidR="007E0F00">
        <w:rPr>
          <w:b w:val="0"/>
          <w:bCs/>
          <w:noProof/>
        </w:rPr>
        <w:t>6</w:t>
      </w:r>
      <w:r w:rsidR="00E73D21">
        <w:rPr>
          <w:b w:val="0"/>
          <w:bCs/>
        </w:rPr>
        <w:fldChar w:fldCharType="end"/>
      </w:r>
      <w:bookmarkEnd w:id="174"/>
      <w:r w:rsidRPr="00576B16">
        <w:rPr>
          <w:b w:val="0"/>
          <w:bCs/>
        </w:rPr>
        <w:t>: Graf komponentních vah</w:t>
      </w:r>
      <w:bookmarkEnd w:id="175"/>
    </w:p>
    <w:p w14:paraId="7DB334A0" w14:textId="77777777" w:rsidR="0092239E" w:rsidRDefault="0092239E" w:rsidP="0092239E">
      <w:pPr>
        <w:keepNext/>
        <w:jc w:val="center"/>
      </w:pPr>
      <w:r>
        <w:rPr>
          <w:noProof/>
        </w:rPr>
        <w:lastRenderedPageBreak/>
        <w:drawing>
          <wp:inline distT="0" distB="0" distL="0" distR="0" wp14:anchorId="38F7A146" wp14:editId="3FE2DA9C">
            <wp:extent cx="4329310" cy="32400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ef_zoom.emf"/>
                    <pic:cNvPicPr/>
                  </pic:nvPicPr>
                  <pic:blipFill>
                    <a:blip r:embed="rId43">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754CDE3" w14:textId="4623471D" w:rsidR="0092239E" w:rsidRPr="0092239E" w:rsidRDefault="0092239E" w:rsidP="0092239E">
      <w:pPr>
        <w:pStyle w:val="Titulek"/>
        <w:jc w:val="center"/>
        <w:rPr>
          <w:b w:val="0"/>
        </w:rPr>
      </w:pPr>
      <w:bookmarkStart w:id="176" w:name="_Toc41489601"/>
      <w:r w:rsidRPr="0092239E">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7</w:t>
      </w:r>
      <w:r w:rsidR="00E73D21">
        <w:rPr>
          <w:b w:val="0"/>
        </w:rPr>
        <w:fldChar w:fldCharType="end"/>
      </w:r>
      <w:r w:rsidRPr="0092239E">
        <w:rPr>
          <w:b w:val="0"/>
        </w:rPr>
        <w:t>: Výřez grafu komponentních vah</w:t>
      </w:r>
      <w:bookmarkEnd w:id="176"/>
    </w:p>
    <w:p w14:paraId="43C3B26A" w14:textId="1AFA5F12" w:rsidR="00006017" w:rsidRDefault="006E7A20" w:rsidP="008010F8">
      <w:pPr>
        <w:pStyle w:val="BPDPNormln"/>
      </w:pPr>
      <w:r>
        <w:t xml:space="preserve">Z grafu se dá usoudit, že tři hlavní skupiny frekvencí, které vystupují ze shluku, budou zásadní pro tři základní kategorie. </w:t>
      </w:r>
      <w:r w:rsidR="005E243D">
        <w:t>Frekvenční pásma s </w:t>
      </w:r>
      <w:proofErr w:type="spellStart"/>
      <w:r w:rsidR="005E243D">
        <w:t>fc</w:t>
      </w:r>
      <w:proofErr w:type="spellEnd"/>
      <w:r w:rsidR="005E243D">
        <w:t xml:space="preserve"> = 50 Hz a 60</w:t>
      </w:r>
      <w:r>
        <w:t xml:space="preserve"> Hz pro velký buben, 200 a</w:t>
      </w:r>
      <w:r w:rsidR="008144E7">
        <w:t> </w:t>
      </w:r>
      <w:r>
        <w:t xml:space="preserve">250 Hz </w:t>
      </w:r>
      <w:r w:rsidR="00696F5A">
        <w:t xml:space="preserve">pro malý buben a </w:t>
      </w:r>
      <w:r w:rsidR="005E243D">
        <w:t>frekvenční pásma s </w:t>
      </w:r>
      <w:proofErr w:type="spellStart"/>
      <w:r w:rsidR="005E243D">
        <w:t>fc</w:t>
      </w:r>
      <w:proofErr w:type="spellEnd"/>
      <w:r w:rsidR="005E243D">
        <w:t xml:space="preserve"> = </w:t>
      </w:r>
      <w:r w:rsidR="00696F5A">
        <w:t xml:space="preserve">4 000 až 8 000 Hz pro činely. </w:t>
      </w:r>
      <w:r w:rsidR="00461B71">
        <w:t xml:space="preserve">Zbylé frekvence </w:t>
      </w:r>
      <w:r w:rsidR="00EF09BE">
        <w:t>ve</w:t>
      </w:r>
      <w:r w:rsidR="008144E7">
        <w:t> </w:t>
      </w:r>
      <w:r w:rsidR="00EF09BE">
        <w:t>shluku se mohou kategoriemi prol</w:t>
      </w:r>
      <w:r w:rsidR="00663903">
        <w:t>í</w:t>
      </w:r>
      <w:r w:rsidR="00EF09BE">
        <w:t>nat</w:t>
      </w:r>
      <w:r w:rsidR="00663903">
        <w:t>,</w:t>
      </w:r>
      <w:r w:rsidR="00EF09BE">
        <w:t xml:space="preserve"> a proto nejsou jejich typickými představiteli. </w:t>
      </w:r>
    </w:p>
    <w:p w14:paraId="6CAE28E7" w14:textId="75597566" w:rsidR="00663903" w:rsidRDefault="00663903" w:rsidP="008010F8">
      <w:pPr>
        <w:pStyle w:val="BPDPNormln"/>
      </w:pPr>
      <w:r>
        <w:t xml:space="preserve">Dalším výstupním parametrem je matice komponentního skóre. Nese označení </w:t>
      </w:r>
      <w:proofErr w:type="spellStart"/>
      <w:r>
        <w:t>score</w:t>
      </w:r>
      <w:proofErr w:type="spellEnd"/>
      <w:r>
        <w:t xml:space="preserve">. Graf komponentního </w:t>
      </w:r>
      <w:r w:rsidR="00912727">
        <w:t>skó</w:t>
      </w:r>
      <w:r>
        <w:t>re je vynesen na obrázku (</w:t>
      </w:r>
      <w:r w:rsidRPr="00663903">
        <w:fldChar w:fldCharType="begin"/>
      </w:r>
      <w:r w:rsidRPr="00663903">
        <w:instrText xml:space="preserve"> REF _Ref40471095 \h  \* MERGEFORMAT </w:instrText>
      </w:r>
      <w:r w:rsidRPr="00663903">
        <w:fldChar w:fldCharType="separate"/>
      </w:r>
      <w:r w:rsidR="007E0F00" w:rsidRPr="007E0F00">
        <w:t xml:space="preserve">Obr. </w:t>
      </w:r>
      <w:r w:rsidR="007E0F00" w:rsidRPr="007E0F00">
        <w:rPr>
          <w:noProof/>
        </w:rPr>
        <w:t>6</w:t>
      </w:r>
      <w:r w:rsidR="007E0F00" w:rsidRPr="007E0F00">
        <w:t>.</w:t>
      </w:r>
      <w:r w:rsidR="007E0F00" w:rsidRPr="007E0F00">
        <w:rPr>
          <w:noProof/>
        </w:rPr>
        <w:t>8</w:t>
      </w:r>
      <w:r w:rsidRPr="00663903">
        <w:fldChar w:fldCharType="end"/>
      </w:r>
      <w:r>
        <w:t>).</w:t>
      </w:r>
    </w:p>
    <w:p w14:paraId="6A59A90D" w14:textId="77777777" w:rsidR="00663903" w:rsidRDefault="00663903" w:rsidP="00350A05">
      <w:pPr>
        <w:pStyle w:val="BPDPNormln"/>
        <w:jc w:val="center"/>
      </w:pPr>
      <w:r>
        <w:rPr>
          <w:noProof/>
        </w:rPr>
        <w:drawing>
          <wp:inline distT="0" distB="0" distL="0" distR="0" wp14:anchorId="097DC093" wp14:editId="68EA189E">
            <wp:extent cx="4329310" cy="32400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ore.emf"/>
                    <pic:cNvPicPr/>
                  </pic:nvPicPr>
                  <pic:blipFill>
                    <a:blip r:embed="rId44">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7B3D1CB" w14:textId="068A51C5" w:rsidR="00663903" w:rsidRDefault="00663903" w:rsidP="00663903">
      <w:pPr>
        <w:pStyle w:val="Titulek"/>
        <w:jc w:val="center"/>
        <w:rPr>
          <w:b w:val="0"/>
        </w:rPr>
      </w:pPr>
      <w:bookmarkStart w:id="177" w:name="_Ref40471095"/>
      <w:bookmarkStart w:id="178" w:name="_Toc41489602"/>
      <w:r w:rsidRPr="0066390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8</w:t>
      </w:r>
      <w:r w:rsidR="00E73D21">
        <w:rPr>
          <w:b w:val="0"/>
        </w:rPr>
        <w:fldChar w:fldCharType="end"/>
      </w:r>
      <w:bookmarkEnd w:id="177"/>
      <w:r w:rsidRPr="00663903">
        <w:rPr>
          <w:b w:val="0"/>
        </w:rPr>
        <w:t>: Graf komponentního skóre</w:t>
      </w:r>
      <w:bookmarkEnd w:id="178"/>
    </w:p>
    <w:p w14:paraId="747AA624" w14:textId="1A613516" w:rsidR="00663903" w:rsidRPr="00663903" w:rsidRDefault="00663903" w:rsidP="008010F8">
      <w:pPr>
        <w:pStyle w:val="BPDPNormln"/>
      </w:pPr>
      <w:r>
        <w:lastRenderedPageBreak/>
        <w:t>Na obrázku (</w:t>
      </w:r>
      <w:r w:rsidRPr="00663903">
        <w:fldChar w:fldCharType="begin"/>
      </w:r>
      <w:r w:rsidRPr="00663903">
        <w:instrText xml:space="preserve"> REF _Ref40471216 \h  \* MERGEFORMAT </w:instrText>
      </w:r>
      <w:r w:rsidRPr="00663903">
        <w:fldChar w:fldCharType="separate"/>
      </w:r>
      <w:r w:rsidR="007E0F00" w:rsidRPr="007E0F00">
        <w:t xml:space="preserve">Obr. </w:t>
      </w:r>
      <w:r w:rsidR="007E0F00" w:rsidRPr="007E0F00">
        <w:rPr>
          <w:noProof/>
        </w:rPr>
        <w:t>6</w:t>
      </w:r>
      <w:r w:rsidR="007E0F00" w:rsidRPr="007E0F00">
        <w:t>.</w:t>
      </w:r>
      <w:r w:rsidR="007E0F00" w:rsidRPr="007E0F00">
        <w:rPr>
          <w:noProof/>
        </w:rPr>
        <w:t>9</w:t>
      </w:r>
      <w:r w:rsidRPr="00663903">
        <w:fldChar w:fldCharType="end"/>
      </w:r>
      <w:r>
        <w:t xml:space="preserve">) se nachází výřez z grafu komponentního skóre pro lepší zobrazení shluku, </w:t>
      </w:r>
      <w:r w:rsidR="006A5E2C">
        <w:t xml:space="preserve">nacházejícího se </w:t>
      </w:r>
      <w:r>
        <w:t>v levém dolním rohu.</w:t>
      </w:r>
    </w:p>
    <w:p w14:paraId="248F7095" w14:textId="77777777" w:rsidR="00663903" w:rsidRDefault="00663903" w:rsidP="00663903">
      <w:pPr>
        <w:keepNext/>
        <w:jc w:val="center"/>
      </w:pPr>
      <w:r>
        <w:rPr>
          <w:noProof/>
        </w:rPr>
        <w:drawing>
          <wp:inline distT="0" distB="0" distL="0" distR="0" wp14:anchorId="3681D79A" wp14:editId="283DE0CA">
            <wp:extent cx="4329310" cy="324000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ore_zoom.emf"/>
                    <pic:cNvPicPr/>
                  </pic:nvPicPr>
                  <pic:blipFill>
                    <a:blip r:embed="rId45">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49C0D8DE" w14:textId="5F69CCE9" w:rsidR="00663903" w:rsidRDefault="00663903" w:rsidP="00663903">
      <w:pPr>
        <w:pStyle w:val="Titulek"/>
        <w:jc w:val="center"/>
        <w:rPr>
          <w:b w:val="0"/>
        </w:rPr>
      </w:pPr>
      <w:bookmarkStart w:id="179" w:name="_Ref40471216"/>
      <w:bookmarkStart w:id="180" w:name="_Toc41489603"/>
      <w:r w:rsidRPr="0066390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9</w:t>
      </w:r>
      <w:r w:rsidR="00E73D21">
        <w:rPr>
          <w:b w:val="0"/>
        </w:rPr>
        <w:fldChar w:fldCharType="end"/>
      </w:r>
      <w:bookmarkEnd w:id="179"/>
      <w:r w:rsidRPr="00663903">
        <w:rPr>
          <w:b w:val="0"/>
        </w:rPr>
        <w:t>: Výřez grafu komponentního skóre</w:t>
      </w:r>
      <w:bookmarkEnd w:id="180"/>
    </w:p>
    <w:p w14:paraId="684C7645" w14:textId="3E2049CA" w:rsidR="00C85B77" w:rsidRDefault="00276E99" w:rsidP="008010F8">
      <w:pPr>
        <w:pStyle w:val="BPDPNormln"/>
      </w:pPr>
      <w:r>
        <w:t xml:space="preserve">Z grafu vyplývá, že nejlépe </w:t>
      </w:r>
      <w:proofErr w:type="spellStart"/>
      <w:r>
        <w:t>separovatelnou</w:t>
      </w:r>
      <w:proofErr w:type="spellEnd"/>
      <w:r>
        <w:t xml:space="preserve"> třídou by měl být velký buben. </w:t>
      </w:r>
      <w:r w:rsidR="006A5E2C">
        <w:t xml:space="preserve">Další dobře </w:t>
      </w:r>
      <w:proofErr w:type="spellStart"/>
      <w:r w:rsidR="006A5E2C">
        <w:t>separovatelnou</w:t>
      </w:r>
      <w:proofErr w:type="spellEnd"/>
      <w:r w:rsidR="006A5E2C">
        <w:t xml:space="preserve"> třídou by mohl být </w:t>
      </w:r>
      <w:proofErr w:type="spellStart"/>
      <w:r w:rsidR="006A5E2C">
        <w:t>crash</w:t>
      </w:r>
      <w:proofErr w:type="spellEnd"/>
      <w:r w:rsidR="006A5E2C">
        <w:t>. Kompl</w:t>
      </w:r>
      <w:r w:rsidR="00C85B77">
        <w:t>i</w:t>
      </w:r>
      <w:r w:rsidR="006A5E2C">
        <w:t>kovaně vypadá separace třídy pro hi-hat. Protože není možné data zobrazit v prostoru všech 9 hlavních komponent jedná se o</w:t>
      </w:r>
      <w:r w:rsidR="008144E7">
        <w:t> </w:t>
      </w:r>
      <w:r w:rsidR="006A5E2C">
        <w:t>pouhý odhad.</w:t>
      </w:r>
    </w:p>
    <w:p w14:paraId="049C8612" w14:textId="10A75601" w:rsidR="00C85B77" w:rsidRPr="00C85B77" w:rsidRDefault="00C85B77" w:rsidP="008010F8">
      <w:pPr>
        <w:pStyle w:val="BPDPNormln"/>
      </w:pPr>
      <w:r>
        <w:t xml:space="preserve">K převodu testovacích dat do prostoru PCA vytvořeného na trénovací sadě dat, slouží knihovna </w:t>
      </w:r>
      <w:r w:rsidRPr="00C85B77">
        <w:rPr>
          <w:i/>
        </w:rPr>
        <w:t>data2pca.m</w:t>
      </w:r>
      <w:r>
        <w:rPr>
          <w:i/>
        </w:rPr>
        <w:t>.</w:t>
      </w:r>
      <w:r>
        <w:t xml:space="preserve"> Vstupem jsou </w:t>
      </w:r>
      <w:r w:rsidR="007C49A4">
        <w:t xml:space="preserve">komponentní </w:t>
      </w:r>
      <w:r w:rsidR="00521F92">
        <w:t>váhy</w:t>
      </w:r>
      <w:r w:rsidR="007C49A4">
        <w:t>, centrované hodnoty trénovacích dat a nová testovací data. Výstupem jsou komponentní skóre testovacích dat, převedených do vytrénovaného PCA prostoru.</w:t>
      </w:r>
    </w:p>
    <w:p w14:paraId="60087F9B" w14:textId="7875A793" w:rsidR="007C49A4" w:rsidRPr="007C49A4" w:rsidRDefault="006A5E2C" w:rsidP="007C49A4">
      <w:pPr>
        <w:pStyle w:val="Nadpis2"/>
      </w:pPr>
      <w:bookmarkStart w:id="181" w:name="_Toc41489572"/>
      <w:r>
        <w:t>Metoda podpůrných vektorů</w:t>
      </w:r>
      <w:bookmarkEnd w:id="181"/>
    </w:p>
    <w:p w14:paraId="0D2820D3" w14:textId="246FED21" w:rsidR="006A5E2C" w:rsidRDefault="007C49A4" w:rsidP="008010F8">
      <w:pPr>
        <w:pStyle w:val="BPDPNormln"/>
      </w:pPr>
      <w:r>
        <w:t xml:space="preserve">Pro výpočet podpůrných vektorů byla využita funkce prostředí </w:t>
      </w:r>
      <w:proofErr w:type="spellStart"/>
      <w:r>
        <w:t>Matlab</w:t>
      </w:r>
      <w:proofErr w:type="spellEnd"/>
      <w:r>
        <w:t xml:space="preserve"> </w:t>
      </w:r>
      <w:proofErr w:type="spellStart"/>
      <w:r w:rsidRPr="007C49A4">
        <w:rPr>
          <w:i/>
        </w:rPr>
        <w:t>fitcecoc</w:t>
      </w:r>
      <w:proofErr w:type="spellEnd"/>
      <w:r>
        <w:rPr>
          <w:i/>
        </w:rPr>
        <w:t xml:space="preserve">. </w:t>
      </w:r>
      <w:r>
        <w:t xml:space="preserve">Jedná se o obecnou funkci pro výpočet různých klasifikátorů. Jedním z nich je i výpočet SVM pro více než dvě třidy. </w:t>
      </w:r>
      <w:r w:rsidR="00361845">
        <w:t>Vstupy této funkce jsou trénovací data a vektor štítků klasifikačních tříd, který označuje klasifikační třídy vstupních dat. Výstupem je model podpůrných vektorů připravený pro klasifikaci testovacích dat.</w:t>
      </w:r>
    </w:p>
    <w:p w14:paraId="2982BECB" w14:textId="2361F238" w:rsidR="00361845" w:rsidRPr="00956B90" w:rsidRDefault="00956B90" w:rsidP="008010F8">
      <w:pPr>
        <w:pStyle w:val="BPDPNormln"/>
      </w:pPr>
      <w:r>
        <w:t xml:space="preserve">Pro klasifikaci testovacích dat podle vytrénovaného modelu, byla využita funkce </w:t>
      </w:r>
      <w:proofErr w:type="spellStart"/>
      <w:r>
        <w:t>Matlabu</w:t>
      </w:r>
      <w:proofErr w:type="spellEnd"/>
      <w:r>
        <w:t xml:space="preserve"> </w:t>
      </w:r>
      <w:proofErr w:type="spellStart"/>
      <w:r w:rsidRPr="00956B90">
        <w:rPr>
          <w:i/>
        </w:rPr>
        <w:t>predict</w:t>
      </w:r>
      <w:proofErr w:type="spellEnd"/>
      <w:r>
        <w:t>. Vstupy této funkce jsou model SVM a testovací data převedená do</w:t>
      </w:r>
      <w:r w:rsidR="008144E7">
        <w:t> </w:t>
      </w:r>
      <w:r>
        <w:t>prostoru PCA. Výstup</w:t>
      </w:r>
      <w:r w:rsidR="000B6271">
        <w:t>y jsou vektor s predikovanými štítky tříd a pravděpodobnostní matice příslušnosti dané třídy.</w:t>
      </w:r>
    </w:p>
    <w:p w14:paraId="467AF040" w14:textId="52B3C54D" w:rsidR="006A5E2C" w:rsidRDefault="00E6702C" w:rsidP="006A5E2C">
      <w:pPr>
        <w:pStyle w:val="Nadpis2"/>
      </w:pPr>
      <w:bookmarkStart w:id="182" w:name="_Toc41489573"/>
      <w:r>
        <w:t>Výstupy a výsledky programu</w:t>
      </w:r>
      <w:bookmarkEnd w:id="182"/>
      <w:r>
        <w:t xml:space="preserve"> </w:t>
      </w:r>
    </w:p>
    <w:p w14:paraId="2A98D11D" w14:textId="5C3A2EB4" w:rsidR="00C944A3" w:rsidRDefault="00E46F64" w:rsidP="008010F8">
      <w:pPr>
        <w:pStyle w:val="BPDPNormln"/>
      </w:pPr>
      <w:r>
        <w:t xml:space="preserve">Výstupy trénovací části programu tvoří tři modely. Jsou jimi </w:t>
      </w:r>
      <w:proofErr w:type="spellStart"/>
      <w:r w:rsidRPr="00E46F64">
        <w:rPr>
          <w:i/>
        </w:rPr>
        <w:t>trenovaci.mat</w:t>
      </w:r>
      <w:proofErr w:type="spellEnd"/>
      <w:r>
        <w:rPr>
          <w:i/>
        </w:rPr>
        <w:t xml:space="preserve">, </w:t>
      </w:r>
      <w:proofErr w:type="spellStart"/>
      <w:r>
        <w:rPr>
          <w:i/>
        </w:rPr>
        <w:t>PCAModel.mat</w:t>
      </w:r>
      <w:proofErr w:type="spellEnd"/>
      <w:r>
        <w:rPr>
          <w:i/>
        </w:rPr>
        <w:t xml:space="preserve"> </w:t>
      </w:r>
      <w:r w:rsidRPr="00E46F64">
        <w:t>a</w:t>
      </w:r>
      <w:r>
        <w:rPr>
          <w:i/>
        </w:rPr>
        <w:t xml:space="preserve"> </w:t>
      </w:r>
      <w:proofErr w:type="spellStart"/>
      <w:r>
        <w:rPr>
          <w:i/>
        </w:rPr>
        <w:t>SVMModel.mat</w:t>
      </w:r>
      <w:proofErr w:type="spellEnd"/>
      <w:r>
        <w:rPr>
          <w:i/>
        </w:rPr>
        <w:t xml:space="preserve">. </w:t>
      </w:r>
      <w:r>
        <w:t xml:space="preserve">V trénovacím modelu jsou uloženy energie vzorků </w:t>
      </w:r>
      <w:r>
        <w:lastRenderedPageBreak/>
        <w:t xml:space="preserve">trénovací sady a informace o jejich počtech a kategoriích. </w:t>
      </w:r>
      <w:r w:rsidR="00C944A3">
        <w:t>Tento model lze využít k přetrénování systému bez nutnosti mít k dispozici trénovací sadu vzorků úderů na bicí soupravu. Model PCA slouží k převodu testovacích dat do vytrénovaného prostoru PCA. Model SVM slouží ke kategorizaci dat, jsou v</w:t>
      </w:r>
      <w:r w:rsidR="008144E7">
        <w:t xml:space="preserve"> </w:t>
      </w:r>
      <w:r w:rsidR="00C944A3">
        <w:t>něm uloženy hraniční prostory jednotlivých tříd.</w:t>
      </w:r>
      <w:r>
        <w:t xml:space="preserve"> </w:t>
      </w:r>
    </w:p>
    <w:p w14:paraId="439B2080" w14:textId="3F1E92F9" w:rsidR="00C944A3" w:rsidRDefault="00C944A3" w:rsidP="008010F8">
      <w:pPr>
        <w:pStyle w:val="BPDPNormln"/>
      </w:pPr>
      <w:r>
        <w:t>Systém byl vytrénován na sadě 728 vzorků úderů, pro t</w:t>
      </w:r>
      <w:r w:rsidR="00840E63">
        <w:t>y</w:t>
      </w:r>
      <w:r>
        <w:t xml:space="preserve">to kategorie: malý buben, velký buben, uzavřená hi-hat, činel </w:t>
      </w:r>
      <w:proofErr w:type="spellStart"/>
      <w:r>
        <w:t>crash</w:t>
      </w:r>
      <w:proofErr w:type="spellEnd"/>
      <w:r>
        <w:t xml:space="preserve">, činel </w:t>
      </w:r>
      <w:proofErr w:type="spellStart"/>
      <w:r>
        <w:t>ride</w:t>
      </w:r>
      <w:proofErr w:type="spellEnd"/>
      <w:r>
        <w:t xml:space="preserve">, dvojúder malého bubnu s uzavřenou hi-hat a dvojúder velkého bubnu s uzavřenou hi-hat. Vzorky </w:t>
      </w:r>
      <w:proofErr w:type="spellStart"/>
      <w:r>
        <w:t>tomů</w:t>
      </w:r>
      <w:proofErr w:type="spellEnd"/>
      <w:r>
        <w:t xml:space="preserve"> nebyly do trénovací sady zařazeny, protože volně dostupné banky úderů obsahují velmi málo </w:t>
      </w:r>
      <w:r w:rsidR="00840E63">
        <w:t>těchto vzorků</w:t>
      </w:r>
      <w:r>
        <w:t>.</w:t>
      </w:r>
      <w:r w:rsidR="00840E63">
        <w:t xml:space="preserve"> </w:t>
      </w:r>
    </w:p>
    <w:p w14:paraId="28AEE61A" w14:textId="7E6C36B5" w:rsidR="00840E63" w:rsidRDefault="00840E63" w:rsidP="008010F8">
      <w:pPr>
        <w:pStyle w:val="BPDPNormln"/>
      </w:pPr>
      <w:r>
        <w:t>Na obrázku (</w:t>
      </w:r>
      <w:r w:rsidRPr="00840E63">
        <w:fldChar w:fldCharType="begin"/>
      </w:r>
      <w:r w:rsidRPr="00840E63">
        <w:instrText xml:space="preserve"> REF _Ref40704152 \h  \* MERGEFORMAT </w:instrText>
      </w:r>
      <w:r w:rsidRPr="00840E63">
        <w:fldChar w:fldCharType="separate"/>
      </w:r>
      <w:r w:rsidR="007E0F00" w:rsidRPr="007E0F00">
        <w:t xml:space="preserve">Obr. </w:t>
      </w:r>
      <w:r w:rsidR="007E0F00" w:rsidRPr="007E0F00">
        <w:rPr>
          <w:noProof/>
        </w:rPr>
        <w:t>6</w:t>
      </w:r>
      <w:r w:rsidR="007E0F00" w:rsidRPr="007E0F00">
        <w:t>.</w:t>
      </w:r>
      <w:r w:rsidR="007E0F00" w:rsidRPr="007E0F00">
        <w:rPr>
          <w:noProof/>
        </w:rPr>
        <w:t>10</w:t>
      </w:r>
      <w:r w:rsidRPr="00840E63">
        <w:fldChar w:fldCharType="end"/>
      </w:r>
      <w:r>
        <w:t>) se nachází zachycen grafický výstup z programu. Tento výstup je rozdělen do tří bloků. V prvním se nachází časový průběh testované nahrávky, ve kterém jsou barevně vyznačeny rozeznané údery. V druhém bloku se nachází tabulka s procentuální pravděpodobností příslušnosti neznámého úderu do jednotlivých tříd. Například rozeznaný úder číslo 3 má nejvyšší pravděpodobnost příslušnosti do třídy malého bubnu</w:t>
      </w:r>
      <w:r w:rsidR="00FD1FE0">
        <w:t xml:space="preserve"> a to 54 %. Sytém tedy tento úder vyhodnotil jako úder na malý buben. </w:t>
      </w:r>
    </w:p>
    <w:p w14:paraId="17A1FB74" w14:textId="77777777" w:rsidR="00840E63" w:rsidRDefault="00840E63" w:rsidP="008010F8">
      <w:pPr>
        <w:pStyle w:val="BPDPNormln"/>
      </w:pPr>
    </w:p>
    <w:p w14:paraId="461C97C6" w14:textId="77777777" w:rsidR="00840E63" w:rsidRDefault="00840E63" w:rsidP="00350A05">
      <w:pPr>
        <w:pStyle w:val="BPDPNormln"/>
        <w:jc w:val="center"/>
      </w:pPr>
      <w:r>
        <w:rPr>
          <w:noProof/>
        </w:rPr>
        <w:drawing>
          <wp:inline distT="0" distB="0" distL="0" distR="0" wp14:anchorId="69F26C47" wp14:editId="3C75F2A8">
            <wp:extent cx="5066352" cy="3419475"/>
            <wp:effectExtent l="0" t="0" r="1270" b="0"/>
            <wp:docPr id="33" name="Obrázek 33" descr="Obsah obrázku snímek obrazovky&#10;&#10;Popis se vygeneroval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_0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72970" cy="3423942"/>
                    </a:xfrm>
                    <a:prstGeom prst="rect">
                      <a:avLst/>
                    </a:prstGeom>
                  </pic:spPr>
                </pic:pic>
              </a:graphicData>
            </a:graphic>
          </wp:inline>
        </w:drawing>
      </w:r>
    </w:p>
    <w:p w14:paraId="180CA61C" w14:textId="78EE4347" w:rsidR="00840E63" w:rsidRPr="00840E63" w:rsidRDefault="00840E63" w:rsidP="00840E63">
      <w:pPr>
        <w:pStyle w:val="Titulek"/>
        <w:jc w:val="center"/>
        <w:rPr>
          <w:b w:val="0"/>
        </w:rPr>
      </w:pPr>
      <w:bookmarkStart w:id="183" w:name="_Ref40704152"/>
      <w:bookmarkStart w:id="184" w:name="_Toc41489604"/>
      <w:r w:rsidRPr="00840E6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10</w:t>
      </w:r>
      <w:r w:rsidR="00E73D21">
        <w:rPr>
          <w:b w:val="0"/>
        </w:rPr>
        <w:fldChar w:fldCharType="end"/>
      </w:r>
      <w:bookmarkEnd w:id="183"/>
      <w:r w:rsidRPr="00840E63">
        <w:rPr>
          <w:b w:val="0"/>
        </w:rPr>
        <w:t>: Grafický výstup programu</w:t>
      </w:r>
      <w:bookmarkEnd w:id="184"/>
    </w:p>
    <w:p w14:paraId="2C0CA3DC" w14:textId="00D00EFA" w:rsidR="00FC77FD" w:rsidRPr="00F707CF" w:rsidRDefault="00FD1FE0" w:rsidP="008010F8">
      <w:pPr>
        <w:pStyle w:val="BPDPNormln"/>
      </w:pPr>
      <w:r w:rsidRPr="00F707CF">
        <w:t>Posledním blokem je tabulka, ve které jsou uvedeny názvy tříd kam byly jednotlivé údery přiřazeny a časové značky začátků a konců těchto úderů.</w:t>
      </w:r>
    </w:p>
    <w:p w14:paraId="48DB42FE" w14:textId="444A044E" w:rsidR="00FD1FE0" w:rsidRDefault="001F003F" w:rsidP="008010F8">
      <w:pPr>
        <w:pStyle w:val="BPDPNormln"/>
      </w:pPr>
      <w:r w:rsidRPr="00F707CF">
        <w:t xml:space="preserve">Systém pro rozeznávání </w:t>
      </w:r>
      <w:r w:rsidR="00F707CF" w:rsidRPr="00F707CF">
        <w:t xml:space="preserve">úderů na bicí soupravu, byl otestován na sadě 224 vzorků rozličných od trénovací sady. Výsledky tohoto testu jsou uvedeny v tabulce </w:t>
      </w:r>
      <w:r w:rsidR="00F707CF">
        <w:t>záměn (</w:t>
      </w:r>
      <w:proofErr w:type="spellStart"/>
      <w:r w:rsidR="00F707CF">
        <w:t>Confusion</w:t>
      </w:r>
      <w:proofErr w:type="spellEnd"/>
      <w:r w:rsidR="00F707CF">
        <w:t xml:space="preserve"> matrix)</w:t>
      </w:r>
      <w:r w:rsidR="00982B7F">
        <w:t xml:space="preserve"> </w:t>
      </w:r>
      <w:r w:rsidR="00F707CF" w:rsidRPr="00F707CF">
        <w:t>(</w:t>
      </w:r>
      <w:r w:rsidR="00982B7F">
        <w:fldChar w:fldCharType="begin"/>
      </w:r>
      <w:r w:rsidR="00982B7F">
        <w:instrText xml:space="preserve"> REF _Ref33209722 \h </w:instrText>
      </w:r>
      <w:r w:rsidR="00982B7F">
        <w:fldChar w:fldCharType="separate"/>
      </w:r>
      <w:r w:rsidR="007E0F00" w:rsidRPr="00B4066B">
        <w:rPr>
          <w:b/>
        </w:rPr>
        <w:t xml:space="preserve">Tab. </w:t>
      </w:r>
      <w:r w:rsidR="007E0F00">
        <w:rPr>
          <w:b/>
          <w:noProof/>
        </w:rPr>
        <w:t>3</w:t>
      </w:r>
      <w:r w:rsidR="007E0F00" w:rsidRPr="00B4066B">
        <w:rPr>
          <w:b/>
        </w:rPr>
        <w:t>.</w:t>
      </w:r>
      <w:r w:rsidR="007E0F00">
        <w:rPr>
          <w:b/>
          <w:noProof/>
        </w:rPr>
        <w:t>1</w:t>
      </w:r>
      <w:r w:rsidR="00982B7F">
        <w:fldChar w:fldCharType="end"/>
      </w:r>
      <w:r w:rsidR="00F707CF" w:rsidRPr="00F707CF">
        <w:t>)</w:t>
      </w:r>
      <w:r w:rsidR="00F707CF">
        <w:t xml:space="preserve">. Kompletní výsledky tohoto testu jsou uvedeny </w:t>
      </w:r>
      <w:r w:rsidR="00803FF4">
        <w:t>v příloze. (</w:t>
      </w:r>
      <w:r w:rsidR="00803FF4">
        <w:fldChar w:fldCharType="begin"/>
      </w:r>
      <w:r w:rsidR="00803FF4">
        <w:instrText xml:space="preserve"> REF _Ref40454778 \r \h </w:instrText>
      </w:r>
      <w:r w:rsidR="00803FF4">
        <w:fldChar w:fldCharType="separate"/>
      </w:r>
      <w:r w:rsidR="007E0F00">
        <w:t>Příloha 1 -</w:t>
      </w:r>
      <w:r w:rsidR="00803FF4">
        <w:fldChar w:fldCharType="end"/>
      </w:r>
      <w:r w:rsidR="00803FF4">
        <w:t>)</w:t>
      </w:r>
      <w:r w:rsidR="00982B7F">
        <w:t xml:space="preserve"> Hodnoty jsou uváděny v procentech. Zelenou barvou jsou označeny správně vyhodnocené třídy. Žlutou barvou jsou</w:t>
      </w:r>
      <w:r w:rsidR="00323C0E">
        <w:t xml:space="preserve"> označené nesprávně vyhodnocené třídy, které jsou k dané třídě podobné. Červenou barvou jsou označený zbylé nesprávně vyhodnocené třídy.</w:t>
      </w:r>
    </w:p>
    <w:p w14:paraId="5168756B" w14:textId="4109D0DB" w:rsidR="00982B7F" w:rsidRPr="00982B7F" w:rsidRDefault="00982B7F" w:rsidP="00982B7F">
      <w:pPr>
        <w:pStyle w:val="Titulek"/>
        <w:keepNext/>
        <w:jc w:val="center"/>
        <w:rPr>
          <w:b w:val="0"/>
        </w:rPr>
      </w:pPr>
      <w:bookmarkStart w:id="185" w:name="_Toc41489615"/>
      <w:r w:rsidRPr="00982B7F">
        <w:rPr>
          <w:b w:val="0"/>
        </w:rPr>
        <w:lastRenderedPageBreak/>
        <w:t xml:space="preserve">Tab. </w:t>
      </w:r>
      <w:r w:rsidRPr="00982B7F">
        <w:rPr>
          <w:b w:val="0"/>
        </w:rPr>
        <w:fldChar w:fldCharType="begin"/>
      </w:r>
      <w:r w:rsidRPr="00982B7F">
        <w:rPr>
          <w:b w:val="0"/>
        </w:rPr>
        <w:instrText xml:space="preserve"> STYLEREF 1 \s </w:instrText>
      </w:r>
      <w:r w:rsidRPr="00982B7F">
        <w:rPr>
          <w:b w:val="0"/>
        </w:rPr>
        <w:fldChar w:fldCharType="separate"/>
      </w:r>
      <w:r w:rsidR="007E0F00">
        <w:rPr>
          <w:b w:val="0"/>
          <w:noProof/>
        </w:rPr>
        <w:t>6</w:t>
      </w:r>
      <w:r w:rsidRPr="00982B7F">
        <w:rPr>
          <w:b w:val="0"/>
        </w:rPr>
        <w:fldChar w:fldCharType="end"/>
      </w:r>
      <w:r w:rsidRPr="00982B7F">
        <w:rPr>
          <w:b w:val="0"/>
        </w:rPr>
        <w:t>.</w:t>
      </w:r>
      <w:r w:rsidRPr="00982B7F">
        <w:rPr>
          <w:b w:val="0"/>
        </w:rPr>
        <w:fldChar w:fldCharType="begin"/>
      </w:r>
      <w:r w:rsidRPr="00982B7F">
        <w:rPr>
          <w:b w:val="0"/>
        </w:rPr>
        <w:instrText xml:space="preserve"> SEQ Tab. \* ARABIC \s 1 </w:instrText>
      </w:r>
      <w:r w:rsidRPr="00982B7F">
        <w:rPr>
          <w:b w:val="0"/>
        </w:rPr>
        <w:fldChar w:fldCharType="separate"/>
      </w:r>
      <w:r w:rsidR="007E0F00">
        <w:rPr>
          <w:b w:val="0"/>
          <w:noProof/>
        </w:rPr>
        <w:t>3</w:t>
      </w:r>
      <w:r w:rsidRPr="00982B7F">
        <w:rPr>
          <w:b w:val="0"/>
        </w:rPr>
        <w:fldChar w:fldCharType="end"/>
      </w:r>
      <w:r w:rsidRPr="00982B7F">
        <w:rPr>
          <w:b w:val="0"/>
        </w:rPr>
        <w:t>: Tabulka záměn rozpoznávacího systému</w:t>
      </w:r>
      <w:bookmarkEnd w:id="185"/>
    </w:p>
    <w:tbl>
      <w:tblPr>
        <w:tblW w:w="7380" w:type="dxa"/>
        <w:jc w:val="center"/>
        <w:tblCellMar>
          <w:left w:w="70" w:type="dxa"/>
          <w:right w:w="70" w:type="dxa"/>
        </w:tblCellMar>
        <w:tblLook w:val="04A0" w:firstRow="1" w:lastRow="0" w:firstColumn="1" w:lastColumn="0" w:noHBand="0" w:noVBand="1"/>
      </w:tblPr>
      <w:tblGrid>
        <w:gridCol w:w="820"/>
        <w:gridCol w:w="820"/>
        <w:gridCol w:w="820"/>
        <w:gridCol w:w="820"/>
        <w:gridCol w:w="820"/>
        <w:gridCol w:w="820"/>
        <w:gridCol w:w="820"/>
        <w:gridCol w:w="820"/>
        <w:gridCol w:w="820"/>
      </w:tblGrid>
      <w:tr w:rsidR="00803FF4" w:rsidRPr="00803FF4" w14:paraId="0D6FAA11" w14:textId="77777777" w:rsidTr="00803FF4">
        <w:trPr>
          <w:trHeight w:val="555"/>
          <w:jc w:val="center"/>
        </w:trPr>
        <w:tc>
          <w:tcPr>
            <w:tcW w:w="820" w:type="dxa"/>
            <w:tcBorders>
              <w:top w:val="single" w:sz="8" w:space="0" w:color="auto"/>
              <w:left w:val="single" w:sz="8" w:space="0" w:color="auto"/>
              <w:bottom w:val="nil"/>
              <w:right w:val="single" w:sz="8" w:space="0" w:color="auto"/>
            </w:tcBorders>
            <w:shd w:val="clear" w:color="auto" w:fill="auto"/>
            <w:vAlign w:val="center"/>
            <w:hideMark/>
          </w:tcPr>
          <w:p w14:paraId="1B5FBFF7" w14:textId="77777777" w:rsidR="00803FF4" w:rsidRPr="00803FF4" w:rsidRDefault="00803FF4" w:rsidP="00803FF4">
            <w:pPr>
              <w:spacing w:line="240" w:lineRule="auto"/>
              <w:ind w:left="0"/>
              <w:jc w:val="center"/>
              <w:rPr>
                <w:rFonts w:ascii="Calibri" w:hAnsi="Calibri" w:cs="Calibri"/>
                <w:color w:val="000000"/>
                <w:sz w:val="22"/>
                <w:szCs w:val="22"/>
              </w:rPr>
            </w:pPr>
            <w:r w:rsidRPr="00803FF4">
              <w:rPr>
                <w:rFonts w:ascii="Calibri" w:hAnsi="Calibri" w:cs="Calibri"/>
                <w:color w:val="000000"/>
                <w:sz w:val="22"/>
                <w:szCs w:val="22"/>
              </w:rPr>
              <w:t> </w:t>
            </w:r>
          </w:p>
        </w:tc>
        <w:tc>
          <w:tcPr>
            <w:tcW w:w="6560" w:type="dxa"/>
            <w:gridSpan w:val="8"/>
            <w:tcBorders>
              <w:top w:val="single" w:sz="8" w:space="0" w:color="auto"/>
              <w:left w:val="nil"/>
              <w:bottom w:val="single" w:sz="8" w:space="0" w:color="auto"/>
              <w:right w:val="single" w:sz="8" w:space="0" w:color="000000"/>
            </w:tcBorders>
            <w:shd w:val="clear" w:color="auto" w:fill="auto"/>
            <w:vAlign w:val="center"/>
            <w:hideMark/>
          </w:tcPr>
          <w:p w14:paraId="43542080" w14:textId="0FAE0274" w:rsidR="00803FF4" w:rsidRPr="00803FF4" w:rsidRDefault="00803FF4" w:rsidP="00803FF4">
            <w:pPr>
              <w:spacing w:line="240" w:lineRule="auto"/>
              <w:ind w:left="0"/>
              <w:jc w:val="center"/>
              <w:rPr>
                <w:rFonts w:ascii="Calibri" w:hAnsi="Calibri" w:cs="Calibri"/>
                <w:color w:val="000000"/>
                <w:sz w:val="40"/>
                <w:szCs w:val="40"/>
              </w:rPr>
            </w:pPr>
            <w:r>
              <w:rPr>
                <w:rFonts w:ascii="Calibri" w:hAnsi="Calibri" w:cs="Calibri"/>
                <w:color w:val="000000"/>
                <w:sz w:val="40"/>
                <w:szCs w:val="40"/>
              </w:rPr>
              <w:t>predikce</w:t>
            </w:r>
          </w:p>
        </w:tc>
      </w:tr>
      <w:tr w:rsidR="00803FF4" w:rsidRPr="00803FF4" w14:paraId="1DEC47D8" w14:textId="77777777" w:rsidTr="00803FF4">
        <w:trPr>
          <w:trHeight w:val="555"/>
          <w:jc w:val="center"/>
        </w:trPr>
        <w:tc>
          <w:tcPr>
            <w:tcW w:w="820" w:type="dxa"/>
            <w:vMerge w:val="restart"/>
            <w:tcBorders>
              <w:top w:val="single" w:sz="8" w:space="0" w:color="auto"/>
              <w:left w:val="single" w:sz="8" w:space="0" w:color="auto"/>
              <w:bottom w:val="single" w:sz="8" w:space="0" w:color="000000"/>
              <w:right w:val="single" w:sz="8" w:space="0" w:color="auto"/>
            </w:tcBorders>
            <w:shd w:val="clear" w:color="auto" w:fill="auto"/>
            <w:textDirection w:val="tbLrV"/>
            <w:vAlign w:val="center"/>
            <w:hideMark/>
          </w:tcPr>
          <w:p w14:paraId="0FDC004E" w14:textId="065FA096" w:rsidR="00803FF4" w:rsidRPr="00803FF4" w:rsidRDefault="00803FF4" w:rsidP="00803FF4">
            <w:pPr>
              <w:spacing w:line="240" w:lineRule="auto"/>
              <w:ind w:left="0"/>
              <w:jc w:val="center"/>
              <w:rPr>
                <w:rFonts w:ascii="Calibri" w:hAnsi="Calibri" w:cs="Calibri"/>
                <w:color w:val="000000"/>
                <w:sz w:val="40"/>
                <w:szCs w:val="40"/>
              </w:rPr>
            </w:pPr>
            <w:r>
              <w:rPr>
                <w:rFonts w:ascii="Calibri" w:hAnsi="Calibri" w:cs="Calibri"/>
                <w:color w:val="000000"/>
                <w:sz w:val="40"/>
                <w:szCs w:val="40"/>
              </w:rPr>
              <w:t>reálné třídy</w:t>
            </w:r>
          </w:p>
        </w:tc>
        <w:tc>
          <w:tcPr>
            <w:tcW w:w="820" w:type="dxa"/>
            <w:tcBorders>
              <w:top w:val="nil"/>
              <w:left w:val="nil"/>
              <w:bottom w:val="single" w:sz="4" w:space="0" w:color="auto"/>
              <w:right w:val="single" w:sz="4" w:space="0" w:color="auto"/>
            </w:tcBorders>
            <w:shd w:val="clear" w:color="auto" w:fill="auto"/>
            <w:vAlign w:val="center"/>
            <w:hideMark/>
          </w:tcPr>
          <w:p w14:paraId="060477AC" w14:textId="77777777" w:rsidR="00803FF4" w:rsidRPr="00803FF4" w:rsidRDefault="00803FF4" w:rsidP="00803FF4">
            <w:pPr>
              <w:spacing w:line="240" w:lineRule="auto"/>
              <w:ind w:left="0"/>
              <w:jc w:val="center"/>
              <w:rPr>
                <w:rFonts w:ascii="Calibri" w:hAnsi="Calibri" w:cs="Calibri"/>
                <w:color w:val="000000"/>
                <w:sz w:val="22"/>
                <w:szCs w:val="22"/>
              </w:rPr>
            </w:pPr>
            <w:r w:rsidRPr="00803FF4">
              <w:rPr>
                <w:rFonts w:ascii="Calibri" w:hAnsi="Calibri" w:cs="Calibri"/>
                <w:color w:val="000000"/>
                <w:sz w:val="22"/>
                <w:szCs w:val="22"/>
              </w:rPr>
              <w:t> </w:t>
            </w:r>
          </w:p>
        </w:tc>
        <w:tc>
          <w:tcPr>
            <w:tcW w:w="820" w:type="dxa"/>
            <w:tcBorders>
              <w:top w:val="nil"/>
              <w:left w:val="nil"/>
              <w:bottom w:val="nil"/>
              <w:right w:val="single" w:sz="4" w:space="0" w:color="auto"/>
            </w:tcBorders>
            <w:shd w:val="clear" w:color="auto" w:fill="auto"/>
            <w:vAlign w:val="center"/>
            <w:hideMark/>
          </w:tcPr>
          <w:p w14:paraId="746FB1F6" w14:textId="79792400"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 buben</w:t>
            </w:r>
          </w:p>
        </w:tc>
        <w:tc>
          <w:tcPr>
            <w:tcW w:w="820" w:type="dxa"/>
            <w:tcBorders>
              <w:top w:val="nil"/>
              <w:left w:val="nil"/>
              <w:bottom w:val="nil"/>
              <w:right w:val="single" w:sz="4" w:space="0" w:color="auto"/>
            </w:tcBorders>
            <w:shd w:val="clear" w:color="auto" w:fill="auto"/>
            <w:vAlign w:val="center"/>
            <w:hideMark/>
          </w:tcPr>
          <w:p w14:paraId="7C0B1835" w14:textId="250737A7"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 buben</w:t>
            </w:r>
          </w:p>
        </w:tc>
        <w:tc>
          <w:tcPr>
            <w:tcW w:w="820" w:type="dxa"/>
            <w:tcBorders>
              <w:top w:val="nil"/>
              <w:left w:val="nil"/>
              <w:bottom w:val="nil"/>
              <w:right w:val="single" w:sz="4" w:space="0" w:color="auto"/>
            </w:tcBorders>
            <w:shd w:val="clear" w:color="auto" w:fill="auto"/>
            <w:vAlign w:val="center"/>
            <w:hideMark/>
          </w:tcPr>
          <w:p w14:paraId="50ACB48B" w14:textId="6CA523A1"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nil"/>
              <w:bottom w:val="nil"/>
              <w:right w:val="single" w:sz="4" w:space="0" w:color="auto"/>
            </w:tcBorders>
            <w:shd w:val="clear" w:color="auto" w:fill="auto"/>
            <w:vAlign w:val="center"/>
            <w:hideMark/>
          </w:tcPr>
          <w:p w14:paraId="0C972C1D" w14:textId="4AEA0C43"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c</w:t>
            </w:r>
            <w:r w:rsidR="00803FF4" w:rsidRPr="00803FF4">
              <w:rPr>
                <w:rFonts w:ascii="Calibri" w:hAnsi="Calibri" w:cs="Calibri"/>
                <w:color w:val="000000"/>
                <w:sz w:val="22"/>
                <w:szCs w:val="22"/>
              </w:rPr>
              <w:t>rash</w:t>
            </w:r>
            <w:proofErr w:type="spellEnd"/>
          </w:p>
        </w:tc>
        <w:tc>
          <w:tcPr>
            <w:tcW w:w="820" w:type="dxa"/>
            <w:tcBorders>
              <w:top w:val="nil"/>
              <w:left w:val="nil"/>
              <w:bottom w:val="nil"/>
              <w:right w:val="single" w:sz="4" w:space="0" w:color="auto"/>
            </w:tcBorders>
            <w:shd w:val="clear" w:color="auto" w:fill="auto"/>
            <w:vAlign w:val="center"/>
            <w:hideMark/>
          </w:tcPr>
          <w:p w14:paraId="1E84126E" w14:textId="1AA5D851"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w:t>
            </w:r>
            <w:r w:rsidR="00803FF4" w:rsidRPr="00803FF4">
              <w:rPr>
                <w:rFonts w:ascii="Calibri" w:hAnsi="Calibri" w:cs="Calibri"/>
                <w:color w:val="000000"/>
                <w:sz w:val="22"/>
                <w:szCs w:val="22"/>
              </w:rPr>
              <w:t>ide</w:t>
            </w:r>
            <w:proofErr w:type="spellEnd"/>
          </w:p>
        </w:tc>
        <w:tc>
          <w:tcPr>
            <w:tcW w:w="820" w:type="dxa"/>
            <w:tcBorders>
              <w:top w:val="nil"/>
              <w:left w:val="nil"/>
              <w:bottom w:val="nil"/>
              <w:right w:val="single" w:sz="4" w:space="0" w:color="auto"/>
            </w:tcBorders>
            <w:shd w:val="clear" w:color="auto" w:fill="auto"/>
            <w:vAlign w:val="center"/>
            <w:hideMark/>
          </w:tcPr>
          <w:p w14:paraId="4BC3BAC9" w14:textId="67953A48"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nil"/>
              <w:bottom w:val="nil"/>
              <w:right w:val="single" w:sz="8" w:space="0" w:color="auto"/>
            </w:tcBorders>
            <w:shd w:val="clear" w:color="auto" w:fill="auto"/>
            <w:vAlign w:val="center"/>
            <w:hideMark/>
          </w:tcPr>
          <w:p w14:paraId="2EE18D08" w14:textId="0DA295B7"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r>
      <w:tr w:rsidR="00803FF4" w:rsidRPr="00803FF4" w14:paraId="24C5EF5A"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0C8CFE71"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1809E7C8" w14:textId="3ADA9883"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 buben</w:t>
            </w:r>
          </w:p>
        </w:tc>
        <w:tc>
          <w:tcPr>
            <w:tcW w:w="820" w:type="dxa"/>
            <w:tcBorders>
              <w:top w:val="single" w:sz="8" w:space="0" w:color="auto"/>
              <w:left w:val="single" w:sz="8" w:space="0" w:color="auto"/>
              <w:bottom w:val="single" w:sz="4" w:space="0" w:color="auto"/>
              <w:right w:val="single" w:sz="4" w:space="0" w:color="auto"/>
            </w:tcBorders>
            <w:shd w:val="clear" w:color="000000" w:fill="C6E0B4"/>
            <w:vAlign w:val="center"/>
            <w:hideMark/>
          </w:tcPr>
          <w:p w14:paraId="4F0D960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75</w:t>
            </w:r>
          </w:p>
        </w:tc>
        <w:tc>
          <w:tcPr>
            <w:tcW w:w="820" w:type="dxa"/>
            <w:tcBorders>
              <w:top w:val="single" w:sz="8" w:space="0" w:color="auto"/>
              <w:left w:val="nil"/>
              <w:bottom w:val="nil"/>
              <w:right w:val="single" w:sz="4" w:space="0" w:color="auto"/>
            </w:tcBorders>
            <w:shd w:val="clear" w:color="000000" w:fill="FF8181"/>
            <w:vAlign w:val="center"/>
            <w:hideMark/>
          </w:tcPr>
          <w:p w14:paraId="5740A6F6"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66521C3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77110C3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640EC0E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E699"/>
            <w:vAlign w:val="center"/>
            <w:hideMark/>
          </w:tcPr>
          <w:p w14:paraId="250BEBE3"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19</w:t>
            </w:r>
          </w:p>
        </w:tc>
        <w:tc>
          <w:tcPr>
            <w:tcW w:w="820" w:type="dxa"/>
            <w:tcBorders>
              <w:top w:val="single" w:sz="8" w:space="0" w:color="auto"/>
              <w:left w:val="nil"/>
              <w:bottom w:val="single" w:sz="4" w:space="0" w:color="auto"/>
              <w:right w:val="single" w:sz="8" w:space="0" w:color="auto"/>
            </w:tcBorders>
            <w:shd w:val="clear" w:color="000000" w:fill="FF8181"/>
            <w:vAlign w:val="center"/>
            <w:hideMark/>
          </w:tcPr>
          <w:p w14:paraId="5565283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r>
      <w:tr w:rsidR="00803FF4" w:rsidRPr="00803FF4" w14:paraId="144265E2"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587C09D7"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29925526" w14:textId="3291DD0C"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 buben</w:t>
            </w:r>
          </w:p>
        </w:tc>
        <w:tc>
          <w:tcPr>
            <w:tcW w:w="820" w:type="dxa"/>
            <w:tcBorders>
              <w:top w:val="nil"/>
              <w:left w:val="single" w:sz="8" w:space="0" w:color="auto"/>
              <w:bottom w:val="single" w:sz="4" w:space="0" w:color="auto"/>
              <w:right w:val="nil"/>
            </w:tcBorders>
            <w:shd w:val="clear" w:color="000000" w:fill="FF8181"/>
            <w:vAlign w:val="center"/>
            <w:hideMark/>
          </w:tcPr>
          <w:p w14:paraId="6DD956B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5DF8D8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94</w:t>
            </w:r>
          </w:p>
        </w:tc>
        <w:tc>
          <w:tcPr>
            <w:tcW w:w="820" w:type="dxa"/>
            <w:tcBorders>
              <w:top w:val="nil"/>
              <w:left w:val="nil"/>
              <w:bottom w:val="nil"/>
              <w:right w:val="single" w:sz="4" w:space="0" w:color="auto"/>
            </w:tcBorders>
            <w:shd w:val="clear" w:color="000000" w:fill="FF8181"/>
            <w:vAlign w:val="center"/>
            <w:hideMark/>
          </w:tcPr>
          <w:p w14:paraId="2C44798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59F7574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0DC4F2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1ED6726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E699"/>
            <w:vAlign w:val="center"/>
            <w:hideMark/>
          </w:tcPr>
          <w:p w14:paraId="23EE9E7A"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r>
      <w:tr w:rsidR="00803FF4" w:rsidRPr="00803FF4" w14:paraId="06B8A809"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524B49BB"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2D587D17" w14:textId="4A639FFC"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36C3979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nil"/>
            </w:tcBorders>
            <w:shd w:val="clear" w:color="000000" w:fill="FF8181"/>
            <w:vAlign w:val="center"/>
            <w:hideMark/>
          </w:tcPr>
          <w:p w14:paraId="089BA3EC"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55EC585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53</w:t>
            </w:r>
          </w:p>
        </w:tc>
        <w:tc>
          <w:tcPr>
            <w:tcW w:w="820" w:type="dxa"/>
            <w:tcBorders>
              <w:top w:val="nil"/>
              <w:left w:val="nil"/>
              <w:bottom w:val="nil"/>
              <w:right w:val="single" w:sz="4" w:space="0" w:color="auto"/>
            </w:tcBorders>
            <w:shd w:val="clear" w:color="000000" w:fill="FFE699"/>
            <w:vAlign w:val="center"/>
            <w:hideMark/>
          </w:tcPr>
          <w:p w14:paraId="6705157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38</w:t>
            </w:r>
          </w:p>
        </w:tc>
        <w:tc>
          <w:tcPr>
            <w:tcW w:w="820" w:type="dxa"/>
            <w:tcBorders>
              <w:top w:val="nil"/>
              <w:left w:val="nil"/>
              <w:bottom w:val="single" w:sz="4" w:space="0" w:color="auto"/>
              <w:right w:val="single" w:sz="4" w:space="0" w:color="auto"/>
            </w:tcBorders>
            <w:shd w:val="clear" w:color="000000" w:fill="FFE699"/>
            <w:vAlign w:val="center"/>
            <w:hideMark/>
          </w:tcPr>
          <w:p w14:paraId="49160BC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c>
          <w:tcPr>
            <w:tcW w:w="820" w:type="dxa"/>
            <w:tcBorders>
              <w:top w:val="nil"/>
              <w:left w:val="nil"/>
              <w:bottom w:val="single" w:sz="4" w:space="0" w:color="auto"/>
              <w:right w:val="single" w:sz="8" w:space="0" w:color="auto"/>
            </w:tcBorders>
            <w:shd w:val="clear" w:color="000000" w:fill="FFE699"/>
            <w:vAlign w:val="center"/>
            <w:hideMark/>
          </w:tcPr>
          <w:p w14:paraId="6DCE303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3</w:t>
            </w:r>
          </w:p>
        </w:tc>
        <w:tc>
          <w:tcPr>
            <w:tcW w:w="820" w:type="dxa"/>
            <w:tcBorders>
              <w:top w:val="nil"/>
              <w:left w:val="single" w:sz="4" w:space="0" w:color="auto"/>
              <w:bottom w:val="single" w:sz="4" w:space="0" w:color="auto"/>
              <w:right w:val="single" w:sz="8" w:space="0" w:color="auto"/>
            </w:tcBorders>
            <w:shd w:val="clear" w:color="000000" w:fill="FF8181"/>
            <w:vAlign w:val="center"/>
            <w:hideMark/>
          </w:tcPr>
          <w:p w14:paraId="1A1DDD1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6E7FECDA"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75131677"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7851D215" w14:textId="13AFBB6D"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c</w:t>
            </w:r>
            <w:r w:rsidR="00803FF4" w:rsidRPr="00803FF4">
              <w:rPr>
                <w:rFonts w:ascii="Calibri" w:hAnsi="Calibri" w:cs="Calibri"/>
                <w:color w:val="000000"/>
                <w:sz w:val="22"/>
                <w:szCs w:val="22"/>
              </w:rPr>
              <w:t>rash</w:t>
            </w:r>
            <w:proofErr w:type="spellEnd"/>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75F55D6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610CEFF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nil"/>
            </w:tcBorders>
            <w:shd w:val="clear" w:color="000000" w:fill="FFE699"/>
            <w:vAlign w:val="center"/>
            <w:hideMark/>
          </w:tcPr>
          <w:p w14:paraId="485DBAF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4</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EDA0AA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84</w:t>
            </w:r>
          </w:p>
        </w:tc>
        <w:tc>
          <w:tcPr>
            <w:tcW w:w="820" w:type="dxa"/>
            <w:tcBorders>
              <w:top w:val="nil"/>
              <w:left w:val="nil"/>
              <w:bottom w:val="nil"/>
              <w:right w:val="single" w:sz="4" w:space="0" w:color="auto"/>
            </w:tcBorders>
            <w:shd w:val="clear" w:color="000000" w:fill="FFE699"/>
            <w:vAlign w:val="center"/>
            <w:hideMark/>
          </w:tcPr>
          <w:p w14:paraId="1DD713EA"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12</w:t>
            </w:r>
          </w:p>
        </w:tc>
        <w:tc>
          <w:tcPr>
            <w:tcW w:w="820" w:type="dxa"/>
            <w:tcBorders>
              <w:top w:val="nil"/>
              <w:left w:val="nil"/>
              <w:bottom w:val="single" w:sz="4" w:space="0" w:color="auto"/>
              <w:right w:val="single" w:sz="4" w:space="0" w:color="auto"/>
            </w:tcBorders>
            <w:shd w:val="clear" w:color="000000" w:fill="FF8181"/>
            <w:vAlign w:val="center"/>
            <w:hideMark/>
          </w:tcPr>
          <w:p w14:paraId="5F23C5C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8181"/>
            <w:vAlign w:val="center"/>
            <w:hideMark/>
          </w:tcPr>
          <w:p w14:paraId="7A67785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568A12A7"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3CAE6C32"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0A797D87" w14:textId="7D6D6661"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w:t>
            </w:r>
            <w:r w:rsidR="00803FF4" w:rsidRPr="00803FF4">
              <w:rPr>
                <w:rFonts w:ascii="Calibri" w:hAnsi="Calibri" w:cs="Calibri"/>
                <w:color w:val="000000"/>
                <w:sz w:val="22"/>
                <w:szCs w:val="22"/>
              </w:rPr>
              <w:t>ide</w:t>
            </w:r>
            <w:proofErr w:type="spellEnd"/>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71D162D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8C96777"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E699"/>
            <w:vAlign w:val="center"/>
            <w:hideMark/>
          </w:tcPr>
          <w:p w14:paraId="3192EADE"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16</w:t>
            </w:r>
          </w:p>
        </w:tc>
        <w:tc>
          <w:tcPr>
            <w:tcW w:w="820" w:type="dxa"/>
            <w:tcBorders>
              <w:top w:val="nil"/>
              <w:left w:val="nil"/>
              <w:bottom w:val="single" w:sz="4" w:space="0" w:color="auto"/>
              <w:right w:val="nil"/>
            </w:tcBorders>
            <w:shd w:val="clear" w:color="000000" w:fill="FFE699"/>
            <w:vAlign w:val="center"/>
            <w:hideMark/>
          </w:tcPr>
          <w:p w14:paraId="6C4907A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22</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8B8B7E3"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56</w:t>
            </w:r>
          </w:p>
        </w:tc>
        <w:tc>
          <w:tcPr>
            <w:tcW w:w="820" w:type="dxa"/>
            <w:tcBorders>
              <w:top w:val="nil"/>
              <w:left w:val="nil"/>
              <w:bottom w:val="single" w:sz="4" w:space="0" w:color="auto"/>
              <w:right w:val="single" w:sz="4" w:space="0" w:color="auto"/>
            </w:tcBorders>
            <w:shd w:val="clear" w:color="000000" w:fill="FF8181"/>
            <w:vAlign w:val="center"/>
            <w:hideMark/>
          </w:tcPr>
          <w:p w14:paraId="71736E4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c>
          <w:tcPr>
            <w:tcW w:w="820" w:type="dxa"/>
            <w:tcBorders>
              <w:top w:val="nil"/>
              <w:left w:val="nil"/>
              <w:bottom w:val="single" w:sz="4" w:space="0" w:color="auto"/>
              <w:right w:val="single" w:sz="8" w:space="0" w:color="auto"/>
            </w:tcBorders>
            <w:shd w:val="clear" w:color="000000" w:fill="FF8181"/>
            <w:vAlign w:val="center"/>
            <w:hideMark/>
          </w:tcPr>
          <w:p w14:paraId="745AB2C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00B2DE9B"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09FA62B8"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65A9DC59" w14:textId="444EBA77"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4" w:space="0" w:color="auto"/>
              <w:right w:val="single" w:sz="4" w:space="0" w:color="auto"/>
            </w:tcBorders>
            <w:shd w:val="clear" w:color="000000" w:fill="FFE699"/>
            <w:vAlign w:val="center"/>
            <w:hideMark/>
          </w:tcPr>
          <w:p w14:paraId="4077225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12</w:t>
            </w:r>
          </w:p>
        </w:tc>
        <w:tc>
          <w:tcPr>
            <w:tcW w:w="820" w:type="dxa"/>
            <w:tcBorders>
              <w:top w:val="nil"/>
              <w:left w:val="nil"/>
              <w:bottom w:val="single" w:sz="4" w:space="0" w:color="auto"/>
              <w:right w:val="single" w:sz="4" w:space="0" w:color="auto"/>
            </w:tcBorders>
            <w:shd w:val="clear" w:color="000000" w:fill="FF8181"/>
            <w:vAlign w:val="center"/>
            <w:hideMark/>
          </w:tcPr>
          <w:p w14:paraId="356C4B0D"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E699"/>
            <w:vAlign w:val="center"/>
            <w:hideMark/>
          </w:tcPr>
          <w:p w14:paraId="1688127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single" w:sz="4" w:space="0" w:color="auto"/>
              <w:bottom w:val="single" w:sz="4" w:space="0" w:color="auto"/>
              <w:right w:val="single" w:sz="4" w:space="0" w:color="auto"/>
            </w:tcBorders>
            <w:shd w:val="clear" w:color="000000" w:fill="FF8181"/>
            <w:vAlign w:val="center"/>
            <w:hideMark/>
          </w:tcPr>
          <w:p w14:paraId="7D38D91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8ECFEE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C6E0B4"/>
            <w:vAlign w:val="center"/>
            <w:hideMark/>
          </w:tcPr>
          <w:p w14:paraId="06FAC82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84</w:t>
            </w:r>
          </w:p>
        </w:tc>
        <w:tc>
          <w:tcPr>
            <w:tcW w:w="820" w:type="dxa"/>
            <w:tcBorders>
              <w:top w:val="nil"/>
              <w:left w:val="nil"/>
              <w:bottom w:val="nil"/>
              <w:right w:val="single" w:sz="8" w:space="0" w:color="auto"/>
            </w:tcBorders>
            <w:shd w:val="clear" w:color="000000" w:fill="FF8181"/>
            <w:vAlign w:val="center"/>
            <w:hideMark/>
          </w:tcPr>
          <w:p w14:paraId="5DDCF51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4</w:t>
            </w:r>
          </w:p>
        </w:tc>
      </w:tr>
      <w:tr w:rsidR="00803FF4" w:rsidRPr="00803FF4" w14:paraId="44759684"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691287B8"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8" w:space="0" w:color="auto"/>
              <w:right w:val="nil"/>
            </w:tcBorders>
            <w:shd w:val="clear" w:color="auto" w:fill="auto"/>
            <w:vAlign w:val="center"/>
            <w:hideMark/>
          </w:tcPr>
          <w:p w14:paraId="06ED8C85" w14:textId="28828449"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8" w:space="0" w:color="auto"/>
              <w:right w:val="single" w:sz="4" w:space="0" w:color="auto"/>
            </w:tcBorders>
            <w:shd w:val="clear" w:color="000000" w:fill="FF8181"/>
            <w:vAlign w:val="center"/>
            <w:hideMark/>
          </w:tcPr>
          <w:p w14:paraId="62346DC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E699"/>
            <w:vAlign w:val="center"/>
            <w:hideMark/>
          </w:tcPr>
          <w:p w14:paraId="1063821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19</w:t>
            </w:r>
          </w:p>
        </w:tc>
        <w:tc>
          <w:tcPr>
            <w:tcW w:w="820" w:type="dxa"/>
            <w:tcBorders>
              <w:top w:val="nil"/>
              <w:left w:val="nil"/>
              <w:bottom w:val="single" w:sz="8" w:space="0" w:color="auto"/>
              <w:right w:val="single" w:sz="4" w:space="0" w:color="auto"/>
            </w:tcBorders>
            <w:shd w:val="clear" w:color="000000" w:fill="FF8181"/>
            <w:vAlign w:val="center"/>
            <w:hideMark/>
          </w:tcPr>
          <w:p w14:paraId="5482ABA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8181"/>
            <w:vAlign w:val="center"/>
            <w:hideMark/>
          </w:tcPr>
          <w:p w14:paraId="34003D2D"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8181"/>
            <w:vAlign w:val="center"/>
            <w:hideMark/>
          </w:tcPr>
          <w:p w14:paraId="0837A57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nil"/>
            </w:tcBorders>
            <w:shd w:val="clear" w:color="000000" w:fill="FF8181"/>
            <w:vAlign w:val="center"/>
            <w:hideMark/>
          </w:tcPr>
          <w:p w14:paraId="59D38FF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8" w:space="0" w:color="auto"/>
              <w:right w:val="single" w:sz="8" w:space="0" w:color="auto"/>
            </w:tcBorders>
            <w:shd w:val="clear" w:color="000000" w:fill="C6E0B4"/>
            <w:vAlign w:val="center"/>
            <w:hideMark/>
          </w:tcPr>
          <w:p w14:paraId="2446A00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81</w:t>
            </w:r>
          </w:p>
        </w:tc>
      </w:tr>
    </w:tbl>
    <w:p w14:paraId="45E424A1" w14:textId="135156F8" w:rsidR="00803FF4" w:rsidRDefault="00803FF4" w:rsidP="008010F8">
      <w:pPr>
        <w:pStyle w:val="BPDPNormln"/>
      </w:pPr>
    </w:p>
    <w:p w14:paraId="32821D4B" w14:textId="79E5A0FB" w:rsidR="00982B7F" w:rsidRDefault="00982B7F" w:rsidP="008010F8">
      <w:pPr>
        <w:pStyle w:val="BPDPNormln"/>
      </w:pPr>
      <w:r>
        <w:t>Celková pravděpodobnost na úspěšnou klasifikaci úderu je 75 %. Z tabulky záměn vyplývá, že něj</w:t>
      </w:r>
      <w:r w:rsidR="008144E7">
        <w:t xml:space="preserve"> </w:t>
      </w:r>
      <w:r>
        <w:t xml:space="preserve">obtížněji klasifikovatelné třídy jsou hi-hat a </w:t>
      </w:r>
      <w:proofErr w:type="spellStart"/>
      <w:r>
        <w:t>ride</w:t>
      </w:r>
      <w:proofErr w:type="spellEnd"/>
      <w:r>
        <w:t xml:space="preserve">. </w:t>
      </w:r>
      <w:r w:rsidR="00323C0E">
        <w:t xml:space="preserve">Obě tyto třídy jsou nejčastěji zaměňovány za </w:t>
      </w:r>
      <w:proofErr w:type="spellStart"/>
      <w:r w:rsidR="00323C0E">
        <w:t>crash</w:t>
      </w:r>
      <w:proofErr w:type="spellEnd"/>
      <w:r w:rsidR="00323C0E">
        <w:t xml:space="preserve">. </w:t>
      </w:r>
    </w:p>
    <w:p w14:paraId="5585BDBF" w14:textId="4E7F45FC" w:rsidR="00615192" w:rsidRDefault="00AA7228" w:rsidP="00350A05">
      <w:pPr>
        <w:pStyle w:val="BPDPNormln"/>
        <w:jc w:val="center"/>
      </w:pPr>
      <w:r>
        <w:rPr>
          <w:noProof/>
        </w:rPr>
        <w:drawing>
          <wp:inline distT="0" distB="0" distL="0" distR="0" wp14:anchorId="03ACACBE" wp14:editId="26451382">
            <wp:extent cx="3661875" cy="2740500"/>
            <wp:effectExtent l="0" t="0" r="0" b="317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pektrum sn a kick.emf"/>
                    <pic:cNvPicPr/>
                  </pic:nvPicPr>
                  <pic:blipFill>
                    <a:blip r:embed="rId47">
                      <a:extLst>
                        <a:ext uri="{28A0092B-C50C-407E-A947-70E740481C1C}">
                          <a14:useLocalDpi xmlns:a14="http://schemas.microsoft.com/office/drawing/2010/main" val="0"/>
                        </a:ext>
                      </a:extLst>
                    </a:blip>
                    <a:stretch>
                      <a:fillRect/>
                    </a:stretch>
                  </pic:blipFill>
                  <pic:spPr>
                    <a:xfrm>
                      <a:off x="0" y="0"/>
                      <a:ext cx="3661875" cy="2740500"/>
                    </a:xfrm>
                    <a:prstGeom prst="rect">
                      <a:avLst/>
                    </a:prstGeom>
                  </pic:spPr>
                </pic:pic>
              </a:graphicData>
            </a:graphic>
          </wp:inline>
        </w:drawing>
      </w:r>
    </w:p>
    <w:p w14:paraId="2A5C44ED" w14:textId="3D25BCEC" w:rsidR="000976B1" w:rsidRPr="00615192" w:rsidRDefault="00615192" w:rsidP="00615192">
      <w:pPr>
        <w:pStyle w:val="Titulek"/>
        <w:jc w:val="center"/>
        <w:rPr>
          <w:b w:val="0"/>
        </w:rPr>
      </w:pPr>
      <w:bookmarkStart w:id="186" w:name="_Ref40711475"/>
      <w:bookmarkStart w:id="187" w:name="_Toc41489605"/>
      <w:r w:rsidRPr="0061519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11</w:t>
      </w:r>
      <w:r w:rsidR="00E73D21">
        <w:rPr>
          <w:b w:val="0"/>
        </w:rPr>
        <w:fldChar w:fldCharType="end"/>
      </w:r>
      <w:bookmarkEnd w:id="186"/>
      <w:r w:rsidRPr="00615192">
        <w:rPr>
          <w:b w:val="0"/>
        </w:rPr>
        <w:t>: Spektra nahrávek úderu na malý a velký buben</w:t>
      </w:r>
      <w:bookmarkEnd w:id="187"/>
    </w:p>
    <w:p w14:paraId="710777E2" w14:textId="4110B15F" w:rsidR="00363491" w:rsidRDefault="00615192" w:rsidP="008010F8">
      <w:pPr>
        <w:pStyle w:val="BPDPNormln"/>
      </w:pPr>
      <w:r>
        <w:t>Na obrázku (</w:t>
      </w:r>
      <w:r w:rsidRPr="00615192">
        <w:fldChar w:fldCharType="begin"/>
      </w:r>
      <w:r w:rsidRPr="00615192">
        <w:instrText xml:space="preserve"> REF _Ref40711475 \h  \* MERGEFORMAT </w:instrText>
      </w:r>
      <w:r w:rsidRPr="00615192">
        <w:fldChar w:fldCharType="separate"/>
      </w:r>
      <w:r w:rsidR="007E0F00" w:rsidRPr="007E0F00">
        <w:t xml:space="preserve">Obr. </w:t>
      </w:r>
      <w:r w:rsidR="007E0F00" w:rsidRPr="007E0F00">
        <w:rPr>
          <w:noProof/>
        </w:rPr>
        <w:t>6</w:t>
      </w:r>
      <w:r w:rsidR="007E0F00" w:rsidRPr="007E0F00">
        <w:t>.</w:t>
      </w:r>
      <w:r w:rsidR="007E0F00" w:rsidRPr="007E0F00">
        <w:rPr>
          <w:noProof/>
        </w:rPr>
        <w:t>11</w:t>
      </w:r>
      <w:r w:rsidRPr="00615192">
        <w:fldChar w:fldCharType="end"/>
      </w:r>
      <w:r>
        <w:t>) jsou zobrazeny spektra nahrávek malého a velkého bubnu, na obrázku (</w:t>
      </w:r>
      <w:r w:rsidRPr="00CA0866">
        <w:fldChar w:fldCharType="begin"/>
      </w:r>
      <w:r w:rsidRPr="00CA0866">
        <w:instrText xml:space="preserve"> REF _Ref40710491 \h  \* MERGEFORMAT </w:instrText>
      </w:r>
      <w:r w:rsidRPr="00CA0866">
        <w:fldChar w:fldCharType="separate"/>
      </w:r>
      <w:r w:rsidR="007E0F00" w:rsidRPr="007E0F00">
        <w:t xml:space="preserve">Obr. </w:t>
      </w:r>
      <w:r w:rsidR="007E0F00" w:rsidRPr="007E0F00">
        <w:rPr>
          <w:noProof/>
        </w:rPr>
        <w:t>6</w:t>
      </w:r>
      <w:r w:rsidR="007E0F00" w:rsidRPr="007E0F00">
        <w:t>.</w:t>
      </w:r>
      <w:r w:rsidR="007E0F00" w:rsidRPr="007E0F00">
        <w:rPr>
          <w:noProof/>
        </w:rPr>
        <w:t>12</w:t>
      </w:r>
      <w:r w:rsidRPr="00CA0866">
        <w:fldChar w:fldCharType="end"/>
      </w:r>
      <w:r>
        <w:t xml:space="preserve">) se nachází spektra činelů. </w:t>
      </w:r>
    </w:p>
    <w:p w14:paraId="572162E2" w14:textId="6FFFC650" w:rsidR="00CA0866" w:rsidRDefault="0091730D" w:rsidP="00350A05">
      <w:pPr>
        <w:pStyle w:val="BPDPNormln"/>
        <w:jc w:val="center"/>
      </w:pPr>
      <w:r>
        <w:rPr>
          <w:noProof/>
        </w:rPr>
        <w:lastRenderedPageBreak/>
        <w:drawing>
          <wp:inline distT="0" distB="0" distL="0" distR="0" wp14:anchorId="4267DB15" wp14:editId="216EA0EC">
            <wp:extent cx="5400000" cy="3013408"/>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pektrum_oh.emf"/>
                    <pic:cNvPicPr/>
                  </pic:nvPicPr>
                  <pic:blipFill>
                    <a:blip r:embed="rId48">
                      <a:extLst>
                        <a:ext uri="{28A0092B-C50C-407E-A947-70E740481C1C}">
                          <a14:useLocalDpi xmlns:a14="http://schemas.microsoft.com/office/drawing/2010/main" val="0"/>
                        </a:ext>
                      </a:extLst>
                    </a:blip>
                    <a:stretch>
                      <a:fillRect/>
                    </a:stretch>
                  </pic:blipFill>
                  <pic:spPr>
                    <a:xfrm>
                      <a:off x="0" y="0"/>
                      <a:ext cx="5400000" cy="3013408"/>
                    </a:xfrm>
                    <a:prstGeom prst="rect">
                      <a:avLst/>
                    </a:prstGeom>
                  </pic:spPr>
                </pic:pic>
              </a:graphicData>
            </a:graphic>
          </wp:inline>
        </w:drawing>
      </w:r>
    </w:p>
    <w:p w14:paraId="77A2DB7F" w14:textId="38EEE079" w:rsidR="00363491" w:rsidRDefault="00CA0866" w:rsidP="00CA0866">
      <w:pPr>
        <w:pStyle w:val="Titulek"/>
        <w:jc w:val="center"/>
        <w:rPr>
          <w:b w:val="0"/>
        </w:rPr>
      </w:pPr>
      <w:bookmarkStart w:id="188" w:name="_Ref40710491"/>
      <w:bookmarkStart w:id="189" w:name="_Toc41489606"/>
      <w:r w:rsidRPr="00CA086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7E0F00">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7E0F00">
        <w:rPr>
          <w:b w:val="0"/>
          <w:noProof/>
        </w:rPr>
        <w:t>12</w:t>
      </w:r>
      <w:r w:rsidR="00E73D21">
        <w:rPr>
          <w:b w:val="0"/>
        </w:rPr>
        <w:fldChar w:fldCharType="end"/>
      </w:r>
      <w:bookmarkEnd w:id="188"/>
      <w:r w:rsidRPr="00CA0866">
        <w:rPr>
          <w:b w:val="0"/>
        </w:rPr>
        <w:t xml:space="preserve">: Spektra nahrávek úderu na </w:t>
      </w:r>
      <w:proofErr w:type="spellStart"/>
      <w:r w:rsidRPr="00CA0866">
        <w:rPr>
          <w:b w:val="0"/>
        </w:rPr>
        <w:t>crash</w:t>
      </w:r>
      <w:proofErr w:type="spellEnd"/>
      <w:r w:rsidRPr="00CA0866">
        <w:rPr>
          <w:b w:val="0"/>
        </w:rPr>
        <w:t xml:space="preserve">, hi-hat (uzavřená) a </w:t>
      </w:r>
      <w:proofErr w:type="spellStart"/>
      <w:r w:rsidRPr="00CA0866">
        <w:rPr>
          <w:b w:val="0"/>
        </w:rPr>
        <w:t>ride</w:t>
      </w:r>
      <w:bookmarkEnd w:id="189"/>
      <w:proofErr w:type="spellEnd"/>
    </w:p>
    <w:p w14:paraId="56446BDD" w14:textId="49C6519A" w:rsidR="00615192" w:rsidRDefault="00615192" w:rsidP="008010F8">
      <w:pPr>
        <w:pStyle w:val="BPDPNormln"/>
      </w:pPr>
      <w:r>
        <w:t>Na těchto obrázcích je vidět, že spektra činelů si jsou navzájem podobná, na rozdíl od spekter bubnů. Tato podobnost spekter vede k záměně některých nahrávek činelů.</w:t>
      </w:r>
    </w:p>
    <w:p w14:paraId="58354F8B" w14:textId="53BB7B95" w:rsidR="00615192" w:rsidRDefault="003A3291" w:rsidP="008010F8">
      <w:pPr>
        <w:pStyle w:val="BPDPNormln"/>
      </w:pPr>
      <w:r>
        <w:t>Nejslabším článkem celého programu je detektor začátků a konců úderů. I přes normalizaci hlasitosti a úpravu dynamiky signálu, dochází u některých nahrávek ke špatné detekci úderů.</w:t>
      </w:r>
      <w:r w:rsidR="00E73D21">
        <w:t xml:space="preserve"> Špatná detekce je ukázána na časovém průběhu nahrávky sóla na bicí soupravu (</w:t>
      </w:r>
      <w:r w:rsidR="00E73D21" w:rsidRPr="00E73D21">
        <w:fldChar w:fldCharType="begin"/>
      </w:r>
      <w:r w:rsidR="00E73D21" w:rsidRPr="00E73D21">
        <w:instrText xml:space="preserve"> REF _Ref40713319 \h  \* MERGEFORMAT </w:instrText>
      </w:r>
      <w:r w:rsidR="00E73D21" w:rsidRPr="00E73D21">
        <w:fldChar w:fldCharType="separate"/>
      </w:r>
      <w:r w:rsidR="007E0F00" w:rsidRPr="007E0F00">
        <w:t xml:space="preserve">Obr. </w:t>
      </w:r>
      <w:r w:rsidR="007E0F00" w:rsidRPr="007E0F00">
        <w:rPr>
          <w:noProof/>
        </w:rPr>
        <w:t>6</w:t>
      </w:r>
      <w:r w:rsidR="007E0F00" w:rsidRPr="007E0F00">
        <w:t>.</w:t>
      </w:r>
      <w:r w:rsidR="007E0F00" w:rsidRPr="007E0F00">
        <w:rPr>
          <w:noProof/>
        </w:rPr>
        <w:t>13</w:t>
      </w:r>
      <w:r w:rsidR="00E73D21" w:rsidRPr="00E73D21">
        <w:fldChar w:fldCharType="end"/>
      </w:r>
      <w:r w:rsidR="00E73D21">
        <w:t>).</w:t>
      </w:r>
    </w:p>
    <w:p w14:paraId="24D56F7E" w14:textId="2B22F42A" w:rsidR="003A3291" w:rsidRDefault="003A3291" w:rsidP="008010F8">
      <w:pPr>
        <w:pStyle w:val="BPDPNormln"/>
      </w:pPr>
    </w:p>
    <w:p w14:paraId="684D9194" w14:textId="28779520" w:rsidR="00E73D21" w:rsidRDefault="004F3C51" w:rsidP="00350A05">
      <w:pPr>
        <w:pStyle w:val="BPDPNormln"/>
        <w:jc w:val="center"/>
      </w:pPr>
      <w:r>
        <w:rPr>
          <w:noProof/>
        </w:rPr>
        <w:drawing>
          <wp:inline distT="0" distB="0" distL="0" distR="0" wp14:anchorId="0EA0AE31" wp14:editId="75085327">
            <wp:extent cx="4320000" cy="2357888"/>
            <wp:effectExtent l="0" t="0" r="4445" b="444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dsample.emf"/>
                    <pic:cNvPicPr/>
                  </pic:nvPicPr>
                  <pic:blipFill>
                    <a:blip r:embed="rId49">
                      <a:extLst>
                        <a:ext uri="{28A0092B-C50C-407E-A947-70E740481C1C}">
                          <a14:useLocalDpi xmlns:a14="http://schemas.microsoft.com/office/drawing/2010/main" val="0"/>
                        </a:ext>
                      </a:extLst>
                    </a:blip>
                    <a:stretch>
                      <a:fillRect/>
                    </a:stretch>
                  </pic:blipFill>
                  <pic:spPr>
                    <a:xfrm>
                      <a:off x="0" y="0"/>
                      <a:ext cx="4320000" cy="2357888"/>
                    </a:xfrm>
                    <a:prstGeom prst="rect">
                      <a:avLst/>
                    </a:prstGeom>
                  </pic:spPr>
                </pic:pic>
              </a:graphicData>
            </a:graphic>
          </wp:inline>
        </w:drawing>
      </w:r>
    </w:p>
    <w:p w14:paraId="76FDBC5B" w14:textId="2C16502A" w:rsidR="003A3291" w:rsidRPr="00E73D21" w:rsidRDefault="00E73D21" w:rsidP="00E73D21">
      <w:pPr>
        <w:pStyle w:val="Titulek"/>
        <w:jc w:val="center"/>
        <w:rPr>
          <w:b w:val="0"/>
        </w:rPr>
      </w:pPr>
      <w:bookmarkStart w:id="190" w:name="_Ref40713319"/>
      <w:bookmarkStart w:id="191" w:name="_Toc41489607"/>
      <w:r w:rsidRPr="00E73D21">
        <w:rPr>
          <w:b w:val="0"/>
        </w:rPr>
        <w:t xml:space="preserve">Obr. </w:t>
      </w:r>
      <w:r w:rsidRPr="00E73D21">
        <w:rPr>
          <w:b w:val="0"/>
        </w:rPr>
        <w:fldChar w:fldCharType="begin"/>
      </w:r>
      <w:r w:rsidRPr="00E73D21">
        <w:rPr>
          <w:b w:val="0"/>
        </w:rPr>
        <w:instrText xml:space="preserve"> STYLEREF 1 \s </w:instrText>
      </w:r>
      <w:r w:rsidRPr="00E73D21">
        <w:rPr>
          <w:b w:val="0"/>
        </w:rPr>
        <w:fldChar w:fldCharType="separate"/>
      </w:r>
      <w:r w:rsidR="007E0F00">
        <w:rPr>
          <w:b w:val="0"/>
          <w:noProof/>
        </w:rPr>
        <w:t>6</w:t>
      </w:r>
      <w:r w:rsidRPr="00E73D21">
        <w:rPr>
          <w:b w:val="0"/>
        </w:rPr>
        <w:fldChar w:fldCharType="end"/>
      </w:r>
      <w:r w:rsidRPr="00E73D21">
        <w:rPr>
          <w:b w:val="0"/>
        </w:rPr>
        <w:t>.</w:t>
      </w:r>
      <w:r w:rsidRPr="00E73D21">
        <w:rPr>
          <w:b w:val="0"/>
        </w:rPr>
        <w:fldChar w:fldCharType="begin"/>
      </w:r>
      <w:r w:rsidRPr="00E73D21">
        <w:rPr>
          <w:b w:val="0"/>
        </w:rPr>
        <w:instrText xml:space="preserve"> SEQ Obr. \* ARABIC \s 1 </w:instrText>
      </w:r>
      <w:r w:rsidRPr="00E73D21">
        <w:rPr>
          <w:b w:val="0"/>
        </w:rPr>
        <w:fldChar w:fldCharType="separate"/>
      </w:r>
      <w:r w:rsidR="007E0F00">
        <w:rPr>
          <w:b w:val="0"/>
          <w:noProof/>
        </w:rPr>
        <w:t>13</w:t>
      </w:r>
      <w:r w:rsidRPr="00E73D21">
        <w:rPr>
          <w:b w:val="0"/>
        </w:rPr>
        <w:fldChar w:fldCharType="end"/>
      </w:r>
      <w:bookmarkEnd w:id="190"/>
      <w:r w:rsidRPr="00E73D21">
        <w:rPr>
          <w:b w:val="0"/>
        </w:rPr>
        <w:t>: Časový průběh nahrávky se špatnou detekcí úderů</w:t>
      </w:r>
      <w:bookmarkEnd w:id="191"/>
    </w:p>
    <w:p w14:paraId="1DB1A252" w14:textId="080A64C7" w:rsidR="00F707CF" w:rsidRPr="00003073" w:rsidRDefault="00003073" w:rsidP="008010F8">
      <w:pPr>
        <w:pStyle w:val="BPDPNormln"/>
      </w:pPr>
      <w:r w:rsidRPr="00003073">
        <w:t>Bude</w:t>
      </w:r>
      <w:r>
        <w:t xml:space="preserve"> otázkou dalšího výzkumu</w:t>
      </w:r>
      <w:r w:rsidR="008144E7">
        <w:t>,</w:t>
      </w:r>
      <w:r>
        <w:t xml:space="preserve"> zdali se jedná o chybu</w:t>
      </w:r>
      <w:r w:rsidR="005E243D">
        <w:t> způsobenou zatím nezjištěným důvodem</w:t>
      </w:r>
      <w:r>
        <w:t xml:space="preserve">, nebo jestli aplikovaná metoda není </w:t>
      </w:r>
      <w:r w:rsidR="005E243D">
        <w:t>vhodná pro analýzu činelů</w:t>
      </w:r>
      <w:r>
        <w:t xml:space="preserve">. </w:t>
      </w:r>
    </w:p>
    <w:p w14:paraId="5F276602" w14:textId="77777777" w:rsidR="009A5AFE" w:rsidRDefault="009A5AFE" w:rsidP="008010F8">
      <w:pPr>
        <w:pStyle w:val="BPDPNormln"/>
      </w:pPr>
    </w:p>
    <w:p w14:paraId="01E8B3A8" w14:textId="79E2E356" w:rsidR="003813F7" w:rsidRPr="00C30A19" w:rsidRDefault="00C674D3" w:rsidP="006F0AB1">
      <w:pPr>
        <w:pStyle w:val="Nadpis1"/>
      </w:pPr>
      <w:bookmarkStart w:id="192" w:name="_Toc101325795"/>
      <w:bookmarkStart w:id="193" w:name="_Toc215678063"/>
      <w:bookmarkStart w:id="194" w:name="_Toc41489574"/>
      <w:r w:rsidRPr="00C30A19">
        <w:lastRenderedPageBreak/>
        <w:t>Závěr</w:t>
      </w:r>
      <w:bookmarkEnd w:id="192"/>
      <w:bookmarkEnd w:id="193"/>
      <w:bookmarkEnd w:id="194"/>
    </w:p>
    <w:p w14:paraId="228BD6DC" w14:textId="251F9653" w:rsidR="00DD7C74" w:rsidRDefault="00040206" w:rsidP="00040206">
      <w:pPr>
        <w:pStyle w:val="BPDPNormln"/>
      </w:pPr>
      <w:r>
        <w:t xml:space="preserve">V rámci této práce byl navržen a realizován analytický nástroj pro generování bicích </w:t>
      </w:r>
      <w:proofErr w:type="spellStart"/>
      <w:r>
        <w:t>triggeru</w:t>
      </w:r>
      <w:proofErr w:type="spellEnd"/>
      <w:r>
        <w:t xml:space="preserve"> z </w:t>
      </w:r>
      <w:proofErr w:type="spellStart"/>
      <w:r>
        <w:t>downmix</w:t>
      </w:r>
      <w:proofErr w:type="spellEnd"/>
      <w:r>
        <w:t xml:space="preserve"> záznamu bicí soupravy. Klasifikace jednotlivých úderů je založena na </w:t>
      </w:r>
      <w:r w:rsidR="00AE21E7">
        <w:t xml:space="preserve">podobnosti signálů ve spektrální oblasti. Spektrální vlastnosti signálu jsou analyzovány pomocí banky filtrů. </w:t>
      </w:r>
      <w:r w:rsidR="00DD7C74">
        <w:t xml:space="preserve">Na základě testů se nejvíce osvědčila </w:t>
      </w:r>
      <w:r w:rsidR="00B03DF0">
        <w:t>třetino – oktávová</w:t>
      </w:r>
      <w:r w:rsidR="00DD7C74">
        <w:t xml:space="preserve"> banka filtrů. Signál je tedy rozdělen na 30 frekvenčních pásem. </w:t>
      </w:r>
      <w:r w:rsidR="00AE21E7">
        <w:t xml:space="preserve">Pro jednotlivá frekvenční pásma jsou vypočteny energie signálu. Tyto </w:t>
      </w:r>
      <w:proofErr w:type="spellStart"/>
      <w:r w:rsidR="00AE21E7">
        <w:t>nergie</w:t>
      </w:r>
      <w:proofErr w:type="spellEnd"/>
      <w:r w:rsidR="00AE21E7">
        <w:t xml:space="preserve"> jsou vstupem pro následnou analýzu. </w:t>
      </w:r>
      <w:r w:rsidR="00DD7C74">
        <w:t>Toto řešení zásadním způsobem redukuje množství dat popisujících zvukovou nahrávku a tím přispívá k rychlejšímu výpočtu dalších analýz.</w:t>
      </w:r>
    </w:p>
    <w:p w14:paraId="6CE7BB77" w14:textId="673D4687" w:rsidR="00AD7B77" w:rsidRDefault="00DD7C74" w:rsidP="00040206">
      <w:pPr>
        <w:pStyle w:val="BPDPNormln"/>
      </w:pPr>
      <w:r>
        <w:t xml:space="preserve"> </w:t>
      </w:r>
      <w:r w:rsidR="00B03DF0">
        <w:t xml:space="preserve">Pro další odstranění redundance byla využita analýza hlavních komponent. Pomocí PCA byl snížen počet </w:t>
      </w:r>
      <w:r w:rsidR="00871983">
        <w:t xml:space="preserve">30 </w:t>
      </w:r>
      <w:r w:rsidR="00B03DF0">
        <w:t xml:space="preserve">dimenzí na 9, které obsahují 96,82 % </w:t>
      </w:r>
      <w:r w:rsidR="00752BB5">
        <w:t>rozptylu původních dat. Výpočet PCA také umožňuje v datech nalézt jejích charakteristické vlastnosti, na</w:t>
      </w:r>
      <w:r w:rsidR="00871983">
        <w:t> </w:t>
      </w:r>
      <w:r w:rsidR="00752BB5">
        <w:t>jejích základě je možné data třídit.</w:t>
      </w:r>
    </w:p>
    <w:p w14:paraId="110FA305" w14:textId="0E709A78" w:rsidR="00D63743" w:rsidRDefault="00752BB5" w:rsidP="00752BB5">
      <w:pPr>
        <w:pStyle w:val="BPDPNormln"/>
      </w:pPr>
      <w:r>
        <w:t xml:space="preserve">Metoda pro klasifikaci dat byla vybrána na základě testu, kde byly porovnány tři klasifikační metody, a to metoda k – průměrů, </w:t>
      </w:r>
      <w:r w:rsidRPr="00752BB5">
        <w:t>hierarchické</w:t>
      </w:r>
      <w:r>
        <w:t xml:space="preserve"> shlukování a metoda podpůrných vektorů. Nejlepších výsledků bylo dosaženo za pomocí metody podpůrných vektorů.</w:t>
      </w:r>
    </w:p>
    <w:p w14:paraId="10E29B14" w14:textId="7DF1FFE3" w:rsidR="004F13B3" w:rsidRDefault="00D22E47" w:rsidP="00752BB5">
      <w:pPr>
        <w:pStyle w:val="BPDPNormln"/>
      </w:pPr>
      <w:r>
        <w:t xml:space="preserve">Rozpoznávací nástroj byl naprogramován v prostředí </w:t>
      </w:r>
      <w:proofErr w:type="spellStart"/>
      <w:r>
        <w:t>Matlab</w:t>
      </w:r>
      <w:proofErr w:type="spellEnd"/>
      <w:r>
        <w:t>. Program se dělí na</w:t>
      </w:r>
      <w:r w:rsidR="00871983">
        <w:t> </w:t>
      </w:r>
      <w:r>
        <w:t xml:space="preserve">dvě základní části, a to trénovací a testovací. Trénovací část slouží k trénování klasifikačního modelu na základě trénovací množiny dat. Část testovací slouží k analýze nahrávky bicí soupravy. </w:t>
      </w:r>
      <w:r w:rsidR="004F13B3">
        <w:t xml:space="preserve">Za pomocí trénovací sady, která obsahovala 728 vzorků úderů byl vytrénován klasifikační model. Tento model rozlišuje sedm klasifikačních tříd odpovídajících úderům na </w:t>
      </w:r>
      <w:r>
        <w:t xml:space="preserve">různé </w:t>
      </w:r>
      <w:r w:rsidR="004F13B3">
        <w:t xml:space="preserve">části bicí soupravy (velký bube, malý buben, hi-hat, </w:t>
      </w:r>
      <w:proofErr w:type="spellStart"/>
      <w:r w:rsidR="004F13B3">
        <w:t>crash</w:t>
      </w:r>
      <w:proofErr w:type="spellEnd"/>
      <w:r w:rsidR="004F13B3">
        <w:t xml:space="preserve">, </w:t>
      </w:r>
      <w:proofErr w:type="spellStart"/>
      <w:r w:rsidR="004F13B3">
        <w:t>ride</w:t>
      </w:r>
      <w:proofErr w:type="spellEnd"/>
      <w:r w:rsidR="004F13B3">
        <w:t xml:space="preserve">, velký buben + hi-hat, malý buben + hi-hat). </w:t>
      </w:r>
      <w:r w:rsidR="005413C9">
        <w:t xml:space="preserve">Vytrénovaný klasifikační model </w:t>
      </w:r>
      <w:r w:rsidR="00FF6BFB">
        <w:t xml:space="preserve">byl otestován, 32 vzorky úderů pro každou klasifikační třídu. Z této testovací </w:t>
      </w:r>
      <w:r w:rsidR="00DA71D6">
        <w:t>sady</w:t>
      </w:r>
      <w:r w:rsidR="00FF6BFB">
        <w:t xml:space="preserve"> bylo správně rozpoznáno 75 % úderů.</w:t>
      </w:r>
    </w:p>
    <w:p w14:paraId="215A939A" w14:textId="47F2A053" w:rsidR="00FF6BFB" w:rsidRDefault="00FF6BFB" w:rsidP="00752BB5">
      <w:pPr>
        <w:pStyle w:val="BPDPNormln"/>
      </w:pPr>
      <w:r>
        <w:t>Jako nejslabší část systému se ukázal detektor začátků a konců úderu</w:t>
      </w:r>
      <w:r w:rsidR="00DA71D6">
        <w:t>,</w:t>
      </w:r>
      <w:r>
        <w:t xml:space="preserve"> založený na</w:t>
      </w:r>
      <w:r w:rsidR="00871983">
        <w:t> </w:t>
      </w:r>
      <w:r>
        <w:t xml:space="preserve">sledování obálky signálu. </w:t>
      </w:r>
      <w:r w:rsidR="00E86CD9">
        <w:t>U některých nahrávek nedokáže správně detekovat začátky a konce úderů, zejména u nahrávek s přeznívajícími činely. Je otázkou dalšího výzkumu, zdali půjde tuto metodu lépe optimalizovat, nebo bude třeba vybrat vhodnější metodu.</w:t>
      </w:r>
    </w:p>
    <w:p w14:paraId="12D0DDB7" w14:textId="41FD698B" w:rsidR="00E86CD9" w:rsidRDefault="00341BE2" w:rsidP="00752BB5">
      <w:pPr>
        <w:pStyle w:val="BPDPNormln"/>
      </w:pPr>
      <w:r>
        <w:t xml:space="preserve">Další vývoj </w:t>
      </w:r>
      <w:r w:rsidR="00323858">
        <w:t>navazující na tuto práci by se v první řadě zabýval zlepšením funkce detektoru začátků a konců úderů. Například aplikací detektoru optimalizovaného zvlášť pro činely a zvlášť pro bubny. Následovalo by rozšíření klasifikačního modelu o další třídy. Rozšíření by s</w:t>
      </w:r>
      <w:r w:rsidR="00DA71D6">
        <w:t>e</w:t>
      </w:r>
      <w:r w:rsidR="00323858">
        <w:t xml:space="preserve"> týkalo </w:t>
      </w:r>
      <w:proofErr w:type="spellStart"/>
      <w:r w:rsidR="00323858">
        <w:t>tomů</w:t>
      </w:r>
      <w:proofErr w:type="spellEnd"/>
      <w:r w:rsidR="00323858">
        <w:t xml:space="preserve">, více kombinací dvoj úderů, nebo rozlišení druhu úderu na malý buben. </w:t>
      </w:r>
      <w:r w:rsidR="00EC4F1A">
        <w:t xml:space="preserve">Klasifikační model by mol být otestován, jak obstojí bude-li testovaná nahrávka </w:t>
      </w:r>
      <w:proofErr w:type="spellStart"/>
      <w:r w:rsidR="00EC4F1A">
        <w:t>zarušena</w:t>
      </w:r>
      <w:proofErr w:type="spellEnd"/>
      <w:r w:rsidR="00EC4F1A">
        <w:t xml:space="preserve"> dalšími nástroji.</w:t>
      </w:r>
      <w:bookmarkStart w:id="195" w:name="_GoBack"/>
      <w:bookmarkEnd w:id="195"/>
      <w:r w:rsidR="00EC4F1A">
        <w:t xml:space="preserve"> </w:t>
      </w:r>
    </w:p>
    <w:p w14:paraId="5663AF59" w14:textId="77777777" w:rsidR="004F13B3" w:rsidRPr="004F13B3" w:rsidRDefault="004F13B3" w:rsidP="004F13B3">
      <w:pPr>
        <w:pStyle w:val="BPDPNormln"/>
      </w:pPr>
    </w:p>
    <w:p w14:paraId="1293736A" w14:textId="4691613E" w:rsidR="00947FA7" w:rsidRPr="00947FA7" w:rsidRDefault="00C674D3" w:rsidP="00947FA7">
      <w:pPr>
        <w:pStyle w:val="Nadpisne"/>
        <w:outlineLvl w:val="0"/>
        <w:rPr>
          <w:lang w:val="cs-CZ"/>
        </w:rPr>
      </w:pPr>
      <w:r w:rsidRPr="00C30A19">
        <w:rPr>
          <w:lang w:val="cs-CZ"/>
        </w:rPr>
        <w:br w:type="page"/>
      </w:r>
      <w:bookmarkStart w:id="196" w:name="_Toc101325796"/>
      <w:bookmarkStart w:id="197" w:name="_Hlk40810024"/>
      <w:r w:rsidR="00C23E80" w:rsidRPr="00C30A19">
        <w:rPr>
          <w:lang w:val="cs-CZ"/>
        </w:rPr>
        <w:lastRenderedPageBreak/>
        <w:t>Literatura</w:t>
      </w:r>
      <w:bookmarkStart w:id="198" w:name="_Ref40808651"/>
      <w:bookmarkStart w:id="199" w:name="_Hlk40809995"/>
      <w:bookmarkEnd w:id="196"/>
    </w:p>
    <w:p w14:paraId="455770DB" w14:textId="3C38953F" w:rsidR="00947FA7" w:rsidRDefault="00947FA7" w:rsidP="00C4631C">
      <w:pPr>
        <w:pStyle w:val="LiteraturaBPDP"/>
        <w:numPr>
          <w:ilvl w:val="0"/>
          <w:numId w:val="38"/>
        </w:numPr>
      </w:pPr>
      <w:bookmarkStart w:id="200" w:name="_Ref40790396"/>
      <w:r>
        <w:t xml:space="preserve">SYROVÝ, Václav. </w:t>
      </w:r>
      <w:r>
        <w:rPr>
          <w:i/>
          <w:iCs/>
        </w:rPr>
        <w:t>Hudební akustika</w:t>
      </w:r>
      <w:r>
        <w:t>. 3., dopl. vyd. V Praze: Akademie múzických umění, 2013. Akustická knihovna Zvukového studia Hudební fakulty AMU. ISBN 978-80-7331-297-8.</w:t>
      </w:r>
      <w:bookmarkEnd w:id="200"/>
    </w:p>
    <w:p w14:paraId="6D8795C0" w14:textId="6668FE95" w:rsidR="00947FA7" w:rsidRDefault="00947FA7" w:rsidP="00947FA7">
      <w:pPr>
        <w:pStyle w:val="LiteraturaBPDP"/>
        <w:numPr>
          <w:ilvl w:val="0"/>
          <w:numId w:val="38"/>
        </w:numPr>
      </w:pPr>
      <w:bookmarkStart w:id="201" w:name="_Ref40793708"/>
      <w:r>
        <w:t xml:space="preserve">MASTROIANY, Petr. </w:t>
      </w:r>
      <w:r w:rsidRPr="00947FA7">
        <w:rPr>
          <w:i/>
          <w:iCs/>
        </w:rPr>
        <w:t>V</w:t>
      </w:r>
      <w:r>
        <w:rPr>
          <w:i/>
          <w:iCs/>
        </w:rPr>
        <w:t>ý</w:t>
      </w:r>
      <w:r w:rsidRPr="00947FA7">
        <w:rPr>
          <w:i/>
          <w:iCs/>
        </w:rPr>
        <w:t>uka hry na bicí</w:t>
      </w:r>
      <w:r>
        <w:t xml:space="preserve"> [online]. [cit. 2020-05-19]. Dostupné z: https://bici.mypage.cz/</w:t>
      </w:r>
      <w:bookmarkEnd w:id="201"/>
    </w:p>
    <w:p w14:paraId="1F1831B2" w14:textId="77777777" w:rsidR="00947FA7" w:rsidRDefault="00947FA7" w:rsidP="00947FA7">
      <w:pPr>
        <w:pStyle w:val="LiteraturaBPDP"/>
        <w:numPr>
          <w:ilvl w:val="0"/>
          <w:numId w:val="38"/>
        </w:numPr>
      </w:pPr>
      <w:bookmarkStart w:id="202" w:name="_Ref40811094"/>
      <w:proofErr w:type="spellStart"/>
      <w:r>
        <w:t>Drum</w:t>
      </w:r>
      <w:proofErr w:type="spellEnd"/>
      <w:r>
        <w:t xml:space="preserve"> </w:t>
      </w:r>
      <w:proofErr w:type="spellStart"/>
      <w:r>
        <w:t>kit</w:t>
      </w:r>
      <w:proofErr w:type="spellEnd"/>
      <w:r>
        <w:t xml:space="preserve"> </w:t>
      </w:r>
      <w:proofErr w:type="spellStart"/>
      <w:r>
        <w:t>illustration</w:t>
      </w:r>
      <w:proofErr w:type="spellEnd"/>
      <w:r>
        <w:t xml:space="preserve">. In: </w:t>
      </w:r>
      <w:r w:rsidRPr="00947FA7">
        <w:rPr>
          <w:i/>
          <w:iCs/>
        </w:rPr>
        <w:t xml:space="preserve">Wikipedia: </w:t>
      </w:r>
      <w:proofErr w:type="spellStart"/>
      <w:r w:rsidRPr="00947FA7">
        <w:rPr>
          <w:i/>
          <w:iCs/>
        </w:rPr>
        <w:t>the</w:t>
      </w:r>
      <w:proofErr w:type="spellEnd"/>
      <w:r w:rsidRPr="00947FA7">
        <w:rPr>
          <w:i/>
          <w:iCs/>
        </w:rPr>
        <w:t xml:space="preserve"> free </w:t>
      </w:r>
      <w:proofErr w:type="spellStart"/>
      <w:r w:rsidRPr="00947FA7">
        <w:rPr>
          <w:i/>
          <w:iCs/>
        </w:rPr>
        <w:t>encyclopedia</w:t>
      </w:r>
      <w:proofErr w:type="spellEnd"/>
      <w:r>
        <w:t xml:space="preserve"> [online]. San Francisco (CA): </w:t>
      </w:r>
      <w:proofErr w:type="spellStart"/>
      <w:r>
        <w:t>Wikimedia</w:t>
      </w:r>
      <w:proofErr w:type="spellEnd"/>
      <w:r>
        <w:t xml:space="preserve"> </w:t>
      </w:r>
      <w:proofErr w:type="spellStart"/>
      <w:r>
        <w:t>Foundation</w:t>
      </w:r>
      <w:proofErr w:type="spellEnd"/>
      <w:r>
        <w:t>, 2001- [cit. 2020-02-05]. Dostupné z: https://commons.wikimedia.org/wiki/File:Drum_kit_illustration_edit.png</w:t>
      </w:r>
      <w:bookmarkEnd w:id="202"/>
    </w:p>
    <w:p w14:paraId="7EADB703" w14:textId="5C09D3F6" w:rsidR="00947FA7" w:rsidRDefault="00947FA7" w:rsidP="00C4631C">
      <w:pPr>
        <w:pStyle w:val="LiteraturaBPDP"/>
        <w:numPr>
          <w:ilvl w:val="0"/>
          <w:numId w:val="38"/>
        </w:numPr>
      </w:pPr>
      <w:bookmarkStart w:id="203" w:name="_Ref40808559"/>
      <w:r>
        <w:t xml:space="preserve">JAN, Jiří. </w:t>
      </w:r>
      <w:r>
        <w:rPr>
          <w:i/>
          <w:iCs/>
        </w:rPr>
        <w:t>Číslicová filtrace, analýza a restaurace signálů</w:t>
      </w:r>
      <w:r>
        <w:t xml:space="preserve">. 2. </w:t>
      </w:r>
      <w:proofErr w:type="spellStart"/>
      <w:r>
        <w:t>upr</w:t>
      </w:r>
      <w:proofErr w:type="spellEnd"/>
      <w:r>
        <w:t xml:space="preserve">. a </w:t>
      </w:r>
      <w:proofErr w:type="spellStart"/>
      <w:r>
        <w:t>rozš</w:t>
      </w:r>
      <w:proofErr w:type="spellEnd"/>
      <w:r>
        <w:t>. vyd. Brno: VUTIUM, 2002. ISBN 80-214-1558-4.</w:t>
      </w:r>
      <w:bookmarkEnd w:id="203"/>
    </w:p>
    <w:p w14:paraId="00155EBC" w14:textId="40F6B9B1" w:rsidR="00F16747" w:rsidRDefault="00F16747" w:rsidP="00C4631C">
      <w:pPr>
        <w:pStyle w:val="LiteraturaBPDP"/>
        <w:numPr>
          <w:ilvl w:val="0"/>
          <w:numId w:val="38"/>
        </w:numPr>
      </w:pPr>
      <w:bookmarkStart w:id="204" w:name="_Ref40808581"/>
      <w:r>
        <w:t xml:space="preserve">NOVOTNÝ, Martin a Miloš SEDLÁČEK. </w:t>
      </w:r>
      <w:r>
        <w:rPr>
          <w:i/>
          <w:iCs/>
        </w:rPr>
        <w:t>Měření efektivní hodnoty s využitím algoritmů DSP v prostředí MATLAB</w:t>
      </w:r>
      <w:r>
        <w:t xml:space="preserve"> [online]. In: . Praha: České vysoké učení technické v Praze, Fakulta elektrotechnická, katedra měření [cit. 2020-05-13]. Dostupné z: https://www2.humusoft.cz/www/papers/tcp04/novotny.pdf</w:t>
      </w:r>
      <w:bookmarkEnd w:id="204"/>
    </w:p>
    <w:p w14:paraId="71845BCD" w14:textId="7B015857" w:rsidR="000371A1" w:rsidRDefault="000371A1" w:rsidP="000371A1">
      <w:pPr>
        <w:pStyle w:val="LiteraturaBPDP"/>
        <w:numPr>
          <w:ilvl w:val="0"/>
          <w:numId w:val="38"/>
        </w:numPr>
      </w:pPr>
      <w:bookmarkStart w:id="205" w:name="_Ref40803769"/>
      <w:r>
        <w:t xml:space="preserve">VLACHÝ, Václav. </w:t>
      </w:r>
      <w:r w:rsidRPr="000371A1">
        <w:rPr>
          <w:i/>
          <w:iCs/>
        </w:rPr>
        <w:t>Praxe zvukové techniky</w:t>
      </w:r>
      <w:r>
        <w:t xml:space="preserve">. 3., </w:t>
      </w:r>
      <w:proofErr w:type="spellStart"/>
      <w:r>
        <w:t>aktualiz</w:t>
      </w:r>
      <w:proofErr w:type="spellEnd"/>
      <w:r>
        <w:t xml:space="preserve">. a dopl. vyd. Praha: </w:t>
      </w:r>
      <w:proofErr w:type="spellStart"/>
      <w:r>
        <w:t>Muzikus</w:t>
      </w:r>
      <w:proofErr w:type="spellEnd"/>
      <w:r>
        <w:t>, c2008. ISBN 978-80-86253-46-6.</w:t>
      </w:r>
      <w:bookmarkEnd w:id="205"/>
    </w:p>
    <w:p w14:paraId="2F60CE81" w14:textId="7134D73E" w:rsidR="000371A1" w:rsidRDefault="00CB39F5" w:rsidP="000371A1">
      <w:pPr>
        <w:pStyle w:val="LiteraturaBPDP"/>
        <w:numPr>
          <w:ilvl w:val="0"/>
          <w:numId w:val="38"/>
        </w:numPr>
      </w:pPr>
      <w:bookmarkStart w:id="206" w:name="_Ref40456265"/>
      <w:r w:rsidRPr="00C4631C">
        <w:t>SMÉKAL, Z. (2009). Číslicové zpracování signálů. Vysoké Učení Technické v Brně, Fakulta elektrotechniky a komunikačních technologií, 208.</w:t>
      </w:r>
      <w:bookmarkEnd w:id="206"/>
    </w:p>
    <w:p w14:paraId="47C2793A" w14:textId="0DA934F2" w:rsidR="00C4631C" w:rsidRDefault="00C4631C" w:rsidP="000371A1">
      <w:pPr>
        <w:pStyle w:val="LiteraturaBPDP"/>
        <w:numPr>
          <w:ilvl w:val="0"/>
          <w:numId w:val="38"/>
        </w:numPr>
      </w:pPr>
      <w:bookmarkStart w:id="207" w:name="_Ref40811492"/>
      <w:r w:rsidRPr="00C4631C">
        <w:t>SMÉKAL, Z. a SYSEL, P.</w:t>
      </w:r>
      <w:r>
        <w:t xml:space="preserve"> </w:t>
      </w:r>
      <w:r w:rsidRPr="00C4631C">
        <w:t>Číslicové filtry. Elektronická skripta FEKT VUT</w:t>
      </w:r>
      <w:r>
        <w:t xml:space="preserve"> </w:t>
      </w:r>
      <w:r w:rsidRPr="00C4631C">
        <w:t>v Brně. 2004, 130 s.</w:t>
      </w:r>
      <w:bookmarkEnd w:id="198"/>
      <w:bookmarkEnd w:id="207"/>
    </w:p>
    <w:p w14:paraId="4EED4AFD" w14:textId="7BB90B6A" w:rsidR="00F16747" w:rsidRDefault="00F16747" w:rsidP="00980626">
      <w:pPr>
        <w:pStyle w:val="LiteraturaBPDP"/>
      </w:pPr>
      <w:bookmarkStart w:id="208" w:name="_Ref40808911"/>
      <w:r>
        <w:t xml:space="preserve">MATLAB </w:t>
      </w:r>
      <w:proofErr w:type="spellStart"/>
      <w:r>
        <w:t>Documentation</w:t>
      </w:r>
      <w:proofErr w:type="spellEnd"/>
      <w:r>
        <w:t xml:space="preserve">. </w:t>
      </w:r>
      <w:proofErr w:type="spellStart"/>
      <w:r>
        <w:rPr>
          <w:i/>
          <w:iCs/>
        </w:rPr>
        <w:t>MathWorks</w:t>
      </w:r>
      <w:proofErr w:type="spellEnd"/>
      <w:r>
        <w:t xml:space="preserve"> [online]. </w:t>
      </w:r>
      <w:proofErr w:type="spellStart"/>
      <w:r>
        <w:t>The</w:t>
      </w:r>
      <w:proofErr w:type="spellEnd"/>
      <w:r>
        <w:t xml:space="preserve"> </w:t>
      </w:r>
      <w:proofErr w:type="spellStart"/>
      <w:r>
        <w:t>MathWorks</w:t>
      </w:r>
      <w:proofErr w:type="spellEnd"/>
      <w:r>
        <w:t>, 2020 [cit. 2020-02-03]. Dostupné z: https://www.mathworks.com/help/matlab/index.html</w:t>
      </w:r>
      <w:bookmarkEnd w:id="208"/>
    </w:p>
    <w:p w14:paraId="556B582A" w14:textId="77777777" w:rsidR="00EC643D" w:rsidRPr="00EC643D" w:rsidRDefault="004C79E5" w:rsidP="003F37D5">
      <w:pPr>
        <w:pStyle w:val="LiteraturaBPDP"/>
        <w:rPr>
          <w:rStyle w:val="Hypertextovodkaz"/>
          <w:color w:val="auto"/>
          <w:u w:val="none"/>
        </w:rPr>
      </w:pPr>
      <w:bookmarkStart w:id="209" w:name="_Ref40808936"/>
      <w:r>
        <w:t xml:space="preserve">SCHIMMEL, Jiří. </w:t>
      </w:r>
      <w:r w:rsidRPr="00EC643D">
        <w:rPr>
          <w:i/>
          <w:iCs/>
        </w:rPr>
        <w:t>Akustika a zvukové systémy.: Učební text</w:t>
      </w:r>
      <w:r>
        <w:t xml:space="preserve"> [online]. Brno, 2018 [cit. 2020-02-03]. Dostupné z: </w:t>
      </w:r>
      <w:r w:rsidR="00EC643D" w:rsidRPr="00EC643D">
        <w:t>https://www.vutbr.cz/www_base/priloha.php?dpid=185282</w:t>
      </w:r>
      <w:bookmarkEnd w:id="209"/>
    </w:p>
    <w:p w14:paraId="122220B2" w14:textId="42F064F7" w:rsidR="00E40496" w:rsidRDefault="00EC643D" w:rsidP="00391469">
      <w:pPr>
        <w:pStyle w:val="LiteraturaBPDP"/>
      </w:pPr>
      <w:bookmarkStart w:id="210" w:name="_Ref40808938"/>
      <w:r>
        <w:t xml:space="preserve">SCHIMMEL, Jiří. </w:t>
      </w:r>
      <w:r w:rsidRPr="00EC643D">
        <w:rPr>
          <w:i/>
          <w:iCs/>
        </w:rPr>
        <w:t>Elektroakustika</w:t>
      </w:r>
      <w:r>
        <w:t>. Brno: Vysoké učení technické v Brně, 2013. ISBN 978-80-214-4716-5.</w:t>
      </w:r>
      <w:bookmarkEnd w:id="210"/>
    </w:p>
    <w:p w14:paraId="1B5E39AA" w14:textId="60E597EB" w:rsidR="00F16747" w:rsidRDefault="00F16747" w:rsidP="00F16747">
      <w:pPr>
        <w:pStyle w:val="LiteraturaBPDP"/>
      </w:pPr>
      <w:bookmarkStart w:id="211" w:name="_Ref40809011"/>
      <w:r>
        <w:t xml:space="preserve">MELOUN, Milan a Jiří MILITKÝ. </w:t>
      </w:r>
      <w:r>
        <w:rPr>
          <w:i/>
          <w:iCs/>
        </w:rPr>
        <w:t>Statistická analýza experimentálních dat</w:t>
      </w:r>
      <w:r>
        <w:t xml:space="preserve">. Vyd. 2., </w:t>
      </w:r>
      <w:proofErr w:type="spellStart"/>
      <w:r>
        <w:t>upr</w:t>
      </w:r>
      <w:proofErr w:type="spellEnd"/>
      <w:r>
        <w:t xml:space="preserve">. a </w:t>
      </w:r>
      <w:proofErr w:type="spellStart"/>
      <w:r>
        <w:t>rozš</w:t>
      </w:r>
      <w:proofErr w:type="spellEnd"/>
      <w:r>
        <w:t>. Praha: Academia, 2004. ISBN 80-200-1254-0.</w:t>
      </w:r>
      <w:bookmarkEnd w:id="211"/>
    </w:p>
    <w:p w14:paraId="6301FA25" w14:textId="5B60DB88" w:rsidR="00F16747" w:rsidRDefault="00F16747" w:rsidP="00F16747">
      <w:pPr>
        <w:pStyle w:val="LiteraturaBPDP"/>
      </w:pPr>
      <w:bookmarkStart w:id="212" w:name="_Ref40809013"/>
      <w:r w:rsidRPr="006F0AB1">
        <w:t>HOLČÍK, Jiří, KOMENDA, Martin (</w:t>
      </w:r>
      <w:proofErr w:type="spellStart"/>
      <w:r w:rsidRPr="006F0AB1">
        <w:t>eds</w:t>
      </w:r>
      <w:proofErr w:type="spellEnd"/>
      <w:r w:rsidRPr="006F0AB1">
        <w:t>.) a kol. Matematická biologie: e-learningová učebnice [online]. 1. vydání. Brno: Masarykova univerzita, 2015. ISBN 978-80-210-8095-9.</w:t>
      </w:r>
      <w:bookmarkEnd w:id="212"/>
    </w:p>
    <w:p w14:paraId="2DD2D8C8" w14:textId="6DF052A6" w:rsidR="00F16747" w:rsidRDefault="00F16747" w:rsidP="00F16747">
      <w:pPr>
        <w:pStyle w:val="LiteraturaBPDP"/>
      </w:pPr>
      <w:bookmarkStart w:id="213" w:name="_Ref40809014"/>
      <w:r>
        <w:t xml:space="preserve">MELOUN, Milan a Jiří MILITKÝ. </w:t>
      </w:r>
      <w:r>
        <w:rPr>
          <w:i/>
          <w:iCs/>
        </w:rPr>
        <w:t>Kompendium statistického zpracování dat</w:t>
      </w:r>
      <w:r>
        <w:t>. Praha: Karolinum, 2012. ISBN 978-80-246-2196-8.</w:t>
      </w:r>
      <w:bookmarkEnd w:id="213"/>
    </w:p>
    <w:p w14:paraId="21F3B542" w14:textId="77777777" w:rsidR="0022350C" w:rsidRDefault="0022350C" w:rsidP="00391469">
      <w:pPr>
        <w:pStyle w:val="LiteraturaBPDP"/>
      </w:pPr>
      <w:bookmarkStart w:id="214" w:name="_Ref40809069"/>
      <w:r>
        <w:t xml:space="preserve">HARUŠTIAKOVÁ, Danka. </w:t>
      </w:r>
      <w:r>
        <w:rPr>
          <w:i/>
          <w:iCs/>
        </w:rPr>
        <w:t>Vícerozměrné statistické metody v biologii</w:t>
      </w:r>
      <w:r>
        <w:t>. Brno: Akademické nakladatelství CERM, 2012. ISBN 978-80-7204-791-8.</w:t>
      </w:r>
      <w:bookmarkEnd w:id="214"/>
    </w:p>
    <w:p w14:paraId="6779CCA8" w14:textId="056DD088" w:rsidR="0022350C" w:rsidRDefault="0022350C" w:rsidP="00F16747">
      <w:pPr>
        <w:pStyle w:val="LiteraturaBPDP"/>
      </w:pPr>
      <w:bookmarkStart w:id="215" w:name="_Ref40809071"/>
      <w:r>
        <w:t xml:space="preserve">HOLČÍK, Jiří. </w:t>
      </w:r>
      <w:r>
        <w:rPr>
          <w:i/>
          <w:iCs/>
        </w:rPr>
        <w:t>Analýza a klasifikace dat</w:t>
      </w:r>
      <w:r>
        <w:t>. Brno: Akademické nakladatelství CERM, 2012. ISBN 978-80-7204-793-2.</w:t>
      </w:r>
      <w:bookmarkEnd w:id="215"/>
    </w:p>
    <w:p w14:paraId="7E2D7381" w14:textId="77777777" w:rsidR="00A60C04" w:rsidRDefault="00A60C04" w:rsidP="00391469">
      <w:pPr>
        <w:pStyle w:val="LiteraturaBPDP"/>
      </w:pPr>
      <w:bookmarkStart w:id="216" w:name="_Ref40809250"/>
      <w:r>
        <w:lastRenderedPageBreak/>
        <w:t xml:space="preserve">SMITH, </w:t>
      </w:r>
      <w:proofErr w:type="spellStart"/>
      <w:r>
        <w:t>Lindsay</w:t>
      </w:r>
      <w:proofErr w:type="spellEnd"/>
      <w:r>
        <w:t xml:space="preserve">. </w:t>
      </w:r>
      <w:r>
        <w:rPr>
          <w:i/>
          <w:iCs/>
        </w:rPr>
        <w:t xml:space="preserve">A </w:t>
      </w:r>
      <w:proofErr w:type="spellStart"/>
      <w:r>
        <w:rPr>
          <w:i/>
          <w:iCs/>
        </w:rPr>
        <w:t>tutorial</w:t>
      </w:r>
      <w:proofErr w:type="spellEnd"/>
      <w:r>
        <w:rPr>
          <w:i/>
          <w:iCs/>
        </w:rPr>
        <w:t xml:space="preserve"> on </w:t>
      </w:r>
      <w:proofErr w:type="spellStart"/>
      <w:r>
        <w:rPr>
          <w:i/>
          <w:iCs/>
        </w:rPr>
        <w:t>Principal</w:t>
      </w:r>
      <w:proofErr w:type="spellEnd"/>
      <w:r>
        <w:rPr>
          <w:i/>
          <w:iCs/>
        </w:rPr>
        <w:t xml:space="preserve"> </w:t>
      </w:r>
      <w:proofErr w:type="spellStart"/>
      <w:r>
        <w:rPr>
          <w:i/>
          <w:iCs/>
        </w:rPr>
        <w:t>Components</w:t>
      </w:r>
      <w:proofErr w:type="spellEnd"/>
      <w:r>
        <w:rPr>
          <w:i/>
          <w:iCs/>
        </w:rPr>
        <w:t xml:space="preserve"> </w:t>
      </w:r>
      <w:proofErr w:type="spellStart"/>
      <w:r>
        <w:rPr>
          <w:i/>
          <w:iCs/>
        </w:rPr>
        <w:t>Analysis</w:t>
      </w:r>
      <w:proofErr w:type="spellEnd"/>
      <w:r>
        <w:t xml:space="preserve"> [online]. 2002, 27 [cit. 2020-01-31]. Dostupné z: https://ourarchive.otago.ac.nz/bitstream/handle/10523/7534/OUCS-2002-12.pdf</w:t>
      </w:r>
      <w:bookmarkEnd w:id="216"/>
    </w:p>
    <w:p w14:paraId="30B5133A" w14:textId="0B3029F6" w:rsidR="00A60C04" w:rsidRDefault="00C52596" w:rsidP="00391469">
      <w:pPr>
        <w:pStyle w:val="LiteraturaBPDP"/>
      </w:pPr>
      <w:bookmarkStart w:id="217" w:name="_Ref40809252"/>
      <w:r>
        <w:t xml:space="preserve">ŠEMBERA, Jan. </w:t>
      </w:r>
      <w:r>
        <w:rPr>
          <w:i/>
          <w:iCs/>
        </w:rPr>
        <w:t xml:space="preserve">Aplikace analýzy hlavních komponent pro redukci dimenze </w:t>
      </w:r>
      <w:proofErr w:type="spellStart"/>
      <w:r>
        <w:rPr>
          <w:i/>
          <w:iCs/>
        </w:rPr>
        <w:t>transportne-reakcního</w:t>
      </w:r>
      <w:proofErr w:type="spellEnd"/>
      <w:r>
        <w:rPr>
          <w:i/>
          <w:iCs/>
        </w:rPr>
        <w:t xml:space="preserve"> problému</w:t>
      </w:r>
      <w:r>
        <w:t xml:space="preserve"> [online]. 13 [cit. 2020-01-31]. Dostupné z: https://math.fce.vutbr.cz/~pribyl/workshop_2007/prispevky/Sembera.pdf</w:t>
      </w:r>
      <w:bookmarkEnd w:id="217"/>
    </w:p>
    <w:p w14:paraId="0C671061" w14:textId="608415B4" w:rsidR="000371A1" w:rsidRDefault="000371A1" w:rsidP="000371A1">
      <w:pPr>
        <w:pStyle w:val="LiteraturaBPDP"/>
      </w:pPr>
      <w:bookmarkStart w:id="218" w:name="_Ref40809788"/>
      <w:r>
        <w:t xml:space="preserve">ABE, </w:t>
      </w:r>
      <w:proofErr w:type="spellStart"/>
      <w:r>
        <w:t>Shigeo</w:t>
      </w:r>
      <w:proofErr w:type="spellEnd"/>
      <w:r>
        <w:t xml:space="preserve">. </w:t>
      </w:r>
      <w:r>
        <w:rPr>
          <w:i/>
          <w:iCs/>
        </w:rPr>
        <w:t xml:space="preserve">Support </w:t>
      </w:r>
      <w:proofErr w:type="spellStart"/>
      <w:r>
        <w:rPr>
          <w:i/>
          <w:iCs/>
        </w:rPr>
        <w:t>vector</w:t>
      </w:r>
      <w:proofErr w:type="spellEnd"/>
      <w:r>
        <w:rPr>
          <w:i/>
          <w:iCs/>
        </w:rPr>
        <w:t xml:space="preserve"> </w:t>
      </w:r>
      <w:proofErr w:type="spellStart"/>
      <w:r>
        <w:rPr>
          <w:i/>
          <w:iCs/>
        </w:rPr>
        <w:t>machines</w:t>
      </w:r>
      <w:proofErr w:type="spellEnd"/>
      <w:r>
        <w:rPr>
          <w:i/>
          <w:iCs/>
        </w:rPr>
        <w:t xml:space="preserve"> </w:t>
      </w:r>
      <w:proofErr w:type="spellStart"/>
      <w:r>
        <w:rPr>
          <w:i/>
          <w:iCs/>
        </w:rPr>
        <w:t>for</w:t>
      </w:r>
      <w:proofErr w:type="spellEnd"/>
      <w:r>
        <w:rPr>
          <w:i/>
          <w:iCs/>
        </w:rPr>
        <w:t xml:space="preserve"> </w:t>
      </w:r>
      <w:proofErr w:type="spellStart"/>
      <w:r>
        <w:rPr>
          <w:i/>
          <w:iCs/>
        </w:rPr>
        <w:t>pattern</w:t>
      </w:r>
      <w:proofErr w:type="spellEnd"/>
      <w:r>
        <w:rPr>
          <w:i/>
          <w:iCs/>
        </w:rPr>
        <w:t xml:space="preserve"> </w:t>
      </w:r>
      <w:proofErr w:type="spellStart"/>
      <w:r>
        <w:rPr>
          <w:i/>
          <w:iCs/>
        </w:rPr>
        <w:t>classification</w:t>
      </w:r>
      <w:proofErr w:type="spellEnd"/>
      <w:r>
        <w:t xml:space="preserve">. 2nd </w:t>
      </w:r>
      <w:proofErr w:type="spellStart"/>
      <w:r>
        <w:t>ed</w:t>
      </w:r>
      <w:proofErr w:type="spellEnd"/>
      <w:r>
        <w:t xml:space="preserve">. London: </w:t>
      </w:r>
      <w:proofErr w:type="spellStart"/>
      <w:r>
        <w:t>Springer</w:t>
      </w:r>
      <w:proofErr w:type="spellEnd"/>
      <w:r>
        <w:t>, 2010. ISBN 18-499-6097-6.</w:t>
      </w:r>
      <w:bookmarkEnd w:id="218"/>
    </w:p>
    <w:bookmarkEnd w:id="197"/>
    <w:bookmarkEnd w:id="199"/>
    <w:p w14:paraId="1EC081E6" w14:textId="77777777" w:rsidR="00F51F89" w:rsidRPr="00C30A19" w:rsidRDefault="00F51F89" w:rsidP="0019118E">
      <w:pPr>
        <w:pStyle w:val="Literatura"/>
        <w:tabs>
          <w:tab w:val="left" w:pos="1080"/>
        </w:tabs>
        <w:spacing w:line="276" w:lineRule="auto"/>
        <w:ind w:left="1080" w:hanging="1080"/>
        <w:rPr>
          <w:rFonts w:ascii="Courier New" w:hAnsi="Courier New" w:cs="Courier New"/>
          <w:lang w:val="cs-CZ"/>
        </w:rPr>
      </w:pPr>
    </w:p>
    <w:p w14:paraId="01AF6D28" w14:textId="77777777" w:rsidR="00020172" w:rsidRPr="00C30A19" w:rsidRDefault="00020172" w:rsidP="0019118E">
      <w:pPr>
        <w:pStyle w:val="Literatura"/>
        <w:tabs>
          <w:tab w:val="left" w:pos="1080"/>
        </w:tabs>
        <w:spacing w:line="276" w:lineRule="auto"/>
        <w:ind w:left="1080" w:hanging="1080"/>
        <w:rPr>
          <w:lang w:val="cs-CZ"/>
        </w:rPr>
      </w:pPr>
    </w:p>
    <w:p w14:paraId="41FB4696" w14:textId="77777777" w:rsidR="00073170" w:rsidRPr="00C30A19" w:rsidRDefault="00073170" w:rsidP="0019118E">
      <w:pPr>
        <w:pStyle w:val="Literatura"/>
        <w:spacing w:line="276" w:lineRule="auto"/>
        <w:rPr>
          <w:lang w:val="cs-CZ"/>
        </w:rPr>
      </w:pPr>
    </w:p>
    <w:p w14:paraId="5FCFC508" w14:textId="77777777" w:rsidR="00C23E80" w:rsidRPr="00C30A19" w:rsidRDefault="00C23E80" w:rsidP="0019118E">
      <w:pPr>
        <w:spacing w:line="276" w:lineRule="auto"/>
      </w:pPr>
    </w:p>
    <w:p w14:paraId="40C69AE6" w14:textId="77777777" w:rsidR="00906FA0" w:rsidRPr="00C30A19" w:rsidRDefault="00906FA0" w:rsidP="0019118E">
      <w:pPr>
        <w:spacing w:line="276" w:lineRule="auto"/>
      </w:pPr>
    </w:p>
    <w:p w14:paraId="1E313EFA" w14:textId="77777777" w:rsidR="00906FA0" w:rsidRPr="00C30A19" w:rsidRDefault="00906FA0" w:rsidP="0019118E">
      <w:pPr>
        <w:spacing w:line="276" w:lineRule="auto"/>
      </w:pPr>
    </w:p>
    <w:p w14:paraId="6249B2FE" w14:textId="77777777" w:rsidR="00CE23A2" w:rsidRPr="007D2C51" w:rsidRDefault="00CE23A2" w:rsidP="007D2C51">
      <w:pPr>
        <w:pStyle w:val="Nadpisne"/>
        <w:outlineLvl w:val="0"/>
        <w:rPr>
          <w:lang w:val="cs-CZ"/>
        </w:rPr>
      </w:pPr>
      <w:r w:rsidRPr="00C30A19">
        <w:rPr>
          <w:lang w:val="cs-CZ"/>
        </w:rPr>
        <w:br w:type="page"/>
      </w:r>
      <w:r w:rsidRPr="007D2C51">
        <w:rPr>
          <w:lang w:val="cs-CZ"/>
        </w:rPr>
        <w:lastRenderedPageBreak/>
        <w:t>Seznam příloh</w:t>
      </w:r>
    </w:p>
    <w:p w14:paraId="70E39064" w14:textId="594795C2" w:rsidR="007E0F00" w:rsidRDefault="00017C08">
      <w:pPr>
        <w:pStyle w:val="Obsah1"/>
        <w:tabs>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\h \z \u \t "Nadpis 6;1" </w:instrText>
      </w:r>
      <w:r w:rsidRPr="00C30A19">
        <w:fldChar w:fldCharType="separate"/>
      </w:r>
      <w:hyperlink w:anchor="_Toc41489616" w:history="1">
        <w:r w:rsidR="007E0F00" w:rsidRPr="00992D57">
          <w:rPr>
            <w:rStyle w:val="Hypertextovodkaz"/>
            <w:noProof/>
          </w:rPr>
          <w:t>Příloha 1 - Tabulka úspěšnosti klasifikace s oktávovou bankou filtrů</w:t>
        </w:r>
        <w:r w:rsidR="007E0F00">
          <w:rPr>
            <w:noProof/>
            <w:webHidden/>
          </w:rPr>
          <w:tab/>
        </w:r>
        <w:r w:rsidR="007E0F00">
          <w:rPr>
            <w:noProof/>
            <w:webHidden/>
          </w:rPr>
          <w:fldChar w:fldCharType="begin"/>
        </w:r>
        <w:r w:rsidR="007E0F00">
          <w:rPr>
            <w:noProof/>
            <w:webHidden/>
          </w:rPr>
          <w:instrText xml:space="preserve"> PAGEREF _Toc41489616 \h </w:instrText>
        </w:r>
        <w:r w:rsidR="007E0F00">
          <w:rPr>
            <w:noProof/>
            <w:webHidden/>
          </w:rPr>
        </w:r>
        <w:r w:rsidR="007E0F00">
          <w:rPr>
            <w:noProof/>
            <w:webHidden/>
          </w:rPr>
          <w:fldChar w:fldCharType="separate"/>
        </w:r>
        <w:r w:rsidR="007E0F00">
          <w:rPr>
            <w:noProof/>
            <w:webHidden/>
          </w:rPr>
          <w:t>58</w:t>
        </w:r>
        <w:r w:rsidR="007E0F00">
          <w:rPr>
            <w:noProof/>
            <w:webHidden/>
          </w:rPr>
          <w:fldChar w:fldCharType="end"/>
        </w:r>
      </w:hyperlink>
    </w:p>
    <w:p w14:paraId="6527347A" w14:textId="5731F62D" w:rsidR="007E0F00" w:rsidRDefault="00871983">
      <w:pPr>
        <w:pStyle w:val="Obsah1"/>
        <w:tabs>
          <w:tab w:val="right" w:leader="dot" w:pos="8493"/>
        </w:tabs>
        <w:rPr>
          <w:rFonts w:asciiTheme="minorHAnsi" w:eastAsiaTheme="minorEastAsia" w:hAnsiTheme="minorHAnsi" w:cstheme="minorBidi"/>
          <w:noProof/>
          <w:sz w:val="22"/>
          <w:szCs w:val="22"/>
        </w:rPr>
      </w:pPr>
      <w:hyperlink w:anchor="_Toc41489617" w:history="1">
        <w:r w:rsidR="007E0F00" w:rsidRPr="00992D57">
          <w:rPr>
            <w:rStyle w:val="Hypertextovodkaz"/>
            <w:noProof/>
          </w:rPr>
          <w:t>Příloha 2 - Tabulka úspěšnosti klasifikace s třetino – oktávovou bankou filtrů</w:t>
        </w:r>
        <w:r w:rsidR="007E0F00">
          <w:rPr>
            <w:noProof/>
            <w:webHidden/>
          </w:rPr>
          <w:tab/>
        </w:r>
        <w:r w:rsidR="007E0F00">
          <w:rPr>
            <w:noProof/>
            <w:webHidden/>
          </w:rPr>
          <w:fldChar w:fldCharType="begin"/>
        </w:r>
        <w:r w:rsidR="007E0F00">
          <w:rPr>
            <w:noProof/>
            <w:webHidden/>
          </w:rPr>
          <w:instrText xml:space="preserve"> PAGEREF _Toc41489617 \h </w:instrText>
        </w:r>
        <w:r w:rsidR="007E0F00">
          <w:rPr>
            <w:noProof/>
            <w:webHidden/>
          </w:rPr>
        </w:r>
        <w:r w:rsidR="007E0F00">
          <w:rPr>
            <w:noProof/>
            <w:webHidden/>
          </w:rPr>
          <w:fldChar w:fldCharType="separate"/>
        </w:r>
        <w:r w:rsidR="007E0F00">
          <w:rPr>
            <w:noProof/>
            <w:webHidden/>
          </w:rPr>
          <w:t>59</w:t>
        </w:r>
        <w:r w:rsidR="007E0F00">
          <w:rPr>
            <w:noProof/>
            <w:webHidden/>
          </w:rPr>
          <w:fldChar w:fldCharType="end"/>
        </w:r>
      </w:hyperlink>
    </w:p>
    <w:p w14:paraId="2C1518BE" w14:textId="555793E8" w:rsidR="007E0F00" w:rsidRDefault="00871983">
      <w:pPr>
        <w:pStyle w:val="Obsah1"/>
        <w:tabs>
          <w:tab w:val="right" w:leader="dot" w:pos="8493"/>
        </w:tabs>
        <w:rPr>
          <w:rFonts w:asciiTheme="minorHAnsi" w:eastAsiaTheme="minorEastAsia" w:hAnsiTheme="minorHAnsi" w:cstheme="minorBidi"/>
          <w:noProof/>
          <w:sz w:val="22"/>
          <w:szCs w:val="22"/>
        </w:rPr>
      </w:pPr>
      <w:hyperlink w:anchor="_Toc41489618" w:history="1">
        <w:r w:rsidR="007E0F00" w:rsidRPr="00992D57">
          <w:rPr>
            <w:rStyle w:val="Hypertextovodkaz"/>
            <w:noProof/>
          </w:rPr>
          <w:t>Příloha 3 - Tabulka úspěšnosti klasifikace s šestino – oktávovou bankou filtrů</w:t>
        </w:r>
        <w:r w:rsidR="007E0F00">
          <w:rPr>
            <w:noProof/>
            <w:webHidden/>
          </w:rPr>
          <w:tab/>
        </w:r>
        <w:r w:rsidR="007E0F00">
          <w:rPr>
            <w:noProof/>
            <w:webHidden/>
          </w:rPr>
          <w:fldChar w:fldCharType="begin"/>
        </w:r>
        <w:r w:rsidR="007E0F00">
          <w:rPr>
            <w:noProof/>
            <w:webHidden/>
          </w:rPr>
          <w:instrText xml:space="preserve"> PAGEREF _Toc41489618 \h </w:instrText>
        </w:r>
        <w:r w:rsidR="007E0F00">
          <w:rPr>
            <w:noProof/>
            <w:webHidden/>
          </w:rPr>
        </w:r>
        <w:r w:rsidR="007E0F00">
          <w:rPr>
            <w:noProof/>
            <w:webHidden/>
          </w:rPr>
          <w:fldChar w:fldCharType="separate"/>
        </w:r>
        <w:r w:rsidR="007E0F00">
          <w:rPr>
            <w:noProof/>
            <w:webHidden/>
          </w:rPr>
          <w:t>59</w:t>
        </w:r>
        <w:r w:rsidR="007E0F00">
          <w:rPr>
            <w:noProof/>
            <w:webHidden/>
          </w:rPr>
          <w:fldChar w:fldCharType="end"/>
        </w:r>
      </w:hyperlink>
    </w:p>
    <w:p w14:paraId="471563FF" w14:textId="6027C5FE" w:rsidR="00616C5A" w:rsidRPr="00C30A19" w:rsidRDefault="00017C08" w:rsidP="0019118E">
      <w:pPr>
        <w:spacing w:line="276" w:lineRule="auto"/>
      </w:pPr>
      <w:r w:rsidRPr="00C30A19">
        <w:fldChar w:fldCharType="end"/>
      </w:r>
    </w:p>
    <w:p w14:paraId="1AAA053B" w14:textId="77777777" w:rsidR="00E40496" w:rsidRPr="00C30A19" w:rsidRDefault="00E40496" w:rsidP="0019118E">
      <w:pPr>
        <w:spacing w:line="276" w:lineRule="auto"/>
      </w:pPr>
    </w:p>
    <w:p w14:paraId="238D423B" w14:textId="331DCD53" w:rsidR="005D6477" w:rsidRDefault="005D6477">
      <w:pPr>
        <w:spacing w:line="240" w:lineRule="auto"/>
        <w:ind w:left="0"/>
      </w:pPr>
      <w:r>
        <w:br w:type="page"/>
      </w:r>
    </w:p>
    <w:p w14:paraId="435AEB64" w14:textId="77777777" w:rsidR="00DE03B1" w:rsidRDefault="00DE03B1" w:rsidP="00DE03B1">
      <w:pPr>
        <w:pStyle w:val="Nadpis6"/>
      </w:pPr>
      <w:bookmarkStart w:id="219" w:name="_Ref40454721"/>
      <w:bookmarkStart w:id="220" w:name="_Toc41489616"/>
      <w:bookmarkStart w:id="221" w:name="_Ref40454778"/>
      <w:r>
        <w:lastRenderedPageBreak/>
        <w:t>Tabulka úspěšnosti klasifikace s oktávovou bankou filtrů</w:t>
      </w:r>
      <w:bookmarkEnd w:id="219"/>
      <w:bookmarkEnd w:id="220"/>
    </w:p>
    <w:p w14:paraId="12053A1E" w14:textId="77777777" w:rsidR="00DE03B1" w:rsidRPr="00996802" w:rsidRDefault="00DE03B1" w:rsidP="00DE03B1">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DE03B1" w:rsidRPr="00996802" w14:paraId="70129E6F" w14:textId="77777777" w:rsidTr="00DE03B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6D933BC1"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4468576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71EE8AE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67536A0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6176BA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4B8AC39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  +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257E0F03"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 +  hi-hat</w:t>
            </w:r>
          </w:p>
        </w:tc>
      </w:tr>
      <w:tr w:rsidR="00DE03B1" w:rsidRPr="00996802" w14:paraId="45A5785E"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554F8F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7DF0FB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369C07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B0A1E1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E31A91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2314C99"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2854509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7CE3C7FC"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807861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3B0E9D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506C45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A6965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E280E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0786DC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717F37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7F32683B"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97C11B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7C1A853"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B634D2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B92775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F9906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D25E86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250C214" w14:textId="77777777" w:rsidR="00DE03B1" w:rsidRPr="00996802" w:rsidRDefault="00DE03B1" w:rsidP="00DE03B1">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p>
        </w:tc>
      </w:tr>
      <w:tr w:rsidR="00DE03B1" w:rsidRPr="00996802" w14:paraId="6287F364"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BD5A00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68613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8674C5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DE742C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FA6C9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125C17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07ACFE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47DAEDB5"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4912EE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C20DA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F923AB9"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7E3A57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50CE4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E057AA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33EB60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1AFF296C"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4DE22A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E3473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2FE2D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1D63F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90ADC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566B9B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EEFA2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2A3691F5"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9E4CEE7"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9E2565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B186E4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4B659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8657B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DF978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6C477D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0616EBF1"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A8A1A7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F26962E"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65C571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85513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887DC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4CE40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BD499A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6BE3465E"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8663B57"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4FF5AB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346E2DD"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179F25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E535E2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F4F065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5B3C04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DE03B1" w:rsidRPr="00996802" w14:paraId="508F7AC8"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90F6C4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FBA8C08"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29AE26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EB640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6A252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A1F5E1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069A94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011ED885"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B6625C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8C3CB9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A66FFB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6D7D8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7580A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D573F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CCF8B4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446C39D4"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6522D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DF722C6"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CFDC48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69794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5D544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A77A0B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A5E72E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5559DA11"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6F34F4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F35721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67D77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C2DA8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0458FFD"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B187D8"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0B5466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33D61CA6"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0FAE6A"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BA31C7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B87896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9AEE02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DAFB2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FE315F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5CD663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5807F6FA"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815E4A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AF16DB3"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B0A4B1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F05E4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5D428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CDF72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08E8EC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5C4800A7"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9AC5B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0A0B33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008DAE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EC22B5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060ED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737ED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AD5847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252EAC4F"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14DF9A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770817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222C83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B67724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9792D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3E815E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99DC8D7"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DE03B1" w:rsidRPr="00996802" w14:paraId="5E6B6649"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A95222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64AEDC9"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390E86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9315E1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5F4411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67134C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0022C5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62C94148"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93FDB3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1C94E2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2C910F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69C3D1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2E104D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8338E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E2B6B8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00E6849C"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DA512E"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B692C6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CD83079"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CC8646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BFAF9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BFD8F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CF2926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10681A88"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67A016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194B71E"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141D20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5241E3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A906B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073F9C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C41B92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12228CDD"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4CE8A5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29D97D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2D6554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92D75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35C2542"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10E2A1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771C1B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4287A553"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282B0E8"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AC99E1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3C2516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0B920F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933D54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896AA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6CD06B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2B352BED"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8DE2AE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1FEFC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A3D75D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2DD76F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529C9B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F2CE944"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8FDC9D8"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DE03B1" w:rsidRPr="00996802" w14:paraId="5387BA03"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1E2EF6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A060C4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511771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12F797"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B118DA"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13112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B84DFB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294520EE"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8F7DDF5"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80AC3D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006EB2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78739D"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BF8213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91EB98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AC16B7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DE03B1" w:rsidRPr="00996802" w14:paraId="5388B17D"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C0D1CBB"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E141CB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49E1F5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12674A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54F44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2CB6BD"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F6B5429"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DE03B1" w:rsidRPr="00996802" w14:paraId="0A0F6B6E"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E0DE75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670FA21"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73891B1"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039F4A3"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6AFA0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5072FE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FC52B0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52857DD4"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9918EE"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85E1E4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DBB7B80"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C7DE02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40DEFCC"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5B52998"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20986C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6FD8AEC0"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39048E"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470B3E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2B333A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FD0B1F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447D14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338ED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EFCB5D5"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5F54CE6C" w14:textId="77777777" w:rsidTr="00DE03B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B4FE0C"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8830DC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6B3F84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147F6F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D90B6F"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1988EA6"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4A52A4E"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1B2C4344" w14:textId="77777777" w:rsidTr="00DE03B1">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37FF39A"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EB14A23"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2760FD6"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64A469B"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0A837530"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3373D9"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0F03BA1" w14:textId="77777777" w:rsidR="00DE03B1" w:rsidRPr="00996802" w:rsidRDefault="00DE03B1" w:rsidP="00DE03B1">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DE03B1" w:rsidRPr="00996802" w14:paraId="3954ACFB" w14:textId="77777777" w:rsidTr="00DE03B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0C1D4EE4"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75</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5B682ED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94</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46DAFF62"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53</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5A843701"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84</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1D3F0A7D"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56</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1682312F"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84</w:t>
            </w:r>
            <w:r>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1BA58E66" w14:textId="77777777" w:rsidR="00DE03B1" w:rsidRPr="00996802" w:rsidRDefault="00DE03B1" w:rsidP="00DE03B1">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81</w:t>
            </w:r>
            <w:r>
              <w:rPr>
                <w:rFonts w:ascii="Calibri" w:hAnsi="Calibri" w:cs="Calibri"/>
                <w:color w:val="000000"/>
                <w:sz w:val="22"/>
                <w:szCs w:val="22"/>
              </w:rPr>
              <w:t xml:space="preserve"> </w:t>
            </w:r>
            <w:r w:rsidRPr="00996802">
              <w:rPr>
                <w:rFonts w:ascii="Calibri" w:hAnsi="Calibri" w:cs="Calibri"/>
                <w:color w:val="000000"/>
                <w:sz w:val="22"/>
                <w:szCs w:val="22"/>
              </w:rPr>
              <w:t>%</w:t>
            </w:r>
          </w:p>
        </w:tc>
      </w:tr>
    </w:tbl>
    <w:p w14:paraId="007CEF6E" w14:textId="77777777" w:rsidR="00DE03B1" w:rsidRDefault="00DE03B1" w:rsidP="00DE03B1">
      <w:pPr>
        <w:pStyle w:val="Default"/>
      </w:pPr>
    </w:p>
    <w:p w14:paraId="53FA050F" w14:textId="77777777" w:rsidR="00DE03B1" w:rsidRDefault="00DE03B1" w:rsidP="00DE03B1">
      <w:pPr>
        <w:spacing w:line="240" w:lineRule="auto"/>
        <w:ind w:left="0"/>
        <w:rPr>
          <w:rFonts w:ascii="Arial" w:hAnsi="Arial" w:cs="Arial"/>
          <w:color w:val="000000"/>
        </w:rPr>
      </w:pPr>
      <w:r>
        <w:br w:type="page"/>
      </w:r>
    </w:p>
    <w:p w14:paraId="39A0EFD6" w14:textId="77777777" w:rsidR="00DE03B1" w:rsidRPr="00996802" w:rsidRDefault="00DE03B1" w:rsidP="00DE03B1">
      <w:pPr>
        <w:pStyle w:val="Default"/>
      </w:pPr>
    </w:p>
    <w:p w14:paraId="5B1B331E" w14:textId="77777777" w:rsidR="00E3026D" w:rsidRDefault="00E3026D" w:rsidP="00E3026D">
      <w:pPr>
        <w:pStyle w:val="Nadpis6"/>
      </w:pPr>
      <w:bookmarkStart w:id="222" w:name="_Toc41489617"/>
      <w:r>
        <w:t>Tabulka úspěšnosti klasifikace s třetino – oktávovou bankou filtrů</w:t>
      </w:r>
      <w:bookmarkEnd w:id="221"/>
      <w:bookmarkEnd w:id="222"/>
    </w:p>
    <w:p w14:paraId="15C2A3B4" w14:textId="77777777" w:rsidR="00E3026D" w:rsidRPr="00E3026D" w:rsidRDefault="00E3026D" w:rsidP="00E3026D">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7450C1" w:rsidRPr="007450C1" w14:paraId="3197EF6C"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0FAEADF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3B54EE5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4447707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3B36E2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1595F35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34A4046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  +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134AA49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 +  hi-hat</w:t>
            </w:r>
          </w:p>
        </w:tc>
      </w:tr>
      <w:tr w:rsidR="007450C1" w:rsidRPr="007450C1" w14:paraId="1197EDB3"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C8C42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D1A9FD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1726BA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D996F4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4F409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56D275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789EEB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11495AA8"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86B23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670893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64C6ED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4473C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1BC04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1ABB21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2DCF25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17FF6D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627A63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A2054E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565583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F50D7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127AE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00CBC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4955F9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041E410B"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2DAD0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531F2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3E0444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DA80CB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FBC54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CC32F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7CC4FC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F23298E"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B2071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3C774E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5DD3A9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31E20F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5E3FA6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0A044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952235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49DA97F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2FE221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A6E058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9D7B31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FF1E8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43D7D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BC646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6431E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0DA676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205025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538EB5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3A8AFD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96D7E5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94261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864EC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89A70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224BE1DC"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BCBCE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4A8648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B26659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15238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01F19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9E73D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CDEEB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9278698"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42486A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84F2E7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B6EEC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4F3878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A2750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7119B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9F4387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2AFD3197"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63731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E4365E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AA9A80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A1309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D14B4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340938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F69054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172EB94D"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E6446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FCCAE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8004AF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E47EFB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8C43C7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B5053D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3ABF6F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680C8F5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68788B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894310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82A29C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913BF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B54A3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ED0CA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140A3E8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38061C41"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E2CF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C42EAC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E350DF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64748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D7055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F460C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D307BB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DA5C0B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76B31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DC2670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5F67AC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BD160A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7625F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19B1D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6D2BCE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A6D95D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DDE09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FE446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19399D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82505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519F2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65485B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39BC8A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5797C15E"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91A5DE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390557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32C3A3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C2CEA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7F127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F3833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FFDD31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117C5777"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E20CD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21357D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B1DB4B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AB842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F905A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75B012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48309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7F13850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A341E7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C81717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CEB42A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68680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6B448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300E0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C965A5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9709885"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E25E5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949131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36DD55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79D18E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D0602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04BD8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11E7172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3FDE0E3D"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F9826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B0D6DD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D3C663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29346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CC1BA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4D8D0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B289B6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A04BE56"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D51BD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E9AE81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7C6AF6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4384E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54DF87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B40EA2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64CC7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16A3BDE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06993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F2FF69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E14008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66318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87287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28330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03A463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84330E4"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2B9740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FA4147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4B20BB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D7880A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ECC60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761DA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E5CC6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7FEA750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4B757D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8B0E79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5B1263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8147CE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07763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4FEC5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72A617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6D1BD27B"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098D3C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202514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DF55A5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97F9B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531B0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4417F1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FB5662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5A2645E4"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F66B86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2BE6EF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EB4B2A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35B8B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FBF00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433916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95D44D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3599E83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954239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BE6BAB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D96BEC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B2285B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67126C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DEA9EF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CE0C2B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5CEB818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C6ED06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3F2A9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C51847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E54EB6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D7C49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29D4CC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96BD5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3ABECC7C"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1D53C0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C6DFCB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85D11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2B2ADD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C3756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7B028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E1BC76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38E8B56"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B77EE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E8C0CD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DD501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FAB299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676BF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EA66C2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18EEFB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721A9BA1"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E84058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9D5217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7119F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DFDBC7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343A1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A531F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C7A123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3942ED2" w14:textId="77777777" w:rsidTr="007450C1">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1D157D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724942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155427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EE4927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11D3F65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B9F0F6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1F809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2923E238"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66D4D061" w14:textId="30D30130"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78</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0D4B0BE2" w14:textId="0DB3410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91</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13138D22" w14:textId="3A73F60E"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53</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701A1562" w14:textId="0C808B7D"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67</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3B34E1C" w14:textId="06D09F6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63</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0C8453E" w14:textId="2C8509A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72</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1E15106D" w14:textId="29E15F23"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100</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r>
    </w:tbl>
    <w:p w14:paraId="2421D13E" w14:textId="3D84F58B" w:rsidR="00E3026D" w:rsidRDefault="00E3026D" w:rsidP="00E3026D">
      <w:pPr>
        <w:pStyle w:val="Default"/>
      </w:pPr>
    </w:p>
    <w:p w14:paraId="30CCA1B3" w14:textId="35641F74" w:rsidR="00E3026D" w:rsidRDefault="00E3026D" w:rsidP="00E3026D">
      <w:pPr>
        <w:pStyle w:val="Default"/>
      </w:pPr>
    </w:p>
    <w:p w14:paraId="5D176D4C" w14:textId="569BE3DC" w:rsidR="00E3026D" w:rsidRDefault="00E3026D" w:rsidP="00E3026D">
      <w:pPr>
        <w:pStyle w:val="Nadpis6"/>
      </w:pPr>
      <w:bookmarkStart w:id="223" w:name="_Ref40454780"/>
      <w:bookmarkStart w:id="224" w:name="_Toc41489618"/>
      <w:r>
        <w:lastRenderedPageBreak/>
        <w:t>Tabulka úspěšnosti klasifikace s šestino – oktávovou bankou filtrů</w:t>
      </w:r>
      <w:bookmarkEnd w:id="223"/>
      <w:bookmarkEnd w:id="224"/>
    </w:p>
    <w:p w14:paraId="2E04C440" w14:textId="77777777" w:rsidR="00E3026D" w:rsidRPr="00E3026D" w:rsidRDefault="00E3026D" w:rsidP="00E3026D">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E3026D" w:rsidRPr="00E3026D" w14:paraId="4555EDD6"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57D40B7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7CC815A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22F401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5E12D6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2A97758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0F847CD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  +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68B6BBF7"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 +  hi-hat</w:t>
            </w:r>
          </w:p>
        </w:tc>
      </w:tr>
      <w:tr w:rsidR="00E3026D" w:rsidRPr="00E3026D" w14:paraId="7B7C2A7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92154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B479CF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55D647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AE497B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E9D9AA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F41E71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E4AED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40F72C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5768B0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FC1279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18E31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CBA56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95D417"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EF62BC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4FA5EB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C28164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FB2D62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ACF865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6628DF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ECA04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CCDCE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43EE2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0140C4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EF8C24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8EA64E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2DB64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BB5A8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3050B9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99DC5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A702E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227E1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53FF7A1"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841942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DC7F4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40B466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F9954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4141B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82BAA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43EB8A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F549383"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20B9E1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BD114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4CB5B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BE45E6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05D04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1135B2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E9CC59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7DF1EB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ABD83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D93793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D9E4A1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8DFC2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10025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35D1A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6B84FE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DD4162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5AA81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926253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76DB5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DC7E8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EEF9F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1F8CC1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BAEAF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0F35B9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C63116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F9FE64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51F24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C983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BC7A0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A221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EE1A13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4A0AF8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0E16D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E8FCFA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E1F5DC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45DF9E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4905E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valký+hh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7574B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50AA67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D1EE35D"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37A53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6D16D2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B55FB1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8E6D9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0DD65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E5E90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F29AEA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F3675E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505296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211F3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C6306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sn+hh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F3B5FD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D9BBE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30B607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680332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CC95572"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55A4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87AE4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36D86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17C63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1D43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2C255F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690A9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2AAA861"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2DFCE88"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F0302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17A896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4F6E03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04214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7D7A5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7BCAEB1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C26897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80A59F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2B4D6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846148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38D84C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2AF5E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282FE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EC379D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817067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D74A24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E83386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B182F8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9E4DD1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C01621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1BE2F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DE1D4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E696E48"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5ECD0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DEB82C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05810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1330CB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7B539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C41DD6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05D6D9A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E1A34A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DB88EF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C52105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348EB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F7267C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03F5A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F35ED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4889EB7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E81175B"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E61D18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9AF844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D73659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F0D807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052B1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5217F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96E7B6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A291C08"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969B7F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7C3DB5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FC1A90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37EACB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B4B84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0E66C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88A3BE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91979D6"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625363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9D0D7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01A0D8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86E88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92C0F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01490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D5C4D9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05DFFB7"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163FAC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399988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67DA8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B9AD7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410E7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D5C43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D4BCD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537AF8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127E75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2E403D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07387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12B4E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7B3E93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0622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256C10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46A670D"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45608F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A3B3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A1D499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09E19C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509A6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41100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A11B57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4EA74D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1001DA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C7DCDB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14A5EC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226B4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79859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06B7B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5C1BFD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4E8F83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1909FF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454998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C9178C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D3236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01768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2D635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54937A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B87C7FF"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886CA5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60E4C2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D8BF2A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E9720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C90DC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234A6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2EA8F4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59438DB"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31071B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E7E29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2EC4B3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E0D783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C9683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AED8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0B8334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E5EC78C"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256126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0C17F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9FF1FF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7A0F0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49FB0F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551F1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5969F0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B05776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1A2C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819325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9ADD75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D2C63B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F9C48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AF594E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A5F748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D5EEBB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BC315B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6240EA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51FC7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44F7A7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819C5C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FC635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20E65A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6F18FB2" w14:textId="77777777" w:rsidTr="00E3026D">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85DE3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3A9CA4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3C2D74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4C950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6A12CDB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6A980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A5842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A7FB629"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2C229DB2" w14:textId="03E9A582"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78</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47087D38" w14:textId="0092343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91</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2BB8B918" w14:textId="1223C03A"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53</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68A188D6" w14:textId="2E085EA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67</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180B5FA6" w14:textId="7532843F"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63</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76117FC" w14:textId="443660F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72</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32E1C643" w14:textId="460B8D3E"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100</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r>
    </w:tbl>
    <w:p w14:paraId="2A6DB1F3" w14:textId="77777777" w:rsidR="00E3026D" w:rsidRPr="00E3026D" w:rsidRDefault="00E3026D" w:rsidP="00E3026D">
      <w:pPr>
        <w:pStyle w:val="Default"/>
      </w:pPr>
    </w:p>
    <w:sectPr w:rsidR="00E3026D" w:rsidRPr="00E3026D" w:rsidSect="00515980">
      <w:footerReference w:type="default" r:id="rId50"/>
      <w:footerReference w:type="first" r:id="rId51"/>
      <w:pgSz w:w="11906" w:h="16838"/>
      <w:pgMar w:top="1701" w:right="1418" w:bottom="1701" w:left="1418" w:header="709" w:footer="709" w:gutter="567"/>
      <w:pgNumType w:start="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0" w:author="Konzal Jan (164745)" w:date="2020-05-24T22:29:00Z" w:initials="KJ(">
    <w:p w14:paraId="1BC9403F" w14:textId="615D6FD6" w:rsidR="00871983" w:rsidRDefault="00871983" w:rsidP="00322C14">
      <w:pPr>
        <w:pStyle w:val="Textkomente"/>
      </w:pPr>
      <w:r>
        <w:rPr>
          <w:rStyle w:val="Odkaznakoment"/>
        </w:rPr>
        <w:annotationRef/>
      </w:r>
      <w:r>
        <w:t>Při jiném natočení modrá mizí úplně za červenou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C940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C9403F" w16cid:durableId="227573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3B729" w14:textId="77777777" w:rsidR="000B1A2A" w:rsidRDefault="000B1A2A">
      <w:pPr>
        <w:spacing w:line="240" w:lineRule="auto"/>
      </w:pPr>
      <w:r>
        <w:separator/>
      </w:r>
    </w:p>
  </w:endnote>
  <w:endnote w:type="continuationSeparator" w:id="0">
    <w:p w14:paraId="6A5E5770" w14:textId="77777777" w:rsidR="000B1A2A" w:rsidRDefault="000B1A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Vafle VUT">
    <w:altName w:val="Calibri"/>
    <w:panose1 w:val="02000506030000020004"/>
    <w:charset w:val="EE"/>
    <w:family w:val="auto"/>
    <w:pitch w:val="variable"/>
    <w:sig w:usb0="800000AF" w:usb1="5000606A" w:usb2="00000000" w:usb3="00000000" w:csb0="0000000B" w:csb1="00000000"/>
  </w:font>
  <w:font w:name="Georgia">
    <w:panose1 w:val="02040502050405020303"/>
    <w:charset w:val="EE"/>
    <w:family w:val="roman"/>
    <w:pitch w:val="variable"/>
    <w:sig w:usb0="00000287" w:usb1="00000000" w:usb2="00000000" w:usb3="00000000" w:csb0="0000009F" w:csb1="00000000"/>
  </w:font>
  <w:font w:name="Microsoft GothicNeo">
    <w:charset w:val="81"/>
    <w:family w:val="swiss"/>
    <w:pitch w:val="variable"/>
    <w:sig w:usb0="810002BF" w:usb1="29D7A47B" w:usb2="00000010" w:usb3="00000000" w:csb0="0029009F" w:csb1="00000000"/>
  </w:font>
  <w:font w:name="Cambria Math">
    <w:panose1 w:val="02040503050406030204"/>
    <w:charset w:val="EE"/>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D2297" w14:textId="77777777" w:rsidR="00871983" w:rsidRDefault="00871983"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14:paraId="7454B1C6" w14:textId="77777777" w:rsidR="00871983" w:rsidRDefault="00871983" w:rsidP="002975FF">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83595" w14:textId="77777777" w:rsidR="00871983" w:rsidRDefault="00871983" w:rsidP="002975FF">
    <w:pPr>
      <w:pStyle w:val="Zpa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467F0" w14:textId="77777777" w:rsidR="00871983" w:rsidRDefault="00871983">
    <w:pPr>
      <w:pStyle w:val="Zpat"/>
      <w:jc w:val="right"/>
    </w:pPr>
  </w:p>
  <w:p w14:paraId="43343548" w14:textId="77777777" w:rsidR="00871983" w:rsidRDefault="00871983">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09F36" w14:textId="77777777" w:rsidR="00871983" w:rsidRDefault="00871983" w:rsidP="002975FF">
    <w:pPr>
      <w:pStyle w:val="Zpat"/>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46A34" w14:textId="77777777" w:rsidR="00871983" w:rsidRDefault="00871983">
    <w:pPr>
      <w:pStyle w:val="Zpat"/>
      <w:jc w:val="right"/>
    </w:pPr>
    <w:r>
      <w:fldChar w:fldCharType="begin"/>
    </w:r>
    <w:r>
      <w:instrText>PAGE   \* MERGEFORMAT</w:instrText>
    </w:r>
    <w:r>
      <w:fldChar w:fldCharType="separate"/>
    </w:r>
    <w:r>
      <w:rPr>
        <w:noProof/>
      </w:rPr>
      <w:t>8</w:t>
    </w:r>
    <w:r>
      <w:fldChar w:fldCharType="end"/>
    </w:r>
  </w:p>
  <w:p w14:paraId="109B25E9" w14:textId="77777777" w:rsidR="00871983" w:rsidRDefault="00871983" w:rsidP="002975FF">
    <w:pPr>
      <w:pStyle w:val="Zpat"/>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C77E7" w14:textId="77777777" w:rsidR="00871983" w:rsidRDefault="00871983">
    <w:pPr>
      <w:pStyle w:val="Zpat"/>
      <w:jc w:val="right"/>
    </w:pPr>
    <w:r>
      <w:fldChar w:fldCharType="begin"/>
    </w:r>
    <w:r>
      <w:instrText>PAGE   \* MERGEFORMAT</w:instrText>
    </w:r>
    <w:r>
      <w:fldChar w:fldCharType="separate"/>
    </w:r>
    <w:r>
      <w:rPr>
        <w:noProof/>
      </w:rPr>
      <w:t>3</w:t>
    </w:r>
    <w:r>
      <w:fldChar w:fldCharType="end"/>
    </w:r>
  </w:p>
  <w:p w14:paraId="6B50A305" w14:textId="77777777" w:rsidR="00871983" w:rsidRDefault="00871983">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1133B4" w14:textId="77777777" w:rsidR="000B1A2A" w:rsidRDefault="000B1A2A">
      <w:pPr>
        <w:spacing w:line="240" w:lineRule="auto"/>
      </w:pPr>
      <w:r>
        <w:separator/>
      </w:r>
    </w:p>
  </w:footnote>
  <w:footnote w:type="continuationSeparator" w:id="0">
    <w:p w14:paraId="210D1AD9" w14:textId="77777777" w:rsidR="000B1A2A" w:rsidRDefault="000B1A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43807"/>
    <w:multiLevelType w:val="hybridMultilevel"/>
    <w:tmpl w:val="DD8C08A2"/>
    <w:lvl w:ilvl="0" w:tplc="D0CCD33A">
      <w:start w:val="1"/>
      <w:numFmt w:val="decimal"/>
      <w:suff w:val="space"/>
      <w:lvlText w:val="Příloha %1 -"/>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18E36ECF"/>
    <w:multiLevelType w:val="hybridMultilevel"/>
    <w:tmpl w:val="D5D8410A"/>
    <w:lvl w:ilvl="0" w:tplc="5EDCBBEC">
      <w:start w:val="1"/>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22C0502A"/>
    <w:multiLevelType w:val="hybridMultilevel"/>
    <w:tmpl w:val="8E4A4C96"/>
    <w:lvl w:ilvl="0" w:tplc="25A8E0B6">
      <w:start w:val="1"/>
      <w:numFmt w:val="decimal"/>
      <w:lvlText w:val="Tab. %1."/>
      <w:lvlJc w:val="center"/>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53B74ED"/>
    <w:multiLevelType w:val="hybridMultilevel"/>
    <w:tmpl w:val="4622FD2E"/>
    <w:lvl w:ilvl="0" w:tplc="20AE1CD0">
      <w:start w:val="1"/>
      <w:numFmt w:val="decimal"/>
      <w:suff w:val="space"/>
      <w:lvlText w:val="Příloha %1 -"/>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77B44A9"/>
    <w:multiLevelType w:val="hybridMultilevel"/>
    <w:tmpl w:val="BB541DDA"/>
    <w:lvl w:ilvl="0" w:tplc="0DB0651E">
      <w:start w:val="1"/>
      <w:numFmt w:val="decimal"/>
      <w:pStyle w:val="LiteraturaBPDP"/>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322F6BC2"/>
    <w:multiLevelType w:val="multilevel"/>
    <w:tmpl w:val="B33ED4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6465DE"/>
    <w:multiLevelType w:val="hybridMultilevel"/>
    <w:tmpl w:val="A09CF8D2"/>
    <w:lvl w:ilvl="0" w:tplc="23C23E7C">
      <w:start w:val="1"/>
      <w:numFmt w:val="decimal"/>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87802DF"/>
    <w:multiLevelType w:val="hybridMultilevel"/>
    <w:tmpl w:val="6CD824F4"/>
    <w:lvl w:ilvl="0" w:tplc="ED289BB8">
      <w:numFmt w:val="bullet"/>
      <w:pStyle w:val="Odstavecdal"/>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9A66593"/>
    <w:multiLevelType w:val="hybridMultilevel"/>
    <w:tmpl w:val="05F4B59E"/>
    <w:lvl w:ilvl="0" w:tplc="ED289BB8">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C2E7D54"/>
    <w:multiLevelType w:val="hybridMultilevel"/>
    <w:tmpl w:val="CFE4DAC8"/>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0" w15:restartNumberingAfterBreak="0">
    <w:nsid w:val="41175C2C"/>
    <w:multiLevelType w:val="hybridMultilevel"/>
    <w:tmpl w:val="7A86DBE0"/>
    <w:lvl w:ilvl="0" w:tplc="04050001">
      <w:start w:val="1"/>
      <w:numFmt w:val="bullet"/>
      <w:lvlText w:val=""/>
      <w:lvlJc w:val="left"/>
      <w:pPr>
        <w:ind w:left="1133" w:hanging="360"/>
      </w:pPr>
      <w:rPr>
        <w:rFonts w:ascii="Symbol" w:hAnsi="Symbol" w:hint="default"/>
      </w:rPr>
    </w:lvl>
    <w:lvl w:ilvl="1" w:tplc="04050003" w:tentative="1">
      <w:start w:val="1"/>
      <w:numFmt w:val="bullet"/>
      <w:lvlText w:val="o"/>
      <w:lvlJc w:val="left"/>
      <w:pPr>
        <w:ind w:left="1853" w:hanging="360"/>
      </w:pPr>
      <w:rPr>
        <w:rFonts w:ascii="Courier New" w:hAnsi="Courier New" w:cs="Courier New" w:hint="default"/>
      </w:rPr>
    </w:lvl>
    <w:lvl w:ilvl="2" w:tplc="04050005" w:tentative="1">
      <w:start w:val="1"/>
      <w:numFmt w:val="bullet"/>
      <w:lvlText w:val=""/>
      <w:lvlJc w:val="left"/>
      <w:pPr>
        <w:ind w:left="2573" w:hanging="360"/>
      </w:pPr>
      <w:rPr>
        <w:rFonts w:ascii="Wingdings" w:hAnsi="Wingdings" w:hint="default"/>
      </w:rPr>
    </w:lvl>
    <w:lvl w:ilvl="3" w:tplc="04050001" w:tentative="1">
      <w:start w:val="1"/>
      <w:numFmt w:val="bullet"/>
      <w:lvlText w:val=""/>
      <w:lvlJc w:val="left"/>
      <w:pPr>
        <w:ind w:left="3293" w:hanging="360"/>
      </w:pPr>
      <w:rPr>
        <w:rFonts w:ascii="Symbol" w:hAnsi="Symbol" w:hint="default"/>
      </w:rPr>
    </w:lvl>
    <w:lvl w:ilvl="4" w:tplc="04050003" w:tentative="1">
      <w:start w:val="1"/>
      <w:numFmt w:val="bullet"/>
      <w:lvlText w:val="o"/>
      <w:lvlJc w:val="left"/>
      <w:pPr>
        <w:ind w:left="4013" w:hanging="360"/>
      </w:pPr>
      <w:rPr>
        <w:rFonts w:ascii="Courier New" w:hAnsi="Courier New" w:cs="Courier New" w:hint="default"/>
      </w:rPr>
    </w:lvl>
    <w:lvl w:ilvl="5" w:tplc="04050005" w:tentative="1">
      <w:start w:val="1"/>
      <w:numFmt w:val="bullet"/>
      <w:lvlText w:val=""/>
      <w:lvlJc w:val="left"/>
      <w:pPr>
        <w:ind w:left="4733" w:hanging="360"/>
      </w:pPr>
      <w:rPr>
        <w:rFonts w:ascii="Wingdings" w:hAnsi="Wingdings" w:hint="default"/>
      </w:rPr>
    </w:lvl>
    <w:lvl w:ilvl="6" w:tplc="04050001" w:tentative="1">
      <w:start w:val="1"/>
      <w:numFmt w:val="bullet"/>
      <w:lvlText w:val=""/>
      <w:lvlJc w:val="left"/>
      <w:pPr>
        <w:ind w:left="5453" w:hanging="360"/>
      </w:pPr>
      <w:rPr>
        <w:rFonts w:ascii="Symbol" w:hAnsi="Symbol" w:hint="default"/>
      </w:rPr>
    </w:lvl>
    <w:lvl w:ilvl="7" w:tplc="04050003" w:tentative="1">
      <w:start w:val="1"/>
      <w:numFmt w:val="bullet"/>
      <w:lvlText w:val="o"/>
      <w:lvlJc w:val="left"/>
      <w:pPr>
        <w:ind w:left="6173" w:hanging="360"/>
      </w:pPr>
      <w:rPr>
        <w:rFonts w:ascii="Courier New" w:hAnsi="Courier New" w:cs="Courier New" w:hint="default"/>
      </w:rPr>
    </w:lvl>
    <w:lvl w:ilvl="8" w:tplc="04050005" w:tentative="1">
      <w:start w:val="1"/>
      <w:numFmt w:val="bullet"/>
      <w:lvlText w:val=""/>
      <w:lvlJc w:val="left"/>
      <w:pPr>
        <w:ind w:left="6893" w:hanging="360"/>
      </w:pPr>
      <w:rPr>
        <w:rFonts w:ascii="Wingdings" w:hAnsi="Wingdings" w:hint="default"/>
      </w:rPr>
    </w:lvl>
  </w:abstractNum>
  <w:abstractNum w:abstractNumId="11" w15:restartNumberingAfterBreak="0">
    <w:nsid w:val="448F6F4F"/>
    <w:multiLevelType w:val="multilevel"/>
    <w:tmpl w:val="915CEA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4EE1550"/>
    <w:multiLevelType w:val="hybridMultilevel"/>
    <w:tmpl w:val="F320BC4E"/>
    <w:lvl w:ilvl="0" w:tplc="6B9CB536">
      <w:numFmt w:val="bullet"/>
      <w:lvlText w:val="-"/>
      <w:lvlJc w:val="left"/>
      <w:pPr>
        <w:ind w:left="1040" w:hanging="360"/>
      </w:pPr>
      <w:rPr>
        <w:rFonts w:ascii="Times New Roman" w:eastAsia="Times New Roman" w:hAnsi="Times New Roman" w:cs="Times New Roman" w:hint="default"/>
      </w:rPr>
    </w:lvl>
    <w:lvl w:ilvl="1" w:tplc="04050003">
      <w:start w:val="1"/>
      <w:numFmt w:val="bullet"/>
      <w:lvlText w:val="o"/>
      <w:lvlJc w:val="left"/>
      <w:pPr>
        <w:ind w:left="1780" w:hanging="360"/>
      </w:pPr>
      <w:rPr>
        <w:rFonts w:ascii="Courier New" w:hAnsi="Courier New" w:cs="Courier New" w:hint="default"/>
      </w:rPr>
    </w:lvl>
    <w:lvl w:ilvl="2" w:tplc="04050005" w:tentative="1">
      <w:start w:val="1"/>
      <w:numFmt w:val="bullet"/>
      <w:lvlText w:val=""/>
      <w:lvlJc w:val="left"/>
      <w:pPr>
        <w:ind w:left="2500" w:hanging="360"/>
      </w:pPr>
      <w:rPr>
        <w:rFonts w:ascii="Wingdings" w:hAnsi="Wingdings" w:hint="default"/>
      </w:rPr>
    </w:lvl>
    <w:lvl w:ilvl="3" w:tplc="04050001" w:tentative="1">
      <w:start w:val="1"/>
      <w:numFmt w:val="bullet"/>
      <w:lvlText w:val=""/>
      <w:lvlJc w:val="left"/>
      <w:pPr>
        <w:ind w:left="3220" w:hanging="360"/>
      </w:pPr>
      <w:rPr>
        <w:rFonts w:ascii="Symbol" w:hAnsi="Symbol" w:hint="default"/>
      </w:rPr>
    </w:lvl>
    <w:lvl w:ilvl="4" w:tplc="04050003" w:tentative="1">
      <w:start w:val="1"/>
      <w:numFmt w:val="bullet"/>
      <w:lvlText w:val="o"/>
      <w:lvlJc w:val="left"/>
      <w:pPr>
        <w:ind w:left="3940" w:hanging="360"/>
      </w:pPr>
      <w:rPr>
        <w:rFonts w:ascii="Courier New" w:hAnsi="Courier New" w:cs="Courier New" w:hint="default"/>
      </w:rPr>
    </w:lvl>
    <w:lvl w:ilvl="5" w:tplc="04050005" w:tentative="1">
      <w:start w:val="1"/>
      <w:numFmt w:val="bullet"/>
      <w:lvlText w:val=""/>
      <w:lvlJc w:val="left"/>
      <w:pPr>
        <w:ind w:left="4660" w:hanging="360"/>
      </w:pPr>
      <w:rPr>
        <w:rFonts w:ascii="Wingdings" w:hAnsi="Wingdings" w:hint="default"/>
      </w:rPr>
    </w:lvl>
    <w:lvl w:ilvl="6" w:tplc="04050001" w:tentative="1">
      <w:start w:val="1"/>
      <w:numFmt w:val="bullet"/>
      <w:lvlText w:val=""/>
      <w:lvlJc w:val="left"/>
      <w:pPr>
        <w:ind w:left="5380" w:hanging="360"/>
      </w:pPr>
      <w:rPr>
        <w:rFonts w:ascii="Symbol" w:hAnsi="Symbol" w:hint="default"/>
      </w:rPr>
    </w:lvl>
    <w:lvl w:ilvl="7" w:tplc="04050003" w:tentative="1">
      <w:start w:val="1"/>
      <w:numFmt w:val="bullet"/>
      <w:lvlText w:val="o"/>
      <w:lvlJc w:val="left"/>
      <w:pPr>
        <w:ind w:left="6100" w:hanging="360"/>
      </w:pPr>
      <w:rPr>
        <w:rFonts w:ascii="Courier New" w:hAnsi="Courier New" w:cs="Courier New" w:hint="default"/>
      </w:rPr>
    </w:lvl>
    <w:lvl w:ilvl="8" w:tplc="04050005" w:tentative="1">
      <w:start w:val="1"/>
      <w:numFmt w:val="bullet"/>
      <w:lvlText w:val=""/>
      <w:lvlJc w:val="left"/>
      <w:pPr>
        <w:ind w:left="6820" w:hanging="360"/>
      </w:pPr>
      <w:rPr>
        <w:rFonts w:ascii="Wingdings" w:hAnsi="Wingdings" w:hint="default"/>
      </w:rPr>
    </w:lvl>
  </w:abstractNum>
  <w:abstractNum w:abstractNumId="13" w15:restartNumberingAfterBreak="0">
    <w:nsid w:val="47781D6A"/>
    <w:multiLevelType w:val="hybridMultilevel"/>
    <w:tmpl w:val="D5BA018C"/>
    <w:lvl w:ilvl="0" w:tplc="9462F8F8">
      <w:start w:val="1"/>
      <w:numFmt w:val="decimal"/>
      <w:pStyle w:val="Nadpis6"/>
      <w:suff w:val="space"/>
      <w:lvlText w:val="Příloha %1 -"/>
      <w:lvlJc w:val="left"/>
      <w:pPr>
        <w:ind w:left="720" w:hanging="360"/>
      </w:pPr>
      <w:rPr>
        <w:rFonts w:ascii="Times New Roman" w:hAnsi="Times New Roman" w:cs="Times New Roman" w:hint="default"/>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CE10B1D"/>
    <w:multiLevelType w:val="multilevel"/>
    <w:tmpl w:val="9A54F2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8B756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844B2E"/>
    <w:multiLevelType w:val="hybridMultilevel"/>
    <w:tmpl w:val="BBD8D0CE"/>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7" w15:restartNumberingAfterBreak="0">
    <w:nsid w:val="5BDC60BD"/>
    <w:multiLevelType w:val="multilevel"/>
    <w:tmpl w:val="E4BE0C4A"/>
    <w:lvl w:ilvl="0">
      <w:start w:val="1"/>
      <w:numFmt w:val="decimal"/>
      <w:lvlText w:val="%1."/>
      <w:lvlJc w:val="left"/>
      <w:pPr>
        <w:ind w:left="360" w:hanging="36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E785C2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9245E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E6714D"/>
    <w:multiLevelType w:val="hybridMultilevel"/>
    <w:tmpl w:val="B13A96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1C34DF1"/>
    <w:multiLevelType w:val="multilevel"/>
    <w:tmpl w:val="9B9E989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2552"/>
        </w:tabs>
        <w:ind w:left="2552"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630F54"/>
    <w:multiLevelType w:val="hybridMultilevel"/>
    <w:tmpl w:val="05841386"/>
    <w:lvl w:ilvl="0" w:tplc="E58CD070">
      <w:start w:val="1"/>
      <w:numFmt w:val="decimal"/>
      <w:lvlText w:val="%1)"/>
      <w:lvlJc w:val="left"/>
      <w:pPr>
        <w:ind w:left="717" w:hanging="360"/>
      </w:pPr>
      <w:rPr>
        <w:rFonts w:hint="default"/>
      </w:rPr>
    </w:lvl>
    <w:lvl w:ilvl="1" w:tplc="04050019" w:tentative="1">
      <w:start w:val="1"/>
      <w:numFmt w:val="lowerLetter"/>
      <w:lvlText w:val="%2."/>
      <w:lvlJc w:val="left"/>
      <w:pPr>
        <w:ind w:left="1437" w:hanging="360"/>
      </w:pPr>
    </w:lvl>
    <w:lvl w:ilvl="2" w:tplc="0405001B" w:tentative="1">
      <w:start w:val="1"/>
      <w:numFmt w:val="lowerRoman"/>
      <w:lvlText w:val="%3."/>
      <w:lvlJc w:val="right"/>
      <w:pPr>
        <w:ind w:left="2157" w:hanging="180"/>
      </w:pPr>
    </w:lvl>
    <w:lvl w:ilvl="3" w:tplc="0405000F" w:tentative="1">
      <w:start w:val="1"/>
      <w:numFmt w:val="decimal"/>
      <w:lvlText w:val="%4."/>
      <w:lvlJc w:val="left"/>
      <w:pPr>
        <w:ind w:left="2877" w:hanging="360"/>
      </w:pPr>
    </w:lvl>
    <w:lvl w:ilvl="4" w:tplc="04050019" w:tentative="1">
      <w:start w:val="1"/>
      <w:numFmt w:val="lowerLetter"/>
      <w:lvlText w:val="%5."/>
      <w:lvlJc w:val="left"/>
      <w:pPr>
        <w:ind w:left="3597" w:hanging="360"/>
      </w:pPr>
    </w:lvl>
    <w:lvl w:ilvl="5" w:tplc="0405001B" w:tentative="1">
      <w:start w:val="1"/>
      <w:numFmt w:val="lowerRoman"/>
      <w:lvlText w:val="%6."/>
      <w:lvlJc w:val="right"/>
      <w:pPr>
        <w:ind w:left="4317" w:hanging="180"/>
      </w:pPr>
    </w:lvl>
    <w:lvl w:ilvl="6" w:tplc="0405000F" w:tentative="1">
      <w:start w:val="1"/>
      <w:numFmt w:val="decimal"/>
      <w:lvlText w:val="%7."/>
      <w:lvlJc w:val="left"/>
      <w:pPr>
        <w:ind w:left="5037" w:hanging="360"/>
      </w:pPr>
    </w:lvl>
    <w:lvl w:ilvl="7" w:tplc="04050019" w:tentative="1">
      <w:start w:val="1"/>
      <w:numFmt w:val="lowerLetter"/>
      <w:lvlText w:val="%8."/>
      <w:lvlJc w:val="left"/>
      <w:pPr>
        <w:ind w:left="5757" w:hanging="360"/>
      </w:pPr>
    </w:lvl>
    <w:lvl w:ilvl="8" w:tplc="0405001B" w:tentative="1">
      <w:start w:val="1"/>
      <w:numFmt w:val="lowerRoman"/>
      <w:lvlText w:val="%9."/>
      <w:lvlJc w:val="right"/>
      <w:pPr>
        <w:ind w:left="6477" w:hanging="180"/>
      </w:pPr>
    </w:lvl>
  </w:abstractNum>
  <w:abstractNum w:abstractNumId="23" w15:restartNumberingAfterBreak="0">
    <w:nsid w:val="6F0F5211"/>
    <w:multiLevelType w:val="hybridMultilevel"/>
    <w:tmpl w:val="BC64DFE0"/>
    <w:lvl w:ilvl="0" w:tplc="50C0625C">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11B632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A63FF2"/>
    <w:multiLevelType w:val="multilevel"/>
    <w:tmpl w:val="01D6A99E"/>
    <w:lvl w:ilvl="0">
      <w:start w:val="1"/>
      <w:numFmt w:val="decimal"/>
      <w:pStyle w:val="Nadpis1"/>
      <w:lvlText w:val="%1."/>
      <w:lvlJc w:val="left"/>
      <w:pPr>
        <w:ind w:left="360" w:hanging="360"/>
      </w:pPr>
      <w:rPr>
        <w:rFonts w:ascii="Times New Roman" w:hAnsi="Times New Roman" w:cs="Times New Roman"/>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dpis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720" w:hanging="720"/>
      </w:pPr>
      <w:rPr>
        <w:b/>
      </w:r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6" w15:restartNumberingAfterBreak="0">
    <w:nsid w:val="78330530"/>
    <w:multiLevelType w:val="hybridMultilevel"/>
    <w:tmpl w:val="79181E76"/>
    <w:lvl w:ilvl="0" w:tplc="424E330A">
      <w:start w:val="1"/>
      <w:numFmt w:val="decimal"/>
      <w:lvlText w:val="%1)"/>
      <w:lvlJc w:val="left"/>
      <w:pPr>
        <w:ind w:left="717" w:hanging="360"/>
      </w:pPr>
      <w:rPr>
        <w:rFonts w:hint="default"/>
        <w:sz w:val="16"/>
      </w:rPr>
    </w:lvl>
    <w:lvl w:ilvl="1" w:tplc="04050019" w:tentative="1">
      <w:start w:val="1"/>
      <w:numFmt w:val="lowerLetter"/>
      <w:lvlText w:val="%2."/>
      <w:lvlJc w:val="left"/>
      <w:pPr>
        <w:ind w:left="1437" w:hanging="360"/>
      </w:pPr>
    </w:lvl>
    <w:lvl w:ilvl="2" w:tplc="0405001B" w:tentative="1">
      <w:start w:val="1"/>
      <w:numFmt w:val="lowerRoman"/>
      <w:lvlText w:val="%3."/>
      <w:lvlJc w:val="right"/>
      <w:pPr>
        <w:ind w:left="2157" w:hanging="180"/>
      </w:pPr>
    </w:lvl>
    <w:lvl w:ilvl="3" w:tplc="0405000F" w:tentative="1">
      <w:start w:val="1"/>
      <w:numFmt w:val="decimal"/>
      <w:lvlText w:val="%4."/>
      <w:lvlJc w:val="left"/>
      <w:pPr>
        <w:ind w:left="2877" w:hanging="360"/>
      </w:pPr>
    </w:lvl>
    <w:lvl w:ilvl="4" w:tplc="04050019" w:tentative="1">
      <w:start w:val="1"/>
      <w:numFmt w:val="lowerLetter"/>
      <w:lvlText w:val="%5."/>
      <w:lvlJc w:val="left"/>
      <w:pPr>
        <w:ind w:left="3597" w:hanging="360"/>
      </w:pPr>
    </w:lvl>
    <w:lvl w:ilvl="5" w:tplc="0405001B" w:tentative="1">
      <w:start w:val="1"/>
      <w:numFmt w:val="lowerRoman"/>
      <w:lvlText w:val="%6."/>
      <w:lvlJc w:val="right"/>
      <w:pPr>
        <w:ind w:left="4317" w:hanging="180"/>
      </w:pPr>
    </w:lvl>
    <w:lvl w:ilvl="6" w:tplc="0405000F" w:tentative="1">
      <w:start w:val="1"/>
      <w:numFmt w:val="decimal"/>
      <w:lvlText w:val="%7."/>
      <w:lvlJc w:val="left"/>
      <w:pPr>
        <w:ind w:left="5037" w:hanging="360"/>
      </w:pPr>
    </w:lvl>
    <w:lvl w:ilvl="7" w:tplc="04050019" w:tentative="1">
      <w:start w:val="1"/>
      <w:numFmt w:val="lowerLetter"/>
      <w:lvlText w:val="%8."/>
      <w:lvlJc w:val="left"/>
      <w:pPr>
        <w:ind w:left="5757" w:hanging="360"/>
      </w:pPr>
    </w:lvl>
    <w:lvl w:ilvl="8" w:tplc="0405001B" w:tentative="1">
      <w:start w:val="1"/>
      <w:numFmt w:val="lowerRoman"/>
      <w:lvlText w:val="%9."/>
      <w:lvlJc w:val="right"/>
      <w:pPr>
        <w:ind w:left="6477" w:hanging="180"/>
      </w:pPr>
    </w:lvl>
  </w:abstractNum>
  <w:abstractNum w:abstractNumId="27" w15:restartNumberingAfterBreak="0">
    <w:nsid w:val="79E81717"/>
    <w:multiLevelType w:val="hybridMultilevel"/>
    <w:tmpl w:val="FE8AA6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D2E1C42"/>
    <w:multiLevelType w:val="multilevel"/>
    <w:tmpl w:val="DEB42C78"/>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D5029A4"/>
    <w:multiLevelType w:val="hybridMultilevel"/>
    <w:tmpl w:val="8132B8AE"/>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num w:numId="1">
    <w:abstractNumId w:val="21"/>
  </w:num>
  <w:num w:numId="2">
    <w:abstractNumId w:val="12"/>
  </w:num>
  <w:num w:numId="3">
    <w:abstractNumId w:val="4"/>
  </w:num>
  <w:num w:numId="4">
    <w:abstractNumId w:val="3"/>
  </w:num>
  <w:num w:numId="5">
    <w:abstractNumId w:val="9"/>
  </w:num>
  <w:num w:numId="6">
    <w:abstractNumId w:val="9"/>
    <w:lvlOverride w:ilvl="0">
      <w:startOverride w:val="1"/>
    </w:lvlOverride>
  </w:num>
  <w:num w:numId="7">
    <w:abstractNumId w:val="2"/>
  </w:num>
  <w:num w:numId="8">
    <w:abstractNumId w:val="2"/>
    <w:lvlOverride w:ilvl="0">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17"/>
  </w:num>
  <w:num w:numId="12">
    <w:abstractNumId w:val="27"/>
  </w:num>
  <w:num w:numId="13">
    <w:abstractNumId w:val="6"/>
  </w:num>
  <w:num w:numId="14">
    <w:abstractNumId w:val="6"/>
    <w:lvlOverride w:ilvl="0">
      <w:startOverride w:val="1"/>
    </w:lvlOverride>
  </w:num>
  <w:num w:numId="15">
    <w:abstractNumId w:val="5"/>
  </w:num>
  <w:num w:numId="16">
    <w:abstractNumId w:val="1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7"/>
  </w:num>
  <w:num w:numId="20">
    <w:abstractNumId w:val="8"/>
  </w:num>
  <w:num w:numId="21">
    <w:abstractNumId w:val="14"/>
  </w:num>
  <w:num w:numId="22">
    <w:abstractNumId w:val="24"/>
  </w:num>
  <w:num w:numId="23">
    <w:abstractNumId w:val="11"/>
  </w:num>
  <w:num w:numId="24">
    <w:abstractNumId w:val="0"/>
  </w:num>
  <w:num w:numId="25">
    <w:abstractNumId w:val="0"/>
    <w:lvlOverride w:ilvl="0">
      <w:startOverride w:val="1"/>
    </w:lvlOverride>
  </w:num>
  <w:num w:numId="26">
    <w:abstractNumId w:val="5"/>
  </w:num>
  <w:num w:numId="27">
    <w:abstractNumId w:val="11"/>
  </w:num>
  <w:num w:numId="28">
    <w:abstractNumId w:val="11"/>
  </w:num>
  <w:num w:numId="29">
    <w:abstractNumId w:val="11"/>
  </w:num>
  <w:num w:numId="30">
    <w:abstractNumId w:val="25"/>
  </w:num>
  <w:num w:numId="31">
    <w:abstractNumId w:val="13"/>
  </w:num>
  <w:num w:numId="32">
    <w:abstractNumId w:val="4"/>
    <w:lvlOverride w:ilvl="0">
      <w:startOverride w:val="1"/>
    </w:lvlOverride>
  </w:num>
  <w:num w:numId="33">
    <w:abstractNumId w:val="25"/>
  </w:num>
  <w:num w:numId="34">
    <w:abstractNumId w:val="25"/>
  </w:num>
  <w:num w:numId="35">
    <w:abstractNumId w:val="4"/>
    <w:lvlOverride w:ilvl="0">
      <w:startOverride w:val="1"/>
    </w:lvlOverride>
  </w:num>
  <w:num w:numId="36">
    <w:abstractNumId w:val="19"/>
  </w:num>
  <w:num w:numId="37">
    <w:abstractNumId w:val="18"/>
  </w:num>
  <w:num w:numId="38">
    <w:abstractNumId w:val="4"/>
    <w:lvlOverride w:ilvl="0">
      <w:startOverride w:val="1"/>
    </w:lvlOverride>
  </w:num>
  <w:num w:numId="39">
    <w:abstractNumId w:val="28"/>
  </w:num>
  <w:num w:numId="40">
    <w:abstractNumId w:val="20"/>
  </w:num>
  <w:num w:numId="41">
    <w:abstractNumId w:val="29"/>
  </w:num>
  <w:num w:numId="42">
    <w:abstractNumId w:val="10"/>
  </w:num>
  <w:num w:numId="43">
    <w:abstractNumId w:val="16"/>
  </w:num>
  <w:num w:numId="44">
    <w:abstractNumId w:val="26"/>
  </w:num>
  <w:num w:numId="45">
    <w:abstractNumId w:val="1"/>
  </w:num>
  <w:num w:numId="46">
    <w:abstractNumId w:val="22"/>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onzal Jan (164745)">
    <w15:presenceInfo w15:providerId="None" w15:userId="Konzal Jan (164745)"/>
  </w15:person>
  <w15:person w15:author="Konzal Jan (164745) [2]">
    <w15:presenceInfo w15:providerId="AD" w15:userId="S::xkonza01@vutbr.cz::932ee0a7-0244-4dcf-af10-cec9acbbb23b"/>
  </w15:person>
  <w15:person w15:author="KANKA">
    <w15:presenceInfo w15:providerId="AD" w15:userId="S::kanka@spsoafm.cz::5756171a-3955-4938-a8f4-9edd1b2714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02CB"/>
    <w:rsid w:val="00000D32"/>
    <w:rsid w:val="00001236"/>
    <w:rsid w:val="00001EC6"/>
    <w:rsid w:val="00001F08"/>
    <w:rsid w:val="000028E3"/>
    <w:rsid w:val="00003073"/>
    <w:rsid w:val="00004EAA"/>
    <w:rsid w:val="00005369"/>
    <w:rsid w:val="00005BC7"/>
    <w:rsid w:val="00006017"/>
    <w:rsid w:val="000135CD"/>
    <w:rsid w:val="00014FCE"/>
    <w:rsid w:val="00015DB4"/>
    <w:rsid w:val="00017C08"/>
    <w:rsid w:val="00020172"/>
    <w:rsid w:val="000257DD"/>
    <w:rsid w:val="00027900"/>
    <w:rsid w:val="00030897"/>
    <w:rsid w:val="00031BFF"/>
    <w:rsid w:val="00032785"/>
    <w:rsid w:val="00032B33"/>
    <w:rsid w:val="0003398E"/>
    <w:rsid w:val="000371A1"/>
    <w:rsid w:val="00037397"/>
    <w:rsid w:val="00040206"/>
    <w:rsid w:val="00041767"/>
    <w:rsid w:val="000469A8"/>
    <w:rsid w:val="00050E33"/>
    <w:rsid w:val="000540F5"/>
    <w:rsid w:val="00054D9B"/>
    <w:rsid w:val="00060F4D"/>
    <w:rsid w:val="00061CAC"/>
    <w:rsid w:val="00063097"/>
    <w:rsid w:val="000670AE"/>
    <w:rsid w:val="00067407"/>
    <w:rsid w:val="00073170"/>
    <w:rsid w:val="0007407C"/>
    <w:rsid w:val="00074F99"/>
    <w:rsid w:val="00075BC1"/>
    <w:rsid w:val="00076E1D"/>
    <w:rsid w:val="00076FD1"/>
    <w:rsid w:val="00077474"/>
    <w:rsid w:val="0008007D"/>
    <w:rsid w:val="00081B74"/>
    <w:rsid w:val="00083B69"/>
    <w:rsid w:val="00084C08"/>
    <w:rsid w:val="0009115A"/>
    <w:rsid w:val="00091B0C"/>
    <w:rsid w:val="0009237F"/>
    <w:rsid w:val="00094003"/>
    <w:rsid w:val="0009424B"/>
    <w:rsid w:val="000976B1"/>
    <w:rsid w:val="000A4596"/>
    <w:rsid w:val="000A7732"/>
    <w:rsid w:val="000B1A2A"/>
    <w:rsid w:val="000B585C"/>
    <w:rsid w:val="000B6271"/>
    <w:rsid w:val="000B6C0E"/>
    <w:rsid w:val="000B75FE"/>
    <w:rsid w:val="000C314B"/>
    <w:rsid w:val="000C31AF"/>
    <w:rsid w:val="000C668B"/>
    <w:rsid w:val="000C7324"/>
    <w:rsid w:val="000D24D7"/>
    <w:rsid w:val="000D6B60"/>
    <w:rsid w:val="000D7540"/>
    <w:rsid w:val="000E1A93"/>
    <w:rsid w:val="000E41AC"/>
    <w:rsid w:val="000E57D3"/>
    <w:rsid w:val="000E639F"/>
    <w:rsid w:val="000E655C"/>
    <w:rsid w:val="000F0094"/>
    <w:rsid w:val="000F2028"/>
    <w:rsid w:val="000F6D98"/>
    <w:rsid w:val="00101CB1"/>
    <w:rsid w:val="00102CA7"/>
    <w:rsid w:val="00107D8A"/>
    <w:rsid w:val="0011183C"/>
    <w:rsid w:val="00112CCD"/>
    <w:rsid w:val="0011362B"/>
    <w:rsid w:val="00115993"/>
    <w:rsid w:val="00120B8B"/>
    <w:rsid w:val="001237B9"/>
    <w:rsid w:val="001370CB"/>
    <w:rsid w:val="00140EE8"/>
    <w:rsid w:val="00141AA9"/>
    <w:rsid w:val="00142488"/>
    <w:rsid w:val="0014376C"/>
    <w:rsid w:val="00144A78"/>
    <w:rsid w:val="001523CE"/>
    <w:rsid w:val="0015431A"/>
    <w:rsid w:val="00162AE4"/>
    <w:rsid w:val="0016673D"/>
    <w:rsid w:val="0017089B"/>
    <w:rsid w:val="00171A18"/>
    <w:rsid w:val="00177132"/>
    <w:rsid w:val="00177593"/>
    <w:rsid w:val="001810C7"/>
    <w:rsid w:val="001835AE"/>
    <w:rsid w:val="00184AC4"/>
    <w:rsid w:val="001860F7"/>
    <w:rsid w:val="0018613B"/>
    <w:rsid w:val="001908A3"/>
    <w:rsid w:val="0019118E"/>
    <w:rsid w:val="001963E9"/>
    <w:rsid w:val="001A311D"/>
    <w:rsid w:val="001A6A6B"/>
    <w:rsid w:val="001A6A8F"/>
    <w:rsid w:val="001B163E"/>
    <w:rsid w:val="001B339E"/>
    <w:rsid w:val="001B50EC"/>
    <w:rsid w:val="001B6EEE"/>
    <w:rsid w:val="001C2156"/>
    <w:rsid w:val="001C2707"/>
    <w:rsid w:val="001C33AE"/>
    <w:rsid w:val="001C41D9"/>
    <w:rsid w:val="001C73B0"/>
    <w:rsid w:val="001D02CB"/>
    <w:rsid w:val="001D19ED"/>
    <w:rsid w:val="001D5060"/>
    <w:rsid w:val="001D5981"/>
    <w:rsid w:val="001E39B9"/>
    <w:rsid w:val="001E74B5"/>
    <w:rsid w:val="001F003F"/>
    <w:rsid w:val="001F190F"/>
    <w:rsid w:val="001F57BF"/>
    <w:rsid w:val="001F7B6E"/>
    <w:rsid w:val="002007F0"/>
    <w:rsid w:val="0020199D"/>
    <w:rsid w:val="00202035"/>
    <w:rsid w:val="002035DF"/>
    <w:rsid w:val="0020405F"/>
    <w:rsid w:val="0020459D"/>
    <w:rsid w:val="00205E06"/>
    <w:rsid w:val="00212B3D"/>
    <w:rsid w:val="002224A4"/>
    <w:rsid w:val="0022350C"/>
    <w:rsid w:val="002266AF"/>
    <w:rsid w:val="00230B82"/>
    <w:rsid w:val="00231525"/>
    <w:rsid w:val="002325A2"/>
    <w:rsid w:val="00234DFF"/>
    <w:rsid w:val="00235D91"/>
    <w:rsid w:val="0023628C"/>
    <w:rsid w:val="002378D6"/>
    <w:rsid w:val="0024279E"/>
    <w:rsid w:val="00246B43"/>
    <w:rsid w:val="00251469"/>
    <w:rsid w:val="002520CB"/>
    <w:rsid w:val="0025571D"/>
    <w:rsid w:val="00256E2D"/>
    <w:rsid w:val="00263D17"/>
    <w:rsid w:val="00267057"/>
    <w:rsid w:val="002724A2"/>
    <w:rsid w:val="0027252D"/>
    <w:rsid w:val="00274623"/>
    <w:rsid w:val="00274A2F"/>
    <w:rsid w:val="00276E99"/>
    <w:rsid w:val="00280066"/>
    <w:rsid w:val="00280418"/>
    <w:rsid w:val="00280DDA"/>
    <w:rsid w:val="0028391B"/>
    <w:rsid w:val="00287726"/>
    <w:rsid w:val="00287732"/>
    <w:rsid w:val="00291B2C"/>
    <w:rsid w:val="00292B6F"/>
    <w:rsid w:val="002975FF"/>
    <w:rsid w:val="002A1722"/>
    <w:rsid w:val="002A28E1"/>
    <w:rsid w:val="002A7122"/>
    <w:rsid w:val="002A7FE0"/>
    <w:rsid w:val="002B1364"/>
    <w:rsid w:val="002B1A07"/>
    <w:rsid w:val="002B2A73"/>
    <w:rsid w:val="002B32BA"/>
    <w:rsid w:val="002B340E"/>
    <w:rsid w:val="002B3C00"/>
    <w:rsid w:val="002B5D8B"/>
    <w:rsid w:val="002B67D4"/>
    <w:rsid w:val="002B7859"/>
    <w:rsid w:val="002C09C7"/>
    <w:rsid w:val="002C0A91"/>
    <w:rsid w:val="002C167C"/>
    <w:rsid w:val="002C33B2"/>
    <w:rsid w:val="002C7575"/>
    <w:rsid w:val="002D2A1B"/>
    <w:rsid w:val="002D40B8"/>
    <w:rsid w:val="002D4518"/>
    <w:rsid w:val="002D4CA1"/>
    <w:rsid w:val="002D4F71"/>
    <w:rsid w:val="002D5F13"/>
    <w:rsid w:val="002D61FE"/>
    <w:rsid w:val="002E042A"/>
    <w:rsid w:val="002E248F"/>
    <w:rsid w:val="002E398B"/>
    <w:rsid w:val="002E682B"/>
    <w:rsid w:val="002F0536"/>
    <w:rsid w:val="002F0701"/>
    <w:rsid w:val="002F4FAA"/>
    <w:rsid w:val="002F65F6"/>
    <w:rsid w:val="002F6E59"/>
    <w:rsid w:val="0030060E"/>
    <w:rsid w:val="00300D9E"/>
    <w:rsid w:val="00301720"/>
    <w:rsid w:val="003031E5"/>
    <w:rsid w:val="00304637"/>
    <w:rsid w:val="003051AF"/>
    <w:rsid w:val="003101C2"/>
    <w:rsid w:val="00310386"/>
    <w:rsid w:val="00314A13"/>
    <w:rsid w:val="00322C14"/>
    <w:rsid w:val="00323858"/>
    <w:rsid w:val="00323C0E"/>
    <w:rsid w:val="00331B08"/>
    <w:rsid w:val="00334E64"/>
    <w:rsid w:val="00335724"/>
    <w:rsid w:val="00336E27"/>
    <w:rsid w:val="00340526"/>
    <w:rsid w:val="0034061E"/>
    <w:rsid w:val="00341BE2"/>
    <w:rsid w:val="00343C05"/>
    <w:rsid w:val="0034546F"/>
    <w:rsid w:val="00346A81"/>
    <w:rsid w:val="003470A5"/>
    <w:rsid w:val="00347E1F"/>
    <w:rsid w:val="00350A05"/>
    <w:rsid w:val="003513BB"/>
    <w:rsid w:val="00351508"/>
    <w:rsid w:val="0035367B"/>
    <w:rsid w:val="00353698"/>
    <w:rsid w:val="0035549C"/>
    <w:rsid w:val="00360863"/>
    <w:rsid w:val="00360DB6"/>
    <w:rsid w:val="00361845"/>
    <w:rsid w:val="00363491"/>
    <w:rsid w:val="00365280"/>
    <w:rsid w:val="003667C3"/>
    <w:rsid w:val="003675FE"/>
    <w:rsid w:val="00370F04"/>
    <w:rsid w:val="00371111"/>
    <w:rsid w:val="00373B2B"/>
    <w:rsid w:val="003813F7"/>
    <w:rsid w:val="003822DC"/>
    <w:rsid w:val="00390A74"/>
    <w:rsid w:val="00391469"/>
    <w:rsid w:val="003926B2"/>
    <w:rsid w:val="003964D9"/>
    <w:rsid w:val="003964FA"/>
    <w:rsid w:val="0039742C"/>
    <w:rsid w:val="003A23B1"/>
    <w:rsid w:val="003A29E9"/>
    <w:rsid w:val="003A3291"/>
    <w:rsid w:val="003A4D80"/>
    <w:rsid w:val="003B25E6"/>
    <w:rsid w:val="003B32D9"/>
    <w:rsid w:val="003B3C99"/>
    <w:rsid w:val="003B4218"/>
    <w:rsid w:val="003B570F"/>
    <w:rsid w:val="003B72C9"/>
    <w:rsid w:val="003C08D5"/>
    <w:rsid w:val="003C1DEC"/>
    <w:rsid w:val="003C48AC"/>
    <w:rsid w:val="003C785D"/>
    <w:rsid w:val="003C7BF7"/>
    <w:rsid w:val="003D0390"/>
    <w:rsid w:val="003D0A68"/>
    <w:rsid w:val="003D1060"/>
    <w:rsid w:val="003D1626"/>
    <w:rsid w:val="003D3942"/>
    <w:rsid w:val="003D78EB"/>
    <w:rsid w:val="003E0726"/>
    <w:rsid w:val="003E455F"/>
    <w:rsid w:val="003E65D3"/>
    <w:rsid w:val="003E71FB"/>
    <w:rsid w:val="003E7224"/>
    <w:rsid w:val="003F29BE"/>
    <w:rsid w:val="003F2CEA"/>
    <w:rsid w:val="003F37D5"/>
    <w:rsid w:val="004006DB"/>
    <w:rsid w:val="00400D7F"/>
    <w:rsid w:val="00401828"/>
    <w:rsid w:val="004024A8"/>
    <w:rsid w:val="00402553"/>
    <w:rsid w:val="00403BC8"/>
    <w:rsid w:val="00406AFD"/>
    <w:rsid w:val="00407D9B"/>
    <w:rsid w:val="004126EA"/>
    <w:rsid w:val="00413357"/>
    <w:rsid w:val="00414074"/>
    <w:rsid w:val="0042187D"/>
    <w:rsid w:val="004220AA"/>
    <w:rsid w:val="00422421"/>
    <w:rsid w:val="00423F37"/>
    <w:rsid w:val="00425137"/>
    <w:rsid w:val="0042575F"/>
    <w:rsid w:val="00427003"/>
    <w:rsid w:val="0043017E"/>
    <w:rsid w:val="00430B95"/>
    <w:rsid w:val="00432249"/>
    <w:rsid w:val="0043271C"/>
    <w:rsid w:val="0043384B"/>
    <w:rsid w:val="00437C28"/>
    <w:rsid w:val="00443880"/>
    <w:rsid w:val="004448F6"/>
    <w:rsid w:val="004502D1"/>
    <w:rsid w:val="004525EF"/>
    <w:rsid w:val="00452C7E"/>
    <w:rsid w:val="00461B71"/>
    <w:rsid w:val="004626B0"/>
    <w:rsid w:val="004633DC"/>
    <w:rsid w:val="004648F9"/>
    <w:rsid w:val="00466355"/>
    <w:rsid w:val="0046727F"/>
    <w:rsid w:val="004710BE"/>
    <w:rsid w:val="00471834"/>
    <w:rsid w:val="00471A4A"/>
    <w:rsid w:val="00475C6D"/>
    <w:rsid w:val="0048308E"/>
    <w:rsid w:val="0048415D"/>
    <w:rsid w:val="00487F8F"/>
    <w:rsid w:val="00493F19"/>
    <w:rsid w:val="00494486"/>
    <w:rsid w:val="0049544D"/>
    <w:rsid w:val="00496D6D"/>
    <w:rsid w:val="004A34C6"/>
    <w:rsid w:val="004A369D"/>
    <w:rsid w:val="004A3FCF"/>
    <w:rsid w:val="004A4195"/>
    <w:rsid w:val="004A4508"/>
    <w:rsid w:val="004A58B5"/>
    <w:rsid w:val="004A6AA0"/>
    <w:rsid w:val="004B1008"/>
    <w:rsid w:val="004B1961"/>
    <w:rsid w:val="004B3C80"/>
    <w:rsid w:val="004B4874"/>
    <w:rsid w:val="004C191A"/>
    <w:rsid w:val="004C4117"/>
    <w:rsid w:val="004C5E58"/>
    <w:rsid w:val="004C5F0B"/>
    <w:rsid w:val="004C79E5"/>
    <w:rsid w:val="004D13B6"/>
    <w:rsid w:val="004D32B5"/>
    <w:rsid w:val="004D573A"/>
    <w:rsid w:val="004E019C"/>
    <w:rsid w:val="004E2412"/>
    <w:rsid w:val="004E7A66"/>
    <w:rsid w:val="004F13B3"/>
    <w:rsid w:val="004F1B85"/>
    <w:rsid w:val="004F2A5F"/>
    <w:rsid w:val="004F2ADD"/>
    <w:rsid w:val="004F3601"/>
    <w:rsid w:val="004F3C51"/>
    <w:rsid w:val="004F61FC"/>
    <w:rsid w:val="004F6A9E"/>
    <w:rsid w:val="004F70CE"/>
    <w:rsid w:val="005009B0"/>
    <w:rsid w:val="005009CD"/>
    <w:rsid w:val="005020B6"/>
    <w:rsid w:val="00503E07"/>
    <w:rsid w:val="00510073"/>
    <w:rsid w:val="005107FB"/>
    <w:rsid w:val="00510D03"/>
    <w:rsid w:val="0051100D"/>
    <w:rsid w:val="00511C1C"/>
    <w:rsid w:val="00515980"/>
    <w:rsid w:val="00515F02"/>
    <w:rsid w:val="00520F59"/>
    <w:rsid w:val="005213FB"/>
    <w:rsid w:val="00521F92"/>
    <w:rsid w:val="00522851"/>
    <w:rsid w:val="005233E5"/>
    <w:rsid w:val="005249E5"/>
    <w:rsid w:val="00526922"/>
    <w:rsid w:val="00527829"/>
    <w:rsid w:val="0053274A"/>
    <w:rsid w:val="00533ACA"/>
    <w:rsid w:val="005341AC"/>
    <w:rsid w:val="00534DD5"/>
    <w:rsid w:val="005413C9"/>
    <w:rsid w:val="0054346B"/>
    <w:rsid w:val="0055255F"/>
    <w:rsid w:val="00556472"/>
    <w:rsid w:val="00557AFD"/>
    <w:rsid w:val="005604C8"/>
    <w:rsid w:val="00561AF6"/>
    <w:rsid w:val="00564686"/>
    <w:rsid w:val="0056598C"/>
    <w:rsid w:val="00567BF9"/>
    <w:rsid w:val="00571EB3"/>
    <w:rsid w:val="005724DF"/>
    <w:rsid w:val="005748D0"/>
    <w:rsid w:val="00574C5C"/>
    <w:rsid w:val="00576818"/>
    <w:rsid w:val="00577AE7"/>
    <w:rsid w:val="00577E8B"/>
    <w:rsid w:val="005818A5"/>
    <w:rsid w:val="00582070"/>
    <w:rsid w:val="005862F0"/>
    <w:rsid w:val="005974C3"/>
    <w:rsid w:val="00597F79"/>
    <w:rsid w:val="005A2FEB"/>
    <w:rsid w:val="005A4109"/>
    <w:rsid w:val="005A544B"/>
    <w:rsid w:val="005B564E"/>
    <w:rsid w:val="005C0F20"/>
    <w:rsid w:val="005D1C6E"/>
    <w:rsid w:val="005D2819"/>
    <w:rsid w:val="005D568C"/>
    <w:rsid w:val="005D6477"/>
    <w:rsid w:val="005E243D"/>
    <w:rsid w:val="005E5E30"/>
    <w:rsid w:val="005F07E9"/>
    <w:rsid w:val="005F2719"/>
    <w:rsid w:val="005F6C5B"/>
    <w:rsid w:val="00605A6F"/>
    <w:rsid w:val="0060630E"/>
    <w:rsid w:val="00607478"/>
    <w:rsid w:val="006112A2"/>
    <w:rsid w:val="00612E41"/>
    <w:rsid w:val="00613820"/>
    <w:rsid w:val="006147D4"/>
    <w:rsid w:val="00615192"/>
    <w:rsid w:val="00616C5A"/>
    <w:rsid w:val="00617EA8"/>
    <w:rsid w:val="00620A15"/>
    <w:rsid w:val="0062294A"/>
    <w:rsid w:val="00624490"/>
    <w:rsid w:val="00624696"/>
    <w:rsid w:val="00624EDD"/>
    <w:rsid w:val="00630828"/>
    <w:rsid w:val="00630B2A"/>
    <w:rsid w:val="00632233"/>
    <w:rsid w:val="00635087"/>
    <w:rsid w:val="00635108"/>
    <w:rsid w:val="00635274"/>
    <w:rsid w:val="00636A54"/>
    <w:rsid w:val="006374AD"/>
    <w:rsid w:val="00640F43"/>
    <w:rsid w:val="00641581"/>
    <w:rsid w:val="00644521"/>
    <w:rsid w:val="006503FA"/>
    <w:rsid w:val="00650719"/>
    <w:rsid w:val="0065079B"/>
    <w:rsid w:val="00651542"/>
    <w:rsid w:val="00653276"/>
    <w:rsid w:val="00653596"/>
    <w:rsid w:val="00656041"/>
    <w:rsid w:val="006565AF"/>
    <w:rsid w:val="0065749E"/>
    <w:rsid w:val="00660596"/>
    <w:rsid w:val="006621E6"/>
    <w:rsid w:val="00663903"/>
    <w:rsid w:val="00665C37"/>
    <w:rsid w:val="006728BA"/>
    <w:rsid w:val="006733B5"/>
    <w:rsid w:val="006762EE"/>
    <w:rsid w:val="0067665E"/>
    <w:rsid w:val="00676EA5"/>
    <w:rsid w:val="0067740F"/>
    <w:rsid w:val="006801B3"/>
    <w:rsid w:val="00680640"/>
    <w:rsid w:val="00680B64"/>
    <w:rsid w:val="00681ABD"/>
    <w:rsid w:val="006837D2"/>
    <w:rsid w:val="00684505"/>
    <w:rsid w:val="006859C2"/>
    <w:rsid w:val="00686C8E"/>
    <w:rsid w:val="006935CA"/>
    <w:rsid w:val="00696F5A"/>
    <w:rsid w:val="00697CBF"/>
    <w:rsid w:val="006A01E5"/>
    <w:rsid w:val="006A050B"/>
    <w:rsid w:val="006A0F00"/>
    <w:rsid w:val="006A3BDD"/>
    <w:rsid w:val="006A5E2C"/>
    <w:rsid w:val="006B0819"/>
    <w:rsid w:val="006B26D9"/>
    <w:rsid w:val="006B3517"/>
    <w:rsid w:val="006B4E6D"/>
    <w:rsid w:val="006C2B09"/>
    <w:rsid w:val="006C3B45"/>
    <w:rsid w:val="006C4929"/>
    <w:rsid w:val="006C4C4D"/>
    <w:rsid w:val="006C5CB2"/>
    <w:rsid w:val="006D0362"/>
    <w:rsid w:val="006D1573"/>
    <w:rsid w:val="006D29F9"/>
    <w:rsid w:val="006D30CA"/>
    <w:rsid w:val="006D46F9"/>
    <w:rsid w:val="006D69EF"/>
    <w:rsid w:val="006E111F"/>
    <w:rsid w:val="006E2479"/>
    <w:rsid w:val="006E386E"/>
    <w:rsid w:val="006E7A20"/>
    <w:rsid w:val="006F0830"/>
    <w:rsid w:val="006F0AB1"/>
    <w:rsid w:val="006F0F63"/>
    <w:rsid w:val="006F3677"/>
    <w:rsid w:val="006F3987"/>
    <w:rsid w:val="006F4118"/>
    <w:rsid w:val="006F65E9"/>
    <w:rsid w:val="006F71A2"/>
    <w:rsid w:val="006F783D"/>
    <w:rsid w:val="00713532"/>
    <w:rsid w:val="00713A8E"/>
    <w:rsid w:val="00714799"/>
    <w:rsid w:val="00714CC7"/>
    <w:rsid w:val="00716785"/>
    <w:rsid w:val="007210A1"/>
    <w:rsid w:val="00723320"/>
    <w:rsid w:val="00723D3B"/>
    <w:rsid w:val="0072400A"/>
    <w:rsid w:val="0072410D"/>
    <w:rsid w:val="00725BBF"/>
    <w:rsid w:val="00727C41"/>
    <w:rsid w:val="00727D47"/>
    <w:rsid w:val="00730704"/>
    <w:rsid w:val="0073072F"/>
    <w:rsid w:val="00731243"/>
    <w:rsid w:val="00740984"/>
    <w:rsid w:val="00742243"/>
    <w:rsid w:val="00743DF1"/>
    <w:rsid w:val="007446E9"/>
    <w:rsid w:val="00744EB1"/>
    <w:rsid w:val="00744F3C"/>
    <w:rsid w:val="007450C1"/>
    <w:rsid w:val="007469CE"/>
    <w:rsid w:val="007504B5"/>
    <w:rsid w:val="00752BB5"/>
    <w:rsid w:val="00755703"/>
    <w:rsid w:val="00755EAC"/>
    <w:rsid w:val="007564F2"/>
    <w:rsid w:val="00757B3F"/>
    <w:rsid w:val="007640D3"/>
    <w:rsid w:val="007656C5"/>
    <w:rsid w:val="00766F94"/>
    <w:rsid w:val="007671C6"/>
    <w:rsid w:val="00770575"/>
    <w:rsid w:val="00771BE3"/>
    <w:rsid w:val="00775B13"/>
    <w:rsid w:val="007815D3"/>
    <w:rsid w:val="00781B8C"/>
    <w:rsid w:val="007836E1"/>
    <w:rsid w:val="00787BB0"/>
    <w:rsid w:val="00794949"/>
    <w:rsid w:val="00795DC7"/>
    <w:rsid w:val="007961A6"/>
    <w:rsid w:val="007968A0"/>
    <w:rsid w:val="007972C5"/>
    <w:rsid w:val="00797591"/>
    <w:rsid w:val="007A2135"/>
    <w:rsid w:val="007A31A1"/>
    <w:rsid w:val="007A4BA2"/>
    <w:rsid w:val="007B0621"/>
    <w:rsid w:val="007B5041"/>
    <w:rsid w:val="007B64AE"/>
    <w:rsid w:val="007C15CD"/>
    <w:rsid w:val="007C1B4A"/>
    <w:rsid w:val="007C49A4"/>
    <w:rsid w:val="007C4ACB"/>
    <w:rsid w:val="007D02C7"/>
    <w:rsid w:val="007D1C8E"/>
    <w:rsid w:val="007D2793"/>
    <w:rsid w:val="007D2C51"/>
    <w:rsid w:val="007D3C52"/>
    <w:rsid w:val="007E0F00"/>
    <w:rsid w:val="007E17A1"/>
    <w:rsid w:val="007E2F80"/>
    <w:rsid w:val="007E6A52"/>
    <w:rsid w:val="007F29C7"/>
    <w:rsid w:val="007F7A73"/>
    <w:rsid w:val="008010F8"/>
    <w:rsid w:val="0080263D"/>
    <w:rsid w:val="00802FAB"/>
    <w:rsid w:val="00803FF4"/>
    <w:rsid w:val="008101BC"/>
    <w:rsid w:val="00810A69"/>
    <w:rsid w:val="00811982"/>
    <w:rsid w:val="00811D80"/>
    <w:rsid w:val="00812672"/>
    <w:rsid w:val="008144E7"/>
    <w:rsid w:val="008214E1"/>
    <w:rsid w:val="00824118"/>
    <w:rsid w:val="008251E7"/>
    <w:rsid w:val="00826D06"/>
    <w:rsid w:val="008277CC"/>
    <w:rsid w:val="00830CCB"/>
    <w:rsid w:val="00834200"/>
    <w:rsid w:val="008372F8"/>
    <w:rsid w:val="008404EE"/>
    <w:rsid w:val="00840E63"/>
    <w:rsid w:val="00841733"/>
    <w:rsid w:val="00843C31"/>
    <w:rsid w:val="0084508C"/>
    <w:rsid w:val="008576EF"/>
    <w:rsid w:val="00857B91"/>
    <w:rsid w:val="0086728C"/>
    <w:rsid w:val="008702DD"/>
    <w:rsid w:val="00871983"/>
    <w:rsid w:val="00871FA6"/>
    <w:rsid w:val="00876D9D"/>
    <w:rsid w:val="00877C96"/>
    <w:rsid w:val="00880D6A"/>
    <w:rsid w:val="00886E87"/>
    <w:rsid w:val="00887AF7"/>
    <w:rsid w:val="0089208B"/>
    <w:rsid w:val="00892EDB"/>
    <w:rsid w:val="00893821"/>
    <w:rsid w:val="0089420D"/>
    <w:rsid w:val="008952C7"/>
    <w:rsid w:val="00896202"/>
    <w:rsid w:val="00896F10"/>
    <w:rsid w:val="008A0201"/>
    <w:rsid w:val="008A1100"/>
    <w:rsid w:val="008A2A02"/>
    <w:rsid w:val="008A6953"/>
    <w:rsid w:val="008B0EBA"/>
    <w:rsid w:val="008B3AE4"/>
    <w:rsid w:val="008B45A1"/>
    <w:rsid w:val="008B51E1"/>
    <w:rsid w:val="008C2645"/>
    <w:rsid w:val="008C266B"/>
    <w:rsid w:val="008C4C44"/>
    <w:rsid w:val="008C7054"/>
    <w:rsid w:val="008D52F7"/>
    <w:rsid w:val="008D5330"/>
    <w:rsid w:val="008D6C24"/>
    <w:rsid w:val="008D79DF"/>
    <w:rsid w:val="008E2098"/>
    <w:rsid w:val="008E38B7"/>
    <w:rsid w:val="008E41B2"/>
    <w:rsid w:val="008F336E"/>
    <w:rsid w:val="008F3778"/>
    <w:rsid w:val="008F397F"/>
    <w:rsid w:val="00900164"/>
    <w:rsid w:val="00901AB5"/>
    <w:rsid w:val="0090444B"/>
    <w:rsid w:val="00904925"/>
    <w:rsid w:val="00906FA0"/>
    <w:rsid w:val="009108B8"/>
    <w:rsid w:val="0091090E"/>
    <w:rsid w:val="00912727"/>
    <w:rsid w:val="00912ABC"/>
    <w:rsid w:val="00912EE1"/>
    <w:rsid w:val="00913A43"/>
    <w:rsid w:val="00914A94"/>
    <w:rsid w:val="00915132"/>
    <w:rsid w:val="0091730D"/>
    <w:rsid w:val="009173D4"/>
    <w:rsid w:val="00917919"/>
    <w:rsid w:val="0092239E"/>
    <w:rsid w:val="00922791"/>
    <w:rsid w:val="00924DAE"/>
    <w:rsid w:val="00933FF0"/>
    <w:rsid w:val="00935BE9"/>
    <w:rsid w:val="00937449"/>
    <w:rsid w:val="00942C9D"/>
    <w:rsid w:val="009456D5"/>
    <w:rsid w:val="00945C7A"/>
    <w:rsid w:val="00947FA7"/>
    <w:rsid w:val="00953074"/>
    <w:rsid w:val="00956B90"/>
    <w:rsid w:val="00960CB5"/>
    <w:rsid w:val="009648FE"/>
    <w:rsid w:val="00970F34"/>
    <w:rsid w:val="009711E9"/>
    <w:rsid w:val="00974CE0"/>
    <w:rsid w:val="00980626"/>
    <w:rsid w:val="0098156F"/>
    <w:rsid w:val="00982A69"/>
    <w:rsid w:val="00982B39"/>
    <w:rsid w:val="00982B7F"/>
    <w:rsid w:val="0098362B"/>
    <w:rsid w:val="00984D0D"/>
    <w:rsid w:val="0098548D"/>
    <w:rsid w:val="0098573B"/>
    <w:rsid w:val="00987403"/>
    <w:rsid w:val="009932D7"/>
    <w:rsid w:val="00994363"/>
    <w:rsid w:val="00996802"/>
    <w:rsid w:val="00996E79"/>
    <w:rsid w:val="009A1831"/>
    <w:rsid w:val="009A1B5E"/>
    <w:rsid w:val="009A5AFE"/>
    <w:rsid w:val="009A6728"/>
    <w:rsid w:val="009A68D4"/>
    <w:rsid w:val="009A77B8"/>
    <w:rsid w:val="009B0384"/>
    <w:rsid w:val="009B4965"/>
    <w:rsid w:val="009C341C"/>
    <w:rsid w:val="009C3566"/>
    <w:rsid w:val="009C4CFC"/>
    <w:rsid w:val="009C6C6D"/>
    <w:rsid w:val="009C7665"/>
    <w:rsid w:val="009D321B"/>
    <w:rsid w:val="009D4187"/>
    <w:rsid w:val="009E0267"/>
    <w:rsid w:val="009E2FBC"/>
    <w:rsid w:val="009E3294"/>
    <w:rsid w:val="009E3C23"/>
    <w:rsid w:val="009E42E5"/>
    <w:rsid w:val="009E53D7"/>
    <w:rsid w:val="009F1442"/>
    <w:rsid w:val="009F2C6D"/>
    <w:rsid w:val="009F3938"/>
    <w:rsid w:val="009F6FD6"/>
    <w:rsid w:val="00A01CAF"/>
    <w:rsid w:val="00A03613"/>
    <w:rsid w:val="00A04D88"/>
    <w:rsid w:val="00A10B87"/>
    <w:rsid w:val="00A13294"/>
    <w:rsid w:val="00A13D28"/>
    <w:rsid w:val="00A23BDC"/>
    <w:rsid w:val="00A2464E"/>
    <w:rsid w:val="00A24C10"/>
    <w:rsid w:val="00A24E01"/>
    <w:rsid w:val="00A304DE"/>
    <w:rsid w:val="00A31813"/>
    <w:rsid w:val="00A32A93"/>
    <w:rsid w:val="00A347F9"/>
    <w:rsid w:val="00A36394"/>
    <w:rsid w:val="00A43A11"/>
    <w:rsid w:val="00A44385"/>
    <w:rsid w:val="00A51418"/>
    <w:rsid w:val="00A53157"/>
    <w:rsid w:val="00A5472A"/>
    <w:rsid w:val="00A57591"/>
    <w:rsid w:val="00A60866"/>
    <w:rsid w:val="00A60C04"/>
    <w:rsid w:val="00A61C19"/>
    <w:rsid w:val="00A62125"/>
    <w:rsid w:val="00A67783"/>
    <w:rsid w:val="00A71B8A"/>
    <w:rsid w:val="00A74417"/>
    <w:rsid w:val="00A747ED"/>
    <w:rsid w:val="00A74885"/>
    <w:rsid w:val="00A75153"/>
    <w:rsid w:val="00A7568C"/>
    <w:rsid w:val="00A75949"/>
    <w:rsid w:val="00A75BA3"/>
    <w:rsid w:val="00A8565E"/>
    <w:rsid w:val="00A86523"/>
    <w:rsid w:val="00A87B5B"/>
    <w:rsid w:val="00A90238"/>
    <w:rsid w:val="00A90568"/>
    <w:rsid w:val="00A91B21"/>
    <w:rsid w:val="00A94056"/>
    <w:rsid w:val="00A94799"/>
    <w:rsid w:val="00A9497A"/>
    <w:rsid w:val="00A94A5E"/>
    <w:rsid w:val="00A96CC3"/>
    <w:rsid w:val="00AA3469"/>
    <w:rsid w:val="00AA7228"/>
    <w:rsid w:val="00AB3682"/>
    <w:rsid w:val="00AB6851"/>
    <w:rsid w:val="00AB71E2"/>
    <w:rsid w:val="00AC21FB"/>
    <w:rsid w:val="00AC5888"/>
    <w:rsid w:val="00AC77A1"/>
    <w:rsid w:val="00AD2280"/>
    <w:rsid w:val="00AD50F3"/>
    <w:rsid w:val="00AD7B77"/>
    <w:rsid w:val="00AE0FD5"/>
    <w:rsid w:val="00AE21E7"/>
    <w:rsid w:val="00AE3202"/>
    <w:rsid w:val="00AE6565"/>
    <w:rsid w:val="00AE73E7"/>
    <w:rsid w:val="00AE7859"/>
    <w:rsid w:val="00AE78B5"/>
    <w:rsid w:val="00AF03EA"/>
    <w:rsid w:val="00AF5F8A"/>
    <w:rsid w:val="00AF622A"/>
    <w:rsid w:val="00B0069D"/>
    <w:rsid w:val="00B01531"/>
    <w:rsid w:val="00B01659"/>
    <w:rsid w:val="00B01F74"/>
    <w:rsid w:val="00B03DF0"/>
    <w:rsid w:val="00B064EF"/>
    <w:rsid w:val="00B105D9"/>
    <w:rsid w:val="00B12764"/>
    <w:rsid w:val="00B12E59"/>
    <w:rsid w:val="00B143C3"/>
    <w:rsid w:val="00B158F7"/>
    <w:rsid w:val="00B20C23"/>
    <w:rsid w:val="00B2247C"/>
    <w:rsid w:val="00B22852"/>
    <w:rsid w:val="00B23DE8"/>
    <w:rsid w:val="00B2562D"/>
    <w:rsid w:val="00B31EFF"/>
    <w:rsid w:val="00B3476A"/>
    <w:rsid w:val="00B35EF4"/>
    <w:rsid w:val="00B36D04"/>
    <w:rsid w:val="00B37428"/>
    <w:rsid w:val="00B37C07"/>
    <w:rsid w:val="00B4066B"/>
    <w:rsid w:val="00B41697"/>
    <w:rsid w:val="00B42571"/>
    <w:rsid w:val="00B4339C"/>
    <w:rsid w:val="00B509D7"/>
    <w:rsid w:val="00B50C8F"/>
    <w:rsid w:val="00B52489"/>
    <w:rsid w:val="00B527DD"/>
    <w:rsid w:val="00B53C4B"/>
    <w:rsid w:val="00B578CD"/>
    <w:rsid w:val="00B57C4E"/>
    <w:rsid w:val="00B61AF4"/>
    <w:rsid w:val="00B6547F"/>
    <w:rsid w:val="00B6682F"/>
    <w:rsid w:val="00B66BD8"/>
    <w:rsid w:val="00B704E8"/>
    <w:rsid w:val="00B70E91"/>
    <w:rsid w:val="00B71940"/>
    <w:rsid w:val="00B73C0B"/>
    <w:rsid w:val="00B73C93"/>
    <w:rsid w:val="00B74354"/>
    <w:rsid w:val="00B7447E"/>
    <w:rsid w:val="00B75445"/>
    <w:rsid w:val="00B75E92"/>
    <w:rsid w:val="00B7767F"/>
    <w:rsid w:val="00B7789D"/>
    <w:rsid w:val="00B82A42"/>
    <w:rsid w:val="00B85268"/>
    <w:rsid w:val="00B934B4"/>
    <w:rsid w:val="00BA09D6"/>
    <w:rsid w:val="00BA1E13"/>
    <w:rsid w:val="00BA2E7C"/>
    <w:rsid w:val="00BA6B17"/>
    <w:rsid w:val="00BA6C35"/>
    <w:rsid w:val="00BB1EA0"/>
    <w:rsid w:val="00BB4B5B"/>
    <w:rsid w:val="00BC0AAC"/>
    <w:rsid w:val="00BC0B12"/>
    <w:rsid w:val="00BC1D8E"/>
    <w:rsid w:val="00BC45A5"/>
    <w:rsid w:val="00BC6118"/>
    <w:rsid w:val="00BC65F9"/>
    <w:rsid w:val="00BC737A"/>
    <w:rsid w:val="00BD06B1"/>
    <w:rsid w:val="00BD1195"/>
    <w:rsid w:val="00BD16C4"/>
    <w:rsid w:val="00BD20A1"/>
    <w:rsid w:val="00BD2B38"/>
    <w:rsid w:val="00BD4E04"/>
    <w:rsid w:val="00BD57D3"/>
    <w:rsid w:val="00BD6935"/>
    <w:rsid w:val="00BD70E4"/>
    <w:rsid w:val="00BE208D"/>
    <w:rsid w:val="00BE76D0"/>
    <w:rsid w:val="00BF0600"/>
    <w:rsid w:val="00BF2DDE"/>
    <w:rsid w:val="00BF5E7A"/>
    <w:rsid w:val="00BF6643"/>
    <w:rsid w:val="00C00474"/>
    <w:rsid w:val="00C00D7D"/>
    <w:rsid w:val="00C078C3"/>
    <w:rsid w:val="00C112B8"/>
    <w:rsid w:val="00C11687"/>
    <w:rsid w:val="00C15822"/>
    <w:rsid w:val="00C163AA"/>
    <w:rsid w:val="00C22B51"/>
    <w:rsid w:val="00C23E80"/>
    <w:rsid w:val="00C30A19"/>
    <w:rsid w:val="00C30A51"/>
    <w:rsid w:val="00C33AF1"/>
    <w:rsid w:val="00C35202"/>
    <w:rsid w:val="00C40285"/>
    <w:rsid w:val="00C40968"/>
    <w:rsid w:val="00C41581"/>
    <w:rsid w:val="00C44721"/>
    <w:rsid w:val="00C4499A"/>
    <w:rsid w:val="00C44EBB"/>
    <w:rsid w:val="00C4631C"/>
    <w:rsid w:val="00C52596"/>
    <w:rsid w:val="00C53017"/>
    <w:rsid w:val="00C56398"/>
    <w:rsid w:val="00C60AA4"/>
    <w:rsid w:val="00C66AEC"/>
    <w:rsid w:val="00C674D3"/>
    <w:rsid w:val="00C71A5C"/>
    <w:rsid w:val="00C83E34"/>
    <w:rsid w:val="00C85B77"/>
    <w:rsid w:val="00C86C88"/>
    <w:rsid w:val="00C902DB"/>
    <w:rsid w:val="00C919DD"/>
    <w:rsid w:val="00C94445"/>
    <w:rsid w:val="00C944A3"/>
    <w:rsid w:val="00C9464A"/>
    <w:rsid w:val="00C97A5B"/>
    <w:rsid w:val="00CA0866"/>
    <w:rsid w:val="00CB1F95"/>
    <w:rsid w:val="00CB39F5"/>
    <w:rsid w:val="00CB40BE"/>
    <w:rsid w:val="00CB4674"/>
    <w:rsid w:val="00CB4B1A"/>
    <w:rsid w:val="00CB4D2A"/>
    <w:rsid w:val="00CC5F39"/>
    <w:rsid w:val="00CC65DF"/>
    <w:rsid w:val="00CC661A"/>
    <w:rsid w:val="00CD2B5D"/>
    <w:rsid w:val="00CD422B"/>
    <w:rsid w:val="00CD4B26"/>
    <w:rsid w:val="00CE1857"/>
    <w:rsid w:val="00CE23A2"/>
    <w:rsid w:val="00CE567E"/>
    <w:rsid w:val="00CE70DF"/>
    <w:rsid w:val="00CF473C"/>
    <w:rsid w:val="00CF5732"/>
    <w:rsid w:val="00CF6CD3"/>
    <w:rsid w:val="00D049E0"/>
    <w:rsid w:val="00D10357"/>
    <w:rsid w:val="00D11788"/>
    <w:rsid w:val="00D16FF2"/>
    <w:rsid w:val="00D217FD"/>
    <w:rsid w:val="00D22E47"/>
    <w:rsid w:val="00D25B7A"/>
    <w:rsid w:val="00D267EE"/>
    <w:rsid w:val="00D27205"/>
    <w:rsid w:val="00D31180"/>
    <w:rsid w:val="00D32C5C"/>
    <w:rsid w:val="00D35727"/>
    <w:rsid w:val="00D41A96"/>
    <w:rsid w:val="00D4508C"/>
    <w:rsid w:val="00D46619"/>
    <w:rsid w:val="00D46993"/>
    <w:rsid w:val="00D47FF2"/>
    <w:rsid w:val="00D51F32"/>
    <w:rsid w:val="00D521B9"/>
    <w:rsid w:val="00D57924"/>
    <w:rsid w:val="00D63743"/>
    <w:rsid w:val="00D66706"/>
    <w:rsid w:val="00D8303D"/>
    <w:rsid w:val="00D84AF7"/>
    <w:rsid w:val="00D9020E"/>
    <w:rsid w:val="00D915D3"/>
    <w:rsid w:val="00D91DE9"/>
    <w:rsid w:val="00D920C1"/>
    <w:rsid w:val="00D9234D"/>
    <w:rsid w:val="00D9440E"/>
    <w:rsid w:val="00D96BB6"/>
    <w:rsid w:val="00D97910"/>
    <w:rsid w:val="00D97CA4"/>
    <w:rsid w:val="00DA0E9D"/>
    <w:rsid w:val="00DA171A"/>
    <w:rsid w:val="00DA1B9A"/>
    <w:rsid w:val="00DA25FA"/>
    <w:rsid w:val="00DA2F69"/>
    <w:rsid w:val="00DA6AE4"/>
    <w:rsid w:val="00DA6B45"/>
    <w:rsid w:val="00DA71D6"/>
    <w:rsid w:val="00DB0BC1"/>
    <w:rsid w:val="00DB135D"/>
    <w:rsid w:val="00DC4C6B"/>
    <w:rsid w:val="00DC7DCC"/>
    <w:rsid w:val="00DD0EC4"/>
    <w:rsid w:val="00DD2F6D"/>
    <w:rsid w:val="00DD711B"/>
    <w:rsid w:val="00DD7C74"/>
    <w:rsid w:val="00DE03B1"/>
    <w:rsid w:val="00DE07C0"/>
    <w:rsid w:val="00DE0CD0"/>
    <w:rsid w:val="00DE4DFB"/>
    <w:rsid w:val="00DE57B4"/>
    <w:rsid w:val="00DE5FF4"/>
    <w:rsid w:val="00DE7DB0"/>
    <w:rsid w:val="00DF46B9"/>
    <w:rsid w:val="00DF4BD4"/>
    <w:rsid w:val="00DF5189"/>
    <w:rsid w:val="00DF534F"/>
    <w:rsid w:val="00E00E95"/>
    <w:rsid w:val="00E02F3F"/>
    <w:rsid w:val="00E1375C"/>
    <w:rsid w:val="00E13F6B"/>
    <w:rsid w:val="00E14E89"/>
    <w:rsid w:val="00E25FAC"/>
    <w:rsid w:val="00E3026D"/>
    <w:rsid w:val="00E30C5A"/>
    <w:rsid w:val="00E328E2"/>
    <w:rsid w:val="00E36ACC"/>
    <w:rsid w:val="00E37A00"/>
    <w:rsid w:val="00E40496"/>
    <w:rsid w:val="00E414DC"/>
    <w:rsid w:val="00E41541"/>
    <w:rsid w:val="00E41787"/>
    <w:rsid w:val="00E42735"/>
    <w:rsid w:val="00E45481"/>
    <w:rsid w:val="00E45E64"/>
    <w:rsid w:val="00E46F64"/>
    <w:rsid w:val="00E47654"/>
    <w:rsid w:val="00E50340"/>
    <w:rsid w:val="00E53A02"/>
    <w:rsid w:val="00E55A51"/>
    <w:rsid w:val="00E601B6"/>
    <w:rsid w:val="00E6702C"/>
    <w:rsid w:val="00E67908"/>
    <w:rsid w:val="00E713C5"/>
    <w:rsid w:val="00E7147F"/>
    <w:rsid w:val="00E72E81"/>
    <w:rsid w:val="00E72F95"/>
    <w:rsid w:val="00E732EE"/>
    <w:rsid w:val="00E73D21"/>
    <w:rsid w:val="00E80010"/>
    <w:rsid w:val="00E8017C"/>
    <w:rsid w:val="00E811FD"/>
    <w:rsid w:val="00E813A6"/>
    <w:rsid w:val="00E81E70"/>
    <w:rsid w:val="00E833AE"/>
    <w:rsid w:val="00E864C9"/>
    <w:rsid w:val="00E86AA1"/>
    <w:rsid w:val="00E86CD9"/>
    <w:rsid w:val="00E90B52"/>
    <w:rsid w:val="00E96C2D"/>
    <w:rsid w:val="00EA1D38"/>
    <w:rsid w:val="00EA1E87"/>
    <w:rsid w:val="00EA6884"/>
    <w:rsid w:val="00EB273A"/>
    <w:rsid w:val="00EB4EBE"/>
    <w:rsid w:val="00EB550A"/>
    <w:rsid w:val="00EC2589"/>
    <w:rsid w:val="00EC4F1A"/>
    <w:rsid w:val="00EC643D"/>
    <w:rsid w:val="00EC7789"/>
    <w:rsid w:val="00EC7D6C"/>
    <w:rsid w:val="00ED0707"/>
    <w:rsid w:val="00ED60C3"/>
    <w:rsid w:val="00EE006A"/>
    <w:rsid w:val="00EE03EF"/>
    <w:rsid w:val="00EE303D"/>
    <w:rsid w:val="00EE3751"/>
    <w:rsid w:val="00EE3C41"/>
    <w:rsid w:val="00EE4710"/>
    <w:rsid w:val="00EE575C"/>
    <w:rsid w:val="00EF09BE"/>
    <w:rsid w:val="00EF340B"/>
    <w:rsid w:val="00EF508A"/>
    <w:rsid w:val="00EF53F3"/>
    <w:rsid w:val="00EF775E"/>
    <w:rsid w:val="00F043D6"/>
    <w:rsid w:val="00F07636"/>
    <w:rsid w:val="00F10821"/>
    <w:rsid w:val="00F120C2"/>
    <w:rsid w:val="00F12508"/>
    <w:rsid w:val="00F12F33"/>
    <w:rsid w:val="00F16352"/>
    <w:rsid w:val="00F16747"/>
    <w:rsid w:val="00F16E23"/>
    <w:rsid w:val="00F21A54"/>
    <w:rsid w:val="00F2356A"/>
    <w:rsid w:val="00F25FFE"/>
    <w:rsid w:val="00F302E4"/>
    <w:rsid w:val="00F30614"/>
    <w:rsid w:val="00F33839"/>
    <w:rsid w:val="00F344A1"/>
    <w:rsid w:val="00F34C13"/>
    <w:rsid w:val="00F350F9"/>
    <w:rsid w:val="00F3552F"/>
    <w:rsid w:val="00F36002"/>
    <w:rsid w:val="00F416CA"/>
    <w:rsid w:val="00F43496"/>
    <w:rsid w:val="00F45375"/>
    <w:rsid w:val="00F47C45"/>
    <w:rsid w:val="00F50C0E"/>
    <w:rsid w:val="00F51345"/>
    <w:rsid w:val="00F5160D"/>
    <w:rsid w:val="00F51F89"/>
    <w:rsid w:val="00F53D7D"/>
    <w:rsid w:val="00F55ED4"/>
    <w:rsid w:val="00F567FA"/>
    <w:rsid w:val="00F63999"/>
    <w:rsid w:val="00F707CF"/>
    <w:rsid w:val="00F717DF"/>
    <w:rsid w:val="00F73AD2"/>
    <w:rsid w:val="00F765B8"/>
    <w:rsid w:val="00F769B1"/>
    <w:rsid w:val="00F90569"/>
    <w:rsid w:val="00F908F9"/>
    <w:rsid w:val="00F963B0"/>
    <w:rsid w:val="00FB3FAB"/>
    <w:rsid w:val="00FB6A53"/>
    <w:rsid w:val="00FB738D"/>
    <w:rsid w:val="00FC5247"/>
    <w:rsid w:val="00FC6161"/>
    <w:rsid w:val="00FC65E3"/>
    <w:rsid w:val="00FC6667"/>
    <w:rsid w:val="00FC77FD"/>
    <w:rsid w:val="00FD0138"/>
    <w:rsid w:val="00FD1FE0"/>
    <w:rsid w:val="00FD2001"/>
    <w:rsid w:val="00FD4424"/>
    <w:rsid w:val="00FD5624"/>
    <w:rsid w:val="00FE71F2"/>
    <w:rsid w:val="00FE7F7C"/>
    <w:rsid w:val="00FF1FCF"/>
    <w:rsid w:val="00FF50FE"/>
    <w:rsid w:val="00FF6BFB"/>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2E71A198"/>
  <w15:docId w15:val="{5C48A86B-434E-48EA-A4D2-0906D88EE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uiPriority="9" w:qFormat="1"/>
    <w:lsdException w:name="heading 7" w:uiPriority="0"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8F336E"/>
    <w:pPr>
      <w:spacing w:line="360" w:lineRule="auto"/>
      <w:ind w:left="357"/>
    </w:pPr>
    <w:rPr>
      <w:sz w:val="24"/>
      <w:szCs w:val="24"/>
    </w:rPr>
  </w:style>
  <w:style w:type="paragraph" w:styleId="Nadpis1">
    <w:name w:val="heading 1"/>
    <w:basedOn w:val="Normln"/>
    <w:next w:val="BPDPNormln"/>
    <w:link w:val="Nadpis1Char"/>
    <w:qFormat/>
    <w:rsid w:val="007B0621"/>
    <w:pPr>
      <w:keepNext/>
      <w:numPr>
        <w:numId w:val="30"/>
      </w:numPr>
      <w:spacing w:after="240" w:line="276" w:lineRule="auto"/>
      <w:outlineLvl w:val="0"/>
    </w:pPr>
    <w:rPr>
      <w:b/>
      <w:bCs/>
      <w:caps/>
      <w:kern w:val="32"/>
      <w:sz w:val="40"/>
      <w:szCs w:val="48"/>
    </w:rPr>
  </w:style>
  <w:style w:type="paragraph" w:styleId="Nadpis2">
    <w:name w:val="heading 2"/>
    <w:basedOn w:val="Normln"/>
    <w:next w:val="BPDPNormln"/>
    <w:link w:val="Nadpis2Char"/>
    <w:qFormat/>
    <w:rsid w:val="00BC0B12"/>
    <w:pPr>
      <w:keepNext/>
      <w:numPr>
        <w:ilvl w:val="1"/>
        <w:numId w:val="30"/>
      </w:numPr>
      <w:spacing w:before="360" w:after="60" w:line="288" w:lineRule="auto"/>
      <w:outlineLvl w:val="1"/>
    </w:pPr>
    <w:rPr>
      <w:b/>
      <w:bCs/>
      <w:iCs/>
      <w:sz w:val="32"/>
      <w:szCs w:val="28"/>
    </w:rPr>
  </w:style>
  <w:style w:type="paragraph" w:styleId="Nadpis3">
    <w:name w:val="heading 3"/>
    <w:basedOn w:val="Normln"/>
    <w:next w:val="BPDPNormln"/>
    <w:link w:val="Nadpis3Char"/>
    <w:qFormat/>
    <w:rsid w:val="00BC0B12"/>
    <w:pPr>
      <w:keepNext/>
      <w:numPr>
        <w:ilvl w:val="2"/>
        <w:numId w:val="30"/>
      </w:numPr>
      <w:spacing w:before="240" w:after="60"/>
      <w:outlineLvl w:val="2"/>
    </w:pPr>
    <w:rPr>
      <w:rFonts w:cs="Arial"/>
      <w:b/>
      <w:bCs/>
      <w:sz w:val="32"/>
      <w:szCs w:val="26"/>
    </w:rPr>
  </w:style>
  <w:style w:type="paragraph" w:styleId="Nadpis4">
    <w:name w:val="heading 4"/>
    <w:basedOn w:val="Normln"/>
    <w:next w:val="Odstavecprvn"/>
    <w:qFormat/>
    <w:rsid w:val="00B6547F"/>
    <w:pPr>
      <w:keepNext/>
      <w:numPr>
        <w:ilvl w:val="3"/>
        <w:numId w:val="30"/>
      </w:numPr>
      <w:spacing w:before="240" w:after="60"/>
      <w:outlineLvl w:val="3"/>
    </w:pPr>
    <w:rPr>
      <w:b/>
      <w:bCs/>
      <w:szCs w:val="28"/>
    </w:rPr>
  </w:style>
  <w:style w:type="paragraph" w:styleId="Nadpis5">
    <w:name w:val="heading 5"/>
    <w:basedOn w:val="Normln"/>
    <w:next w:val="Normln"/>
    <w:link w:val="Nadpis5Char"/>
    <w:uiPriority w:val="9"/>
    <w:semiHidden/>
    <w:unhideWhenUsed/>
    <w:qFormat/>
    <w:rsid w:val="00B6547F"/>
    <w:pPr>
      <w:keepNext/>
      <w:keepLines/>
      <w:numPr>
        <w:ilvl w:val="4"/>
        <w:numId w:val="30"/>
      </w:numPr>
      <w:spacing w:before="40"/>
      <w:outlineLvl w:val="4"/>
    </w:pPr>
    <w:rPr>
      <w:rFonts w:ascii="Cambria" w:hAnsi="Cambria"/>
      <w:color w:val="365F91"/>
    </w:rPr>
  </w:style>
  <w:style w:type="paragraph" w:styleId="Nadpis6">
    <w:name w:val="heading 6"/>
    <w:aliases w:val="Přílohy"/>
    <w:next w:val="Default"/>
    <w:qFormat/>
    <w:rsid w:val="00980626"/>
    <w:pPr>
      <w:numPr>
        <w:numId w:val="31"/>
      </w:numPr>
      <w:spacing w:before="240" w:after="60"/>
      <w:ind w:left="0" w:firstLine="0"/>
      <w:outlineLvl w:val="5"/>
    </w:pPr>
    <w:rPr>
      <w:b/>
      <w:color w:val="000000"/>
      <w:sz w:val="40"/>
      <w:szCs w:val="22"/>
    </w:rPr>
  </w:style>
  <w:style w:type="paragraph" w:styleId="Nadpis7">
    <w:name w:val="heading 7"/>
    <w:basedOn w:val="Normln"/>
    <w:next w:val="Normln"/>
    <w:qFormat/>
    <w:rsid w:val="00B6547F"/>
    <w:pPr>
      <w:numPr>
        <w:ilvl w:val="6"/>
        <w:numId w:val="30"/>
      </w:numPr>
      <w:spacing w:before="240" w:after="60"/>
      <w:jc w:val="center"/>
      <w:outlineLvl w:val="6"/>
    </w:pPr>
    <w:rPr>
      <w:b/>
    </w:rPr>
  </w:style>
  <w:style w:type="paragraph" w:styleId="Nadpis8">
    <w:name w:val="heading 8"/>
    <w:basedOn w:val="Normln"/>
    <w:next w:val="Normln"/>
    <w:link w:val="Nadpis8Char"/>
    <w:uiPriority w:val="9"/>
    <w:semiHidden/>
    <w:unhideWhenUsed/>
    <w:qFormat/>
    <w:rsid w:val="00B6547F"/>
    <w:pPr>
      <w:keepNext/>
      <w:keepLines/>
      <w:numPr>
        <w:ilvl w:val="7"/>
        <w:numId w:val="30"/>
      </w:numPr>
      <w:spacing w:before="40"/>
      <w:outlineLvl w:val="7"/>
    </w:pPr>
    <w:rPr>
      <w:rFonts w:ascii="Cambria" w:hAnsi="Cambria"/>
      <w:color w:val="272727"/>
      <w:sz w:val="21"/>
      <w:szCs w:val="21"/>
    </w:rPr>
  </w:style>
  <w:style w:type="paragraph" w:styleId="Nadpis9">
    <w:name w:val="heading 9"/>
    <w:basedOn w:val="Normln"/>
    <w:next w:val="Normln"/>
    <w:qFormat/>
    <w:rsid w:val="00B6547F"/>
    <w:pPr>
      <w:numPr>
        <w:ilvl w:val="8"/>
        <w:numId w:val="30"/>
      </w:num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style>
  <w:style w:type="table" w:styleId="Mkatabulky">
    <w:name w:val="Table Grid"/>
    <w:basedOn w:val="Normlntabulka"/>
    <w:rsid w:val="007E6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link w:val="LiteraturaChar"/>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link w:val="ds1"/>
    <w:rsid w:val="00C078C3"/>
    <w:rPr>
      <w:sz w:val="24"/>
      <w:szCs w:val="24"/>
      <w:lang w:val="cs-CZ" w:eastAsia="cs-CZ" w:bidi="ar-SA"/>
    </w:rPr>
  </w:style>
  <w:style w:type="character" w:customStyle="1" w:styleId="ds2nazevChar">
    <w:name w:val="ds2_nazev 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link w:val="Nadpis1-neslovanChar"/>
    <w:rsid w:val="00A13294"/>
    <w:pPr>
      <w:spacing w:after="120"/>
    </w:pPr>
    <w:rPr>
      <w:b/>
      <w:sz w:val="48"/>
      <w:szCs w:val="40"/>
      <w:lang w:val="de-DE"/>
    </w:rPr>
  </w:style>
  <w:style w:type="paragraph" w:styleId="Obsah1">
    <w:name w:val="toc 1"/>
    <w:basedOn w:val="Normln"/>
    <w:next w:val="Normln"/>
    <w:autoRedefine/>
    <w:uiPriority w:val="39"/>
    <w:rsid w:val="00E40496"/>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autoRedefine/>
    <w:rsid w:val="008010F8"/>
    <w:pPr>
      <w:spacing w:line="276" w:lineRule="auto"/>
      <w:jc w:val="both"/>
    </w:pPr>
    <w:rPr>
      <w:i/>
    </w:rPr>
  </w:style>
  <w:style w:type="paragraph" w:customStyle="1" w:styleId="Odstavecdal">
    <w:name w:val="Odstavec další"/>
    <w:basedOn w:val="Odstavecprvn"/>
    <w:link w:val="OdstavecdalChar"/>
    <w:autoRedefine/>
    <w:rsid w:val="00F16352"/>
    <w:pPr>
      <w:numPr>
        <w:numId w:val="18"/>
      </w:numPr>
      <w:jc w:val="left"/>
    </w:pPr>
    <w:rPr>
      <w:i w:val="0"/>
      <w:lang w:val="en-US"/>
    </w:r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draznn">
    <w:name w:val="Emphasis"/>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style>
  <w:style w:type="character" w:styleId="PsacstrojHTML">
    <w:name w:val="HTML Typewriter"/>
    <w:uiPriority w:val="99"/>
    <w:semiHidden/>
    <w:unhideWhenUsed/>
    <w:rsid w:val="005A544B"/>
    <w:rPr>
      <w:rFonts w:ascii="Courier New" w:eastAsia="Times New Roman" w:hAnsi="Courier New" w:cs="Courier New"/>
      <w:sz w:val="20"/>
      <w:szCs w:val="20"/>
    </w:rPr>
  </w:style>
  <w:style w:type="character" w:styleId="Hypertextovodkaz">
    <w:name w:val="Hyperlink"/>
    <w:uiPriority w:val="99"/>
    <w:unhideWhenUsed/>
    <w:rsid w:val="003E65D3"/>
    <w:rPr>
      <w:color w:val="0000FF"/>
      <w:sz w:val="24"/>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tabs>
        <w:tab w:val="num" w:pos="1134"/>
      </w:tabs>
      <w:spacing w:before="480" w:after="0"/>
      <w:outlineLvl w:val="9"/>
    </w:pPr>
    <w:rPr>
      <w:rFonts w:ascii="Cambria" w:hAnsi="Cambria"/>
      <w:color w:val="365F91"/>
      <w:kern w:val="0"/>
      <w:sz w:val="28"/>
      <w:szCs w:val="28"/>
      <w:lang w:eastAsia="en-US"/>
    </w:rPr>
  </w:style>
  <w:style w:type="paragraph" w:styleId="Textbubliny">
    <w:name w:val="Balloon Text"/>
    <w:basedOn w:val="Normln"/>
    <w:link w:val="TextbublinyChar"/>
    <w:uiPriority w:val="99"/>
    <w:semiHidden/>
    <w:unhideWhenUsed/>
    <w:rsid w:val="004648F9"/>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4648F9"/>
    <w:rPr>
      <w:rFonts w:ascii="Tahoma" w:hAnsi="Tahoma" w:cs="Tahoma"/>
      <w:sz w:val="16"/>
      <w:szCs w:val="16"/>
    </w:rPr>
  </w:style>
  <w:style w:type="character" w:styleId="Odkaznakoment">
    <w:name w:val="annotation reference"/>
    <w:uiPriority w:val="99"/>
    <w:semiHidden/>
    <w:unhideWhenUsed/>
    <w:rsid w:val="005020B6"/>
    <w:rPr>
      <w:sz w:val="16"/>
      <w:szCs w:val="16"/>
    </w:rPr>
  </w:style>
  <w:style w:type="paragraph" w:styleId="Textkomente">
    <w:name w:val="annotation text"/>
    <w:basedOn w:val="Normln"/>
    <w:link w:val="TextkomenteChar"/>
    <w:uiPriority w:val="99"/>
    <w:semiHidden/>
    <w:unhideWhenUsed/>
    <w:rsid w:val="005020B6"/>
    <w:rPr>
      <w:sz w:val="20"/>
      <w:szCs w:val="20"/>
    </w:rPr>
  </w:style>
  <w:style w:type="character" w:customStyle="1" w:styleId="TextkomenteChar">
    <w:name w:val="Text komentáře Char"/>
    <w:basedOn w:val="Standardnpsmoodstavce"/>
    <w:link w:val="Textkomente"/>
    <w:uiPriority w:val="99"/>
    <w:semiHidden/>
    <w:rsid w:val="005020B6"/>
  </w:style>
  <w:style w:type="paragraph" w:styleId="Pedmtkomente">
    <w:name w:val="annotation subject"/>
    <w:basedOn w:val="Textkomente"/>
    <w:next w:val="Textkomente"/>
    <w:link w:val="PedmtkomenteChar"/>
    <w:uiPriority w:val="99"/>
    <w:semiHidden/>
    <w:unhideWhenUsed/>
    <w:rsid w:val="005020B6"/>
    <w:rPr>
      <w:b/>
      <w:bCs/>
    </w:rPr>
  </w:style>
  <w:style w:type="character" w:customStyle="1" w:styleId="PedmtkomenteChar">
    <w:name w:val="Předmět komentáře Char"/>
    <w:link w:val="Pedmtkomente"/>
    <w:uiPriority w:val="99"/>
    <w:semiHidden/>
    <w:rsid w:val="005020B6"/>
    <w:rPr>
      <w:b/>
      <w:bCs/>
    </w:rPr>
  </w:style>
  <w:style w:type="paragraph" w:styleId="Prosttext">
    <w:name w:val="Plain Text"/>
    <w:basedOn w:val="Normln"/>
    <w:semiHidden/>
    <w:rsid w:val="00F963B0"/>
    <w:pPr>
      <w:spacing w:line="240" w:lineRule="auto"/>
    </w:pPr>
    <w:rPr>
      <w:rFonts w:ascii="Courier New" w:hAnsi="Courier New"/>
      <w:sz w:val="20"/>
      <w:szCs w:val="20"/>
    </w:rPr>
  </w:style>
  <w:style w:type="paragraph" w:customStyle="1" w:styleId="Default">
    <w:name w:val="Default"/>
    <w:rsid w:val="00F963B0"/>
    <w:pPr>
      <w:autoSpaceDE w:val="0"/>
      <w:autoSpaceDN w:val="0"/>
      <w:adjustRightInd w:val="0"/>
    </w:pPr>
    <w:rPr>
      <w:rFonts w:ascii="Arial" w:hAnsi="Arial" w:cs="Arial"/>
      <w:color w:val="000000"/>
      <w:sz w:val="24"/>
      <w:szCs w:val="24"/>
    </w:rPr>
  </w:style>
  <w:style w:type="paragraph" w:customStyle="1" w:styleId="BPDPNormln">
    <w:name w:val="BP/DP Normální"/>
    <w:basedOn w:val="Odstavecdal"/>
    <w:link w:val="BPDPNormlnChar"/>
    <w:qFormat/>
    <w:rsid w:val="0053274A"/>
    <w:pPr>
      <w:numPr>
        <w:numId w:val="0"/>
      </w:numPr>
      <w:spacing w:line="240" w:lineRule="auto"/>
      <w:ind w:firstLine="357"/>
      <w:jc w:val="both"/>
    </w:pPr>
    <w:rPr>
      <w:color w:val="000000"/>
      <w:lang w:val="cs-CZ"/>
    </w:rPr>
  </w:style>
  <w:style w:type="paragraph" w:customStyle="1" w:styleId="Nadpisne">
    <w:name w:val="Nadpis neč."/>
    <w:basedOn w:val="Nadpis1-neslovan"/>
    <w:link w:val="NadpisneChar"/>
    <w:qFormat/>
    <w:rsid w:val="006D29F9"/>
    <w:rPr>
      <w:sz w:val="40"/>
    </w:rPr>
  </w:style>
  <w:style w:type="character" w:customStyle="1" w:styleId="OdstavecprvnChar">
    <w:name w:val="Odstavec první Char"/>
    <w:link w:val="Odstavecprvn"/>
    <w:rsid w:val="008010F8"/>
    <w:rPr>
      <w:i/>
      <w:sz w:val="24"/>
      <w:szCs w:val="24"/>
    </w:rPr>
  </w:style>
  <w:style w:type="character" w:customStyle="1" w:styleId="OdstavecdalChar">
    <w:name w:val="Odstavec další Char"/>
    <w:link w:val="Odstavecdal"/>
    <w:rsid w:val="00F16352"/>
    <w:rPr>
      <w:i w:val="0"/>
      <w:color w:val="FF0000"/>
      <w:sz w:val="24"/>
      <w:szCs w:val="24"/>
      <w:lang w:val="en-US"/>
    </w:rPr>
  </w:style>
  <w:style w:type="character" w:customStyle="1" w:styleId="BPDPNormlnChar">
    <w:name w:val="BP/DP Normální Char"/>
    <w:link w:val="BPDPNormln"/>
    <w:rsid w:val="0053274A"/>
    <w:rPr>
      <w:color w:val="000000"/>
      <w:sz w:val="24"/>
      <w:szCs w:val="24"/>
    </w:rPr>
  </w:style>
  <w:style w:type="character" w:customStyle="1" w:styleId="Nadpis1-neslovanChar">
    <w:name w:val="Nadpis 1 - nečíslovaný Char"/>
    <w:link w:val="Nadpis1-neslovan"/>
    <w:rsid w:val="006D29F9"/>
    <w:rPr>
      <w:b/>
      <w:sz w:val="48"/>
      <w:szCs w:val="40"/>
      <w:lang w:val="de-DE"/>
    </w:rPr>
  </w:style>
  <w:style w:type="character" w:customStyle="1" w:styleId="NadpisneChar">
    <w:name w:val="Nadpis neč. Char"/>
    <w:link w:val="Nadpisne"/>
    <w:rsid w:val="006D29F9"/>
    <w:rPr>
      <w:b/>
      <w:sz w:val="40"/>
      <w:szCs w:val="40"/>
      <w:lang w:val="de-DE"/>
    </w:rPr>
  </w:style>
  <w:style w:type="paragraph" w:styleId="Obsah4">
    <w:name w:val="toc 4"/>
    <w:basedOn w:val="Normln"/>
    <w:next w:val="Normln"/>
    <w:autoRedefine/>
    <w:uiPriority w:val="39"/>
    <w:unhideWhenUsed/>
    <w:rsid w:val="007A2135"/>
    <w:pPr>
      <w:spacing w:after="100"/>
      <w:ind w:left="660"/>
    </w:pPr>
  </w:style>
  <w:style w:type="paragraph" w:customStyle="1" w:styleId="LiteraturaBPDP">
    <w:name w:val="Literatura BP/DP"/>
    <w:basedOn w:val="Literatura"/>
    <w:link w:val="LiteraturaBPDPChar"/>
    <w:qFormat/>
    <w:rsid w:val="004A6AA0"/>
    <w:pPr>
      <w:numPr>
        <w:numId w:val="3"/>
      </w:numPr>
      <w:tabs>
        <w:tab w:val="left" w:pos="1080"/>
      </w:tabs>
      <w:spacing w:line="276" w:lineRule="auto"/>
      <w:jc w:val="left"/>
    </w:pPr>
    <w:rPr>
      <w:lang w:val="cs-CZ"/>
    </w:rPr>
  </w:style>
  <w:style w:type="character" w:customStyle="1" w:styleId="Nadpis5Char">
    <w:name w:val="Nadpis 5 Char"/>
    <w:link w:val="Nadpis5"/>
    <w:uiPriority w:val="9"/>
    <w:semiHidden/>
    <w:rsid w:val="00017C08"/>
    <w:rPr>
      <w:rFonts w:ascii="Cambria" w:eastAsia="Times New Roman" w:hAnsi="Cambria" w:cs="Times New Roman"/>
      <w:color w:val="365F91"/>
      <w:sz w:val="22"/>
      <w:szCs w:val="24"/>
    </w:rPr>
  </w:style>
  <w:style w:type="character" w:customStyle="1" w:styleId="LiteraturaChar">
    <w:name w:val="Literatura Char"/>
    <w:link w:val="Literatura"/>
    <w:rsid w:val="00E40496"/>
    <w:rPr>
      <w:sz w:val="22"/>
      <w:szCs w:val="24"/>
      <w:lang w:val="de-DE"/>
    </w:rPr>
  </w:style>
  <w:style w:type="character" w:customStyle="1" w:styleId="LiteraturaBPDPChar">
    <w:name w:val="Literatura BP/DP Char"/>
    <w:link w:val="LiteraturaBPDP"/>
    <w:rsid w:val="004A6AA0"/>
    <w:rPr>
      <w:sz w:val="24"/>
      <w:szCs w:val="24"/>
    </w:rPr>
  </w:style>
  <w:style w:type="paragraph" w:styleId="Titulek">
    <w:name w:val="caption"/>
    <w:basedOn w:val="Normln"/>
    <w:next w:val="Normln"/>
    <w:uiPriority w:val="35"/>
    <w:unhideWhenUsed/>
    <w:qFormat/>
    <w:rsid w:val="00766F94"/>
    <w:pPr>
      <w:spacing w:after="200" w:line="240" w:lineRule="auto"/>
    </w:pPr>
    <w:rPr>
      <w:b/>
      <w:iCs/>
      <w:color w:val="000000"/>
      <w:szCs w:val="18"/>
    </w:rPr>
  </w:style>
  <w:style w:type="paragraph" w:styleId="Seznamobrzk">
    <w:name w:val="table of figures"/>
    <w:basedOn w:val="Normln"/>
    <w:next w:val="Normln"/>
    <w:uiPriority w:val="99"/>
    <w:unhideWhenUsed/>
    <w:rsid w:val="00766F94"/>
  </w:style>
  <w:style w:type="character" w:customStyle="1" w:styleId="ZpatChar">
    <w:name w:val="Zápatí Char"/>
    <w:link w:val="Zpat"/>
    <w:uiPriority w:val="99"/>
    <w:rsid w:val="00515980"/>
    <w:rPr>
      <w:sz w:val="24"/>
      <w:szCs w:val="24"/>
    </w:rPr>
  </w:style>
  <w:style w:type="character" w:customStyle="1" w:styleId="Nadpis8Char">
    <w:name w:val="Nadpis 8 Char"/>
    <w:link w:val="Nadpis8"/>
    <w:uiPriority w:val="9"/>
    <w:semiHidden/>
    <w:rsid w:val="00743DF1"/>
    <w:rPr>
      <w:rFonts w:ascii="Cambria" w:eastAsia="Times New Roman" w:hAnsi="Cambria" w:cs="Times New Roman"/>
      <w:color w:val="272727"/>
      <w:sz w:val="21"/>
      <w:szCs w:val="21"/>
    </w:rPr>
  </w:style>
  <w:style w:type="character" w:customStyle="1" w:styleId="Nevyeenzmnka1">
    <w:name w:val="Nevyřešená zmínka1"/>
    <w:basedOn w:val="Standardnpsmoodstavce"/>
    <w:uiPriority w:val="99"/>
    <w:semiHidden/>
    <w:unhideWhenUsed/>
    <w:rsid w:val="003E7224"/>
    <w:rPr>
      <w:color w:val="605E5C"/>
      <w:shd w:val="clear" w:color="auto" w:fill="E1DFDD"/>
    </w:rPr>
  </w:style>
  <w:style w:type="character" w:styleId="Zstupntext">
    <w:name w:val="Placeholder Text"/>
    <w:basedOn w:val="Standardnpsmoodstavce"/>
    <w:uiPriority w:val="99"/>
    <w:semiHidden/>
    <w:rsid w:val="00E45E64"/>
    <w:rPr>
      <w:color w:val="808080"/>
    </w:rPr>
  </w:style>
  <w:style w:type="character" w:customStyle="1" w:styleId="Nevyeenzmnka2">
    <w:name w:val="Nevyřešená zmínka2"/>
    <w:basedOn w:val="Standardnpsmoodstavce"/>
    <w:uiPriority w:val="99"/>
    <w:semiHidden/>
    <w:unhideWhenUsed/>
    <w:rsid w:val="0022350C"/>
    <w:rPr>
      <w:color w:val="605E5C"/>
      <w:shd w:val="clear" w:color="auto" w:fill="E1DFDD"/>
    </w:rPr>
  </w:style>
  <w:style w:type="character" w:customStyle="1" w:styleId="Nadpis1Char">
    <w:name w:val="Nadpis 1 Char"/>
    <w:basedOn w:val="Standardnpsmoodstavce"/>
    <w:link w:val="Nadpis1"/>
    <w:rsid w:val="00006017"/>
    <w:rPr>
      <w:b/>
      <w:bCs/>
      <w:caps/>
      <w:kern w:val="32"/>
      <w:sz w:val="40"/>
      <w:szCs w:val="48"/>
    </w:rPr>
  </w:style>
  <w:style w:type="character" w:customStyle="1" w:styleId="Nadpis2Char">
    <w:name w:val="Nadpis 2 Char"/>
    <w:basedOn w:val="Standardnpsmoodstavce"/>
    <w:link w:val="Nadpis2"/>
    <w:rsid w:val="00006017"/>
    <w:rPr>
      <w:b/>
      <w:bCs/>
      <w:iCs/>
      <w:sz w:val="32"/>
      <w:szCs w:val="28"/>
    </w:rPr>
  </w:style>
  <w:style w:type="character" w:customStyle="1" w:styleId="Nadpis3Char">
    <w:name w:val="Nadpis 3 Char"/>
    <w:basedOn w:val="Standardnpsmoodstavce"/>
    <w:link w:val="Nadpis3"/>
    <w:rsid w:val="00006017"/>
    <w:rPr>
      <w:rFonts w:cs="Arial"/>
      <w:b/>
      <w:bCs/>
      <w:sz w:val="32"/>
      <w:szCs w:val="26"/>
    </w:rPr>
  </w:style>
  <w:style w:type="table" w:customStyle="1" w:styleId="TableGrid">
    <w:name w:val="TableGrid"/>
    <w:rsid w:val="00FD0138"/>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Nevyeenzmnka">
    <w:name w:val="Unresolved Mention"/>
    <w:basedOn w:val="Standardnpsmoodstavce"/>
    <w:uiPriority w:val="99"/>
    <w:semiHidden/>
    <w:unhideWhenUsed/>
    <w:rsid w:val="00994363"/>
    <w:rPr>
      <w:color w:val="605E5C"/>
      <w:shd w:val="clear" w:color="auto" w:fill="E1DFDD"/>
    </w:rPr>
  </w:style>
  <w:style w:type="character" w:customStyle="1" w:styleId="bsttip">
    <w:name w:val="bs_ttip"/>
    <w:basedOn w:val="Standardnpsmoodstavce"/>
    <w:rsid w:val="00801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10303">
      <w:bodyDiv w:val="1"/>
      <w:marLeft w:val="0"/>
      <w:marRight w:val="0"/>
      <w:marTop w:val="0"/>
      <w:marBottom w:val="0"/>
      <w:divBdr>
        <w:top w:val="none" w:sz="0" w:space="0" w:color="auto"/>
        <w:left w:val="none" w:sz="0" w:space="0" w:color="auto"/>
        <w:bottom w:val="none" w:sz="0" w:space="0" w:color="auto"/>
        <w:right w:val="none" w:sz="0" w:space="0" w:color="auto"/>
      </w:divBdr>
    </w:div>
    <w:div w:id="257106005">
      <w:bodyDiv w:val="1"/>
      <w:marLeft w:val="0"/>
      <w:marRight w:val="0"/>
      <w:marTop w:val="0"/>
      <w:marBottom w:val="0"/>
      <w:divBdr>
        <w:top w:val="none" w:sz="0" w:space="0" w:color="auto"/>
        <w:left w:val="none" w:sz="0" w:space="0" w:color="auto"/>
        <w:bottom w:val="none" w:sz="0" w:space="0" w:color="auto"/>
        <w:right w:val="none" w:sz="0" w:space="0" w:color="auto"/>
      </w:divBdr>
    </w:div>
    <w:div w:id="322009145">
      <w:bodyDiv w:val="1"/>
      <w:marLeft w:val="0"/>
      <w:marRight w:val="0"/>
      <w:marTop w:val="0"/>
      <w:marBottom w:val="0"/>
      <w:divBdr>
        <w:top w:val="none" w:sz="0" w:space="0" w:color="auto"/>
        <w:left w:val="none" w:sz="0" w:space="0" w:color="auto"/>
        <w:bottom w:val="none" w:sz="0" w:space="0" w:color="auto"/>
        <w:right w:val="none" w:sz="0" w:space="0" w:color="auto"/>
      </w:divBdr>
    </w:div>
    <w:div w:id="368918320">
      <w:bodyDiv w:val="1"/>
      <w:marLeft w:val="0"/>
      <w:marRight w:val="0"/>
      <w:marTop w:val="0"/>
      <w:marBottom w:val="0"/>
      <w:divBdr>
        <w:top w:val="none" w:sz="0" w:space="0" w:color="auto"/>
        <w:left w:val="none" w:sz="0" w:space="0" w:color="auto"/>
        <w:bottom w:val="none" w:sz="0" w:space="0" w:color="auto"/>
        <w:right w:val="none" w:sz="0" w:space="0" w:color="auto"/>
      </w:divBdr>
    </w:div>
    <w:div w:id="392309952">
      <w:bodyDiv w:val="1"/>
      <w:marLeft w:val="0"/>
      <w:marRight w:val="0"/>
      <w:marTop w:val="0"/>
      <w:marBottom w:val="0"/>
      <w:divBdr>
        <w:top w:val="none" w:sz="0" w:space="0" w:color="auto"/>
        <w:left w:val="none" w:sz="0" w:space="0" w:color="auto"/>
        <w:bottom w:val="none" w:sz="0" w:space="0" w:color="auto"/>
        <w:right w:val="none" w:sz="0" w:space="0" w:color="auto"/>
      </w:divBdr>
    </w:div>
    <w:div w:id="410932111">
      <w:bodyDiv w:val="1"/>
      <w:marLeft w:val="0"/>
      <w:marRight w:val="0"/>
      <w:marTop w:val="0"/>
      <w:marBottom w:val="0"/>
      <w:divBdr>
        <w:top w:val="none" w:sz="0" w:space="0" w:color="auto"/>
        <w:left w:val="none" w:sz="0" w:space="0" w:color="auto"/>
        <w:bottom w:val="none" w:sz="0" w:space="0" w:color="auto"/>
        <w:right w:val="none" w:sz="0" w:space="0" w:color="auto"/>
      </w:divBdr>
    </w:div>
    <w:div w:id="418407504">
      <w:bodyDiv w:val="1"/>
      <w:marLeft w:val="0"/>
      <w:marRight w:val="0"/>
      <w:marTop w:val="0"/>
      <w:marBottom w:val="0"/>
      <w:divBdr>
        <w:top w:val="none" w:sz="0" w:space="0" w:color="auto"/>
        <w:left w:val="none" w:sz="0" w:space="0" w:color="auto"/>
        <w:bottom w:val="none" w:sz="0" w:space="0" w:color="auto"/>
        <w:right w:val="none" w:sz="0" w:space="0" w:color="auto"/>
      </w:divBdr>
    </w:div>
    <w:div w:id="420296399">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09099188">
      <w:bodyDiv w:val="1"/>
      <w:marLeft w:val="0"/>
      <w:marRight w:val="0"/>
      <w:marTop w:val="0"/>
      <w:marBottom w:val="0"/>
      <w:divBdr>
        <w:top w:val="none" w:sz="0" w:space="0" w:color="auto"/>
        <w:left w:val="none" w:sz="0" w:space="0" w:color="auto"/>
        <w:bottom w:val="none" w:sz="0" w:space="0" w:color="auto"/>
        <w:right w:val="none" w:sz="0" w:space="0" w:color="auto"/>
      </w:divBdr>
    </w:div>
    <w:div w:id="552889726">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74444780">
      <w:bodyDiv w:val="1"/>
      <w:marLeft w:val="0"/>
      <w:marRight w:val="0"/>
      <w:marTop w:val="0"/>
      <w:marBottom w:val="0"/>
      <w:divBdr>
        <w:top w:val="none" w:sz="0" w:space="0" w:color="auto"/>
        <w:left w:val="none" w:sz="0" w:space="0" w:color="auto"/>
        <w:bottom w:val="none" w:sz="0" w:space="0" w:color="auto"/>
        <w:right w:val="none" w:sz="0" w:space="0" w:color="auto"/>
      </w:divBdr>
    </w:div>
    <w:div w:id="858160232">
      <w:bodyDiv w:val="1"/>
      <w:marLeft w:val="0"/>
      <w:marRight w:val="0"/>
      <w:marTop w:val="0"/>
      <w:marBottom w:val="0"/>
      <w:divBdr>
        <w:top w:val="none" w:sz="0" w:space="0" w:color="auto"/>
        <w:left w:val="none" w:sz="0" w:space="0" w:color="auto"/>
        <w:bottom w:val="none" w:sz="0" w:space="0" w:color="auto"/>
        <w:right w:val="none" w:sz="0" w:space="0" w:color="auto"/>
      </w:divBdr>
      <w:divsChild>
        <w:div w:id="1167013286">
          <w:marLeft w:val="0"/>
          <w:marRight w:val="0"/>
          <w:marTop w:val="0"/>
          <w:marBottom w:val="0"/>
          <w:divBdr>
            <w:top w:val="none" w:sz="0" w:space="0" w:color="auto"/>
            <w:left w:val="none" w:sz="0" w:space="0" w:color="auto"/>
            <w:bottom w:val="none" w:sz="0" w:space="0" w:color="auto"/>
            <w:right w:val="none" w:sz="0" w:space="0" w:color="auto"/>
          </w:divBdr>
        </w:div>
      </w:divsChild>
    </w:div>
    <w:div w:id="1106072979">
      <w:bodyDiv w:val="1"/>
      <w:marLeft w:val="0"/>
      <w:marRight w:val="0"/>
      <w:marTop w:val="0"/>
      <w:marBottom w:val="0"/>
      <w:divBdr>
        <w:top w:val="none" w:sz="0" w:space="0" w:color="auto"/>
        <w:left w:val="none" w:sz="0" w:space="0" w:color="auto"/>
        <w:bottom w:val="none" w:sz="0" w:space="0" w:color="auto"/>
        <w:right w:val="none" w:sz="0" w:space="0" w:color="auto"/>
      </w:divBdr>
    </w:div>
    <w:div w:id="1124468631">
      <w:bodyDiv w:val="1"/>
      <w:marLeft w:val="0"/>
      <w:marRight w:val="0"/>
      <w:marTop w:val="0"/>
      <w:marBottom w:val="0"/>
      <w:divBdr>
        <w:top w:val="none" w:sz="0" w:space="0" w:color="auto"/>
        <w:left w:val="none" w:sz="0" w:space="0" w:color="auto"/>
        <w:bottom w:val="none" w:sz="0" w:space="0" w:color="auto"/>
        <w:right w:val="none" w:sz="0" w:space="0" w:color="auto"/>
      </w:divBdr>
    </w:div>
    <w:div w:id="1288587124">
      <w:bodyDiv w:val="1"/>
      <w:marLeft w:val="0"/>
      <w:marRight w:val="0"/>
      <w:marTop w:val="0"/>
      <w:marBottom w:val="0"/>
      <w:divBdr>
        <w:top w:val="none" w:sz="0" w:space="0" w:color="auto"/>
        <w:left w:val="none" w:sz="0" w:space="0" w:color="auto"/>
        <w:bottom w:val="none" w:sz="0" w:space="0" w:color="auto"/>
        <w:right w:val="none" w:sz="0" w:space="0" w:color="auto"/>
      </w:divBdr>
    </w:div>
    <w:div w:id="1475484663">
      <w:bodyDiv w:val="1"/>
      <w:marLeft w:val="0"/>
      <w:marRight w:val="0"/>
      <w:marTop w:val="0"/>
      <w:marBottom w:val="0"/>
      <w:divBdr>
        <w:top w:val="none" w:sz="0" w:space="0" w:color="auto"/>
        <w:left w:val="none" w:sz="0" w:space="0" w:color="auto"/>
        <w:bottom w:val="none" w:sz="0" w:space="0" w:color="auto"/>
        <w:right w:val="none" w:sz="0" w:space="0" w:color="auto"/>
      </w:divBdr>
    </w:div>
    <w:div w:id="1483816803">
      <w:bodyDiv w:val="1"/>
      <w:marLeft w:val="0"/>
      <w:marRight w:val="0"/>
      <w:marTop w:val="0"/>
      <w:marBottom w:val="0"/>
      <w:divBdr>
        <w:top w:val="none" w:sz="0" w:space="0" w:color="auto"/>
        <w:left w:val="none" w:sz="0" w:space="0" w:color="auto"/>
        <w:bottom w:val="none" w:sz="0" w:space="0" w:color="auto"/>
        <w:right w:val="none" w:sz="0" w:space="0" w:color="auto"/>
      </w:divBdr>
    </w:div>
    <w:div w:id="1558584979">
      <w:bodyDiv w:val="1"/>
      <w:marLeft w:val="0"/>
      <w:marRight w:val="0"/>
      <w:marTop w:val="0"/>
      <w:marBottom w:val="0"/>
      <w:divBdr>
        <w:top w:val="none" w:sz="0" w:space="0" w:color="auto"/>
        <w:left w:val="none" w:sz="0" w:space="0" w:color="auto"/>
        <w:bottom w:val="none" w:sz="0" w:space="0" w:color="auto"/>
        <w:right w:val="none" w:sz="0" w:space="0" w:color="auto"/>
      </w:divBdr>
    </w:div>
    <w:div w:id="1580096318">
      <w:bodyDiv w:val="1"/>
      <w:marLeft w:val="0"/>
      <w:marRight w:val="0"/>
      <w:marTop w:val="0"/>
      <w:marBottom w:val="0"/>
      <w:divBdr>
        <w:top w:val="none" w:sz="0" w:space="0" w:color="auto"/>
        <w:left w:val="none" w:sz="0" w:space="0" w:color="auto"/>
        <w:bottom w:val="none" w:sz="0" w:space="0" w:color="auto"/>
        <w:right w:val="none" w:sz="0" w:space="0" w:color="auto"/>
      </w:divBdr>
    </w:div>
    <w:div w:id="1631126971">
      <w:bodyDiv w:val="1"/>
      <w:marLeft w:val="0"/>
      <w:marRight w:val="0"/>
      <w:marTop w:val="0"/>
      <w:marBottom w:val="0"/>
      <w:divBdr>
        <w:top w:val="none" w:sz="0" w:space="0" w:color="auto"/>
        <w:left w:val="none" w:sz="0" w:space="0" w:color="auto"/>
        <w:bottom w:val="none" w:sz="0" w:space="0" w:color="auto"/>
        <w:right w:val="none" w:sz="0" w:space="0" w:color="auto"/>
      </w:divBdr>
    </w:div>
    <w:div w:id="1641106922">
      <w:bodyDiv w:val="1"/>
      <w:marLeft w:val="0"/>
      <w:marRight w:val="0"/>
      <w:marTop w:val="0"/>
      <w:marBottom w:val="0"/>
      <w:divBdr>
        <w:top w:val="none" w:sz="0" w:space="0" w:color="auto"/>
        <w:left w:val="none" w:sz="0" w:space="0" w:color="auto"/>
        <w:bottom w:val="none" w:sz="0" w:space="0" w:color="auto"/>
        <w:right w:val="none" w:sz="0" w:space="0" w:color="auto"/>
      </w:divBdr>
      <w:divsChild>
        <w:div w:id="1505314139">
          <w:marLeft w:val="0"/>
          <w:marRight w:val="0"/>
          <w:marTop w:val="0"/>
          <w:marBottom w:val="0"/>
          <w:divBdr>
            <w:top w:val="none" w:sz="0" w:space="0" w:color="auto"/>
            <w:left w:val="none" w:sz="0" w:space="0" w:color="auto"/>
            <w:bottom w:val="none" w:sz="0" w:space="0" w:color="auto"/>
            <w:right w:val="none" w:sz="0" w:space="0" w:color="auto"/>
          </w:divBdr>
          <w:divsChild>
            <w:div w:id="11376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5057">
      <w:bodyDiv w:val="1"/>
      <w:marLeft w:val="0"/>
      <w:marRight w:val="0"/>
      <w:marTop w:val="0"/>
      <w:marBottom w:val="0"/>
      <w:divBdr>
        <w:top w:val="none" w:sz="0" w:space="0" w:color="auto"/>
        <w:left w:val="none" w:sz="0" w:space="0" w:color="auto"/>
        <w:bottom w:val="none" w:sz="0" w:space="0" w:color="auto"/>
        <w:right w:val="none" w:sz="0" w:space="0" w:color="auto"/>
      </w:divBdr>
    </w:div>
    <w:div w:id="1927226203">
      <w:bodyDiv w:val="1"/>
      <w:marLeft w:val="0"/>
      <w:marRight w:val="0"/>
      <w:marTop w:val="0"/>
      <w:marBottom w:val="0"/>
      <w:divBdr>
        <w:top w:val="none" w:sz="0" w:space="0" w:color="auto"/>
        <w:left w:val="none" w:sz="0" w:space="0" w:color="auto"/>
        <w:bottom w:val="none" w:sz="0" w:space="0" w:color="auto"/>
        <w:right w:val="none" w:sz="0" w:space="0" w:color="auto"/>
      </w:divBdr>
    </w:div>
    <w:div w:id="212939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microsoft.com/office/2016/09/relationships/commentsIds" Target="commentsIds.xml"/><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6.emf"/><Relationship Id="rId25" Type="http://schemas.openxmlformats.org/officeDocument/2006/relationships/image" Target="media/image14.emf"/><Relationship Id="rId33" Type="http://schemas.microsoft.com/office/2011/relationships/commentsExtended" Target="commentsExtended.xml"/><Relationship Id="rId38" Type="http://schemas.openxmlformats.org/officeDocument/2006/relationships/image" Target="media/image24.emf"/><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image" Target="media/image27.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comments" Target="comments.xml"/><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emf"/><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2.emf"/><Relationship Id="rId49" Type="http://schemas.openxmlformats.org/officeDocument/2006/relationships/image" Target="media/image35.emf"/><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image" Target="media/image30.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emf"/><Relationship Id="rId8" Type="http://schemas.openxmlformats.org/officeDocument/2006/relationships/image" Target="media/image1.png"/><Relationship Id="rId5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zz_sablona_DP_BP_2018.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D8442E0D-79E7-4F4B-B6B5-FDDD63BC3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szz_sablona_DP_BP_2018</Template>
  <TotalTime>10113</TotalTime>
  <Pages>61</Pages>
  <Words>12976</Words>
  <Characters>76564</Characters>
  <Application>Microsoft Office Word</Application>
  <DocSecurity>0</DocSecurity>
  <Lines>638</Lines>
  <Paragraphs>178</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89362</CharactersWithSpaces>
  <SharedDoc>false</SharedDoc>
  <HLinks>
    <vt:vector size="138" baseType="variant">
      <vt:variant>
        <vt:i4>1048637</vt:i4>
      </vt:variant>
      <vt:variant>
        <vt:i4>185</vt:i4>
      </vt:variant>
      <vt:variant>
        <vt:i4>0</vt:i4>
      </vt:variant>
      <vt:variant>
        <vt:i4>5</vt:i4>
      </vt:variant>
      <vt:variant>
        <vt:lpwstr/>
      </vt:variant>
      <vt:variant>
        <vt:lpwstr>_Toc508036311</vt:lpwstr>
      </vt:variant>
      <vt:variant>
        <vt:i4>1048637</vt:i4>
      </vt:variant>
      <vt:variant>
        <vt:i4>179</vt:i4>
      </vt:variant>
      <vt:variant>
        <vt:i4>0</vt:i4>
      </vt:variant>
      <vt:variant>
        <vt:i4>5</vt:i4>
      </vt:variant>
      <vt:variant>
        <vt:lpwstr/>
      </vt:variant>
      <vt:variant>
        <vt:lpwstr>_Toc508036310</vt:lpwstr>
      </vt:variant>
      <vt:variant>
        <vt:i4>1114173</vt:i4>
      </vt:variant>
      <vt:variant>
        <vt:i4>173</vt:i4>
      </vt:variant>
      <vt:variant>
        <vt:i4>0</vt:i4>
      </vt:variant>
      <vt:variant>
        <vt:i4>5</vt:i4>
      </vt:variant>
      <vt:variant>
        <vt:lpwstr/>
      </vt:variant>
      <vt:variant>
        <vt:lpwstr>_Toc508036309</vt:lpwstr>
      </vt:variant>
      <vt:variant>
        <vt:i4>1114173</vt:i4>
      </vt:variant>
      <vt:variant>
        <vt:i4>167</vt:i4>
      </vt:variant>
      <vt:variant>
        <vt:i4>0</vt:i4>
      </vt:variant>
      <vt:variant>
        <vt:i4>5</vt:i4>
      </vt:variant>
      <vt:variant>
        <vt:lpwstr/>
      </vt:variant>
      <vt:variant>
        <vt:lpwstr>_Toc508036308</vt:lpwstr>
      </vt:variant>
      <vt:variant>
        <vt:i4>1376309</vt:i4>
      </vt:variant>
      <vt:variant>
        <vt:i4>116</vt:i4>
      </vt:variant>
      <vt:variant>
        <vt:i4>0</vt:i4>
      </vt:variant>
      <vt:variant>
        <vt:i4>5</vt:i4>
      </vt:variant>
      <vt:variant>
        <vt:lpwstr/>
      </vt:variant>
      <vt:variant>
        <vt:lpwstr>_Toc508096142</vt:lpwstr>
      </vt:variant>
      <vt:variant>
        <vt:i4>1900596</vt:i4>
      </vt:variant>
      <vt:variant>
        <vt:i4>107</vt:i4>
      </vt:variant>
      <vt:variant>
        <vt:i4>0</vt:i4>
      </vt:variant>
      <vt:variant>
        <vt:i4>5</vt:i4>
      </vt:variant>
      <vt:variant>
        <vt:lpwstr/>
      </vt:variant>
      <vt:variant>
        <vt:lpwstr>_Toc508098025</vt:lpwstr>
      </vt:variant>
      <vt:variant>
        <vt:i4>1900596</vt:i4>
      </vt:variant>
      <vt:variant>
        <vt:i4>101</vt:i4>
      </vt:variant>
      <vt:variant>
        <vt:i4>0</vt:i4>
      </vt:variant>
      <vt:variant>
        <vt:i4>5</vt:i4>
      </vt:variant>
      <vt:variant>
        <vt:lpwstr/>
      </vt:variant>
      <vt:variant>
        <vt:lpwstr>_Toc508098024</vt:lpwstr>
      </vt:variant>
      <vt:variant>
        <vt:i4>1376314</vt:i4>
      </vt:variant>
      <vt:variant>
        <vt:i4>92</vt:i4>
      </vt:variant>
      <vt:variant>
        <vt:i4>0</vt:i4>
      </vt:variant>
      <vt:variant>
        <vt:i4>5</vt:i4>
      </vt:variant>
      <vt:variant>
        <vt:lpwstr/>
      </vt:variant>
      <vt:variant>
        <vt:lpwstr>_Toc508035477</vt:lpwstr>
      </vt:variant>
      <vt:variant>
        <vt:i4>1376314</vt:i4>
      </vt:variant>
      <vt:variant>
        <vt:i4>86</vt:i4>
      </vt:variant>
      <vt:variant>
        <vt:i4>0</vt:i4>
      </vt:variant>
      <vt:variant>
        <vt:i4>5</vt:i4>
      </vt:variant>
      <vt:variant>
        <vt:lpwstr/>
      </vt:variant>
      <vt:variant>
        <vt:lpwstr>_Toc508035476</vt:lpwstr>
      </vt:variant>
      <vt:variant>
        <vt:i4>1376314</vt:i4>
      </vt:variant>
      <vt:variant>
        <vt:i4>80</vt:i4>
      </vt:variant>
      <vt:variant>
        <vt:i4>0</vt:i4>
      </vt:variant>
      <vt:variant>
        <vt:i4>5</vt:i4>
      </vt:variant>
      <vt:variant>
        <vt:lpwstr/>
      </vt:variant>
      <vt:variant>
        <vt:lpwstr>_Toc508035475</vt:lpwstr>
      </vt:variant>
      <vt:variant>
        <vt:i4>1376314</vt:i4>
      </vt:variant>
      <vt:variant>
        <vt:i4>74</vt:i4>
      </vt:variant>
      <vt:variant>
        <vt:i4>0</vt:i4>
      </vt:variant>
      <vt:variant>
        <vt:i4>5</vt:i4>
      </vt:variant>
      <vt:variant>
        <vt:lpwstr/>
      </vt:variant>
      <vt:variant>
        <vt:lpwstr>_Toc508035474</vt:lpwstr>
      </vt:variant>
      <vt:variant>
        <vt:i4>1376314</vt:i4>
      </vt:variant>
      <vt:variant>
        <vt:i4>68</vt:i4>
      </vt:variant>
      <vt:variant>
        <vt:i4>0</vt:i4>
      </vt:variant>
      <vt:variant>
        <vt:i4>5</vt:i4>
      </vt:variant>
      <vt:variant>
        <vt:lpwstr/>
      </vt:variant>
      <vt:variant>
        <vt:lpwstr>_Toc508035473</vt:lpwstr>
      </vt:variant>
      <vt:variant>
        <vt:i4>1376314</vt:i4>
      </vt:variant>
      <vt:variant>
        <vt:i4>62</vt:i4>
      </vt:variant>
      <vt:variant>
        <vt:i4>0</vt:i4>
      </vt:variant>
      <vt:variant>
        <vt:i4>5</vt:i4>
      </vt:variant>
      <vt:variant>
        <vt:lpwstr/>
      </vt:variant>
      <vt:variant>
        <vt:lpwstr>_Toc508035472</vt:lpwstr>
      </vt:variant>
      <vt:variant>
        <vt:i4>1376314</vt:i4>
      </vt:variant>
      <vt:variant>
        <vt:i4>56</vt:i4>
      </vt:variant>
      <vt:variant>
        <vt:i4>0</vt:i4>
      </vt:variant>
      <vt:variant>
        <vt:i4>5</vt:i4>
      </vt:variant>
      <vt:variant>
        <vt:lpwstr/>
      </vt:variant>
      <vt:variant>
        <vt:lpwstr>_Toc508035471</vt:lpwstr>
      </vt:variant>
      <vt:variant>
        <vt:i4>1376314</vt:i4>
      </vt:variant>
      <vt:variant>
        <vt:i4>50</vt:i4>
      </vt:variant>
      <vt:variant>
        <vt:i4>0</vt:i4>
      </vt:variant>
      <vt:variant>
        <vt:i4>5</vt:i4>
      </vt:variant>
      <vt:variant>
        <vt:lpwstr/>
      </vt:variant>
      <vt:variant>
        <vt:lpwstr>_Toc508035470</vt:lpwstr>
      </vt:variant>
      <vt:variant>
        <vt:i4>1310778</vt:i4>
      </vt:variant>
      <vt:variant>
        <vt:i4>44</vt:i4>
      </vt:variant>
      <vt:variant>
        <vt:i4>0</vt:i4>
      </vt:variant>
      <vt:variant>
        <vt:i4>5</vt:i4>
      </vt:variant>
      <vt:variant>
        <vt:lpwstr/>
      </vt:variant>
      <vt:variant>
        <vt:lpwstr>_Toc508035469</vt:lpwstr>
      </vt:variant>
      <vt:variant>
        <vt:i4>1310778</vt:i4>
      </vt:variant>
      <vt:variant>
        <vt:i4>38</vt:i4>
      </vt:variant>
      <vt:variant>
        <vt:i4>0</vt:i4>
      </vt:variant>
      <vt:variant>
        <vt:i4>5</vt:i4>
      </vt:variant>
      <vt:variant>
        <vt:lpwstr/>
      </vt:variant>
      <vt:variant>
        <vt:lpwstr>_Toc508035468</vt:lpwstr>
      </vt:variant>
      <vt:variant>
        <vt:i4>1310778</vt:i4>
      </vt:variant>
      <vt:variant>
        <vt:i4>32</vt:i4>
      </vt:variant>
      <vt:variant>
        <vt:i4>0</vt:i4>
      </vt:variant>
      <vt:variant>
        <vt:i4>5</vt:i4>
      </vt:variant>
      <vt:variant>
        <vt:lpwstr/>
      </vt:variant>
      <vt:variant>
        <vt:lpwstr>_Toc508035467</vt:lpwstr>
      </vt:variant>
      <vt:variant>
        <vt:i4>1310778</vt:i4>
      </vt:variant>
      <vt:variant>
        <vt:i4>26</vt:i4>
      </vt:variant>
      <vt:variant>
        <vt:i4>0</vt:i4>
      </vt:variant>
      <vt:variant>
        <vt:i4>5</vt:i4>
      </vt:variant>
      <vt:variant>
        <vt:lpwstr/>
      </vt:variant>
      <vt:variant>
        <vt:lpwstr>_Toc508035466</vt:lpwstr>
      </vt:variant>
      <vt:variant>
        <vt:i4>1310778</vt:i4>
      </vt:variant>
      <vt:variant>
        <vt:i4>20</vt:i4>
      </vt:variant>
      <vt:variant>
        <vt:i4>0</vt:i4>
      </vt:variant>
      <vt:variant>
        <vt:i4>5</vt:i4>
      </vt:variant>
      <vt:variant>
        <vt:lpwstr/>
      </vt:variant>
      <vt:variant>
        <vt:lpwstr>_Toc508035465</vt:lpwstr>
      </vt:variant>
      <vt:variant>
        <vt:i4>1310778</vt:i4>
      </vt:variant>
      <vt:variant>
        <vt:i4>14</vt:i4>
      </vt:variant>
      <vt:variant>
        <vt:i4>0</vt:i4>
      </vt:variant>
      <vt:variant>
        <vt:i4>5</vt:i4>
      </vt:variant>
      <vt:variant>
        <vt:lpwstr/>
      </vt:variant>
      <vt:variant>
        <vt:lpwstr>_Toc508035464</vt:lpwstr>
      </vt:variant>
      <vt:variant>
        <vt:i4>1310778</vt:i4>
      </vt:variant>
      <vt:variant>
        <vt:i4>8</vt:i4>
      </vt:variant>
      <vt:variant>
        <vt:i4>0</vt:i4>
      </vt:variant>
      <vt:variant>
        <vt:i4>5</vt:i4>
      </vt:variant>
      <vt:variant>
        <vt:lpwstr/>
      </vt:variant>
      <vt:variant>
        <vt:lpwstr>_Toc508035463</vt:lpwstr>
      </vt:variant>
      <vt:variant>
        <vt:i4>1310778</vt:i4>
      </vt:variant>
      <vt:variant>
        <vt:i4>2</vt:i4>
      </vt:variant>
      <vt:variant>
        <vt:i4>0</vt:i4>
      </vt:variant>
      <vt:variant>
        <vt:i4>5</vt:i4>
      </vt:variant>
      <vt:variant>
        <vt:lpwstr/>
      </vt:variant>
      <vt:variant>
        <vt:lpwstr>_Toc508035462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Honza</dc:creator>
  <cp:lastModifiedBy>Konzal Jan (164745)</cp:lastModifiedBy>
  <cp:revision>98</cp:revision>
  <cp:lastPrinted>2020-05-26T14:00:00Z</cp:lastPrinted>
  <dcterms:created xsi:type="dcterms:W3CDTF">2020-02-18T16:53:00Z</dcterms:created>
  <dcterms:modified xsi:type="dcterms:W3CDTF">2020-05-27T14:45:00Z</dcterms:modified>
</cp:coreProperties>
</file>