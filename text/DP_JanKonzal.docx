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47A8AB0E" w14:textId="5FE7E26E" w:rsidR="00A86523" w:rsidRPr="00C30A19" w:rsidRDefault="00406AFD" w:rsidP="005A4109">
      <w:pPr>
        <w:pStyle w:val="ds34"/>
        <w:spacing w:line="276" w:lineRule="auto"/>
        <w:jc w:val="both"/>
      </w:pPr>
      <w:r>
        <w:t xml:space="preserve">Tato diplomová práce se zabývá návrhem a realizací nástroje pro generování </w:t>
      </w:r>
      <w:r w:rsidR="00635087">
        <w:t xml:space="preserve">časových </w:t>
      </w:r>
      <w:proofErr w:type="spellStart"/>
      <w:r>
        <w:t>triggerů</w:t>
      </w:r>
      <w:proofErr w:type="spellEnd"/>
      <w:r>
        <w:t xml:space="preserve"> bicí soupravy z </w:t>
      </w:r>
      <w:proofErr w:type="spellStart"/>
      <w:r>
        <w:t>downmix</w:t>
      </w:r>
      <w:proofErr w:type="spellEnd"/>
      <w:r>
        <w:t xml:space="preserve"> záznamu.</w:t>
      </w:r>
      <w:r w:rsidR="007E17A1">
        <w:t xml:space="preserve"> V práci je popsáno předzpracování vstupního zvukového signálu a metody pro klasifikaci úderů.</w:t>
      </w:r>
      <w:r>
        <w:t xml:space="preserve"> Rozeznávání úderů je založeno na </w:t>
      </w:r>
      <w:r w:rsidR="005A4109">
        <w:t xml:space="preserve">podobnosti signálů ve frekvenční oblasti. Pro snížení počtu dimenzí a nalezení charakteristických vlastností vstupních dat byla využita analýza hlavních komponent (PCA). Pro klasifikaci dat do jednotlivých tříd představující části bicí soupravy byla využita metoda podpůrných vektorů (SVM). </w:t>
      </w:r>
      <w:r w:rsidR="009E2FBC">
        <w:t xml:space="preserve">Program byl realizován v prostředí </w:t>
      </w:r>
      <w:proofErr w:type="spellStart"/>
      <w:r w:rsidR="009E2FBC">
        <w:t>Matlab</w:t>
      </w:r>
      <w:proofErr w:type="spellEnd"/>
      <w:r w:rsidR="009E2FBC">
        <w:t xml:space="preserve">. </w:t>
      </w:r>
      <w:r w:rsidR="00CE567E">
        <w:t>Klasifikační model byl vytrénován na sadě 728 vzorků úderů pro sedm kategorii (velký bube, malý buben, hi-hat,</w:t>
      </w:r>
      <w:r w:rsidR="00E732EE">
        <w:t xml:space="preserve"> </w:t>
      </w:r>
      <w:proofErr w:type="spellStart"/>
      <w:r w:rsidR="00E732EE">
        <w:t>crash</w:t>
      </w:r>
      <w:proofErr w:type="spellEnd"/>
      <w:r w:rsidR="00E732EE">
        <w:t xml:space="preserve">, </w:t>
      </w:r>
      <w:proofErr w:type="spellStart"/>
      <w:r w:rsidR="00E732EE">
        <w:t>ride</w:t>
      </w:r>
      <w:proofErr w:type="spellEnd"/>
      <w:r w:rsidR="00E732EE">
        <w:t>, velký buben + hi-hat, malý buben + hi-hat</w:t>
      </w:r>
      <w:r w:rsidR="00CE567E">
        <w:t>).  Systém vykazuje úspěšnost rozeznání úderu 75 %.</w:t>
      </w: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5C4C55D3" w:rsidR="00A86523" w:rsidRPr="00E732EE" w:rsidRDefault="00E732EE" w:rsidP="008010F8">
      <w:pPr>
        <w:pStyle w:val="Odstavecprvn"/>
        <w:rPr>
          <w:i w:val="0"/>
        </w:rPr>
      </w:pPr>
      <w:r>
        <w:rPr>
          <w:i w:val="0"/>
        </w:rPr>
        <w:t xml:space="preserve">bicí souprava, analýza hlavních komponent, metoda podpůrných vektorů, </w:t>
      </w:r>
      <w:proofErr w:type="spellStart"/>
      <w:r>
        <w:rPr>
          <w:i w:val="0"/>
        </w:rPr>
        <w:t>k</w:t>
      </w:r>
      <w:r w:rsidRPr="00E732EE">
        <w:rPr>
          <w:i w:val="0"/>
        </w:rPr>
        <w:t>lasi</w:t>
      </w:r>
      <w:r>
        <w:rPr>
          <w:i w:val="0"/>
        </w:rPr>
        <w:t>-</w:t>
      </w:r>
      <w:r w:rsidRPr="00E732EE">
        <w:rPr>
          <w:i w:val="0"/>
        </w:rPr>
        <w:t>fikace</w:t>
      </w:r>
      <w:proofErr w:type="spellEnd"/>
      <w:r w:rsidRPr="00E732EE">
        <w:rPr>
          <w:i w:val="0"/>
        </w:rPr>
        <w:t>,</w:t>
      </w:r>
    </w:p>
    <w:p w14:paraId="563AAE8A" w14:textId="77777777" w:rsidR="00C35202" w:rsidRDefault="00C35202" w:rsidP="004A369D">
      <w:pPr>
        <w:pStyle w:val="ds34nadpis"/>
        <w:spacing w:line="276" w:lineRule="auto"/>
      </w:pPr>
    </w:p>
    <w:p w14:paraId="64B97643" w14:textId="77777777" w:rsidR="00C35202" w:rsidRDefault="00C35202" w:rsidP="004A369D">
      <w:pPr>
        <w:pStyle w:val="ds34nadpis"/>
        <w:spacing w:line="276" w:lineRule="auto"/>
      </w:pPr>
    </w:p>
    <w:p w14:paraId="1A6ACE57" w14:textId="5C8E9365" w:rsidR="004A369D" w:rsidRPr="00C30A19" w:rsidRDefault="004A369D" w:rsidP="004A369D">
      <w:pPr>
        <w:pStyle w:val="ds34nadpis"/>
        <w:spacing w:line="276" w:lineRule="auto"/>
      </w:pPr>
      <w:proofErr w:type="spellStart"/>
      <w:r w:rsidRPr="00C30A19">
        <w:t>Abstract</w:t>
      </w:r>
      <w:proofErr w:type="spellEnd"/>
    </w:p>
    <w:p w14:paraId="13EA0A72" w14:textId="5F75088D" w:rsidR="0019118E" w:rsidRPr="00C30A19" w:rsidRDefault="00A90568" w:rsidP="00A90568">
      <w:pPr>
        <w:pStyle w:val="ds34"/>
        <w:spacing w:line="276" w:lineRule="auto"/>
        <w:jc w:val="both"/>
      </w:pPr>
      <w:proofErr w:type="spellStart"/>
      <w:r w:rsidRPr="00A90568">
        <w:t>This</w:t>
      </w:r>
      <w:proofErr w:type="spellEnd"/>
      <w:r w:rsidRPr="00A90568">
        <w:t xml:space="preserve"> thesis </w:t>
      </w:r>
      <w:proofErr w:type="spellStart"/>
      <w:r w:rsidRPr="00A90568">
        <w:t>deals</w:t>
      </w:r>
      <w:proofErr w:type="spellEnd"/>
      <w:r w:rsidRPr="00A90568">
        <w:t xml:space="preserve"> </w:t>
      </w:r>
      <w:proofErr w:type="spellStart"/>
      <w:r w:rsidRPr="00A90568">
        <w:t>with</w:t>
      </w:r>
      <w:proofErr w:type="spellEnd"/>
      <w:r w:rsidRPr="00A90568">
        <w:t xml:space="preserve"> </w:t>
      </w:r>
      <w:proofErr w:type="spellStart"/>
      <w:r w:rsidRPr="00A90568">
        <w:t>the</w:t>
      </w:r>
      <w:proofErr w:type="spellEnd"/>
      <w:r w:rsidRPr="00A90568">
        <w:t xml:space="preserve"> design and </w:t>
      </w:r>
      <w:proofErr w:type="spellStart"/>
      <w:r w:rsidRPr="00A90568">
        <w:t>implementation</w:t>
      </w:r>
      <w:proofErr w:type="spellEnd"/>
      <w:r w:rsidRPr="00A90568">
        <w:t xml:space="preserve"> </w:t>
      </w:r>
      <w:proofErr w:type="spellStart"/>
      <w:r w:rsidRPr="00A90568">
        <w:t>of</w:t>
      </w:r>
      <w:proofErr w:type="spellEnd"/>
      <w:r w:rsidRPr="00A90568">
        <w:t xml:space="preserve"> a </w:t>
      </w:r>
      <w:proofErr w:type="spellStart"/>
      <w:r w:rsidRPr="00A90568">
        <w:t>tool</w:t>
      </w:r>
      <w:proofErr w:type="spellEnd"/>
      <w:r w:rsidRPr="00A90568">
        <w:t xml:space="preserve"> </w:t>
      </w:r>
      <w:proofErr w:type="spellStart"/>
      <w:r w:rsidRPr="00A90568">
        <w:t>for</w:t>
      </w:r>
      <w:proofErr w:type="spellEnd"/>
      <w:r w:rsidRPr="00A90568">
        <w:t xml:space="preserve"> </w:t>
      </w:r>
      <w:proofErr w:type="spellStart"/>
      <w:r w:rsidRPr="00A90568">
        <w:t>generating</w:t>
      </w:r>
      <w:proofErr w:type="spellEnd"/>
      <w:r w:rsidRPr="00A90568">
        <w:t xml:space="preserve"> </w:t>
      </w:r>
      <w:proofErr w:type="spellStart"/>
      <w:r w:rsidRPr="00A90568">
        <w:t>drum</w:t>
      </w:r>
      <w:r>
        <w:t>s</w:t>
      </w:r>
      <w:proofErr w:type="spellEnd"/>
      <w:r w:rsidRPr="00A90568">
        <w:t xml:space="preserve"> </w:t>
      </w:r>
      <w:proofErr w:type="spellStart"/>
      <w:r w:rsidRPr="00A90568">
        <w:t>triggers</w:t>
      </w:r>
      <w:proofErr w:type="spellEnd"/>
      <w:r w:rsidRPr="00A90568">
        <w:t xml:space="preserve"> </w:t>
      </w:r>
      <w:proofErr w:type="spellStart"/>
      <w:r w:rsidRPr="00A90568">
        <w:t>from</w:t>
      </w:r>
      <w:proofErr w:type="spellEnd"/>
      <w:r w:rsidRPr="00A90568">
        <w:t xml:space="preserve"> a </w:t>
      </w:r>
      <w:proofErr w:type="spellStart"/>
      <w:r w:rsidRPr="00A90568">
        <w:t>downmix</w:t>
      </w:r>
      <w:proofErr w:type="spellEnd"/>
      <w:r w:rsidRPr="00A90568">
        <w:t xml:space="preserve"> </w:t>
      </w:r>
      <w:proofErr w:type="spellStart"/>
      <w:r w:rsidRPr="00A90568">
        <w:t>record</w:t>
      </w:r>
      <w:proofErr w:type="spellEnd"/>
      <w:r w:rsidRPr="00A90568">
        <w:t xml:space="preserve">. </w:t>
      </w:r>
      <w:proofErr w:type="spellStart"/>
      <w:r w:rsidRPr="00A90568">
        <w:t>The</w:t>
      </w:r>
      <w:proofErr w:type="spellEnd"/>
      <w:r w:rsidRPr="00A90568">
        <w:t xml:space="preserve"> </w:t>
      </w:r>
      <w:proofErr w:type="spellStart"/>
      <w:r w:rsidRPr="00A90568">
        <w:t>work</w:t>
      </w:r>
      <w:proofErr w:type="spellEnd"/>
      <w:r w:rsidRPr="00A90568">
        <w:t xml:space="preserve"> </w:t>
      </w:r>
      <w:proofErr w:type="spellStart"/>
      <w:r w:rsidRPr="00A90568">
        <w:t>describes</w:t>
      </w:r>
      <w:proofErr w:type="spellEnd"/>
      <w:r w:rsidRPr="00A90568">
        <w:t xml:space="preserve"> </w:t>
      </w:r>
      <w:proofErr w:type="spellStart"/>
      <w:r w:rsidRPr="00A90568">
        <w:t>the</w:t>
      </w:r>
      <w:proofErr w:type="spellEnd"/>
      <w:r w:rsidRPr="00A90568">
        <w:t xml:space="preserve"> </w:t>
      </w:r>
      <w:proofErr w:type="spellStart"/>
      <w:r w:rsidRPr="00A90568">
        <w:t>preprocessing</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audio </w:t>
      </w:r>
      <w:proofErr w:type="spellStart"/>
      <w:r w:rsidRPr="00A90568">
        <w:t>signal</w:t>
      </w:r>
      <w:proofErr w:type="spellEnd"/>
      <w:r w:rsidRPr="00A90568">
        <w:t xml:space="preserve"> and </w:t>
      </w:r>
      <w:proofErr w:type="spellStart"/>
      <w:r w:rsidRPr="00A90568">
        <w:t>methods</w:t>
      </w:r>
      <w:proofErr w:type="spellEnd"/>
      <w:r w:rsidRPr="00A90568">
        <w:t xml:space="preserve"> </w:t>
      </w:r>
      <w:proofErr w:type="spellStart"/>
      <w:r w:rsidRPr="00A90568">
        <w:t>for</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w:t>
      </w:r>
      <w:proofErr w:type="spellStart"/>
      <w:r w:rsidRPr="00A90568">
        <w:t>of</w:t>
      </w:r>
      <w:proofErr w:type="spellEnd"/>
      <w:r w:rsidRPr="00A90568">
        <w:t xml:space="preserve"> </w:t>
      </w:r>
      <w:proofErr w:type="spellStart"/>
      <w:r w:rsidRPr="00A90568">
        <w:t>strokes</w:t>
      </w:r>
      <w:proofErr w:type="spellEnd"/>
      <w:r w:rsidRPr="00A90568">
        <w:t xml:space="preserve">. </w:t>
      </w:r>
      <w:proofErr w:type="spellStart"/>
      <w:r w:rsidR="00C35202">
        <w:t>T</w:t>
      </w:r>
      <w:r w:rsidR="00C35202" w:rsidRPr="00C35202">
        <w:t>he</w:t>
      </w:r>
      <w:proofErr w:type="spellEnd"/>
      <w:r w:rsidR="00C35202" w:rsidRPr="00C35202">
        <w:t xml:space="preserve"> </w:t>
      </w:r>
      <w:proofErr w:type="spellStart"/>
      <w:r w:rsidR="00C35202" w:rsidRPr="00C35202">
        <w:t>drum</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w:t>
      </w:r>
      <w:proofErr w:type="spellStart"/>
      <w:r w:rsidR="00C35202" w:rsidRPr="00C35202">
        <w:t>based</w:t>
      </w:r>
      <w:proofErr w:type="spellEnd"/>
      <w:r w:rsidR="00C35202" w:rsidRPr="00C35202">
        <w:t xml:space="preserve"> on </w:t>
      </w:r>
      <w:proofErr w:type="spellStart"/>
      <w:r w:rsidR="00C35202" w:rsidRPr="00C35202">
        <w:t>the</w:t>
      </w:r>
      <w:proofErr w:type="spellEnd"/>
      <w:r w:rsidR="00C35202" w:rsidRPr="00C35202">
        <w:t xml:space="preserve"> </w:t>
      </w:r>
      <w:proofErr w:type="spellStart"/>
      <w:r w:rsidR="00C35202" w:rsidRPr="00C35202">
        <w:t>similarity</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signals</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frequency</w:t>
      </w:r>
      <w:proofErr w:type="spellEnd"/>
      <w:r w:rsidR="00C35202" w:rsidRPr="00C35202">
        <w:t xml:space="preserve"> </w:t>
      </w:r>
      <w:proofErr w:type="spellStart"/>
      <w:r w:rsidR="00C35202" w:rsidRPr="00C35202">
        <w:t>domain</w:t>
      </w:r>
      <w:proofErr w:type="spellEnd"/>
      <w:r w:rsidR="00C35202" w:rsidRPr="00C35202">
        <w:t>.</w:t>
      </w:r>
      <w:r w:rsidRPr="00A90568">
        <w:t xml:space="preserve"> </w:t>
      </w:r>
      <w:proofErr w:type="spellStart"/>
      <w:r w:rsidRPr="00A90568">
        <w:t>Principal</w:t>
      </w:r>
      <w:proofErr w:type="spellEnd"/>
      <w:r w:rsidRPr="00A90568">
        <w:t xml:space="preserve"> </w:t>
      </w:r>
      <w:proofErr w:type="spellStart"/>
      <w:r w:rsidRPr="00A90568">
        <w:t>component</w:t>
      </w:r>
      <w:proofErr w:type="spellEnd"/>
      <w:r w:rsidRPr="00A90568">
        <w:t xml:space="preserve"> </w:t>
      </w:r>
      <w:proofErr w:type="spellStart"/>
      <w:r w:rsidRPr="00A90568">
        <w:t>analysis</w:t>
      </w:r>
      <w:proofErr w:type="spellEnd"/>
      <w:r w:rsidRPr="00A90568">
        <w:t xml:space="preserve"> (PCA)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reduce</w:t>
      </w:r>
      <w:proofErr w:type="spellEnd"/>
      <w:r w:rsidRPr="00A90568">
        <w:t xml:space="preserve"> </w:t>
      </w:r>
      <w:proofErr w:type="spellStart"/>
      <w:r w:rsidRPr="00A90568">
        <w:t>the</w:t>
      </w:r>
      <w:proofErr w:type="spellEnd"/>
      <w:r w:rsidRPr="00A90568">
        <w:t xml:space="preserve"> </w:t>
      </w:r>
      <w:proofErr w:type="spellStart"/>
      <w:r w:rsidRPr="00A90568">
        <w:t>number</w:t>
      </w:r>
      <w:proofErr w:type="spellEnd"/>
      <w:r w:rsidRPr="00A90568">
        <w:t xml:space="preserve"> </w:t>
      </w:r>
      <w:proofErr w:type="spellStart"/>
      <w:r w:rsidRPr="00A90568">
        <w:t>of</w:t>
      </w:r>
      <w:proofErr w:type="spellEnd"/>
      <w:r w:rsidRPr="00A90568">
        <w:t xml:space="preserve"> </w:t>
      </w:r>
      <w:proofErr w:type="spellStart"/>
      <w:r w:rsidRPr="00A90568">
        <w:t>dimensions</w:t>
      </w:r>
      <w:proofErr w:type="spellEnd"/>
      <w:r w:rsidRPr="00A90568">
        <w:t xml:space="preserve"> and to </w:t>
      </w:r>
      <w:proofErr w:type="spellStart"/>
      <w:r w:rsidRPr="00A90568">
        <w:t>find</w:t>
      </w:r>
      <w:proofErr w:type="spellEnd"/>
      <w:r w:rsidRPr="00A90568">
        <w:t xml:space="preserve"> </w:t>
      </w:r>
      <w:proofErr w:type="spellStart"/>
      <w:r w:rsidRPr="00A90568">
        <w:t>the</w:t>
      </w:r>
      <w:proofErr w:type="spellEnd"/>
      <w:r w:rsidRPr="00A90568">
        <w:t xml:space="preserve"> </w:t>
      </w:r>
      <w:proofErr w:type="spellStart"/>
      <w:r w:rsidRPr="00A90568">
        <w:t>characteristic</w:t>
      </w:r>
      <w:proofErr w:type="spellEnd"/>
      <w:r w:rsidRPr="00A90568">
        <w:t xml:space="preserve"> </w:t>
      </w:r>
      <w:proofErr w:type="spellStart"/>
      <w:r w:rsidRPr="00A90568">
        <w:t>properties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data. </w:t>
      </w:r>
      <w:proofErr w:type="spellStart"/>
      <w:r w:rsidRPr="00A90568">
        <w:t>The</w:t>
      </w:r>
      <w:proofErr w:type="spellEnd"/>
      <w:r>
        <w:t xml:space="preserve"> </w:t>
      </w:r>
      <w:proofErr w:type="spellStart"/>
      <w:r>
        <w:t>method</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r w:rsidRPr="00A90568">
        <w:t xml:space="preserve">(SVM)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classify</w:t>
      </w:r>
      <w:proofErr w:type="spellEnd"/>
      <w:r w:rsidRPr="00A90568">
        <w:t xml:space="preserve"> </w:t>
      </w:r>
      <w:proofErr w:type="spellStart"/>
      <w:r w:rsidRPr="00A90568">
        <w:t>the</w:t>
      </w:r>
      <w:proofErr w:type="spellEnd"/>
      <w:r w:rsidRPr="00A90568">
        <w:t xml:space="preserve"> data </w:t>
      </w:r>
      <w:proofErr w:type="spellStart"/>
      <w:r w:rsidRPr="00A90568">
        <w:t>into</w:t>
      </w:r>
      <w:proofErr w:type="spellEnd"/>
      <w:r w:rsidRPr="00A90568">
        <w:t xml:space="preserve"> </w:t>
      </w:r>
      <w:proofErr w:type="spellStart"/>
      <w:r w:rsidRPr="00A90568">
        <w:t>individual</w:t>
      </w:r>
      <w:proofErr w:type="spellEnd"/>
      <w:r w:rsidRPr="00A90568">
        <w:t xml:space="preserve"> </w:t>
      </w:r>
      <w:proofErr w:type="spellStart"/>
      <w:r w:rsidRPr="00A90568">
        <w:t>classes</w:t>
      </w:r>
      <w:proofErr w:type="spellEnd"/>
      <w:r w:rsidRPr="00A90568">
        <w:t xml:space="preserve"> </w:t>
      </w:r>
      <w:proofErr w:type="spellStart"/>
      <w:r w:rsidRPr="00A90568">
        <w:t>representing</w:t>
      </w:r>
      <w:proofErr w:type="spellEnd"/>
      <w:r w:rsidRPr="00A90568">
        <w:t xml:space="preserve"> </w:t>
      </w:r>
      <w:proofErr w:type="spellStart"/>
      <w:r w:rsidRPr="00A90568">
        <w:t>parts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w:t>
      </w:r>
      <w:proofErr w:type="spellStart"/>
      <w:r w:rsidRPr="00A90568">
        <w:t>drum</w:t>
      </w:r>
      <w:proofErr w:type="spellEnd"/>
      <w:r w:rsidRPr="00A90568">
        <w:t xml:space="preserve"> </w:t>
      </w:r>
      <w:proofErr w:type="spellStart"/>
      <w:r w:rsidRPr="00A90568">
        <w:t>kit</w:t>
      </w:r>
      <w:proofErr w:type="spellEnd"/>
      <w:r w:rsidRPr="00A90568">
        <w:t xml:space="preserve">. </w:t>
      </w:r>
      <w:proofErr w:type="spellStart"/>
      <w:r w:rsidR="00C35202" w:rsidRPr="00C35202">
        <w:t>The</w:t>
      </w:r>
      <w:proofErr w:type="spellEnd"/>
      <w:r w:rsidR="00C35202" w:rsidRPr="00C35202">
        <w:t xml:space="preserve"> software </w:t>
      </w:r>
      <w:proofErr w:type="spellStart"/>
      <w:r w:rsidR="00C35202" w:rsidRPr="00C35202">
        <w:t>was</w:t>
      </w:r>
      <w:proofErr w:type="spellEnd"/>
      <w:r w:rsidR="00C35202" w:rsidRPr="00C35202">
        <w:t xml:space="preserve"> </w:t>
      </w:r>
      <w:proofErr w:type="spellStart"/>
      <w:r w:rsidR="00C35202" w:rsidRPr="00C35202">
        <w:t>programmed</w:t>
      </w:r>
      <w:proofErr w:type="spellEnd"/>
      <w:r w:rsidR="00C35202" w:rsidRPr="00C35202">
        <w:t xml:space="preserve"> in </w:t>
      </w:r>
      <w:proofErr w:type="spellStart"/>
      <w:r w:rsidR="00C35202" w:rsidRPr="00C35202">
        <w:t>Matlab</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model </w:t>
      </w:r>
      <w:proofErr w:type="spellStart"/>
      <w:r w:rsidRPr="00A90568">
        <w:t>was</w:t>
      </w:r>
      <w:proofErr w:type="spellEnd"/>
      <w:r w:rsidRPr="00A90568">
        <w:t xml:space="preserve"> </w:t>
      </w:r>
      <w:proofErr w:type="spellStart"/>
      <w:r w:rsidRPr="00A90568">
        <w:t>trained</w:t>
      </w:r>
      <w:proofErr w:type="spellEnd"/>
      <w:r w:rsidRPr="00A90568">
        <w:t xml:space="preserve"> on a set </w:t>
      </w:r>
      <w:proofErr w:type="spellStart"/>
      <w:r w:rsidRPr="00A90568">
        <w:t>of</w:t>
      </w:r>
      <w:proofErr w:type="spellEnd"/>
      <w:r w:rsidRPr="00A90568">
        <w:t xml:space="preserve"> 728 </w:t>
      </w:r>
      <w:proofErr w:type="spellStart"/>
      <w:r>
        <w:t>drum</w:t>
      </w:r>
      <w:proofErr w:type="spellEnd"/>
      <w:r w:rsidRPr="00A90568">
        <w:t xml:space="preserve"> </w:t>
      </w:r>
      <w:proofErr w:type="spellStart"/>
      <w:r w:rsidRPr="00A90568">
        <w:t>samples</w:t>
      </w:r>
      <w:proofErr w:type="spellEnd"/>
      <w:r w:rsidRPr="00A90568">
        <w:t xml:space="preserve"> </w:t>
      </w:r>
      <w:proofErr w:type="spellStart"/>
      <w:r w:rsidRPr="00A90568">
        <w:t>for</w:t>
      </w:r>
      <w:proofErr w:type="spellEnd"/>
      <w:r w:rsidRPr="00A90568">
        <w:t xml:space="preserve"> </w:t>
      </w:r>
      <w:proofErr w:type="spellStart"/>
      <w:r w:rsidRPr="00A90568">
        <w:t>seven</w:t>
      </w:r>
      <w:proofErr w:type="spellEnd"/>
      <w:r w:rsidRPr="00A90568">
        <w:t xml:space="preserve"> </w:t>
      </w:r>
      <w:proofErr w:type="spellStart"/>
      <w:r w:rsidRPr="00A90568">
        <w:t>categories</w:t>
      </w:r>
      <w:proofErr w:type="spellEnd"/>
      <w:r w:rsidRPr="00A90568">
        <w:t xml:space="preserve"> (</w:t>
      </w:r>
      <w:proofErr w:type="spellStart"/>
      <w:r>
        <w:t>kick</w:t>
      </w:r>
      <w:proofErr w:type="spellEnd"/>
      <w:r w:rsidRPr="00A90568">
        <w:t xml:space="preserve">, </w:t>
      </w:r>
      <w:proofErr w:type="spellStart"/>
      <w:r>
        <w:t>snare</w:t>
      </w:r>
      <w:proofErr w:type="spellEnd"/>
      <w:r w:rsidRPr="00A90568">
        <w:t xml:space="preserve">, hi-hat, </w:t>
      </w:r>
      <w:proofErr w:type="spellStart"/>
      <w:r w:rsidRPr="00A90568">
        <w:t>crash</w:t>
      </w:r>
      <w:proofErr w:type="spellEnd"/>
      <w:r w:rsidRPr="00A90568">
        <w:t xml:space="preserve">, </w:t>
      </w:r>
      <w:proofErr w:type="spellStart"/>
      <w:r w:rsidRPr="00A90568">
        <w:t>ride</w:t>
      </w:r>
      <w:proofErr w:type="spellEnd"/>
      <w:r w:rsidRPr="00A90568">
        <w:t xml:space="preserve">, </w:t>
      </w:r>
      <w:proofErr w:type="spellStart"/>
      <w:r>
        <w:t>kick</w:t>
      </w:r>
      <w:proofErr w:type="spellEnd"/>
      <w:r w:rsidRPr="00A90568">
        <w:t xml:space="preserve"> + hi-hat, </w:t>
      </w:r>
      <w:proofErr w:type="spellStart"/>
      <w:r>
        <w:t>snare</w:t>
      </w:r>
      <w:proofErr w:type="spellEnd"/>
      <w:r w:rsidRPr="00A90568">
        <w:t xml:space="preserve"> + hi-hat). </w:t>
      </w:r>
      <w:proofErr w:type="spellStart"/>
      <w:r w:rsidR="00C35202" w:rsidRPr="00C35202">
        <w:t>The</w:t>
      </w:r>
      <w:proofErr w:type="spellEnd"/>
      <w:r w:rsidR="00C35202" w:rsidRPr="00C35202">
        <w:t xml:space="preserve"> </w:t>
      </w:r>
      <w:proofErr w:type="spellStart"/>
      <w:r w:rsidR="00C35202" w:rsidRPr="00C35202">
        <w:t>success</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system</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75</w:t>
      </w:r>
      <w:r w:rsidR="00C35202">
        <w:t xml:space="preserve"> </w:t>
      </w:r>
      <w:r w:rsidR="00C35202" w:rsidRPr="00C35202">
        <w:t>%</w:t>
      </w:r>
      <w:r w:rsidR="00C35202">
        <w:t>.</w:t>
      </w:r>
    </w:p>
    <w:p w14:paraId="4B908CFF" w14:textId="77777777" w:rsidR="00C35202" w:rsidRDefault="00C35202" w:rsidP="0019118E">
      <w:pPr>
        <w:pStyle w:val="ds34nadpis"/>
        <w:spacing w:line="276" w:lineRule="auto"/>
      </w:pPr>
    </w:p>
    <w:p w14:paraId="0AA530D0" w14:textId="2446CF6F" w:rsidR="00A86523" w:rsidRPr="00C30A19" w:rsidRDefault="00A86523" w:rsidP="0019118E">
      <w:pPr>
        <w:pStyle w:val="ds34nadpis"/>
        <w:spacing w:line="276" w:lineRule="auto"/>
      </w:pPr>
      <w:proofErr w:type="spellStart"/>
      <w:r w:rsidRPr="00C30A19">
        <w:t>Keywords</w:t>
      </w:r>
      <w:proofErr w:type="spellEnd"/>
    </w:p>
    <w:p w14:paraId="1EB6733C" w14:textId="655B9D18" w:rsidR="00A86523" w:rsidRPr="00C30A19" w:rsidRDefault="00E732EE" w:rsidP="0019118E">
      <w:pPr>
        <w:pStyle w:val="ds34"/>
        <w:spacing w:line="276" w:lineRule="auto"/>
      </w:pPr>
      <w:proofErr w:type="spellStart"/>
      <w:r w:rsidRPr="00E732EE">
        <w:t>drum</w:t>
      </w:r>
      <w:proofErr w:type="spellEnd"/>
      <w:r w:rsidRPr="00E732EE">
        <w:t xml:space="preserve"> </w:t>
      </w:r>
      <w:proofErr w:type="spellStart"/>
      <w:r w:rsidR="00A90568">
        <w:t>kit</w:t>
      </w:r>
      <w:proofErr w:type="spellEnd"/>
      <w:r>
        <w:t xml:space="preserve">, </w:t>
      </w:r>
      <w:proofErr w:type="spellStart"/>
      <w:r>
        <w:t>p</w:t>
      </w:r>
      <w:r w:rsidRPr="00E732EE">
        <w:t>rincipal</w:t>
      </w:r>
      <w:proofErr w:type="spellEnd"/>
      <w:r w:rsidRPr="00E732EE">
        <w:t xml:space="preserve"> </w:t>
      </w:r>
      <w:proofErr w:type="spellStart"/>
      <w:r>
        <w:t>c</w:t>
      </w:r>
      <w:r w:rsidRPr="00E732EE">
        <w:t>omponent</w:t>
      </w:r>
      <w:proofErr w:type="spellEnd"/>
      <w:r w:rsidRPr="00E732EE">
        <w:t xml:space="preserve"> </w:t>
      </w:r>
      <w:proofErr w:type="spellStart"/>
      <w:r>
        <w:t>a</w:t>
      </w:r>
      <w:r w:rsidRPr="00E732EE">
        <w:t>nalysis</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proofErr w:type="spellStart"/>
      <w:r w:rsidR="00A90568">
        <w:t>c</w:t>
      </w:r>
      <w:r w:rsidR="00A90568" w:rsidRPr="00A90568">
        <w:t>lassification</w:t>
      </w:r>
      <w:proofErr w:type="spellEnd"/>
    </w:p>
    <w:p w14:paraId="586F9771" w14:textId="77777777" w:rsidR="0019118E" w:rsidRPr="00C30A19" w:rsidRDefault="0019118E" w:rsidP="0019118E">
      <w:pPr>
        <w:pStyle w:val="ds34"/>
        <w:spacing w:line="276" w:lineRule="auto"/>
      </w:pPr>
    </w:p>
    <w:p w14:paraId="1A1CFF9D" w14:textId="77777777" w:rsidR="00184AC4" w:rsidRPr="00C30A19" w:rsidRDefault="00184AC4" w:rsidP="00C35202">
      <w:pPr>
        <w:pStyle w:val="ds34"/>
        <w:spacing w:line="276" w:lineRule="auto"/>
        <w:ind w:left="0"/>
      </w:pP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59E8DFE0" w:rsidR="004A369D" w:rsidRDefault="004A369D" w:rsidP="0019118E">
      <w:pPr>
        <w:pStyle w:val="ds34"/>
        <w:spacing w:line="276" w:lineRule="auto"/>
      </w:pPr>
    </w:p>
    <w:p w14:paraId="55E17555" w14:textId="455F195E" w:rsidR="008010F8" w:rsidRDefault="008010F8" w:rsidP="0019118E">
      <w:pPr>
        <w:pStyle w:val="ds34"/>
        <w:spacing w:line="276" w:lineRule="auto"/>
      </w:pPr>
    </w:p>
    <w:p w14:paraId="6C5CFCAB" w14:textId="46561DF0" w:rsidR="008010F8" w:rsidRDefault="008010F8" w:rsidP="0019118E">
      <w:pPr>
        <w:pStyle w:val="ds34"/>
        <w:spacing w:line="276" w:lineRule="auto"/>
      </w:pPr>
    </w:p>
    <w:p w14:paraId="70C756BA" w14:textId="2A5715E8" w:rsidR="008010F8" w:rsidRDefault="008010F8" w:rsidP="0019118E">
      <w:pPr>
        <w:pStyle w:val="ds34"/>
        <w:spacing w:line="276" w:lineRule="auto"/>
      </w:pPr>
    </w:p>
    <w:p w14:paraId="69F03454" w14:textId="3F146C8F" w:rsidR="008010F8" w:rsidRDefault="008010F8" w:rsidP="0019118E">
      <w:pPr>
        <w:pStyle w:val="ds34"/>
        <w:spacing w:line="276" w:lineRule="auto"/>
      </w:pPr>
    </w:p>
    <w:p w14:paraId="0D956EF6" w14:textId="38CE9202" w:rsidR="008010F8" w:rsidRDefault="008010F8" w:rsidP="0019118E">
      <w:pPr>
        <w:pStyle w:val="ds34"/>
        <w:spacing w:line="276" w:lineRule="auto"/>
      </w:pPr>
    </w:p>
    <w:p w14:paraId="67C42ADE" w14:textId="6BAD862D" w:rsidR="008010F8" w:rsidRDefault="008010F8" w:rsidP="0019118E">
      <w:pPr>
        <w:pStyle w:val="ds34"/>
        <w:spacing w:line="276" w:lineRule="auto"/>
      </w:pPr>
    </w:p>
    <w:p w14:paraId="7B014C07" w14:textId="7BCEA718" w:rsidR="008010F8" w:rsidRDefault="008010F8" w:rsidP="0019118E">
      <w:pPr>
        <w:pStyle w:val="ds34"/>
        <w:spacing w:line="276" w:lineRule="auto"/>
      </w:pPr>
    </w:p>
    <w:p w14:paraId="41ED3BFB" w14:textId="4522D431" w:rsidR="008010F8" w:rsidRDefault="008010F8" w:rsidP="0019118E">
      <w:pPr>
        <w:pStyle w:val="ds34"/>
        <w:spacing w:line="276" w:lineRule="auto"/>
      </w:pPr>
    </w:p>
    <w:p w14:paraId="7B362232" w14:textId="77777777" w:rsidR="008010F8" w:rsidRPr="00C30A19" w:rsidRDefault="008010F8"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6F4D5F9D" w14:textId="581C8A0C" w:rsidR="007504B5" w:rsidRPr="008010F8" w:rsidRDefault="008010F8" w:rsidP="008010F8">
      <w:pPr>
        <w:pStyle w:val="Odstavecprvn"/>
      </w:pPr>
      <w:r w:rsidRPr="008010F8">
        <w:t xml:space="preserve">KONZAL, Jan. </w:t>
      </w:r>
      <w:r w:rsidRPr="008010F8">
        <w:rPr>
          <w:iCs/>
        </w:rPr>
        <w:t xml:space="preserve">Analytický nástroj pro generování bicích </w:t>
      </w:r>
      <w:proofErr w:type="spellStart"/>
      <w:r w:rsidRPr="008010F8">
        <w:rPr>
          <w:iCs/>
        </w:rPr>
        <w:t>triggerů</w:t>
      </w:r>
      <w:proofErr w:type="spellEnd"/>
      <w:r w:rsidRPr="008010F8">
        <w:rPr>
          <w:iCs/>
        </w:rPr>
        <w:t xml:space="preserve"> z </w:t>
      </w:r>
      <w:proofErr w:type="spellStart"/>
      <w:r w:rsidRPr="008010F8">
        <w:rPr>
          <w:iCs/>
        </w:rPr>
        <w:t>downmix</w:t>
      </w:r>
      <w:proofErr w:type="spellEnd"/>
      <w:r w:rsidRPr="008010F8">
        <w:rPr>
          <w:iCs/>
        </w:rPr>
        <w:t xml:space="preserve"> záznamu</w:t>
      </w:r>
      <w:r w:rsidRPr="008010F8">
        <w:t xml:space="preserve"> [online]. Brno, 2020 </w:t>
      </w:r>
      <w:r w:rsidRPr="008010F8">
        <w:rPr>
          <w:rStyle w:val="bsttip"/>
        </w:rPr>
        <w:t>[cit. 2020-05-26]</w:t>
      </w:r>
      <w:r w:rsidRPr="008010F8">
        <w:t>. Dostupné z: https://www.vutbr.cz/studenti/zav-prace/detail/127317. Diplomová práce. Vysoké učení technické v Brně, Fakulta elektrotechniky a komunikačních technologií, Ústav telekomunikací. Vedoucí práce Lubor Přikryl.</w:t>
      </w:r>
    </w:p>
    <w:p w14:paraId="0659EBD2" w14:textId="25467D2E" w:rsidR="00493F19" w:rsidRPr="00C30A19" w:rsidRDefault="00493F19" w:rsidP="008010F8">
      <w:pPr>
        <w:pStyle w:val="Odstavecprvn"/>
      </w:pPr>
    </w:p>
    <w:p w14:paraId="42B88C6A" w14:textId="0F261C89" w:rsidR="0019118E" w:rsidRDefault="0019118E" w:rsidP="0080263D">
      <w:pPr>
        <w:autoSpaceDE w:val="0"/>
        <w:autoSpaceDN w:val="0"/>
        <w:adjustRightInd w:val="0"/>
        <w:spacing w:line="240" w:lineRule="auto"/>
        <w:jc w:val="both"/>
      </w:pPr>
    </w:p>
    <w:p w14:paraId="442175B5" w14:textId="52AD7499" w:rsidR="008010F8" w:rsidRDefault="008010F8" w:rsidP="0080263D">
      <w:pPr>
        <w:autoSpaceDE w:val="0"/>
        <w:autoSpaceDN w:val="0"/>
        <w:adjustRightInd w:val="0"/>
        <w:spacing w:line="240" w:lineRule="auto"/>
        <w:jc w:val="both"/>
      </w:pPr>
    </w:p>
    <w:p w14:paraId="635EF53C" w14:textId="4CF2EEF7" w:rsidR="008010F8" w:rsidRDefault="008010F8" w:rsidP="0080263D">
      <w:pPr>
        <w:autoSpaceDE w:val="0"/>
        <w:autoSpaceDN w:val="0"/>
        <w:adjustRightInd w:val="0"/>
        <w:spacing w:line="240" w:lineRule="auto"/>
        <w:jc w:val="both"/>
      </w:pPr>
    </w:p>
    <w:p w14:paraId="1EC6505A" w14:textId="39053F46" w:rsidR="008010F8" w:rsidRDefault="008010F8" w:rsidP="0080263D">
      <w:pPr>
        <w:autoSpaceDE w:val="0"/>
        <w:autoSpaceDN w:val="0"/>
        <w:adjustRightInd w:val="0"/>
        <w:spacing w:line="240" w:lineRule="auto"/>
        <w:jc w:val="both"/>
      </w:pPr>
    </w:p>
    <w:p w14:paraId="19592B36" w14:textId="0CDB74BC" w:rsidR="008010F8" w:rsidRDefault="008010F8" w:rsidP="0080263D">
      <w:pPr>
        <w:autoSpaceDE w:val="0"/>
        <w:autoSpaceDN w:val="0"/>
        <w:adjustRightInd w:val="0"/>
        <w:spacing w:line="240" w:lineRule="auto"/>
        <w:jc w:val="both"/>
      </w:pPr>
    </w:p>
    <w:p w14:paraId="5A1A1A06" w14:textId="36654E31" w:rsidR="008010F8" w:rsidRDefault="008010F8" w:rsidP="0080263D">
      <w:pPr>
        <w:autoSpaceDE w:val="0"/>
        <w:autoSpaceDN w:val="0"/>
        <w:adjustRightInd w:val="0"/>
        <w:spacing w:line="240" w:lineRule="auto"/>
        <w:jc w:val="both"/>
      </w:pPr>
    </w:p>
    <w:p w14:paraId="67758ADC" w14:textId="235D0AB1" w:rsidR="008010F8" w:rsidRDefault="008010F8" w:rsidP="0080263D">
      <w:pPr>
        <w:autoSpaceDE w:val="0"/>
        <w:autoSpaceDN w:val="0"/>
        <w:adjustRightInd w:val="0"/>
        <w:spacing w:line="240" w:lineRule="auto"/>
        <w:jc w:val="both"/>
      </w:pPr>
    </w:p>
    <w:p w14:paraId="436FE9F0" w14:textId="376E7A86" w:rsidR="008010F8" w:rsidRDefault="008010F8" w:rsidP="0080263D">
      <w:pPr>
        <w:autoSpaceDE w:val="0"/>
        <w:autoSpaceDN w:val="0"/>
        <w:adjustRightInd w:val="0"/>
        <w:spacing w:line="240" w:lineRule="auto"/>
        <w:jc w:val="both"/>
      </w:pPr>
    </w:p>
    <w:p w14:paraId="245F3475" w14:textId="736C34CF" w:rsidR="008010F8" w:rsidRDefault="008010F8" w:rsidP="0080263D">
      <w:pPr>
        <w:autoSpaceDE w:val="0"/>
        <w:autoSpaceDN w:val="0"/>
        <w:adjustRightInd w:val="0"/>
        <w:spacing w:line="240" w:lineRule="auto"/>
        <w:jc w:val="both"/>
      </w:pPr>
    </w:p>
    <w:p w14:paraId="1932CDE8" w14:textId="4D11F58D" w:rsidR="008010F8" w:rsidRDefault="008010F8" w:rsidP="0080263D">
      <w:pPr>
        <w:autoSpaceDE w:val="0"/>
        <w:autoSpaceDN w:val="0"/>
        <w:adjustRightInd w:val="0"/>
        <w:spacing w:line="240" w:lineRule="auto"/>
        <w:jc w:val="both"/>
      </w:pPr>
    </w:p>
    <w:p w14:paraId="45060BDF" w14:textId="14024833" w:rsidR="008010F8" w:rsidRDefault="008010F8" w:rsidP="0080263D">
      <w:pPr>
        <w:autoSpaceDE w:val="0"/>
        <w:autoSpaceDN w:val="0"/>
        <w:adjustRightInd w:val="0"/>
        <w:spacing w:line="240" w:lineRule="auto"/>
        <w:jc w:val="both"/>
      </w:pPr>
    </w:p>
    <w:p w14:paraId="36988C5E" w14:textId="154DC2B3" w:rsidR="008010F8" w:rsidRDefault="008010F8" w:rsidP="0080263D">
      <w:pPr>
        <w:autoSpaceDE w:val="0"/>
        <w:autoSpaceDN w:val="0"/>
        <w:adjustRightInd w:val="0"/>
        <w:spacing w:line="240" w:lineRule="auto"/>
        <w:jc w:val="both"/>
      </w:pPr>
    </w:p>
    <w:p w14:paraId="63330A9E" w14:textId="382B3514" w:rsidR="008010F8" w:rsidRDefault="008010F8" w:rsidP="0080263D">
      <w:pPr>
        <w:autoSpaceDE w:val="0"/>
        <w:autoSpaceDN w:val="0"/>
        <w:adjustRightInd w:val="0"/>
        <w:spacing w:line="240" w:lineRule="auto"/>
        <w:jc w:val="both"/>
      </w:pPr>
    </w:p>
    <w:p w14:paraId="6CA00665" w14:textId="5222517E" w:rsidR="008010F8" w:rsidRDefault="008010F8" w:rsidP="0080263D">
      <w:pPr>
        <w:autoSpaceDE w:val="0"/>
        <w:autoSpaceDN w:val="0"/>
        <w:adjustRightInd w:val="0"/>
        <w:spacing w:line="240" w:lineRule="auto"/>
        <w:jc w:val="both"/>
      </w:pPr>
    </w:p>
    <w:p w14:paraId="099D31E8" w14:textId="6E9050AB" w:rsidR="008010F8" w:rsidRDefault="008010F8" w:rsidP="0080263D">
      <w:pPr>
        <w:autoSpaceDE w:val="0"/>
        <w:autoSpaceDN w:val="0"/>
        <w:adjustRightInd w:val="0"/>
        <w:spacing w:line="240" w:lineRule="auto"/>
        <w:jc w:val="both"/>
      </w:pPr>
    </w:p>
    <w:p w14:paraId="3173A396" w14:textId="3C5787E3" w:rsidR="008010F8" w:rsidRDefault="008010F8" w:rsidP="0080263D">
      <w:pPr>
        <w:autoSpaceDE w:val="0"/>
        <w:autoSpaceDN w:val="0"/>
        <w:adjustRightInd w:val="0"/>
        <w:spacing w:line="240" w:lineRule="auto"/>
        <w:jc w:val="both"/>
      </w:pPr>
    </w:p>
    <w:p w14:paraId="0504D381" w14:textId="2532ACA5" w:rsidR="008010F8" w:rsidRDefault="008010F8" w:rsidP="0080263D">
      <w:pPr>
        <w:autoSpaceDE w:val="0"/>
        <w:autoSpaceDN w:val="0"/>
        <w:adjustRightInd w:val="0"/>
        <w:spacing w:line="240" w:lineRule="auto"/>
        <w:jc w:val="both"/>
      </w:pPr>
    </w:p>
    <w:p w14:paraId="2415F2EF" w14:textId="79158F1E" w:rsidR="008010F8" w:rsidRDefault="008010F8" w:rsidP="0080263D">
      <w:pPr>
        <w:autoSpaceDE w:val="0"/>
        <w:autoSpaceDN w:val="0"/>
        <w:adjustRightInd w:val="0"/>
        <w:spacing w:line="240" w:lineRule="auto"/>
        <w:jc w:val="both"/>
      </w:pPr>
    </w:p>
    <w:p w14:paraId="1BCCC3EB" w14:textId="77777777" w:rsidR="008010F8" w:rsidRPr="00C30A19" w:rsidRDefault="008010F8" w:rsidP="0080263D">
      <w:pPr>
        <w:autoSpaceDE w:val="0"/>
        <w:autoSpaceDN w:val="0"/>
        <w:adjustRightInd w:val="0"/>
        <w:spacing w:line="240" w:lineRule="auto"/>
        <w:jc w:val="both"/>
      </w:pP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152AFC9E" w:rsidR="00F963B0" w:rsidRPr="008010F8" w:rsidRDefault="00F963B0" w:rsidP="008010F8">
      <w:pPr>
        <w:pStyle w:val="Odstavecprvn"/>
      </w:pPr>
      <w:r w:rsidRPr="008010F8">
        <w:t xml:space="preserve">„Prohlašuji, že svou diplomovou práci na téma </w:t>
      </w:r>
      <w:r w:rsidR="008010F8" w:rsidRPr="008010F8">
        <w:t xml:space="preserve">Analytický nástroj pro generování bicích </w:t>
      </w:r>
      <w:proofErr w:type="spellStart"/>
      <w:r w:rsidR="008010F8" w:rsidRPr="008010F8">
        <w:t>triggerů</w:t>
      </w:r>
      <w:proofErr w:type="spellEnd"/>
      <w:r w:rsidR="008010F8" w:rsidRPr="008010F8">
        <w:t xml:space="preserve"> z </w:t>
      </w:r>
      <w:proofErr w:type="spellStart"/>
      <w:r w:rsidR="008010F8" w:rsidRPr="008010F8">
        <w:t>downmix</w:t>
      </w:r>
      <w:proofErr w:type="spellEnd"/>
      <w:r w:rsidR="008010F8" w:rsidRPr="008010F8">
        <w:t xml:space="preserve"> záznamu </w:t>
      </w:r>
      <w:r w:rsidRPr="008010F8">
        <w:t xml:space="preserve">jsem vypracoval samostatně pod vedením vedoucího diplomové práce a s použitím odborné literatury a dalších informačních zdrojů, které jsou všechny citovány v práci a uvedeny v seznamu literatury na konci práce. </w:t>
      </w:r>
    </w:p>
    <w:p w14:paraId="72D7A872" w14:textId="170CB9F7" w:rsidR="00C078C3" w:rsidRPr="008010F8" w:rsidRDefault="00F963B0" w:rsidP="008010F8">
      <w:pPr>
        <w:pStyle w:val="Odstavecprvn"/>
      </w:pPr>
      <w:r w:rsidRPr="008010F8">
        <w:t xml:space="preserve">Jako autor uvedené diplomové práce dále prohlašuji, že v souvislosti s vytvořením této diplomové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8010F8">
          <w:t>11 a</w:t>
        </w:r>
      </w:smartTag>
      <w:r w:rsidRPr="008010F8">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633C6446"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20</w:t>
      </w:r>
      <w:r w:rsidR="008010F8" w:rsidRPr="008010F8">
        <w:rPr>
          <w:rFonts w:ascii="Times New Roman" w:hAnsi="Times New Roman"/>
          <w:b/>
          <w:sz w:val="24"/>
        </w:rPr>
        <w:t>20</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lastRenderedPageBreak/>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4E94C945" w14:textId="74F224DA" w:rsidR="002B340E" w:rsidRDefault="002B340E" w:rsidP="008010F8">
      <w:pPr>
        <w:pStyle w:val="ds2"/>
        <w:spacing w:line="276" w:lineRule="auto"/>
        <w:ind w:left="0"/>
        <w:rPr>
          <w:lang w:val="cs-CZ"/>
        </w:rPr>
      </w:pPr>
    </w:p>
    <w:p w14:paraId="087CAED8" w14:textId="324C3A75" w:rsidR="008010F8" w:rsidRDefault="008010F8" w:rsidP="008010F8">
      <w:pPr>
        <w:pStyle w:val="ds2"/>
        <w:spacing w:line="276" w:lineRule="auto"/>
        <w:ind w:left="0"/>
        <w:rPr>
          <w:lang w:val="cs-CZ"/>
        </w:rPr>
      </w:pPr>
    </w:p>
    <w:p w14:paraId="316B77DE" w14:textId="02E23F91" w:rsidR="008010F8" w:rsidRDefault="008010F8" w:rsidP="008010F8">
      <w:pPr>
        <w:pStyle w:val="ds2"/>
        <w:spacing w:line="276" w:lineRule="auto"/>
        <w:ind w:left="0"/>
        <w:rPr>
          <w:lang w:val="cs-CZ"/>
        </w:rPr>
      </w:pPr>
    </w:p>
    <w:p w14:paraId="3CAD4ED4" w14:textId="5FB5FADA" w:rsidR="008010F8" w:rsidRDefault="008010F8" w:rsidP="008010F8">
      <w:pPr>
        <w:pStyle w:val="ds2"/>
        <w:spacing w:line="276" w:lineRule="auto"/>
        <w:ind w:left="0"/>
        <w:rPr>
          <w:lang w:val="cs-CZ"/>
        </w:rPr>
      </w:pPr>
    </w:p>
    <w:p w14:paraId="636553E3" w14:textId="41500B60" w:rsidR="008010F8" w:rsidRDefault="008010F8" w:rsidP="008010F8">
      <w:pPr>
        <w:pStyle w:val="ds2"/>
        <w:spacing w:line="276" w:lineRule="auto"/>
        <w:ind w:left="0"/>
        <w:rPr>
          <w:lang w:val="cs-CZ"/>
        </w:rPr>
      </w:pPr>
    </w:p>
    <w:p w14:paraId="36D12889" w14:textId="110CCE43" w:rsidR="008010F8" w:rsidRDefault="008010F8" w:rsidP="008010F8">
      <w:pPr>
        <w:pStyle w:val="ds2"/>
        <w:spacing w:line="276" w:lineRule="auto"/>
        <w:ind w:left="0"/>
        <w:rPr>
          <w:lang w:val="cs-CZ"/>
        </w:rPr>
      </w:pPr>
    </w:p>
    <w:p w14:paraId="3351A68C" w14:textId="5E6F2A44" w:rsidR="008010F8" w:rsidRDefault="008010F8" w:rsidP="008010F8">
      <w:pPr>
        <w:pStyle w:val="ds2"/>
        <w:spacing w:line="276" w:lineRule="auto"/>
        <w:ind w:left="0"/>
        <w:rPr>
          <w:lang w:val="cs-CZ"/>
        </w:rPr>
      </w:pPr>
    </w:p>
    <w:p w14:paraId="69B551A3" w14:textId="6C09B95F" w:rsidR="008010F8" w:rsidRDefault="008010F8" w:rsidP="008010F8">
      <w:pPr>
        <w:pStyle w:val="ds2"/>
        <w:spacing w:line="276" w:lineRule="auto"/>
        <w:ind w:left="0"/>
        <w:rPr>
          <w:lang w:val="cs-CZ"/>
        </w:rPr>
      </w:pPr>
    </w:p>
    <w:p w14:paraId="4C196593" w14:textId="055AA02F" w:rsidR="008010F8" w:rsidRDefault="008010F8" w:rsidP="008010F8">
      <w:pPr>
        <w:pStyle w:val="ds2"/>
        <w:spacing w:line="276" w:lineRule="auto"/>
        <w:ind w:left="0"/>
        <w:rPr>
          <w:lang w:val="cs-CZ"/>
        </w:rPr>
      </w:pPr>
    </w:p>
    <w:p w14:paraId="00BFCE25" w14:textId="59541537" w:rsidR="008010F8" w:rsidRDefault="008010F8" w:rsidP="008010F8">
      <w:pPr>
        <w:pStyle w:val="ds2"/>
        <w:spacing w:line="276" w:lineRule="auto"/>
        <w:ind w:left="0"/>
        <w:rPr>
          <w:lang w:val="cs-CZ"/>
        </w:rPr>
      </w:pPr>
    </w:p>
    <w:p w14:paraId="09BECC88" w14:textId="77B92B69" w:rsidR="008010F8" w:rsidRDefault="008010F8" w:rsidP="008010F8">
      <w:pPr>
        <w:pStyle w:val="ds2"/>
        <w:spacing w:line="276" w:lineRule="auto"/>
        <w:ind w:left="0"/>
        <w:rPr>
          <w:lang w:val="cs-CZ"/>
        </w:rPr>
      </w:pPr>
    </w:p>
    <w:p w14:paraId="15C34938" w14:textId="7FDC965F" w:rsidR="008010F8" w:rsidRDefault="008010F8" w:rsidP="008010F8">
      <w:pPr>
        <w:pStyle w:val="ds2"/>
        <w:spacing w:line="276" w:lineRule="auto"/>
        <w:ind w:left="0"/>
        <w:rPr>
          <w:lang w:val="cs-CZ"/>
        </w:rPr>
      </w:pPr>
    </w:p>
    <w:p w14:paraId="4C81C115" w14:textId="28D92529" w:rsidR="008010F8" w:rsidRDefault="008010F8" w:rsidP="008010F8">
      <w:pPr>
        <w:pStyle w:val="ds2"/>
        <w:spacing w:line="276" w:lineRule="auto"/>
        <w:ind w:left="0"/>
        <w:rPr>
          <w:lang w:val="cs-CZ"/>
        </w:rPr>
      </w:pPr>
    </w:p>
    <w:p w14:paraId="2D736A44" w14:textId="3FC07A69" w:rsidR="008010F8" w:rsidRDefault="008010F8" w:rsidP="008010F8">
      <w:pPr>
        <w:pStyle w:val="ds2"/>
        <w:spacing w:line="276" w:lineRule="auto"/>
        <w:ind w:left="0"/>
        <w:rPr>
          <w:lang w:val="cs-CZ"/>
        </w:rPr>
      </w:pPr>
    </w:p>
    <w:p w14:paraId="5624E177" w14:textId="5FEA6B78" w:rsidR="008010F8" w:rsidRDefault="008010F8" w:rsidP="008010F8">
      <w:pPr>
        <w:pStyle w:val="ds2"/>
        <w:spacing w:line="276" w:lineRule="auto"/>
        <w:ind w:left="0"/>
        <w:rPr>
          <w:lang w:val="cs-CZ"/>
        </w:rPr>
      </w:pPr>
    </w:p>
    <w:p w14:paraId="3F29C13F" w14:textId="3FE761E2" w:rsidR="008010F8" w:rsidRDefault="008010F8" w:rsidP="008010F8">
      <w:pPr>
        <w:pStyle w:val="ds2"/>
        <w:spacing w:line="276" w:lineRule="auto"/>
        <w:ind w:left="0"/>
        <w:rPr>
          <w:lang w:val="cs-CZ"/>
        </w:rPr>
      </w:pPr>
    </w:p>
    <w:p w14:paraId="2AA2E655" w14:textId="466B0C71" w:rsidR="008010F8" w:rsidRDefault="008010F8" w:rsidP="008010F8">
      <w:pPr>
        <w:pStyle w:val="ds2"/>
        <w:spacing w:line="276" w:lineRule="auto"/>
        <w:ind w:left="0"/>
        <w:rPr>
          <w:lang w:val="cs-CZ"/>
        </w:rPr>
      </w:pPr>
    </w:p>
    <w:p w14:paraId="13C9226C" w14:textId="263A34C5" w:rsidR="008010F8" w:rsidRDefault="008010F8" w:rsidP="008010F8">
      <w:pPr>
        <w:pStyle w:val="ds2"/>
        <w:spacing w:line="276" w:lineRule="auto"/>
        <w:ind w:left="0"/>
        <w:rPr>
          <w:lang w:val="cs-CZ"/>
        </w:rPr>
      </w:pPr>
    </w:p>
    <w:p w14:paraId="22073180" w14:textId="0902BD5E" w:rsidR="008010F8" w:rsidRDefault="008010F8" w:rsidP="008010F8">
      <w:pPr>
        <w:pStyle w:val="ds2"/>
        <w:spacing w:line="276" w:lineRule="auto"/>
        <w:ind w:left="0"/>
        <w:rPr>
          <w:lang w:val="cs-CZ"/>
        </w:rPr>
      </w:pPr>
    </w:p>
    <w:p w14:paraId="492765A9" w14:textId="0773EC2D" w:rsidR="008010F8" w:rsidRDefault="008010F8" w:rsidP="008010F8">
      <w:pPr>
        <w:pStyle w:val="ds2"/>
        <w:spacing w:line="276" w:lineRule="auto"/>
        <w:ind w:left="0"/>
        <w:rPr>
          <w:lang w:val="cs-CZ"/>
        </w:rPr>
      </w:pPr>
    </w:p>
    <w:p w14:paraId="05381D6B" w14:textId="54CD45A5" w:rsidR="008010F8" w:rsidRDefault="008010F8" w:rsidP="008010F8">
      <w:pPr>
        <w:pStyle w:val="ds2"/>
        <w:spacing w:line="276" w:lineRule="auto"/>
        <w:ind w:left="0"/>
        <w:rPr>
          <w:lang w:val="cs-CZ"/>
        </w:rPr>
      </w:pPr>
    </w:p>
    <w:p w14:paraId="61F5B87C" w14:textId="2AB35C51" w:rsidR="008010F8" w:rsidRDefault="008010F8" w:rsidP="008010F8">
      <w:pPr>
        <w:pStyle w:val="ds2"/>
        <w:spacing w:line="276" w:lineRule="auto"/>
        <w:ind w:left="0"/>
        <w:rPr>
          <w:lang w:val="cs-CZ"/>
        </w:rPr>
      </w:pPr>
    </w:p>
    <w:p w14:paraId="3DE95F26" w14:textId="3CF418D6" w:rsidR="008010F8" w:rsidRDefault="008010F8" w:rsidP="008010F8">
      <w:pPr>
        <w:pStyle w:val="ds2"/>
        <w:spacing w:line="276" w:lineRule="auto"/>
        <w:ind w:left="0"/>
        <w:rPr>
          <w:lang w:val="cs-CZ"/>
        </w:rPr>
      </w:pPr>
    </w:p>
    <w:p w14:paraId="7B699006" w14:textId="1BC71E8F" w:rsidR="008010F8" w:rsidRDefault="008010F8" w:rsidP="008010F8">
      <w:pPr>
        <w:pStyle w:val="ds2"/>
        <w:spacing w:line="276" w:lineRule="auto"/>
        <w:ind w:left="0"/>
        <w:rPr>
          <w:lang w:val="cs-CZ"/>
        </w:rPr>
      </w:pPr>
    </w:p>
    <w:p w14:paraId="40EC0879" w14:textId="3A0DF076" w:rsidR="008010F8" w:rsidRDefault="008010F8" w:rsidP="008010F8">
      <w:pPr>
        <w:pStyle w:val="ds2"/>
        <w:spacing w:line="276" w:lineRule="auto"/>
        <w:ind w:left="0"/>
        <w:rPr>
          <w:lang w:val="cs-CZ"/>
        </w:rPr>
      </w:pPr>
    </w:p>
    <w:p w14:paraId="43CEA4ED" w14:textId="6999EB91" w:rsidR="008010F8" w:rsidRDefault="008010F8" w:rsidP="008010F8">
      <w:pPr>
        <w:pStyle w:val="ds2"/>
        <w:spacing w:line="276" w:lineRule="auto"/>
        <w:ind w:left="0"/>
        <w:rPr>
          <w:lang w:val="cs-CZ"/>
        </w:rPr>
      </w:pPr>
    </w:p>
    <w:p w14:paraId="50EF00DA" w14:textId="7C00899A" w:rsidR="008010F8" w:rsidRDefault="008010F8" w:rsidP="008010F8">
      <w:pPr>
        <w:pStyle w:val="ds2"/>
        <w:spacing w:line="276" w:lineRule="auto"/>
        <w:ind w:left="0"/>
        <w:rPr>
          <w:lang w:val="cs-CZ"/>
        </w:rPr>
      </w:pPr>
    </w:p>
    <w:p w14:paraId="05BBD905" w14:textId="77777777" w:rsidR="008010F8" w:rsidRPr="00C30A19" w:rsidRDefault="008010F8" w:rsidP="008010F8">
      <w:pPr>
        <w:pStyle w:val="ds2"/>
        <w:spacing w:line="276" w:lineRule="auto"/>
        <w:ind w:left="0"/>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666CE23" w:rsidR="00A86523" w:rsidRPr="00C30A19" w:rsidRDefault="00A86523" w:rsidP="0019118E">
      <w:pPr>
        <w:pStyle w:val="ds34nadpis"/>
        <w:spacing w:line="276" w:lineRule="auto"/>
      </w:pPr>
      <w:r w:rsidRPr="00C30A19">
        <w:t>Poděkování</w:t>
      </w:r>
      <w:r w:rsidR="009C341C" w:rsidRPr="00C30A19">
        <w:t xml:space="preserve"> </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(externí zadavatel, konzultant,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8010F8">
      <w:pPr>
        <w:pStyle w:val="Odstavecprvn"/>
      </w:pPr>
      <w:r w:rsidRPr="00C30A19">
        <w:t>Děkuji vedoucímu diplomové</w:t>
      </w:r>
      <w:r w:rsidR="009C341C" w:rsidRPr="00C30A19">
        <w:t xml:space="preserve"> (bakalářské)</w:t>
      </w:r>
      <w:r w:rsidRPr="00C30A19">
        <w:t xml:space="preserve"> práce Prof.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0F81820C"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w:t>
      </w:r>
      <w:r w:rsidR="008010F8" w:rsidRPr="008010F8">
        <w:rPr>
          <w:rFonts w:ascii="Times New Roman" w:hAnsi="Times New Roman"/>
          <w:b/>
          <w:sz w:val="24"/>
        </w:rPr>
        <w:t>2020</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lastRenderedPageBreak/>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4572D44" w14:textId="77777777" w:rsidR="00515980" w:rsidRPr="00C30A19" w:rsidRDefault="00515980" w:rsidP="00406AFD">
      <w:pPr>
        <w:ind w:left="0"/>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bookmarkStart w:id="0" w:name="_Toc100936461"/>
      <w:bookmarkStart w:id="1" w:name="_Toc101325787"/>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07741C47" w14:textId="6AF13FD8" w:rsidR="007E0F00"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1489547" w:history="1">
        <w:r w:rsidR="007E0F00" w:rsidRPr="004B7DBA">
          <w:rPr>
            <w:rStyle w:val="Hypertextovodkaz"/>
            <w:noProof/>
            <w14:scene3d>
              <w14:camera w14:prst="orthographicFront"/>
              <w14:lightRig w14:rig="threePt" w14:dir="t">
                <w14:rot w14:lat="0" w14:lon="0" w14:rev="0"/>
              </w14:lightRig>
            </w14:scene3d>
          </w:rPr>
          <w:t>1.</w:t>
        </w:r>
        <w:r w:rsidR="007E0F00">
          <w:rPr>
            <w:rFonts w:asciiTheme="minorHAnsi" w:eastAsiaTheme="minorEastAsia" w:hAnsiTheme="minorHAnsi" w:cstheme="minorBidi"/>
            <w:noProof/>
            <w:sz w:val="22"/>
            <w:szCs w:val="22"/>
          </w:rPr>
          <w:tab/>
        </w:r>
        <w:r w:rsidR="007E0F00" w:rsidRPr="004B7DBA">
          <w:rPr>
            <w:rStyle w:val="Hypertextovodkaz"/>
            <w:noProof/>
          </w:rPr>
          <w:t>Úvod</w:t>
        </w:r>
        <w:r w:rsidR="007E0F00">
          <w:rPr>
            <w:noProof/>
            <w:webHidden/>
          </w:rPr>
          <w:tab/>
        </w:r>
        <w:r w:rsidR="007E0F00">
          <w:rPr>
            <w:noProof/>
            <w:webHidden/>
          </w:rPr>
          <w:fldChar w:fldCharType="begin"/>
        </w:r>
        <w:r w:rsidR="007E0F00">
          <w:rPr>
            <w:noProof/>
            <w:webHidden/>
          </w:rPr>
          <w:instrText xml:space="preserve"> PAGEREF _Toc41489547 \h </w:instrText>
        </w:r>
        <w:r w:rsidR="007E0F00">
          <w:rPr>
            <w:noProof/>
            <w:webHidden/>
          </w:rPr>
        </w:r>
        <w:r w:rsidR="007E0F00">
          <w:rPr>
            <w:noProof/>
            <w:webHidden/>
          </w:rPr>
          <w:fldChar w:fldCharType="separate"/>
        </w:r>
        <w:r w:rsidR="007E0F00">
          <w:rPr>
            <w:noProof/>
            <w:webHidden/>
          </w:rPr>
          <w:t>13</w:t>
        </w:r>
        <w:r w:rsidR="007E0F00">
          <w:rPr>
            <w:noProof/>
            <w:webHidden/>
          </w:rPr>
          <w:fldChar w:fldCharType="end"/>
        </w:r>
      </w:hyperlink>
    </w:p>
    <w:p w14:paraId="0C6D739D" w14:textId="19065837"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48" w:history="1">
        <w:r w:rsidR="007E0F00" w:rsidRPr="004B7DBA">
          <w:rPr>
            <w:rStyle w:val="Hypertextovodkaz"/>
            <w:noProof/>
            <w14:scene3d>
              <w14:camera w14:prst="orthographicFront"/>
              <w14:lightRig w14:rig="threePt" w14:dir="t">
                <w14:rot w14:lat="0" w14:lon="0" w14:rev="0"/>
              </w14:lightRig>
            </w14:scene3d>
          </w:rPr>
          <w:t>2.</w:t>
        </w:r>
        <w:r w:rsidR="007E0F00">
          <w:rPr>
            <w:rFonts w:asciiTheme="minorHAnsi" w:eastAsiaTheme="minorEastAsia" w:hAnsiTheme="minorHAnsi" w:cstheme="minorBidi"/>
            <w:noProof/>
            <w:sz w:val="22"/>
            <w:szCs w:val="22"/>
          </w:rPr>
          <w:tab/>
        </w:r>
        <w:r w:rsidR="007E0F00" w:rsidRPr="004B7DBA">
          <w:rPr>
            <w:rStyle w:val="Hypertextovodkaz"/>
            <w:noProof/>
          </w:rPr>
          <w:t>Bicí souprava</w:t>
        </w:r>
        <w:r w:rsidR="007E0F00">
          <w:rPr>
            <w:noProof/>
            <w:webHidden/>
          </w:rPr>
          <w:tab/>
        </w:r>
        <w:r w:rsidR="007E0F00">
          <w:rPr>
            <w:noProof/>
            <w:webHidden/>
          </w:rPr>
          <w:fldChar w:fldCharType="begin"/>
        </w:r>
        <w:r w:rsidR="007E0F00">
          <w:rPr>
            <w:noProof/>
            <w:webHidden/>
          </w:rPr>
          <w:instrText xml:space="preserve"> PAGEREF _Toc41489548 \h </w:instrText>
        </w:r>
        <w:r w:rsidR="007E0F00">
          <w:rPr>
            <w:noProof/>
            <w:webHidden/>
          </w:rPr>
        </w:r>
        <w:r w:rsidR="007E0F00">
          <w:rPr>
            <w:noProof/>
            <w:webHidden/>
          </w:rPr>
          <w:fldChar w:fldCharType="separate"/>
        </w:r>
        <w:r w:rsidR="007E0F00">
          <w:rPr>
            <w:noProof/>
            <w:webHidden/>
          </w:rPr>
          <w:t>14</w:t>
        </w:r>
        <w:r w:rsidR="007E0F00">
          <w:rPr>
            <w:noProof/>
            <w:webHidden/>
          </w:rPr>
          <w:fldChar w:fldCharType="end"/>
        </w:r>
      </w:hyperlink>
    </w:p>
    <w:p w14:paraId="5DF8FAC4" w14:textId="16546128"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49" w:history="1">
        <w:r w:rsidR="007E0F00" w:rsidRPr="004B7DBA">
          <w:rPr>
            <w:rStyle w:val="Hypertextovodkaz"/>
            <w:noProof/>
            <w14:scene3d>
              <w14:camera w14:prst="orthographicFront"/>
              <w14:lightRig w14:rig="threePt" w14:dir="t">
                <w14:rot w14:lat="0" w14:lon="0" w14:rev="0"/>
              </w14:lightRig>
            </w14:scene3d>
          </w:rPr>
          <w:t>3.</w:t>
        </w:r>
        <w:r w:rsidR="007E0F00">
          <w:rPr>
            <w:rFonts w:asciiTheme="minorHAnsi" w:eastAsiaTheme="minorEastAsia" w:hAnsiTheme="minorHAnsi" w:cstheme="minorBidi"/>
            <w:noProof/>
            <w:sz w:val="22"/>
            <w:szCs w:val="22"/>
          </w:rPr>
          <w:tab/>
        </w:r>
        <w:r w:rsidR="007E0F00" w:rsidRPr="004B7DBA">
          <w:rPr>
            <w:rStyle w:val="Hypertextovodkaz"/>
            <w:noProof/>
          </w:rPr>
          <w:t>Zpracování vstupního signálu</w:t>
        </w:r>
        <w:r w:rsidR="007E0F00">
          <w:rPr>
            <w:noProof/>
            <w:webHidden/>
          </w:rPr>
          <w:tab/>
        </w:r>
        <w:r w:rsidR="007E0F00">
          <w:rPr>
            <w:noProof/>
            <w:webHidden/>
          </w:rPr>
          <w:fldChar w:fldCharType="begin"/>
        </w:r>
        <w:r w:rsidR="007E0F00">
          <w:rPr>
            <w:noProof/>
            <w:webHidden/>
          </w:rPr>
          <w:instrText xml:space="preserve"> PAGEREF _Toc41489549 \h </w:instrText>
        </w:r>
        <w:r w:rsidR="007E0F00">
          <w:rPr>
            <w:noProof/>
            <w:webHidden/>
          </w:rPr>
        </w:r>
        <w:r w:rsidR="007E0F00">
          <w:rPr>
            <w:noProof/>
            <w:webHidden/>
          </w:rPr>
          <w:fldChar w:fldCharType="separate"/>
        </w:r>
        <w:r w:rsidR="007E0F00">
          <w:rPr>
            <w:noProof/>
            <w:webHidden/>
          </w:rPr>
          <w:t>15</w:t>
        </w:r>
        <w:r w:rsidR="007E0F00">
          <w:rPr>
            <w:noProof/>
            <w:webHidden/>
          </w:rPr>
          <w:fldChar w:fldCharType="end"/>
        </w:r>
      </w:hyperlink>
    </w:p>
    <w:p w14:paraId="33B91BE7" w14:textId="13F98E59"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50" w:history="1">
        <w:r w:rsidR="007E0F00" w:rsidRPr="004B7DBA">
          <w:rPr>
            <w:rStyle w:val="Hypertextovodkaz"/>
            <w:noProof/>
            <w14:scene3d>
              <w14:camera w14:prst="orthographicFront"/>
              <w14:lightRig w14:rig="threePt" w14:dir="t">
                <w14:rot w14:lat="0" w14:lon="0" w14:rev="0"/>
              </w14:lightRig>
            </w14:scene3d>
          </w:rPr>
          <w:t>3.1</w:t>
        </w:r>
        <w:r w:rsidR="007E0F00">
          <w:rPr>
            <w:rFonts w:asciiTheme="minorHAnsi" w:eastAsiaTheme="minorEastAsia" w:hAnsiTheme="minorHAnsi" w:cstheme="minorBidi"/>
            <w:noProof/>
            <w:sz w:val="22"/>
            <w:szCs w:val="22"/>
          </w:rPr>
          <w:tab/>
        </w:r>
        <w:r w:rsidR="007E0F00" w:rsidRPr="004B7DBA">
          <w:rPr>
            <w:rStyle w:val="Hypertextovodkaz"/>
            <w:noProof/>
          </w:rPr>
          <w:t>Předzpracování</w:t>
        </w:r>
        <w:r w:rsidR="007E0F00">
          <w:rPr>
            <w:noProof/>
            <w:webHidden/>
          </w:rPr>
          <w:tab/>
        </w:r>
        <w:r w:rsidR="007E0F00">
          <w:rPr>
            <w:noProof/>
            <w:webHidden/>
          </w:rPr>
          <w:fldChar w:fldCharType="begin"/>
        </w:r>
        <w:r w:rsidR="007E0F00">
          <w:rPr>
            <w:noProof/>
            <w:webHidden/>
          </w:rPr>
          <w:instrText xml:space="preserve"> PAGEREF _Toc41489550 \h </w:instrText>
        </w:r>
        <w:r w:rsidR="007E0F00">
          <w:rPr>
            <w:noProof/>
            <w:webHidden/>
          </w:rPr>
        </w:r>
        <w:r w:rsidR="007E0F00">
          <w:rPr>
            <w:noProof/>
            <w:webHidden/>
          </w:rPr>
          <w:fldChar w:fldCharType="separate"/>
        </w:r>
        <w:r w:rsidR="007E0F00">
          <w:rPr>
            <w:noProof/>
            <w:webHidden/>
          </w:rPr>
          <w:t>15</w:t>
        </w:r>
        <w:r w:rsidR="007E0F00">
          <w:rPr>
            <w:noProof/>
            <w:webHidden/>
          </w:rPr>
          <w:fldChar w:fldCharType="end"/>
        </w:r>
      </w:hyperlink>
    </w:p>
    <w:p w14:paraId="5F703991" w14:textId="57664DC0"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51" w:history="1">
        <w:r w:rsidR="007E0F00" w:rsidRPr="004B7DBA">
          <w:rPr>
            <w:rStyle w:val="Hypertextovodkaz"/>
            <w:noProof/>
            <w14:scene3d>
              <w14:camera w14:prst="orthographicFront"/>
              <w14:lightRig w14:rig="threePt" w14:dir="t">
                <w14:rot w14:lat="0" w14:lon="0" w14:rev="0"/>
              </w14:lightRig>
            </w14:scene3d>
          </w:rPr>
          <w:t>3.2</w:t>
        </w:r>
        <w:r w:rsidR="007E0F00">
          <w:rPr>
            <w:rFonts w:asciiTheme="minorHAnsi" w:eastAsiaTheme="minorEastAsia" w:hAnsiTheme="minorHAnsi" w:cstheme="minorBidi"/>
            <w:noProof/>
            <w:sz w:val="22"/>
            <w:szCs w:val="22"/>
          </w:rPr>
          <w:tab/>
        </w:r>
        <w:r w:rsidR="007E0F00" w:rsidRPr="004B7DBA">
          <w:rPr>
            <w:rStyle w:val="Hypertextovodkaz"/>
            <w:noProof/>
          </w:rPr>
          <w:t>Číslicové filtry</w:t>
        </w:r>
        <w:r w:rsidR="007E0F00">
          <w:rPr>
            <w:noProof/>
            <w:webHidden/>
          </w:rPr>
          <w:tab/>
        </w:r>
        <w:r w:rsidR="007E0F00">
          <w:rPr>
            <w:noProof/>
            <w:webHidden/>
          </w:rPr>
          <w:fldChar w:fldCharType="begin"/>
        </w:r>
        <w:r w:rsidR="007E0F00">
          <w:rPr>
            <w:noProof/>
            <w:webHidden/>
          </w:rPr>
          <w:instrText xml:space="preserve"> PAGEREF _Toc41489551 \h </w:instrText>
        </w:r>
        <w:r w:rsidR="007E0F00">
          <w:rPr>
            <w:noProof/>
            <w:webHidden/>
          </w:rPr>
        </w:r>
        <w:r w:rsidR="007E0F00">
          <w:rPr>
            <w:noProof/>
            <w:webHidden/>
          </w:rPr>
          <w:fldChar w:fldCharType="separate"/>
        </w:r>
        <w:r w:rsidR="007E0F00">
          <w:rPr>
            <w:noProof/>
            <w:webHidden/>
          </w:rPr>
          <w:t>16</w:t>
        </w:r>
        <w:r w:rsidR="007E0F00">
          <w:rPr>
            <w:noProof/>
            <w:webHidden/>
          </w:rPr>
          <w:fldChar w:fldCharType="end"/>
        </w:r>
      </w:hyperlink>
    </w:p>
    <w:p w14:paraId="6F5D68E8" w14:textId="211182D1" w:rsidR="007E0F00" w:rsidRDefault="00A82A1D">
      <w:pPr>
        <w:pStyle w:val="Obsah3"/>
        <w:tabs>
          <w:tab w:val="left" w:pos="1320"/>
          <w:tab w:val="right" w:leader="dot" w:pos="8493"/>
        </w:tabs>
        <w:rPr>
          <w:rFonts w:asciiTheme="minorHAnsi" w:eastAsiaTheme="minorEastAsia" w:hAnsiTheme="minorHAnsi" w:cstheme="minorBidi"/>
          <w:noProof/>
          <w:sz w:val="22"/>
          <w:szCs w:val="22"/>
        </w:rPr>
      </w:pPr>
      <w:hyperlink w:anchor="_Toc41489552" w:history="1">
        <w:r w:rsidR="007E0F00" w:rsidRPr="004B7DBA">
          <w:rPr>
            <w:rStyle w:val="Hypertextovodkaz"/>
            <w:noProof/>
          </w:rPr>
          <w:t>3.2.1</w:t>
        </w:r>
        <w:r w:rsidR="007E0F00">
          <w:rPr>
            <w:rFonts w:asciiTheme="minorHAnsi" w:eastAsiaTheme="minorEastAsia" w:hAnsiTheme="minorHAnsi" w:cstheme="minorBidi"/>
            <w:noProof/>
            <w:sz w:val="22"/>
            <w:szCs w:val="22"/>
          </w:rPr>
          <w:tab/>
        </w:r>
        <w:r w:rsidR="007E0F00" w:rsidRPr="004B7DBA">
          <w:rPr>
            <w:rStyle w:val="Hypertextovodkaz"/>
            <w:noProof/>
          </w:rPr>
          <w:t>FIR, IIR filtry a jejich vlastnosti</w:t>
        </w:r>
        <w:r w:rsidR="007E0F00">
          <w:rPr>
            <w:noProof/>
            <w:webHidden/>
          </w:rPr>
          <w:tab/>
        </w:r>
        <w:r w:rsidR="007E0F00">
          <w:rPr>
            <w:noProof/>
            <w:webHidden/>
          </w:rPr>
          <w:fldChar w:fldCharType="begin"/>
        </w:r>
        <w:r w:rsidR="007E0F00">
          <w:rPr>
            <w:noProof/>
            <w:webHidden/>
          </w:rPr>
          <w:instrText xml:space="preserve"> PAGEREF _Toc41489552 \h </w:instrText>
        </w:r>
        <w:r w:rsidR="007E0F00">
          <w:rPr>
            <w:noProof/>
            <w:webHidden/>
          </w:rPr>
        </w:r>
        <w:r w:rsidR="007E0F00">
          <w:rPr>
            <w:noProof/>
            <w:webHidden/>
          </w:rPr>
          <w:fldChar w:fldCharType="separate"/>
        </w:r>
        <w:r w:rsidR="007E0F00">
          <w:rPr>
            <w:noProof/>
            <w:webHidden/>
          </w:rPr>
          <w:t>18</w:t>
        </w:r>
        <w:r w:rsidR="007E0F00">
          <w:rPr>
            <w:noProof/>
            <w:webHidden/>
          </w:rPr>
          <w:fldChar w:fldCharType="end"/>
        </w:r>
      </w:hyperlink>
    </w:p>
    <w:p w14:paraId="6D8E886F" w14:textId="776694B7" w:rsidR="007E0F00" w:rsidRDefault="00A82A1D">
      <w:pPr>
        <w:pStyle w:val="Obsah3"/>
        <w:tabs>
          <w:tab w:val="left" w:pos="1320"/>
          <w:tab w:val="right" w:leader="dot" w:pos="8493"/>
        </w:tabs>
        <w:rPr>
          <w:rFonts w:asciiTheme="minorHAnsi" w:eastAsiaTheme="minorEastAsia" w:hAnsiTheme="minorHAnsi" w:cstheme="minorBidi"/>
          <w:noProof/>
          <w:sz w:val="22"/>
          <w:szCs w:val="22"/>
        </w:rPr>
      </w:pPr>
      <w:hyperlink w:anchor="_Toc41489553" w:history="1">
        <w:r w:rsidR="007E0F00" w:rsidRPr="004B7DBA">
          <w:rPr>
            <w:rStyle w:val="Hypertextovodkaz"/>
            <w:noProof/>
          </w:rPr>
          <w:t>3.2.2</w:t>
        </w:r>
        <w:r w:rsidR="007E0F00">
          <w:rPr>
            <w:rFonts w:asciiTheme="minorHAnsi" w:eastAsiaTheme="minorEastAsia" w:hAnsiTheme="minorHAnsi" w:cstheme="minorBidi"/>
            <w:noProof/>
            <w:sz w:val="22"/>
            <w:szCs w:val="22"/>
          </w:rPr>
          <w:tab/>
        </w:r>
        <w:r w:rsidR="007E0F00" w:rsidRPr="004B7DBA">
          <w:rPr>
            <w:rStyle w:val="Hypertextovodkaz"/>
            <w:noProof/>
          </w:rPr>
          <w:t>Návrh IIR filtru</w:t>
        </w:r>
        <w:r w:rsidR="007E0F00">
          <w:rPr>
            <w:noProof/>
            <w:webHidden/>
          </w:rPr>
          <w:tab/>
        </w:r>
        <w:r w:rsidR="007E0F00">
          <w:rPr>
            <w:noProof/>
            <w:webHidden/>
          </w:rPr>
          <w:fldChar w:fldCharType="begin"/>
        </w:r>
        <w:r w:rsidR="007E0F00">
          <w:rPr>
            <w:noProof/>
            <w:webHidden/>
          </w:rPr>
          <w:instrText xml:space="preserve"> PAGEREF _Toc41489553 \h </w:instrText>
        </w:r>
        <w:r w:rsidR="007E0F00">
          <w:rPr>
            <w:noProof/>
            <w:webHidden/>
          </w:rPr>
        </w:r>
        <w:r w:rsidR="007E0F00">
          <w:rPr>
            <w:noProof/>
            <w:webHidden/>
          </w:rPr>
          <w:fldChar w:fldCharType="separate"/>
        </w:r>
        <w:r w:rsidR="007E0F00">
          <w:rPr>
            <w:noProof/>
            <w:webHidden/>
          </w:rPr>
          <w:t>19</w:t>
        </w:r>
        <w:r w:rsidR="007E0F00">
          <w:rPr>
            <w:noProof/>
            <w:webHidden/>
          </w:rPr>
          <w:fldChar w:fldCharType="end"/>
        </w:r>
      </w:hyperlink>
    </w:p>
    <w:p w14:paraId="101509C8" w14:textId="2625EDDA" w:rsidR="007E0F00" w:rsidRDefault="00A82A1D">
      <w:pPr>
        <w:pStyle w:val="Obsah3"/>
        <w:tabs>
          <w:tab w:val="left" w:pos="1320"/>
          <w:tab w:val="right" w:leader="dot" w:pos="8493"/>
        </w:tabs>
        <w:rPr>
          <w:rFonts w:asciiTheme="minorHAnsi" w:eastAsiaTheme="minorEastAsia" w:hAnsiTheme="minorHAnsi" w:cstheme="minorBidi"/>
          <w:noProof/>
          <w:sz w:val="22"/>
          <w:szCs w:val="22"/>
        </w:rPr>
      </w:pPr>
      <w:hyperlink w:anchor="_Toc41489554" w:history="1">
        <w:r w:rsidR="007E0F00" w:rsidRPr="004B7DBA">
          <w:rPr>
            <w:rStyle w:val="Hypertextovodkaz"/>
            <w:noProof/>
          </w:rPr>
          <w:t>3.2.3</w:t>
        </w:r>
        <w:r w:rsidR="007E0F00">
          <w:rPr>
            <w:rFonts w:asciiTheme="minorHAnsi" w:eastAsiaTheme="minorEastAsia" w:hAnsiTheme="minorHAnsi" w:cstheme="minorBidi"/>
            <w:noProof/>
            <w:sz w:val="22"/>
            <w:szCs w:val="22"/>
          </w:rPr>
          <w:tab/>
        </w:r>
        <w:r w:rsidR="007E0F00" w:rsidRPr="004B7DBA">
          <w:rPr>
            <w:rStyle w:val="Hypertextovodkaz"/>
            <w:noProof/>
          </w:rPr>
          <w:t>Banky filtrů</w:t>
        </w:r>
        <w:r w:rsidR="007E0F00">
          <w:rPr>
            <w:noProof/>
            <w:webHidden/>
          </w:rPr>
          <w:tab/>
        </w:r>
        <w:r w:rsidR="007E0F00">
          <w:rPr>
            <w:noProof/>
            <w:webHidden/>
          </w:rPr>
          <w:fldChar w:fldCharType="begin"/>
        </w:r>
        <w:r w:rsidR="007E0F00">
          <w:rPr>
            <w:noProof/>
            <w:webHidden/>
          </w:rPr>
          <w:instrText xml:space="preserve"> PAGEREF _Toc41489554 \h </w:instrText>
        </w:r>
        <w:r w:rsidR="007E0F00">
          <w:rPr>
            <w:noProof/>
            <w:webHidden/>
          </w:rPr>
        </w:r>
        <w:r w:rsidR="007E0F00">
          <w:rPr>
            <w:noProof/>
            <w:webHidden/>
          </w:rPr>
          <w:fldChar w:fldCharType="separate"/>
        </w:r>
        <w:r w:rsidR="007E0F00">
          <w:rPr>
            <w:noProof/>
            <w:webHidden/>
          </w:rPr>
          <w:t>21</w:t>
        </w:r>
        <w:r w:rsidR="007E0F00">
          <w:rPr>
            <w:noProof/>
            <w:webHidden/>
          </w:rPr>
          <w:fldChar w:fldCharType="end"/>
        </w:r>
      </w:hyperlink>
    </w:p>
    <w:p w14:paraId="1224F016" w14:textId="7D1E01C1"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55" w:history="1">
        <w:r w:rsidR="007E0F00" w:rsidRPr="004B7DBA">
          <w:rPr>
            <w:rStyle w:val="Hypertextovodkaz"/>
            <w:noProof/>
            <w14:scene3d>
              <w14:camera w14:prst="orthographicFront"/>
              <w14:lightRig w14:rig="threePt" w14:dir="t">
                <w14:rot w14:lat="0" w14:lon="0" w14:rev="0"/>
              </w14:lightRig>
            </w14:scene3d>
          </w:rPr>
          <w:t>4.</w:t>
        </w:r>
        <w:r w:rsidR="007E0F00">
          <w:rPr>
            <w:rFonts w:asciiTheme="minorHAnsi" w:eastAsiaTheme="minorEastAsia" w:hAnsiTheme="minorHAnsi" w:cstheme="minorBidi"/>
            <w:noProof/>
            <w:sz w:val="22"/>
            <w:szCs w:val="22"/>
          </w:rPr>
          <w:tab/>
        </w:r>
        <w:r w:rsidR="007E0F00" w:rsidRPr="004B7DBA">
          <w:rPr>
            <w:rStyle w:val="Hypertextovodkaz"/>
            <w:noProof/>
          </w:rPr>
          <w:t>Analýza hlavních komponent</w:t>
        </w:r>
        <w:r w:rsidR="007E0F00">
          <w:rPr>
            <w:noProof/>
            <w:webHidden/>
          </w:rPr>
          <w:tab/>
        </w:r>
        <w:r w:rsidR="007E0F00">
          <w:rPr>
            <w:noProof/>
            <w:webHidden/>
          </w:rPr>
          <w:fldChar w:fldCharType="begin"/>
        </w:r>
        <w:r w:rsidR="007E0F00">
          <w:rPr>
            <w:noProof/>
            <w:webHidden/>
          </w:rPr>
          <w:instrText xml:space="preserve"> PAGEREF _Toc41489555 \h </w:instrText>
        </w:r>
        <w:r w:rsidR="007E0F00">
          <w:rPr>
            <w:noProof/>
            <w:webHidden/>
          </w:rPr>
        </w:r>
        <w:r w:rsidR="007E0F00">
          <w:rPr>
            <w:noProof/>
            <w:webHidden/>
          </w:rPr>
          <w:fldChar w:fldCharType="separate"/>
        </w:r>
        <w:r w:rsidR="007E0F00">
          <w:rPr>
            <w:noProof/>
            <w:webHidden/>
          </w:rPr>
          <w:t>23</w:t>
        </w:r>
        <w:r w:rsidR="007E0F00">
          <w:rPr>
            <w:noProof/>
            <w:webHidden/>
          </w:rPr>
          <w:fldChar w:fldCharType="end"/>
        </w:r>
      </w:hyperlink>
    </w:p>
    <w:p w14:paraId="2E1B38D6" w14:textId="00447960"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56" w:history="1">
        <w:r w:rsidR="007E0F00" w:rsidRPr="004B7DBA">
          <w:rPr>
            <w:rStyle w:val="Hypertextovodkaz"/>
            <w:noProof/>
            <w14:scene3d>
              <w14:camera w14:prst="orthographicFront"/>
              <w14:lightRig w14:rig="threePt" w14:dir="t">
                <w14:rot w14:lat="0" w14:lon="0" w14:rev="0"/>
              </w14:lightRig>
            </w14:scene3d>
          </w:rPr>
          <w:t>4.1</w:t>
        </w:r>
        <w:r w:rsidR="007E0F00">
          <w:rPr>
            <w:rFonts w:asciiTheme="minorHAnsi" w:eastAsiaTheme="minorEastAsia" w:hAnsiTheme="minorHAnsi" w:cstheme="minorBidi"/>
            <w:noProof/>
            <w:sz w:val="22"/>
            <w:szCs w:val="22"/>
          </w:rPr>
          <w:tab/>
        </w:r>
        <w:r w:rsidR="007E0F00" w:rsidRPr="004B7DBA">
          <w:rPr>
            <w:rStyle w:val="Hypertextovodkaz"/>
            <w:noProof/>
          </w:rPr>
          <w:t>Princip</w:t>
        </w:r>
        <w:r w:rsidR="007E0F00">
          <w:rPr>
            <w:noProof/>
            <w:webHidden/>
          </w:rPr>
          <w:tab/>
        </w:r>
        <w:r w:rsidR="007E0F00">
          <w:rPr>
            <w:noProof/>
            <w:webHidden/>
          </w:rPr>
          <w:fldChar w:fldCharType="begin"/>
        </w:r>
        <w:r w:rsidR="007E0F00">
          <w:rPr>
            <w:noProof/>
            <w:webHidden/>
          </w:rPr>
          <w:instrText xml:space="preserve"> PAGEREF _Toc41489556 \h </w:instrText>
        </w:r>
        <w:r w:rsidR="007E0F00">
          <w:rPr>
            <w:noProof/>
            <w:webHidden/>
          </w:rPr>
        </w:r>
        <w:r w:rsidR="007E0F00">
          <w:rPr>
            <w:noProof/>
            <w:webHidden/>
          </w:rPr>
          <w:fldChar w:fldCharType="separate"/>
        </w:r>
        <w:r w:rsidR="007E0F00">
          <w:rPr>
            <w:noProof/>
            <w:webHidden/>
          </w:rPr>
          <w:t>23</w:t>
        </w:r>
        <w:r w:rsidR="007E0F00">
          <w:rPr>
            <w:noProof/>
            <w:webHidden/>
          </w:rPr>
          <w:fldChar w:fldCharType="end"/>
        </w:r>
      </w:hyperlink>
    </w:p>
    <w:p w14:paraId="65603019" w14:textId="3A539BF4" w:rsidR="007E0F00" w:rsidRDefault="00A82A1D">
      <w:pPr>
        <w:pStyle w:val="Obsah3"/>
        <w:tabs>
          <w:tab w:val="left" w:pos="1320"/>
          <w:tab w:val="right" w:leader="dot" w:pos="8493"/>
        </w:tabs>
        <w:rPr>
          <w:rFonts w:asciiTheme="minorHAnsi" w:eastAsiaTheme="minorEastAsia" w:hAnsiTheme="minorHAnsi" w:cstheme="minorBidi"/>
          <w:noProof/>
          <w:sz w:val="22"/>
          <w:szCs w:val="22"/>
        </w:rPr>
      </w:pPr>
      <w:hyperlink w:anchor="_Toc41489557" w:history="1">
        <w:r w:rsidR="007E0F00" w:rsidRPr="004B7DBA">
          <w:rPr>
            <w:rStyle w:val="Hypertextovodkaz"/>
            <w:noProof/>
          </w:rPr>
          <w:t>4.1.1</w:t>
        </w:r>
        <w:r w:rsidR="007E0F00">
          <w:rPr>
            <w:rFonts w:asciiTheme="minorHAnsi" w:eastAsiaTheme="minorEastAsia" w:hAnsiTheme="minorHAnsi" w:cstheme="minorBidi"/>
            <w:noProof/>
            <w:sz w:val="22"/>
            <w:szCs w:val="22"/>
          </w:rPr>
          <w:tab/>
        </w:r>
        <w:r w:rsidR="007E0F00" w:rsidRPr="004B7DBA">
          <w:rPr>
            <w:rStyle w:val="Hypertextovodkaz"/>
            <w:noProof/>
          </w:rPr>
          <w:t>Kovarianční matice</w:t>
        </w:r>
        <w:r w:rsidR="007E0F00">
          <w:rPr>
            <w:noProof/>
            <w:webHidden/>
          </w:rPr>
          <w:tab/>
        </w:r>
        <w:r w:rsidR="007E0F00">
          <w:rPr>
            <w:noProof/>
            <w:webHidden/>
          </w:rPr>
          <w:fldChar w:fldCharType="begin"/>
        </w:r>
        <w:r w:rsidR="007E0F00">
          <w:rPr>
            <w:noProof/>
            <w:webHidden/>
          </w:rPr>
          <w:instrText xml:space="preserve"> PAGEREF _Toc41489557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36221E6D" w14:textId="73AE8EE3" w:rsidR="007E0F00" w:rsidRDefault="00A82A1D">
      <w:pPr>
        <w:pStyle w:val="Obsah3"/>
        <w:tabs>
          <w:tab w:val="left" w:pos="1320"/>
          <w:tab w:val="right" w:leader="dot" w:pos="8493"/>
        </w:tabs>
        <w:rPr>
          <w:rFonts w:asciiTheme="minorHAnsi" w:eastAsiaTheme="minorEastAsia" w:hAnsiTheme="minorHAnsi" w:cstheme="minorBidi"/>
          <w:noProof/>
          <w:sz w:val="22"/>
          <w:szCs w:val="22"/>
        </w:rPr>
      </w:pPr>
      <w:hyperlink w:anchor="_Toc41489558" w:history="1">
        <w:r w:rsidR="007E0F00" w:rsidRPr="004B7DBA">
          <w:rPr>
            <w:rStyle w:val="Hypertextovodkaz"/>
            <w:noProof/>
          </w:rPr>
          <w:t>4.1.2</w:t>
        </w:r>
        <w:r w:rsidR="007E0F00">
          <w:rPr>
            <w:rFonts w:asciiTheme="minorHAnsi" w:eastAsiaTheme="minorEastAsia" w:hAnsiTheme="minorHAnsi" w:cstheme="minorBidi"/>
            <w:noProof/>
            <w:sz w:val="22"/>
            <w:szCs w:val="22"/>
          </w:rPr>
          <w:tab/>
        </w:r>
        <w:r w:rsidR="007E0F00" w:rsidRPr="004B7DBA">
          <w:rPr>
            <w:rStyle w:val="Hypertextovodkaz"/>
            <w:noProof/>
          </w:rPr>
          <w:t>Matice korelační koeficientů</w:t>
        </w:r>
        <w:r w:rsidR="007E0F00">
          <w:rPr>
            <w:noProof/>
            <w:webHidden/>
          </w:rPr>
          <w:tab/>
        </w:r>
        <w:r w:rsidR="007E0F00">
          <w:rPr>
            <w:noProof/>
            <w:webHidden/>
          </w:rPr>
          <w:fldChar w:fldCharType="begin"/>
        </w:r>
        <w:r w:rsidR="007E0F00">
          <w:rPr>
            <w:noProof/>
            <w:webHidden/>
          </w:rPr>
          <w:instrText xml:space="preserve"> PAGEREF _Toc41489558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55F6124A" w14:textId="2B8AC5B3"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59" w:history="1">
        <w:r w:rsidR="007E0F00" w:rsidRPr="004B7DBA">
          <w:rPr>
            <w:rStyle w:val="Hypertextovodkaz"/>
            <w:noProof/>
            <w14:scene3d>
              <w14:camera w14:prst="orthographicFront"/>
              <w14:lightRig w14:rig="threePt" w14:dir="t">
                <w14:rot w14:lat="0" w14:lon="0" w14:rev="0"/>
              </w14:lightRig>
            </w14:scene3d>
          </w:rPr>
          <w:t>4.2</w:t>
        </w:r>
        <w:r w:rsidR="007E0F00">
          <w:rPr>
            <w:rFonts w:asciiTheme="minorHAnsi" w:eastAsiaTheme="minorEastAsia" w:hAnsiTheme="minorHAnsi" w:cstheme="minorBidi"/>
            <w:noProof/>
            <w:sz w:val="22"/>
            <w:szCs w:val="22"/>
          </w:rPr>
          <w:tab/>
        </w:r>
        <w:r w:rsidR="007E0F00" w:rsidRPr="004B7DBA">
          <w:rPr>
            <w:rStyle w:val="Hypertextovodkaz"/>
            <w:noProof/>
          </w:rPr>
          <w:t>Výběr počtu hlavních komponent</w:t>
        </w:r>
        <w:r w:rsidR="007E0F00">
          <w:rPr>
            <w:noProof/>
            <w:webHidden/>
          </w:rPr>
          <w:tab/>
        </w:r>
        <w:r w:rsidR="007E0F00">
          <w:rPr>
            <w:noProof/>
            <w:webHidden/>
          </w:rPr>
          <w:fldChar w:fldCharType="begin"/>
        </w:r>
        <w:r w:rsidR="007E0F00">
          <w:rPr>
            <w:noProof/>
            <w:webHidden/>
          </w:rPr>
          <w:instrText xml:space="preserve"> PAGEREF _Toc41489559 \h </w:instrText>
        </w:r>
        <w:r w:rsidR="007E0F00">
          <w:rPr>
            <w:noProof/>
            <w:webHidden/>
          </w:rPr>
        </w:r>
        <w:r w:rsidR="007E0F00">
          <w:rPr>
            <w:noProof/>
            <w:webHidden/>
          </w:rPr>
          <w:fldChar w:fldCharType="separate"/>
        </w:r>
        <w:r w:rsidR="007E0F00">
          <w:rPr>
            <w:noProof/>
            <w:webHidden/>
          </w:rPr>
          <w:t>25</w:t>
        </w:r>
        <w:r w:rsidR="007E0F00">
          <w:rPr>
            <w:noProof/>
            <w:webHidden/>
          </w:rPr>
          <w:fldChar w:fldCharType="end"/>
        </w:r>
      </w:hyperlink>
    </w:p>
    <w:p w14:paraId="5C2880CA" w14:textId="35BA98A1"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0" w:history="1">
        <w:r w:rsidR="007E0F00" w:rsidRPr="004B7DBA">
          <w:rPr>
            <w:rStyle w:val="Hypertextovodkaz"/>
            <w:noProof/>
            <w14:scene3d>
              <w14:camera w14:prst="orthographicFront"/>
              <w14:lightRig w14:rig="threePt" w14:dir="t">
                <w14:rot w14:lat="0" w14:lon="0" w14:rev="0"/>
              </w14:lightRig>
            </w14:scene3d>
          </w:rPr>
          <w:t>4.3</w:t>
        </w:r>
        <w:r w:rsidR="007E0F00">
          <w:rPr>
            <w:rFonts w:asciiTheme="minorHAnsi" w:eastAsiaTheme="minorEastAsia" w:hAnsiTheme="minorHAnsi" w:cstheme="minorBidi"/>
            <w:noProof/>
            <w:sz w:val="22"/>
            <w:szCs w:val="22"/>
          </w:rPr>
          <w:tab/>
        </w:r>
        <w:r w:rsidR="007E0F00" w:rsidRPr="004B7DBA">
          <w:rPr>
            <w:rStyle w:val="Hypertextovodkaz"/>
            <w:noProof/>
          </w:rPr>
          <w:t>Výpočet analýzy hlavních komponent</w:t>
        </w:r>
        <w:r w:rsidR="007E0F00">
          <w:rPr>
            <w:noProof/>
            <w:webHidden/>
          </w:rPr>
          <w:tab/>
        </w:r>
        <w:r w:rsidR="007E0F00">
          <w:rPr>
            <w:noProof/>
            <w:webHidden/>
          </w:rPr>
          <w:fldChar w:fldCharType="begin"/>
        </w:r>
        <w:r w:rsidR="007E0F00">
          <w:rPr>
            <w:noProof/>
            <w:webHidden/>
          </w:rPr>
          <w:instrText xml:space="preserve"> PAGEREF _Toc41489560 \h </w:instrText>
        </w:r>
        <w:r w:rsidR="007E0F00">
          <w:rPr>
            <w:noProof/>
            <w:webHidden/>
          </w:rPr>
        </w:r>
        <w:r w:rsidR="007E0F00">
          <w:rPr>
            <w:noProof/>
            <w:webHidden/>
          </w:rPr>
          <w:fldChar w:fldCharType="separate"/>
        </w:r>
        <w:r w:rsidR="007E0F00">
          <w:rPr>
            <w:noProof/>
            <w:webHidden/>
          </w:rPr>
          <w:t>26</w:t>
        </w:r>
        <w:r w:rsidR="007E0F00">
          <w:rPr>
            <w:noProof/>
            <w:webHidden/>
          </w:rPr>
          <w:fldChar w:fldCharType="end"/>
        </w:r>
      </w:hyperlink>
    </w:p>
    <w:p w14:paraId="18E1B268" w14:textId="750168AB"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1" w:history="1">
        <w:r w:rsidR="007E0F00" w:rsidRPr="004B7DBA">
          <w:rPr>
            <w:rStyle w:val="Hypertextovodkaz"/>
            <w:noProof/>
            <w14:scene3d>
              <w14:camera w14:prst="orthographicFront"/>
              <w14:lightRig w14:rig="threePt" w14:dir="t">
                <w14:rot w14:lat="0" w14:lon="0" w14:rev="0"/>
              </w14:lightRig>
            </w14:scene3d>
          </w:rPr>
          <w:t>4.4</w:t>
        </w:r>
        <w:r w:rsidR="007E0F00">
          <w:rPr>
            <w:rFonts w:asciiTheme="minorHAnsi" w:eastAsiaTheme="minorEastAsia" w:hAnsiTheme="minorHAnsi" w:cstheme="minorBidi"/>
            <w:noProof/>
            <w:sz w:val="22"/>
            <w:szCs w:val="22"/>
          </w:rPr>
          <w:tab/>
        </w:r>
        <w:r w:rsidR="007E0F00" w:rsidRPr="004B7DBA">
          <w:rPr>
            <w:rStyle w:val="Hypertextovodkaz"/>
            <w:noProof/>
          </w:rPr>
          <w:t>Výstupy analýzy hlavních komponent</w:t>
        </w:r>
        <w:r w:rsidR="007E0F00">
          <w:rPr>
            <w:noProof/>
            <w:webHidden/>
          </w:rPr>
          <w:tab/>
        </w:r>
        <w:r w:rsidR="007E0F00">
          <w:rPr>
            <w:noProof/>
            <w:webHidden/>
          </w:rPr>
          <w:fldChar w:fldCharType="begin"/>
        </w:r>
        <w:r w:rsidR="007E0F00">
          <w:rPr>
            <w:noProof/>
            <w:webHidden/>
          </w:rPr>
          <w:instrText xml:space="preserve"> PAGEREF _Toc41489561 \h </w:instrText>
        </w:r>
        <w:r w:rsidR="007E0F00">
          <w:rPr>
            <w:noProof/>
            <w:webHidden/>
          </w:rPr>
        </w:r>
        <w:r w:rsidR="007E0F00">
          <w:rPr>
            <w:noProof/>
            <w:webHidden/>
          </w:rPr>
          <w:fldChar w:fldCharType="separate"/>
        </w:r>
        <w:r w:rsidR="007E0F00">
          <w:rPr>
            <w:noProof/>
            <w:webHidden/>
          </w:rPr>
          <w:t>27</w:t>
        </w:r>
        <w:r w:rsidR="007E0F00">
          <w:rPr>
            <w:noProof/>
            <w:webHidden/>
          </w:rPr>
          <w:fldChar w:fldCharType="end"/>
        </w:r>
      </w:hyperlink>
    </w:p>
    <w:p w14:paraId="2585FE46" w14:textId="16B1DB0E"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2" w:history="1">
        <w:r w:rsidR="007E0F00" w:rsidRPr="004B7DBA">
          <w:rPr>
            <w:rStyle w:val="Hypertextovodkaz"/>
            <w:noProof/>
            <w14:scene3d>
              <w14:camera w14:prst="orthographicFront"/>
              <w14:lightRig w14:rig="threePt" w14:dir="t">
                <w14:rot w14:lat="0" w14:lon="0" w14:rev="0"/>
              </w14:lightRig>
            </w14:scene3d>
          </w:rPr>
          <w:t>4.5</w:t>
        </w:r>
        <w:r w:rsidR="007E0F00">
          <w:rPr>
            <w:rFonts w:asciiTheme="minorHAnsi" w:eastAsiaTheme="minorEastAsia" w:hAnsiTheme="minorHAnsi" w:cstheme="minorBidi"/>
            <w:noProof/>
            <w:sz w:val="22"/>
            <w:szCs w:val="22"/>
          </w:rPr>
          <w:tab/>
        </w:r>
        <w:r w:rsidR="007E0F00" w:rsidRPr="004B7DBA">
          <w:rPr>
            <w:rStyle w:val="Hypertextovodkaz"/>
            <w:noProof/>
          </w:rPr>
          <w:t>Příklad výpočtu</w:t>
        </w:r>
        <w:r w:rsidR="007E0F00">
          <w:rPr>
            <w:noProof/>
            <w:webHidden/>
          </w:rPr>
          <w:tab/>
        </w:r>
        <w:r w:rsidR="007E0F00">
          <w:rPr>
            <w:noProof/>
            <w:webHidden/>
          </w:rPr>
          <w:fldChar w:fldCharType="begin"/>
        </w:r>
        <w:r w:rsidR="007E0F00">
          <w:rPr>
            <w:noProof/>
            <w:webHidden/>
          </w:rPr>
          <w:instrText xml:space="preserve"> PAGEREF _Toc41489562 \h </w:instrText>
        </w:r>
        <w:r w:rsidR="007E0F00">
          <w:rPr>
            <w:noProof/>
            <w:webHidden/>
          </w:rPr>
        </w:r>
        <w:r w:rsidR="007E0F00">
          <w:rPr>
            <w:noProof/>
            <w:webHidden/>
          </w:rPr>
          <w:fldChar w:fldCharType="separate"/>
        </w:r>
        <w:r w:rsidR="007E0F00">
          <w:rPr>
            <w:noProof/>
            <w:webHidden/>
          </w:rPr>
          <w:t>29</w:t>
        </w:r>
        <w:r w:rsidR="007E0F00">
          <w:rPr>
            <w:noProof/>
            <w:webHidden/>
          </w:rPr>
          <w:fldChar w:fldCharType="end"/>
        </w:r>
      </w:hyperlink>
    </w:p>
    <w:p w14:paraId="207889A4" w14:textId="5AD0593D"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63" w:history="1">
        <w:r w:rsidR="007E0F00" w:rsidRPr="004B7DBA">
          <w:rPr>
            <w:rStyle w:val="Hypertextovodkaz"/>
            <w:noProof/>
            <w14:scene3d>
              <w14:camera w14:prst="orthographicFront"/>
              <w14:lightRig w14:rig="threePt" w14:dir="t">
                <w14:rot w14:lat="0" w14:lon="0" w14:rev="0"/>
              </w14:lightRig>
            </w14:scene3d>
          </w:rPr>
          <w:t>5.</w:t>
        </w:r>
        <w:r w:rsidR="007E0F00">
          <w:rPr>
            <w:rFonts w:asciiTheme="minorHAnsi" w:eastAsiaTheme="minorEastAsia" w:hAnsiTheme="minorHAnsi" w:cstheme="minorBidi"/>
            <w:noProof/>
            <w:sz w:val="22"/>
            <w:szCs w:val="22"/>
          </w:rPr>
          <w:tab/>
        </w:r>
        <w:r w:rsidR="007E0F00" w:rsidRPr="004B7DBA">
          <w:rPr>
            <w:rStyle w:val="Hypertextovodkaz"/>
            <w:noProof/>
          </w:rPr>
          <w:t>Klasifikace dat</w:t>
        </w:r>
        <w:r w:rsidR="007E0F00">
          <w:rPr>
            <w:noProof/>
            <w:webHidden/>
          </w:rPr>
          <w:tab/>
        </w:r>
        <w:r w:rsidR="007E0F00">
          <w:rPr>
            <w:noProof/>
            <w:webHidden/>
          </w:rPr>
          <w:fldChar w:fldCharType="begin"/>
        </w:r>
        <w:r w:rsidR="007E0F00">
          <w:rPr>
            <w:noProof/>
            <w:webHidden/>
          </w:rPr>
          <w:instrText xml:space="preserve"> PAGEREF _Toc41489563 \h </w:instrText>
        </w:r>
        <w:r w:rsidR="007E0F00">
          <w:rPr>
            <w:noProof/>
            <w:webHidden/>
          </w:rPr>
        </w:r>
        <w:r w:rsidR="007E0F00">
          <w:rPr>
            <w:noProof/>
            <w:webHidden/>
          </w:rPr>
          <w:fldChar w:fldCharType="separate"/>
        </w:r>
        <w:r w:rsidR="007E0F00">
          <w:rPr>
            <w:noProof/>
            <w:webHidden/>
          </w:rPr>
          <w:t>36</w:t>
        </w:r>
        <w:r w:rsidR="007E0F00">
          <w:rPr>
            <w:noProof/>
            <w:webHidden/>
          </w:rPr>
          <w:fldChar w:fldCharType="end"/>
        </w:r>
      </w:hyperlink>
    </w:p>
    <w:p w14:paraId="4B45139F" w14:textId="7CBF8CD2"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4" w:history="1">
        <w:r w:rsidR="007E0F00" w:rsidRPr="004B7DBA">
          <w:rPr>
            <w:rStyle w:val="Hypertextovodkaz"/>
            <w:noProof/>
            <w14:scene3d>
              <w14:camera w14:prst="orthographicFront"/>
              <w14:lightRig w14:rig="threePt" w14:dir="t">
                <w14:rot w14:lat="0" w14:lon="0" w14:rev="0"/>
              </w14:lightRig>
            </w14:scene3d>
          </w:rPr>
          <w:t>5.1</w:t>
        </w:r>
        <w:r w:rsidR="007E0F00">
          <w:rPr>
            <w:rFonts w:asciiTheme="minorHAnsi" w:eastAsiaTheme="minorEastAsia" w:hAnsiTheme="minorHAnsi" w:cstheme="minorBidi"/>
            <w:noProof/>
            <w:sz w:val="22"/>
            <w:szCs w:val="22"/>
          </w:rPr>
          <w:tab/>
        </w:r>
        <w:r w:rsidR="007E0F00" w:rsidRPr="004B7DBA">
          <w:rPr>
            <w:rStyle w:val="Hypertextovodkaz"/>
            <w:noProof/>
          </w:rPr>
          <w:t>Výběr klasifikační metody</w:t>
        </w:r>
        <w:r w:rsidR="007E0F00">
          <w:rPr>
            <w:noProof/>
            <w:webHidden/>
          </w:rPr>
          <w:tab/>
        </w:r>
        <w:r w:rsidR="007E0F00">
          <w:rPr>
            <w:noProof/>
            <w:webHidden/>
          </w:rPr>
          <w:fldChar w:fldCharType="begin"/>
        </w:r>
        <w:r w:rsidR="007E0F00">
          <w:rPr>
            <w:noProof/>
            <w:webHidden/>
          </w:rPr>
          <w:instrText xml:space="preserve"> PAGEREF _Toc41489564 \h </w:instrText>
        </w:r>
        <w:r w:rsidR="007E0F00">
          <w:rPr>
            <w:noProof/>
            <w:webHidden/>
          </w:rPr>
        </w:r>
        <w:r w:rsidR="007E0F00">
          <w:rPr>
            <w:noProof/>
            <w:webHidden/>
          </w:rPr>
          <w:fldChar w:fldCharType="separate"/>
        </w:r>
        <w:r w:rsidR="007E0F00">
          <w:rPr>
            <w:noProof/>
            <w:webHidden/>
          </w:rPr>
          <w:t>36</w:t>
        </w:r>
        <w:r w:rsidR="007E0F00">
          <w:rPr>
            <w:noProof/>
            <w:webHidden/>
          </w:rPr>
          <w:fldChar w:fldCharType="end"/>
        </w:r>
      </w:hyperlink>
    </w:p>
    <w:p w14:paraId="340E99B2" w14:textId="684C8E74"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5" w:history="1">
        <w:r w:rsidR="007E0F00" w:rsidRPr="004B7DBA">
          <w:rPr>
            <w:rStyle w:val="Hypertextovodkaz"/>
            <w:noProof/>
            <w14:scene3d>
              <w14:camera w14:prst="orthographicFront"/>
              <w14:lightRig w14:rig="threePt" w14:dir="t">
                <w14:rot w14:lat="0" w14:lon="0" w14:rev="0"/>
              </w14:lightRig>
            </w14:scene3d>
          </w:rPr>
          <w:t>5.2</w:t>
        </w:r>
        <w:r w:rsidR="007E0F00">
          <w:rPr>
            <w:rFonts w:asciiTheme="minorHAnsi" w:eastAsiaTheme="minorEastAsia" w:hAnsiTheme="minorHAnsi" w:cstheme="minorBidi"/>
            <w:noProof/>
            <w:sz w:val="22"/>
            <w:szCs w:val="22"/>
          </w:rPr>
          <w:tab/>
        </w:r>
        <w:r w:rsidR="007E0F00" w:rsidRPr="004B7DBA">
          <w:rPr>
            <w:rStyle w:val="Hypertextovodkaz"/>
            <w:noProof/>
          </w:rPr>
          <w:t>Metoda podpůrných vektorů</w:t>
        </w:r>
        <w:r w:rsidR="007E0F00">
          <w:rPr>
            <w:noProof/>
            <w:webHidden/>
          </w:rPr>
          <w:tab/>
        </w:r>
        <w:r w:rsidR="007E0F00">
          <w:rPr>
            <w:noProof/>
            <w:webHidden/>
          </w:rPr>
          <w:fldChar w:fldCharType="begin"/>
        </w:r>
        <w:r w:rsidR="007E0F00">
          <w:rPr>
            <w:noProof/>
            <w:webHidden/>
          </w:rPr>
          <w:instrText xml:space="preserve"> PAGEREF _Toc41489565 \h </w:instrText>
        </w:r>
        <w:r w:rsidR="007E0F00">
          <w:rPr>
            <w:noProof/>
            <w:webHidden/>
          </w:rPr>
        </w:r>
        <w:r w:rsidR="007E0F00">
          <w:rPr>
            <w:noProof/>
            <w:webHidden/>
          </w:rPr>
          <w:fldChar w:fldCharType="separate"/>
        </w:r>
        <w:r w:rsidR="007E0F00">
          <w:rPr>
            <w:noProof/>
            <w:webHidden/>
          </w:rPr>
          <w:t>40</w:t>
        </w:r>
        <w:r w:rsidR="007E0F00">
          <w:rPr>
            <w:noProof/>
            <w:webHidden/>
          </w:rPr>
          <w:fldChar w:fldCharType="end"/>
        </w:r>
      </w:hyperlink>
    </w:p>
    <w:p w14:paraId="2F2B20D3" w14:textId="3820A2AB"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66" w:history="1">
        <w:r w:rsidR="007E0F00" w:rsidRPr="004B7DBA">
          <w:rPr>
            <w:rStyle w:val="Hypertextovodkaz"/>
            <w:noProof/>
            <w14:scene3d>
              <w14:camera w14:prst="orthographicFront"/>
              <w14:lightRig w14:rig="threePt" w14:dir="t">
                <w14:rot w14:lat="0" w14:lon="0" w14:rev="0"/>
              </w14:lightRig>
            </w14:scene3d>
          </w:rPr>
          <w:t>6.</w:t>
        </w:r>
        <w:r w:rsidR="007E0F00">
          <w:rPr>
            <w:rFonts w:asciiTheme="minorHAnsi" w:eastAsiaTheme="minorEastAsia" w:hAnsiTheme="minorHAnsi" w:cstheme="minorBidi"/>
            <w:noProof/>
            <w:sz w:val="22"/>
            <w:szCs w:val="22"/>
          </w:rPr>
          <w:tab/>
        </w:r>
        <w:r w:rsidR="007E0F00" w:rsidRPr="004B7DBA">
          <w:rPr>
            <w:rStyle w:val="Hypertextovodkaz"/>
            <w:noProof/>
          </w:rPr>
          <w:t>Realizace</w:t>
        </w:r>
        <w:r w:rsidR="007E0F00">
          <w:rPr>
            <w:noProof/>
            <w:webHidden/>
          </w:rPr>
          <w:tab/>
        </w:r>
        <w:r w:rsidR="007E0F00">
          <w:rPr>
            <w:noProof/>
            <w:webHidden/>
          </w:rPr>
          <w:fldChar w:fldCharType="begin"/>
        </w:r>
        <w:r w:rsidR="007E0F00">
          <w:rPr>
            <w:noProof/>
            <w:webHidden/>
          </w:rPr>
          <w:instrText xml:space="preserve"> PAGEREF _Toc41489566 \h </w:instrText>
        </w:r>
        <w:r w:rsidR="007E0F00">
          <w:rPr>
            <w:noProof/>
            <w:webHidden/>
          </w:rPr>
        </w:r>
        <w:r w:rsidR="007E0F00">
          <w:rPr>
            <w:noProof/>
            <w:webHidden/>
          </w:rPr>
          <w:fldChar w:fldCharType="separate"/>
        </w:r>
        <w:r w:rsidR="007E0F00">
          <w:rPr>
            <w:noProof/>
            <w:webHidden/>
          </w:rPr>
          <w:t>43</w:t>
        </w:r>
        <w:r w:rsidR="007E0F00">
          <w:rPr>
            <w:noProof/>
            <w:webHidden/>
          </w:rPr>
          <w:fldChar w:fldCharType="end"/>
        </w:r>
      </w:hyperlink>
    </w:p>
    <w:p w14:paraId="24970C5B" w14:textId="58F63A4F"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7" w:history="1">
        <w:r w:rsidR="007E0F00" w:rsidRPr="004B7DBA">
          <w:rPr>
            <w:rStyle w:val="Hypertextovodkaz"/>
            <w:noProof/>
            <w14:scene3d>
              <w14:camera w14:prst="orthographicFront"/>
              <w14:lightRig w14:rig="threePt" w14:dir="t">
                <w14:rot w14:lat="0" w14:lon="0" w14:rev="0"/>
              </w14:lightRig>
            </w14:scene3d>
          </w:rPr>
          <w:t>6.1</w:t>
        </w:r>
        <w:r w:rsidR="007E0F00">
          <w:rPr>
            <w:rFonts w:asciiTheme="minorHAnsi" w:eastAsiaTheme="minorEastAsia" w:hAnsiTheme="minorHAnsi" w:cstheme="minorBidi"/>
            <w:noProof/>
            <w:sz w:val="22"/>
            <w:szCs w:val="22"/>
          </w:rPr>
          <w:tab/>
        </w:r>
        <w:r w:rsidR="007E0F00" w:rsidRPr="004B7DBA">
          <w:rPr>
            <w:rStyle w:val="Hypertextovodkaz"/>
            <w:noProof/>
          </w:rPr>
          <w:t>Segmentace plovoucím oknem</w:t>
        </w:r>
        <w:r w:rsidR="007E0F00">
          <w:rPr>
            <w:noProof/>
            <w:webHidden/>
          </w:rPr>
          <w:tab/>
        </w:r>
        <w:r w:rsidR="007E0F00">
          <w:rPr>
            <w:noProof/>
            <w:webHidden/>
          </w:rPr>
          <w:fldChar w:fldCharType="begin"/>
        </w:r>
        <w:r w:rsidR="007E0F00">
          <w:rPr>
            <w:noProof/>
            <w:webHidden/>
          </w:rPr>
          <w:instrText xml:space="preserve"> PAGEREF _Toc41489567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51C1C065" w14:textId="3A1F3A61"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8" w:history="1">
        <w:r w:rsidR="007E0F00" w:rsidRPr="004B7DBA">
          <w:rPr>
            <w:rStyle w:val="Hypertextovodkaz"/>
            <w:noProof/>
            <w14:scene3d>
              <w14:camera w14:prst="orthographicFront"/>
              <w14:lightRig w14:rig="threePt" w14:dir="t">
                <w14:rot w14:lat="0" w14:lon="0" w14:rev="0"/>
              </w14:lightRig>
            </w14:scene3d>
          </w:rPr>
          <w:t>6.2</w:t>
        </w:r>
        <w:r w:rsidR="007E0F00">
          <w:rPr>
            <w:rFonts w:asciiTheme="minorHAnsi" w:eastAsiaTheme="minorEastAsia" w:hAnsiTheme="minorHAnsi" w:cstheme="minorBidi"/>
            <w:noProof/>
            <w:sz w:val="22"/>
            <w:szCs w:val="22"/>
          </w:rPr>
          <w:tab/>
        </w:r>
        <w:r w:rsidR="007E0F00" w:rsidRPr="004B7DBA">
          <w:rPr>
            <w:rStyle w:val="Hypertextovodkaz"/>
            <w:noProof/>
          </w:rPr>
          <w:t>Detekce úderů</w:t>
        </w:r>
        <w:r w:rsidR="007E0F00">
          <w:rPr>
            <w:noProof/>
            <w:webHidden/>
          </w:rPr>
          <w:tab/>
        </w:r>
        <w:r w:rsidR="007E0F00">
          <w:rPr>
            <w:noProof/>
            <w:webHidden/>
          </w:rPr>
          <w:fldChar w:fldCharType="begin"/>
        </w:r>
        <w:r w:rsidR="007E0F00">
          <w:rPr>
            <w:noProof/>
            <w:webHidden/>
          </w:rPr>
          <w:instrText xml:space="preserve"> PAGEREF _Toc41489568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10FECB85" w14:textId="456F05F6"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69" w:history="1">
        <w:r w:rsidR="007E0F00" w:rsidRPr="004B7DBA">
          <w:rPr>
            <w:rStyle w:val="Hypertextovodkaz"/>
            <w:noProof/>
            <w14:scene3d>
              <w14:camera w14:prst="orthographicFront"/>
              <w14:lightRig w14:rig="threePt" w14:dir="t">
                <w14:rot w14:lat="0" w14:lon="0" w14:rev="0"/>
              </w14:lightRig>
            </w14:scene3d>
          </w:rPr>
          <w:t>6.3</w:t>
        </w:r>
        <w:r w:rsidR="007E0F00">
          <w:rPr>
            <w:rFonts w:asciiTheme="minorHAnsi" w:eastAsiaTheme="minorEastAsia" w:hAnsiTheme="minorHAnsi" w:cstheme="minorBidi"/>
            <w:noProof/>
            <w:sz w:val="22"/>
            <w:szCs w:val="22"/>
          </w:rPr>
          <w:tab/>
        </w:r>
        <w:r w:rsidR="007E0F00" w:rsidRPr="004B7DBA">
          <w:rPr>
            <w:rStyle w:val="Hypertextovodkaz"/>
            <w:noProof/>
          </w:rPr>
          <w:t>Banka filtrů</w:t>
        </w:r>
        <w:r w:rsidR="007E0F00">
          <w:rPr>
            <w:noProof/>
            <w:webHidden/>
          </w:rPr>
          <w:tab/>
        </w:r>
        <w:r w:rsidR="007E0F00">
          <w:rPr>
            <w:noProof/>
            <w:webHidden/>
          </w:rPr>
          <w:fldChar w:fldCharType="begin"/>
        </w:r>
        <w:r w:rsidR="007E0F00">
          <w:rPr>
            <w:noProof/>
            <w:webHidden/>
          </w:rPr>
          <w:instrText xml:space="preserve"> PAGEREF _Toc41489569 \h </w:instrText>
        </w:r>
        <w:r w:rsidR="007E0F00">
          <w:rPr>
            <w:noProof/>
            <w:webHidden/>
          </w:rPr>
        </w:r>
        <w:r w:rsidR="007E0F00">
          <w:rPr>
            <w:noProof/>
            <w:webHidden/>
          </w:rPr>
          <w:fldChar w:fldCharType="separate"/>
        </w:r>
        <w:r w:rsidR="007E0F00">
          <w:rPr>
            <w:noProof/>
            <w:webHidden/>
          </w:rPr>
          <w:t>45</w:t>
        </w:r>
        <w:r w:rsidR="007E0F00">
          <w:rPr>
            <w:noProof/>
            <w:webHidden/>
          </w:rPr>
          <w:fldChar w:fldCharType="end"/>
        </w:r>
      </w:hyperlink>
    </w:p>
    <w:p w14:paraId="19D26537" w14:textId="13B4F4E2"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70" w:history="1">
        <w:r w:rsidR="007E0F00" w:rsidRPr="004B7DBA">
          <w:rPr>
            <w:rStyle w:val="Hypertextovodkaz"/>
            <w:noProof/>
            <w14:scene3d>
              <w14:camera w14:prst="orthographicFront"/>
              <w14:lightRig w14:rig="threePt" w14:dir="t">
                <w14:rot w14:lat="0" w14:lon="0" w14:rev="0"/>
              </w14:lightRig>
            </w14:scene3d>
          </w:rPr>
          <w:t>6.4</w:t>
        </w:r>
        <w:r w:rsidR="007E0F00">
          <w:rPr>
            <w:rFonts w:asciiTheme="minorHAnsi" w:eastAsiaTheme="minorEastAsia" w:hAnsiTheme="minorHAnsi" w:cstheme="minorBidi"/>
            <w:noProof/>
            <w:sz w:val="22"/>
            <w:szCs w:val="22"/>
          </w:rPr>
          <w:tab/>
        </w:r>
        <w:r w:rsidR="007E0F00" w:rsidRPr="004B7DBA">
          <w:rPr>
            <w:rStyle w:val="Hypertextovodkaz"/>
            <w:noProof/>
          </w:rPr>
          <w:t>Výpočet energií ve frekvenčních pásmech</w:t>
        </w:r>
        <w:r w:rsidR="007E0F00">
          <w:rPr>
            <w:noProof/>
            <w:webHidden/>
          </w:rPr>
          <w:tab/>
        </w:r>
        <w:r w:rsidR="007E0F00">
          <w:rPr>
            <w:noProof/>
            <w:webHidden/>
          </w:rPr>
          <w:fldChar w:fldCharType="begin"/>
        </w:r>
        <w:r w:rsidR="007E0F00">
          <w:rPr>
            <w:noProof/>
            <w:webHidden/>
          </w:rPr>
          <w:instrText xml:space="preserve"> PAGEREF _Toc41489570 \h </w:instrText>
        </w:r>
        <w:r w:rsidR="007E0F00">
          <w:rPr>
            <w:noProof/>
            <w:webHidden/>
          </w:rPr>
        </w:r>
        <w:r w:rsidR="007E0F00">
          <w:rPr>
            <w:noProof/>
            <w:webHidden/>
          </w:rPr>
          <w:fldChar w:fldCharType="separate"/>
        </w:r>
        <w:r w:rsidR="007E0F00">
          <w:rPr>
            <w:noProof/>
            <w:webHidden/>
          </w:rPr>
          <w:t>46</w:t>
        </w:r>
        <w:r w:rsidR="007E0F00">
          <w:rPr>
            <w:noProof/>
            <w:webHidden/>
          </w:rPr>
          <w:fldChar w:fldCharType="end"/>
        </w:r>
      </w:hyperlink>
    </w:p>
    <w:p w14:paraId="3781B5CA" w14:textId="17F9E64C"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71" w:history="1">
        <w:r w:rsidR="007E0F00" w:rsidRPr="004B7DBA">
          <w:rPr>
            <w:rStyle w:val="Hypertextovodkaz"/>
            <w:noProof/>
            <w14:scene3d>
              <w14:camera w14:prst="orthographicFront"/>
              <w14:lightRig w14:rig="threePt" w14:dir="t">
                <w14:rot w14:lat="0" w14:lon="0" w14:rev="0"/>
              </w14:lightRig>
            </w14:scene3d>
          </w:rPr>
          <w:t>6.5</w:t>
        </w:r>
        <w:r w:rsidR="007E0F00">
          <w:rPr>
            <w:rFonts w:asciiTheme="minorHAnsi" w:eastAsiaTheme="minorEastAsia" w:hAnsiTheme="minorHAnsi" w:cstheme="minorBidi"/>
            <w:noProof/>
            <w:sz w:val="22"/>
            <w:szCs w:val="22"/>
          </w:rPr>
          <w:tab/>
        </w:r>
        <w:r w:rsidR="007E0F00" w:rsidRPr="004B7DBA">
          <w:rPr>
            <w:rStyle w:val="Hypertextovodkaz"/>
            <w:noProof/>
          </w:rPr>
          <w:t>Analýza hlavních komponent</w:t>
        </w:r>
        <w:r w:rsidR="007E0F00">
          <w:rPr>
            <w:noProof/>
            <w:webHidden/>
          </w:rPr>
          <w:tab/>
        </w:r>
        <w:r w:rsidR="007E0F00">
          <w:rPr>
            <w:noProof/>
            <w:webHidden/>
          </w:rPr>
          <w:fldChar w:fldCharType="begin"/>
        </w:r>
        <w:r w:rsidR="007E0F00">
          <w:rPr>
            <w:noProof/>
            <w:webHidden/>
          </w:rPr>
          <w:instrText xml:space="preserve"> PAGEREF _Toc41489571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0627D2D0" w14:textId="3F4575CC"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72" w:history="1">
        <w:r w:rsidR="007E0F00" w:rsidRPr="004B7DBA">
          <w:rPr>
            <w:rStyle w:val="Hypertextovodkaz"/>
            <w:noProof/>
            <w14:scene3d>
              <w14:camera w14:prst="orthographicFront"/>
              <w14:lightRig w14:rig="threePt" w14:dir="t">
                <w14:rot w14:lat="0" w14:lon="0" w14:rev="0"/>
              </w14:lightRig>
            </w14:scene3d>
          </w:rPr>
          <w:t>6.6</w:t>
        </w:r>
        <w:r w:rsidR="007E0F00">
          <w:rPr>
            <w:rFonts w:asciiTheme="minorHAnsi" w:eastAsiaTheme="minorEastAsia" w:hAnsiTheme="minorHAnsi" w:cstheme="minorBidi"/>
            <w:noProof/>
            <w:sz w:val="22"/>
            <w:szCs w:val="22"/>
          </w:rPr>
          <w:tab/>
        </w:r>
        <w:r w:rsidR="007E0F00" w:rsidRPr="004B7DBA">
          <w:rPr>
            <w:rStyle w:val="Hypertextovodkaz"/>
            <w:noProof/>
          </w:rPr>
          <w:t>Metoda podpůrných vektorů</w:t>
        </w:r>
        <w:r w:rsidR="007E0F00">
          <w:rPr>
            <w:noProof/>
            <w:webHidden/>
          </w:rPr>
          <w:tab/>
        </w:r>
        <w:r w:rsidR="007E0F00">
          <w:rPr>
            <w:noProof/>
            <w:webHidden/>
          </w:rPr>
          <w:fldChar w:fldCharType="begin"/>
        </w:r>
        <w:r w:rsidR="007E0F00">
          <w:rPr>
            <w:noProof/>
            <w:webHidden/>
          </w:rPr>
          <w:instrText xml:space="preserve"> PAGEREF _Toc41489572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40CF3387" w14:textId="699C3DEF" w:rsidR="007E0F00" w:rsidRDefault="00A82A1D">
      <w:pPr>
        <w:pStyle w:val="Obsah2"/>
        <w:tabs>
          <w:tab w:val="left" w:pos="880"/>
          <w:tab w:val="right" w:leader="dot" w:pos="8493"/>
        </w:tabs>
        <w:rPr>
          <w:rFonts w:asciiTheme="minorHAnsi" w:eastAsiaTheme="minorEastAsia" w:hAnsiTheme="minorHAnsi" w:cstheme="minorBidi"/>
          <w:noProof/>
          <w:sz w:val="22"/>
          <w:szCs w:val="22"/>
        </w:rPr>
      </w:pPr>
      <w:hyperlink w:anchor="_Toc41489573" w:history="1">
        <w:r w:rsidR="007E0F00" w:rsidRPr="004B7DBA">
          <w:rPr>
            <w:rStyle w:val="Hypertextovodkaz"/>
            <w:noProof/>
            <w14:scene3d>
              <w14:camera w14:prst="orthographicFront"/>
              <w14:lightRig w14:rig="threePt" w14:dir="t">
                <w14:rot w14:lat="0" w14:lon="0" w14:rev="0"/>
              </w14:lightRig>
            </w14:scene3d>
          </w:rPr>
          <w:t>6.7</w:t>
        </w:r>
        <w:r w:rsidR="007E0F00">
          <w:rPr>
            <w:rFonts w:asciiTheme="minorHAnsi" w:eastAsiaTheme="minorEastAsia" w:hAnsiTheme="minorHAnsi" w:cstheme="minorBidi"/>
            <w:noProof/>
            <w:sz w:val="22"/>
            <w:szCs w:val="22"/>
          </w:rPr>
          <w:tab/>
        </w:r>
        <w:r w:rsidR="007E0F00" w:rsidRPr="004B7DBA">
          <w:rPr>
            <w:rStyle w:val="Hypertextovodkaz"/>
            <w:noProof/>
          </w:rPr>
          <w:t>Výstupy a výsledky programu</w:t>
        </w:r>
        <w:r w:rsidR="007E0F00">
          <w:rPr>
            <w:noProof/>
            <w:webHidden/>
          </w:rPr>
          <w:tab/>
        </w:r>
        <w:r w:rsidR="007E0F00">
          <w:rPr>
            <w:noProof/>
            <w:webHidden/>
          </w:rPr>
          <w:fldChar w:fldCharType="begin"/>
        </w:r>
        <w:r w:rsidR="007E0F00">
          <w:rPr>
            <w:noProof/>
            <w:webHidden/>
          </w:rPr>
          <w:instrText xml:space="preserve"> PAGEREF _Toc41489573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67F8A432" w14:textId="1C238338" w:rsidR="007E0F00" w:rsidRDefault="00A82A1D">
      <w:pPr>
        <w:pStyle w:val="Obsah1"/>
        <w:tabs>
          <w:tab w:val="left" w:pos="880"/>
          <w:tab w:val="right" w:leader="dot" w:pos="8493"/>
        </w:tabs>
        <w:rPr>
          <w:rFonts w:asciiTheme="minorHAnsi" w:eastAsiaTheme="minorEastAsia" w:hAnsiTheme="minorHAnsi" w:cstheme="minorBidi"/>
          <w:noProof/>
          <w:sz w:val="22"/>
          <w:szCs w:val="22"/>
        </w:rPr>
      </w:pPr>
      <w:hyperlink w:anchor="_Toc41489574" w:history="1">
        <w:r w:rsidR="007E0F00" w:rsidRPr="004B7DBA">
          <w:rPr>
            <w:rStyle w:val="Hypertextovodkaz"/>
            <w:noProof/>
            <w14:scene3d>
              <w14:camera w14:prst="orthographicFront"/>
              <w14:lightRig w14:rig="threePt" w14:dir="t">
                <w14:rot w14:lat="0" w14:lon="0" w14:rev="0"/>
              </w14:lightRig>
            </w14:scene3d>
          </w:rPr>
          <w:t>7.</w:t>
        </w:r>
        <w:r w:rsidR="007E0F00">
          <w:rPr>
            <w:rFonts w:asciiTheme="minorHAnsi" w:eastAsiaTheme="minorEastAsia" w:hAnsiTheme="minorHAnsi" w:cstheme="minorBidi"/>
            <w:noProof/>
            <w:sz w:val="22"/>
            <w:szCs w:val="22"/>
          </w:rPr>
          <w:tab/>
        </w:r>
        <w:r w:rsidR="007E0F00" w:rsidRPr="004B7DBA">
          <w:rPr>
            <w:rStyle w:val="Hypertextovodkaz"/>
            <w:noProof/>
          </w:rPr>
          <w:t>Závěr</w:t>
        </w:r>
        <w:r w:rsidR="007E0F00">
          <w:rPr>
            <w:noProof/>
            <w:webHidden/>
          </w:rPr>
          <w:tab/>
        </w:r>
        <w:r w:rsidR="007E0F00">
          <w:rPr>
            <w:noProof/>
            <w:webHidden/>
          </w:rPr>
          <w:fldChar w:fldCharType="begin"/>
        </w:r>
        <w:r w:rsidR="007E0F00">
          <w:rPr>
            <w:noProof/>
            <w:webHidden/>
          </w:rPr>
          <w:instrText xml:space="preserve"> PAGEREF _Toc41489574 \h </w:instrText>
        </w:r>
        <w:r w:rsidR="007E0F00">
          <w:rPr>
            <w:noProof/>
            <w:webHidden/>
          </w:rPr>
        </w:r>
        <w:r w:rsidR="007E0F00">
          <w:rPr>
            <w:noProof/>
            <w:webHidden/>
          </w:rPr>
          <w:fldChar w:fldCharType="separate"/>
        </w:r>
        <w:r w:rsidR="007E0F00">
          <w:rPr>
            <w:noProof/>
            <w:webHidden/>
          </w:rPr>
          <w:t>54</w:t>
        </w:r>
        <w:r w:rsidR="007E0F00">
          <w:rPr>
            <w:noProof/>
            <w:webHidden/>
          </w:rPr>
          <w:fldChar w:fldCharType="end"/>
        </w:r>
      </w:hyperlink>
    </w:p>
    <w:p w14:paraId="2CB6B6C9" w14:textId="075949E2" w:rsidR="00BD1195" w:rsidRPr="00C30A19" w:rsidRDefault="00E40496" w:rsidP="0019118E">
      <w:pPr>
        <w:spacing w:line="276" w:lineRule="auto"/>
      </w:pPr>
      <w:r w:rsidRPr="00C30A19">
        <w:fldChar w:fldCharType="end"/>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021432F7" w14:textId="2A42C51D" w:rsidR="00635087" w:rsidRDefault="00B143C3" w:rsidP="00635087">
      <w:pPr>
        <w:rPr>
          <w:b/>
          <w:sz w:val="22"/>
          <w:szCs w:val="22"/>
        </w:rPr>
      </w:pPr>
      <w:r w:rsidRPr="00C30A19">
        <w:rPr>
          <w:b/>
          <w:sz w:val="22"/>
          <w:szCs w:val="22"/>
        </w:rPr>
        <w:t>Zkratky:</w:t>
      </w:r>
    </w:p>
    <w:p w14:paraId="6D9F255A" w14:textId="40061D12" w:rsidR="00635087" w:rsidRDefault="00635087" w:rsidP="00635087">
      <w:pPr>
        <w:ind w:firstLine="708"/>
        <w:rPr>
          <w:sz w:val="23"/>
          <w:szCs w:val="23"/>
        </w:rPr>
      </w:pPr>
      <w:r>
        <w:rPr>
          <w:sz w:val="23"/>
          <w:szCs w:val="23"/>
        </w:rPr>
        <w:t>DAW</w:t>
      </w:r>
      <w:r w:rsidRPr="00C30A19">
        <w:tab/>
      </w:r>
      <w:r w:rsidRPr="00C30A19">
        <w:tab/>
        <w:t>…</w:t>
      </w:r>
      <w:r w:rsidRPr="00C30A19">
        <w:tab/>
      </w:r>
      <w:r w:rsidRPr="00635087">
        <w:t>hudebn</w:t>
      </w:r>
      <w:r>
        <w:t xml:space="preserve">í </w:t>
      </w:r>
      <w:r w:rsidRPr="00635087">
        <w:t>software</w:t>
      </w:r>
      <w:r>
        <w:t xml:space="preserve"> (</w:t>
      </w:r>
      <w:proofErr w:type="spellStart"/>
      <w:r w:rsidRPr="00635087">
        <w:rPr>
          <w:sz w:val="23"/>
          <w:szCs w:val="23"/>
        </w:rPr>
        <w:t>digital</w:t>
      </w:r>
      <w:proofErr w:type="spellEnd"/>
      <w:r w:rsidRPr="00635087">
        <w:rPr>
          <w:sz w:val="23"/>
          <w:szCs w:val="23"/>
        </w:rPr>
        <w:t xml:space="preserve"> audio </w:t>
      </w:r>
      <w:r>
        <w:rPr>
          <w:sz w:val="23"/>
          <w:szCs w:val="23"/>
        </w:rPr>
        <w:t>Workstation)</w:t>
      </w:r>
    </w:p>
    <w:p w14:paraId="5E90A1E1" w14:textId="77777777" w:rsidR="00635087" w:rsidRPr="00C30A19" w:rsidRDefault="00635087" w:rsidP="00635087">
      <w:pPr>
        <w:rPr>
          <w:b/>
          <w:sz w:val="22"/>
          <w:szCs w:val="22"/>
        </w:rPr>
      </w:pPr>
    </w:p>
    <w:p w14:paraId="0004ED79" w14:textId="77777777" w:rsidR="00B01659" w:rsidRDefault="00B01659" w:rsidP="007504B5">
      <w:pPr>
        <w:ind w:firstLine="708"/>
        <w:rPr>
          <w:sz w:val="23"/>
          <w:szCs w:val="23"/>
        </w:rPr>
      </w:pPr>
      <w:r w:rsidRPr="00005BC7">
        <w:rPr>
          <w:sz w:val="23"/>
          <w:szCs w:val="23"/>
        </w:rPr>
        <w:t>FIR</w:t>
      </w:r>
      <w:r w:rsidRPr="00C30A19">
        <w:tab/>
      </w:r>
      <w:r w:rsidRPr="00C30A19">
        <w:tab/>
        <w:t>…</w:t>
      </w:r>
      <w:r w:rsidRPr="00C30A19">
        <w:tab/>
      </w:r>
      <w:r>
        <w:rPr>
          <w:sz w:val="23"/>
          <w:szCs w:val="23"/>
        </w:rPr>
        <w:t>filtr s konečnou impulsní odezvou (</w:t>
      </w:r>
      <w:proofErr w:type="spellStart"/>
      <w:r>
        <w:rPr>
          <w:sz w:val="23"/>
          <w:szCs w:val="23"/>
        </w:rPr>
        <w:t>Finite</w:t>
      </w:r>
      <w:proofErr w:type="spellEnd"/>
      <w:r>
        <w:rPr>
          <w:sz w:val="23"/>
          <w:szCs w:val="23"/>
        </w:rPr>
        <w:t xml:space="preserve"> Impulse Response)</w:t>
      </w:r>
    </w:p>
    <w:p w14:paraId="5816F57A" w14:textId="0ADA2641" w:rsidR="00B01659" w:rsidRPr="00C30A19" w:rsidRDefault="00B01659" w:rsidP="00005BC7">
      <w:pPr>
        <w:ind w:firstLine="708"/>
      </w:pPr>
      <w:r>
        <w:rPr>
          <w:sz w:val="23"/>
          <w:szCs w:val="23"/>
        </w:rPr>
        <w:t>IIR</w:t>
      </w:r>
      <w:r w:rsidRPr="00C30A19">
        <w:tab/>
      </w:r>
      <w:r w:rsidRPr="00C30A19">
        <w:tab/>
      </w:r>
      <w:r>
        <w:tab/>
      </w:r>
      <w:r w:rsidRPr="00C30A19">
        <w:t>…</w:t>
      </w:r>
      <w:r w:rsidRPr="00C30A19">
        <w:tab/>
      </w:r>
      <w:r>
        <w:rPr>
          <w:sz w:val="23"/>
          <w:szCs w:val="23"/>
        </w:rPr>
        <w:t xml:space="preserve">filtry s nekonečnou impulsní odezvou </w:t>
      </w:r>
      <w:r>
        <w:t>(</w:t>
      </w:r>
      <w:proofErr w:type="spellStart"/>
      <w:r>
        <w:rPr>
          <w:sz w:val="23"/>
          <w:szCs w:val="23"/>
        </w:rPr>
        <w:t>Infinite</w:t>
      </w:r>
      <w:proofErr w:type="spellEnd"/>
      <w:r>
        <w:rPr>
          <w:sz w:val="23"/>
          <w:szCs w:val="23"/>
        </w:rPr>
        <w:t xml:space="preserve"> Impulse Response</w:t>
      </w:r>
      <w:r>
        <w:t>)</w:t>
      </w:r>
    </w:p>
    <w:p w14:paraId="03D41DD8" w14:textId="6DFA550A" w:rsidR="00B01659" w:rsidRPr="00C30A19" w:rsidRDefault="00B01659" w:rsidP="00005BC7">
      <w:pPr>
        <w:ind w:firstLine="708"/>
      </w:pPr>
      <w:r>
        <w:t>PC</w:t>
      </w:r>
      <w:r w:rsidRPr="00C30A19">
        <w:tab/>
      </w:r>
      <w:r w:rsidRPr="00C30A19">
        <w:tab/>
      </w:r>
      <w:r>
        <w:tab/>
      </w:r>
      <w:r w:rsidRPr="00C30A19">
        <w:t>…</w:t>
      </w:r>
      <w:r w:rsidRPr="00C30A19">
        <w:tab/>
      </w:r>
      <w:r>
        <w:t>hlavní komponenta (</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t>)</w:t>
      </w:r>
    </w:p>
    <w:p w14:paraId="7B89A49B" w14:textId="77777777" w:rsidR="00B01659" w:rsidRPr="00C30A19" w:rsidRDefault="00B01659" w:rsidP="00005BC7">
      <w:pPr>
        <w:ind w:firstLine="708"/>
      </w:pPr>
      <w:r>
        <w:t>PCA</w:t>
      </w:r>
      <w:r w:rsidRPr="00C30A19">
        <w:tab/>
      </w:r>
      <w:r w:rsidRPr="00C30A19">
        <w:tab/>
        <w:t>…</w:t>
      </w:r>
      <w:r w:rsidRPr="00C30A19">
        <w:tab/>
      </w:r>
      <w:r>
        <w:rPr>
          <w:sz w:val="23"/>
          <w:szCs w:val="23"/>
        </w:rPr>
        <w:t xml:space="preserve">analýza hlavních komponent </w:t>
      </w:r>
      <w:r>
        <w:t>(</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rPr>
          <w:sz w:val="23"/>
          <w:szCs w:val="23"/>
        </w:rPr>
        <w:t xml:space="preserve"> </w:t>
      </w:r>
      <w:proofErr w:type="spellStart"/>
      <w:r>
        <w:rPr>
          <w:sz w:val="23"/>
          <w:szCs w:val="23"/>
        </w:rPr>
        <w:t>Analysis</w:t>
      </w:r>
      <w:proofErr w:type="spellEnd"/>
      <w:r>
        <w:t>)</w:t>
      </w:r>
    </w:p>
    <w:p w14:paraId="6A7CD6E7" w14:textId="77777777" w:rsidR="00B01659" w:rsidRPr="00C30A19" w:rsidRDefault="00B01659" w:rsidP="00005BC7">
      <w:pPr>
        <w:ind w:firstLine="708"/>
      </w:pPr>
      <w:r>
        <w:t>RMS</w:t>
      </w:r>
      <w:r w:rsidRPr="00C30A19">
        <w:tab/>
      </w:r>
      <w:r w:rsidRPr="00C30A19">
        <w:tab/>
        <w:t>…</w:t>
      </w:r>
      <w:r w:rsidRPr="00C30A19">
        <w:tab/>
      </w:r>
      <w:r>
        <w:t>efektivní hodnota (</w:t>
      </w:r>
      <w:proofErr w:type="spellStart"/>
      <w:r>
        <w:rPr>
          <w:rStyle w:val="Zdraznn"/>
        </w:rPr>
        <w:t>Root</w:t>
      </w:r>
      <w:proofErr w:type="spellEnd"/>
      <w:r>
        <w:rPr>
          <w:rStyle w:val="Zdraznn"/>
        </w:rPr>
        <w:t xml:space="preserve"> </w:t>
      </w:r>
      <w:proofErr w:type="spellStart"/>
      <w:r>
        <w:rPr>
          <w:rStyle w:val="Zdraznn"/>
        </w:rPr>
        <w:t>Mean</w:t>
      </w:r>
      <w:proofErr w:type="spellEnd"/>
      <w:r>
        <w:rPr>
          <w:rStyle w:val="Zdraznn"/>
        </w:rPr>
        <w:t xml:space="preserve"> Square</w:t>
      </w:r>
      <w:r>
        <w:t>)</w:t>
      </w:r>
    </w:p>
    <w:p w14:paraId="524D3ADA" w14:textId="77777777" w:rsidR="00B01659" w:rsidRPr="00C30A19" w:rsidRDefault="00B01659" w:rsidP="00005BC7">
      <w:pPr>
        <w:ind w:firstLine="708"/>
      </w:pPr>
      <w:r>
        <w:t>SVD</w:t>
      </w:r>
      <w:r w:rsidRPr="00C30A19">
        <w:tab/>
      </w:r>
      <w:r w:rsidRPr="00C30A19">
        <w:tab/>
        <w:t>…</w:t>
      </w:r>
      <w:r w:rsidRPr="00C30A19">
        <w:tab/>
      </w:r>
      <w:r>
        <w:rPr>
          <w:sz w:val="23"/>
          <w:szCs w:val="23"/>
        </w:rPr>
        <w:t xml:space="preserve">singulární rozklad matice </w:t>
      </w:r>
      <w:r>
        <w:t>(</w:t>
      </w:r>
      <w:proofErr w:type="spellStart"/>
      <w:r>
        <w:rPr>
          <w:sz w:val="23"/>
          <w:szCs w:val="23"/>
        </w:rPr>
        <w:t>Singular</w:t>
      </w:r>
      <w:proofErr w:type="spellEnd"/>
      <w:r>
        <w:rPr>
          <w:sz w:val="23"/>
          <w:szCs w:val="23"/>
        </w:rPr>
        <w:t xml:space="preserve"> </w:t>
      </w:r>
      <w:proofErr w:type="spellStart"/>
      <w:r>
        <w:rPr>
          <w:sz w:val="23"/>
          <w:szCs w:val="23"/>
        </w:rPr>
        <w:t>Value</w:t>
      </w:r>
      <w:proofErr w:type="spellEnd"/>
      <w:r>
        <w:rPr>
          <w:sz w:val="23"/>
          <w:szCs w:val="23"/>
        </w:rPr>
        <w:t xml:space="preserve"> </w:t>
      </w:r>
      <w:proofErr w:type="spellStart"/>
      <w:r>
        <w:rPr>
          <w:sz w:val="23"/>
          <w:szCs w:val="23"/>
        </w:rPr>
        <w:t>Decomposition</w:t>
      </w:r>
      <w:proofErr w:type="spellEnd"/>
      <w:r>
        <w:t>)</w:t>
      </w:r>
    </w:p>
    <w:p w14:paraId="77D79C5A" w14:textId="77777777" w:rsidR="00B01659" w:rsidRPr="00C30A19" w:rsidRDefault="00B01659" w:rsidP="00005BC7">
      <w:pPr>
        <w:ind w:firstLine="708"/>
      </w:pPr>
      <w:r>
        <w:t>SVM</w:t>
      </w:r>
      <w:r w:rsidRPr="00C30A19">
        <w:tab/>
      </w:r>
      <w:r w:rsidRPr="00C30A19">
        <w:tab/>
        <w:t>…</w:t>
      </w:r>
      <w:r w:rsidRPr="00C30A19">
        <w:tab/>
      </w:r>
      <w:r>
        <w:t>metoda podpůrných vektorů (</w:t>
      </w:r>
      <w:proofErr w:type="spellStart"/>
      <w:r>
        <w:rPr>
          <w:sz w:val="23"/>
          <w:szCs w:val="23"/>
        </w:rPr>
        <w:t>Suppoort</w:t>
      </w:r>
      <w:proofErr w:type="spellEnd"/>
      <w:r>
        <w:rPr>
          <w:sz w:val="23"/>
          <w:szCs w:val="23"/>
        </w:rPr>
        <w:t xml:space="preserve"> </w:t>
      </w:r>
      <w:proofErr w:type="spellStart"/>
      <w:r>
        <w:rPr>
          <w:sz w:val="23"/>
          <w:szCs w:val="23"/>
        </w:rPr>
        <w:t>Vector</w:t>
      </w:r>
      <w:proofErr w:type="spellEnd"/>
      <w:r>
        <w:rPr>
          <w:sz w:val="23"/>
          <w:szCs w:val="23"/>
        </w:rPr>
        <w:t xml:space="preserve"> </w:t>
      </w:r>
      <w:proofErr w:type="spellStart"/>
      <w:r>
        <w:rPr>
          <w:sz w:val="23"/>
          <w:szCs w:val="23"/>
        </w:rPr>
        <w:t>Machine</w:t>
      </w:r>
      <w:proofErr w:type="spellEnd"/>
      <w:r>
        <w:t>)</w:t>
      </w:r>
    </w:p>
    <w:p w14:paraId="25961CC3" w14:textId="77777777" w:rsidR="00B01659" w:rsidRPr="00C30A19" w:rsidRDefault="00B01659" w:rsidP="007504B5">
      <w:pPr>
        <w:ind w:firstLine="708"/>
      </w:pPr>
      <w:r>
        <w:t>SW</w:t>
      </w:r>
      <w:r w:rsidRPr="00C30A19">
        <w:tab/>
      </w:r>
      <w:r w:rsidRPr="00C30A19">
        <w:tab/>
        <w:t>…</w:t>
      </w:r>
      <w:r w:rsidRPr="00C30A19">
        <w:tab/>
      </w:r>
      <w:r w:rsidRPr="00005BC7">
        <w:t>programové vybavení</w:t>
      </w:r>
      <w:r>
        <w:t xml:space="preserve"> (</w:t>
      </w:r>
      <w:r w:rsidRPr="00005BC7">
        <w:t>software</w:t>
      </w:r>
      <w:r>
        <w:t>)</w:t>
      </w:r>
    </w:p>
    <w:p w14:paraId="4C9D7048" w14:textId="77777777" w:rsidR="00005BC7" w:rsidRPr="00C30A19" w:rsidRDefault="00005BC7" w:rsidP="007504B5">
      <w:pPr>
        <w:ind w:firstLine="708"/>
      </w:pPr>
    </w:p>
    <w:p w14:paraId="559130EE" w14:textId="77777777" w:rsidR="00B143C3" w:rsidRPr="00C30A19" w:rsidRDefault="00B143C3" w:rsidP="008010F8">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13951BAC" w:rsidR="00401828" w:rsidRPr="00C30A19" w:rsidRDefault="00FB6A53" w:rsidP="007504B5">
      <w:pPr>
        <w:ind w:firstLine="708"/>
      </w:pPr>
      <w:r>
        <w:t>X</w:t>
      </w:r>
      <w:r>
        <w:rPr>
          <w:vertAlign w:val="subscript"/>
        </w:rPr>
        <w:t>RMS</w:t>
      </w:r>
      <w:r w:rsidR="00B143C3" w:rsidRPr="00C30A19">
        <w:tab/>
        <w:t>…</w:t>
      </w:r>
      <w:r w:rsidR="00B143C3" w:rsidRPr="00C30A19">
        <w:tab/>
      </w:r>
      <w:r>
        <w:t>efektivní hodnota signálu</w:t>
      </w:r>
      <w:r w:rsidR="00B143C3" w:rsidRPr="00C30A19">
        <w:tab/>
      </w:r>
      <w:r w:rsidR="00B143C3" w:rsidRPr="00C30A19">
        <w:tab/>
      </w:r>
      <w:r w:rsidR="00B143C3" w:rsidRPr="00C30A19">
        <w:tab/>
      </w:r>
      <w:r w:rsidR="00B143C3" w:rsidRPr="00C30A19">
        <w:tab/>
        <w:t>[</w:t>
      </w:r>
      <w:r>
        <w:t>-</w:t>
      </w:r>
      <w:r w:rsidR="00B143C3" w:rsidRPr="00C30A19">
        <w:t>]</w:t>
      </w:r>
    </w:p>
    <w:p w14:paraId="233C8C6E" w14:textId="1976D959" w:rsidR="00B143C3" w:rsidRDefault="00FB6A53" w:rsidP="007504B5">
      <w:pPr>
        <w:ind w:firstLine="708"/>
      </w:pPr>
      <w:r>
        <w:t>E</w:t>
      </w:r>
      <w:r w:rsidR="00B143C3" w:rsidRPr="00C30A19">
        <w:tab/>
      </w:r>
      <w:r w:rsidR="00B143C3" w:rsidRPr="00C30A19">
        <w:tab/>
        <w:t>…</w:t>
      </w:r>
      <w:r w:rsidR="00B143C3" w:rsidRPr="00C30A19">
        <w:tab/>
      </w:r>
      <w:r>
        <w:t>energie signálu</w:t>
      </w:r>
      <w:r w:rsidR="00B143C3" w:rsidRPr="00C30A19">
        <w:tab/>
      </w:r>
      <w:r w:rsidR="00B143C3" w:rsidRPr="00C30A19">
        <w:tab/>
      </w:r>
      <w:r w:rsidR="00B143C3" w:rsidRPr="00C30A19">
        <w:tab/>
      </w:r>
      <w:r w:rsidR="00B143C3" w:rsidRPr="00C30A19">
        <w:tab/>
      </w:r>
      <w:r w:rsidR="00B143C3" w:rsidRPr="00C30A19">
        <w:tab/>
        <w:t>[</w:t>
      </w:r>
      <w:r>
        <w:t>-</w:t>
      </w:r>
      <w:r w:rsidR="00B143C3" w:rsidRPr="00C30A19">
        <w:t>]</w:t>
      </w:r>
    </w:p>
    <w:p w14:paraId="7F7CDD75" w14:textId="2B8E301B" w:rsidR="00FB6A53" w:rsidRDefault="00FB6A53" w:rsidP="007504B5">
      <w:pPr>
        <w:ind w:firstLine="708"/>
      </w:pPr>
      <w:r>
        <w:t>x[n]</w:t>
      </w:r>
      <w:r>
        <w:tab/>
        <w:t>…</w:t>
      </w:r>
      <w:r>
        <w:tab/>
        <w:t>známá posloupnost</w:t>
      </w:r>
      <w:r>
        <w:tab/>
      </w:r>
      <w:r>
        <w:tab/>
      </w:r>
      <w:r>
        <w:tab/>
      </w:r>
      <w:r>
        <w:tab/>
      </w:r>
      <w:r>
        <w:tab/>
        <w:t>[-]</w:t>
      </w:r>
    </w:p>
    <w:p w14:paraId="08D83429" w14:textId="05D1CC15" w:rsidR="00FB6A53" w:rsidRDefault="00FB6A53" w:rsidP="007504B5">
      <w:pPr>
        <w:ind w:firstLine="708"/>
      </w:pPr>
      <w:r>
        <w:t>y[n]</w:t>
      </w:r>
      <w:r>
        <w:tab/>
        <w:t>…</w:t>
      </w:r>
      <w:r>
        <w:tab/>
        <w:t>řešení diferenciální rovnice</w:t>
      </w:r>
      <w:r>
        <w:tab/>
      </w:r>
      <w:r>
        <w:tab/>
      </w:r>
      <w:r>
        <w:tab/>
      </w:r>
      <w:r>
        <w:tab/>
        <w:t>[-]</w:t>
      </w:r>
    </w:p>
    <w:p w14:paraId="65AF3EB8" w14:textId="77777777" w:rsidR="00FB6A53" w:rsidRDefault="00FB6A53" w:rsidP="007504B5">
      <w:pPr>
        <w:ind w:firstLine="708"/>
      </w:pPr>
      <w:r>
        <w:t>X(</w:t>
      </w:r>
      <w:r>
        <w:rPr>
          <w:i/>
        </w:rPr>
        <w:t>z</w:t>
      </w:r>
      <w:r>
        <w:t>)</w:t>
      </w:r>
      <w:r>
        <w:tab/>
        <w:t>…</w:t>
      </w:r>
      <w:r>
        <w:tab/>
        <w:t>obraz známé posloupnosti</w:t>
      </w:r>
      <w:r>
        <w:tab/>
      </w:r>
      <w:r>
        <w:tab/>
      </w:r>
      <w:r>
        <w:tab/>
      </w:r>
      <w:r>
        <w:tab/>
        <w:t>[-]</w:t>
      </w:r>
    </w:p>
    <w:p w14:paraId="2D8CB989" w14:textId="77777777" w:rsidR="00987403" w:rsidRDefault="00FB6A53" w:rsidP="007504B5">
      <w:pPr>
        <w:ind w:firstLine="708"/>
      </w:pPr>
      <w:r>
        <w:t>Y(</w:t>
      </w:r>
      <w:r w:rsidRPr="00FB6A53">
        <w:rPr>
          <w:i/>
        </w:rPr>
        <w:t>z</w:t>
      </w:r>
      <w:r>
        <w:t>)</w:t>
      </w:r>
      <w:r>
        <w:tab/>
        <w:t>…</w:t>
      </w:r>
      <w:r>
        <w:tab/>
        <w:t>obraz partikulárního řešení</w:t>
      </w:r>
      <w:r w:rsidR="00987403">
        <w:t xml:space="preserve"> diferenciální rovnice</w:t>
      </w:r>
      <w:r w:rsidR="00987403">
        <w:tab/>
        <w:t>[-]</w:t>
      </w:r>
    </w:p>
    <w:p w14:paraId="2F9D27DC" w14:textId="77777777" w:rsidR="00987403" w:rsidRDefault="00987403" w:rsidP="007504B5">
      <w:pPr>
        <w:ind w:firstLine="708"/>
      </w:pPr>
      <w:r>
        <w:t>H(</w:t>
      </w:r>
      <w:r w:rsidRPr="00987403">
        <w:rPr>
          <w:i/>
        </w:rPr>
        <w:t>z</w:t>
      </w:r>
      <w:r>
        <w:t>)</w:t>
      </w:r>
      <w:r>
        <w:tab/>
        <w:t>…</w:t>
      </w:r>
      <w:r>
        <w:tab/>
        <w:t>přenosová funkce číslicového filtru</w:t>
      </w:r>
      <w:r>
        <w:tab/>
      </w:r>
      <w:r>
        <w:tab/>
      </w:r>
      <w:r>
        <w:tab/>
        <w:t>[-]</w:t>
      </w:r>
    </w:p>
    <w:p w14:paraId="5C8F061D" w14:textId="7D285460" w:rsidR="00FB6A53" w:rsidRDefault="00987403" w:rsidP="007504B5">
      <w:pPr>
        <w:ind w:firstLine="708"/>
      </w:pPr>
      <w:r>
        <w:t>b</w:t>
      </w:r>
      <w:r>
        <w:tab/>
      </w:r>
      <w:r>
        <w:tab/>
        <w:t>…</w:t>
      </w:r>
      <w:r w:rsidR="00FB6A53">
        <w:t xml:space="preserve"> </w:t>
      </w:r>
      <w:r>
        <w:tab/>
        <w:t>koeficient přenosové funkce číslicového filtru</w:t>
      </w:r>
      <w:r>
        <w:tab/>
        <w:t>[-]</w:t>
      </w:r>
    </w:p>
    <w:p w14:paraId="0F39E907" w14:textId="5268CA98" w:rsidR="00987403" w:rsidRDefault="00987403" w:rsidP="007504B5">
      <w:pPr>
        <w:ind w:firstLine="708"/>
      </w:pPr>
      <w:r>
        <w:t>a</w:t>
      </w:r>
      <w:r>
        <w:tab/>
      </w:r>
      <w:r>
        <w:tab/>
        <w:t>…</w:t>
      </w:r>
      <w:r>
        <w:tab/>
        <w:t>koeficient přenosové funkce číslicového filtru</w:t>
      </w:r>
      <w:r>
        <w:tab/>
        <w:t>[-]</w:t>
      </w:r>
    </w:p>
    <w:p w14:paraId="0130BD01" w14:textId="45D83866" w:rsidR="00987403" w:rsidRDefault="00987403" w:rsidP="00987403">
      <w:pPr>
        <w:ind w:firstLine="708"/>
      </w:pPr>
      <w:r>
        <w:t>Z</w:t>
      </w:r>
      <w:r>
        <w:tab/>
      </w:r>
      <w:r>
        <w:tab/>
        <w:t>…</w:t>
      </w:r>
      <w:r>
        <w:tab/>
        <w:t>Z transformace</w:t>
      </w:r>
    </w:p>
    <w:p w14:paraId="19310648" w14:textId="3CC23324" w:rsidR="00987403" w:rsidRDefault="00987403" w:rsidP="007504B5">
      <w:pPr>
        <w:ind w:firstLine="708"/>
      </w:pPr>
      <w:r>
        <w:t>h[n]</w:t>
      </w:r>
      <w:r>
        <w:tab/>
        <w:t>…</w:t>
      </w:r>
      <w:r>
        <w:tab/>
        <w:t>impulsní odezva číslicového filtru</w:t>
      </w:r>
      <w:r>
        <w:tab/>
      </w:r>
      <w:r>
        <w:tab/>
      </w:r>
      <w:r>
        <w:tab/>
        <w:t>[-]</w:t>
      </w:r>
    </w:p>
    <w:p w14:paraId="491F386F" w14:textId="0CBEA3B1" w:rsidR="00987403" w:rsidRDefault="00987403" w:rsidP="007504B5">
      <w:pPr>
        <w:ind w:firstLine="708"/>
      </w:pPr>
      <w:proofErr w:type="spellStart"/>
      <w:r>
        <w:t>h</w:t>
      </w:r>
      <w:r>
        <w:rPr>
          <w:vertAlign w:val="subscript"/>
        </w:rPr>
        <w:t>n</w:t>
      </w:r>
      <w:proofErr w:type="spellEnd"/>
      <w:r>
        <w:tab/>
      </w:r>
      <w:r>
        <w:tab/>
        <w:t>…</w:t>
      </w:r>
      <w:r>
        <w:tab/>
        <w:t>impulsní charakteristika číslicového filtru</w:t>
      </w:r>
      <w:r>
        <w:tab/>
      </w:r>
      <w:r>
        <w:tab/>
        <w:t>[-]</w:t>
      </w:r>
    </w:p>
    <w:p w14:paraId="089A6D55" w14:textId="0D6EE570" w:rsidR="00987403" w:rsidRDefault="00987403" w:rsidP="007504B5">
      <w:pPr>
        <w:ind w:firstLine="708"/>
      </w:pPr>
      <w:r>
        <w:lastRenderedPageBreak/>
        <w:t>z</w:t>
      </w:r>
      <w:r>
        <w:tab/>
      </w:r>
      <w:r>
        <w:tab/>
        <w:t>…</w:t>
      </w:r>
      <w:r>
        <w:tab/>
        <w:t>komplexní rovina</w:t>
      </w:r>
      <w:r>
        <w:tab/>
      </w:r>
      <w:r>
        <w:tab/>
      </w:r>
      <w:r>
        <w:tab/>
      </w:r>
      <w:r>
        <w:tab/>
      </w:r>
      <w:r>
        <w:tab/>
        <w:t>[-]</w:t>
      </w:r>
    </w:p>
    <w:p w14:paraId="7264B9D3" w14:textId="50B3981D" w:rsidR="00987403" w:rsidRDefault="00987403" w:rsidP="007504B5">
      <w:pPr>
        <w:ind w:firstLine="708"/>
      </w:pPr>
      <w:r>
        <w:t>w</w:t>
      </w:r>
      <w:r>
        <w:tab/>
      </w:r>
      <w:r>
        <w:tab/>
        <w:t>…</w:t>
      </w:r>
      <w:r>
        <w:tab/>
        <w:t>komplexní rovina</w:t>
      </w:r>
      <w:r>
        <w:tab/>
      </w:r>
      <w:r>
        <w:tab/>
      </w:r>
      <w:r>
        <w:tab/>
      </w:r>
      <w:r>
        <w:tab/>
      </w:r>
      <w:r>
        <w:tab/>
        <w:t>[-]</w:t>
      </w:r>
    </w:p>
    <w:p w14:paraId="14DF6CDA" w14:textId="4EB63E1A" w:rsidR="00987403" w:rsidRPr="004024A8" w:rsidRDefault="004024A8" w:rsidP="007504B5">
      <w:pPr>
        <w:ind w:firstLine="708"/>
      </w:pPr>
      <w:proofErr w:type="spellStart"/>
      <w:r>
        <w:t>ω</w:t>
      </w:r>
      <w:r>
        <w:rPr>
          <w:vertAlign w:val="subscript"/>
        </w:rPr>
        <w:t>a</w:t>
      </w:r>
      <w:proofErr w:type="spellEnd"/>
      <w:r w:rsidRPr="004024A8">
        <w:tab/>
      </w:r>
      <w:r w:rsidRPr="004024A8">
        <w:tab/>
        <w:t>…</w:t>
      </w:r>
      <w:r>
        <w:tab/>
        <w:t>kmitočty v analogovém systému</w:t>
      </w:r>
      <w:r>
        <w:tab/>
      </w:r>
      <w:r>
        <w:tab/>
      </w:r>
      <w:r>
        <w:tab/>
        <w:t>[-]</w:t>
      </w:r>
    </w:p>
    <w:p w14:paraId="420A3943" w14:textId="5DBE7F6B" w:rsidR="004024A8" w:rsidRDefault="004024A8" w:rsidP="007504B5">
      <w:pPr>
        <w:ind w:firstLine="708"/>
      </w:pPr>
      <w:proofErr w:type="spellStart"/>
      <w:r w:rsidRPr="004024A8">
        <w:t>ω</w:t>
      </w:r>
      <w:r>
        <w:rPr>
          <w:vertAlign w:val="subscript"/>
        </w:rPr>
        <w:t>d</w:t>
      </w:r>
      <w:proofErr w:type="spellEnd"/>
      <w:r w:rsidRPr="004024A8">
        <w:tab/>
      </w:r>
      <w:r w:rsidRPr="004024A8">
        <w:tab/>
        <w:t>…</w:t>
      </w:r>
      <w:r>
        <w:tab/>
        <w:t>kmitočty v diskrétním systému</w:t>
      </w:r>
      <w:r>
        <w:tab/>
      </w:r>
      <w:r>
        <w:tab/>
      </w:r>
      <w:r>
        <w:tab/>
        <w:t>[-]</w:t>
      </w:r>
    </w:p>
    <w:p w14:paraId="702B1B49" w14:textId="39388361" w:rsidR="004024A8" w:rsidRDefault="004024A8" w:rsidP="007504B5">
      <w:pPr>
        <w:ind w:firstLine="708"/>
      </w:pPr>
      <w:proofErr w:type="spellStart"/>
      <w:r>
        <w:t>f</w:t>
      </w:r>
      <w:r>
        <w:rPr>
          <w:vertAlign w:val="subscript"/>
        </w:rPr>
        <w:t>c</w:t>
      </w:r>
      <w:proofErr w:type="spellEnd"/>
      <w:r>
        <w:tab/>
      </w:r>
      <w:r>
        <w:tab/>
        <w:t>…</w:t>
      </w:r>
      <w:r>
        <w:tab/>
        <w:t>střední kmitočet</w:t>
      </w:r>
      <w:r>
        <w:tab/>
      </w:r>
      <w:r>
        <w:tab/>
      </w:r>
      <w:r>
        <w:tab/>
      </w:r>
      <w:r>
        <w:tab/>
      </w:r>
      <w:r>
        <w:tab/>
        <w:t>[Hz]</w:t>
      </w:r>
    </w:p>
    <w:p w14:paraId="4814FE20" w14:textId="312C0C92" w:rsidR="004024A8" w:rsidRDefault="004024A8" w:rsidP="007504B5">
      <w:pPr>
        <w:ind w:firstLine="708"/>
      </w:pPr>
      <w:proofErr w:type="spellStart"/>
      <w:r>
        <w:t>f</w:t>
      </w:r>
      <w:r>
        <w:rPr>
          <w:vertAlign w:val="subscript"/>
        </w:rPr>
        <w:t>ref</w:t>
      </w:r>
      <w:proofErr w:type="spellEnd"/>
      <w:r>
        <w:tab/>
      </w:r>
      <w:r>
        <w:tab/>
        <w:t>…</w:t>
      </w:r>
      <w:r>
        <w:tab/>
        <w:t>referenční kmitočet</w:t>
      </w:r>
      <w:r>
        <w:tab/>
      </w:r>
      <w:r>
        <w:tab/>
      </w:r>
      <w:r>
        <w:tab/>
      </w:r>
      <w:r>
        <w:tab/>
      </w:r>
      <w:r>
        <w:tab/>
        <w:t>[Hz]</w:t>
      </w:r>
    </w:p>
    <w:p w14:paraId="01EB0CC4" w14:textId="21DFB22A" w:rsidR="004024A8" w:rsidRDefault="004024A8" w:rsidP="007504B5">
      <w:pPr>
        <w:ind w:firstLine="708"/>
      </w:pPr>
      <w:r>
        <w:t>B</w:t>
      </w:r>
      <w:r>
        <w:tab/>
      </w:r>
      <w:r>
        <w:tab/>
        <w:t>…</w:t>
      </w:r>
      <w:r>
        <w:tab/>
        <w:t>šířka pásma</w:t>
      </w:r>
      <w:r>
        <w:tab/>
      </w:r>
      <w:r>
        <w:tab/>
      </w:r>
      <w:r>
        <w:tab/>
      </w:r>
      <w:r>
        <w:tab/>
      </w:r>
      <w:r>
        <w:tab/>
      </w:r>
      <w:r>
        <w:tab/>
        <w:t>[Hz]</w:t>
      </w:r>
    </w:p>
    <w:p w14:paraId="1DC2BA59" w14:textId="279A400A" w:rsidR="004024A8" w:rsidRDefault="004024A8" w:rsidP="007504B5">
      <w:pPr>
        <w:ind w:firstLine="708"/>
      </w:pPr>
      <w:r>
        <w:rPr>
          <w:rFonts w:ascii="Georgia" w:hAnsi="Georgia"/>
        </w:rPr>
        <w:t>ε</w:t>
      </w:r>
      <w:r>
        <w:rPr>
          <w:vertAlign w:val="superscript"/>
        </w:rPr>
        <w:t>2</w:t>
      </w:r>
      <w:r>
        <w:tab/>
      </w:r>
      <w:r>
        <w:tab/>
        <w:t>…</w:t>
      </w:r>
      <w:r>
        <w:tab/>
        <w:t>střední kvadratická odchylka</w:t>
      </w:r>
      <w:r>
        <w:tab/>
      </w:r>
      <w:r>
        <w:tab/>
      </w:r>
      <w:r>
        <w:tab/>
      </w:r>
      <w:r>
        <w:tab/>
        <w:t>[-]</w:t>
      </w:r>
    </w:p>
    <w:p w14:paraId="639794D3" w14:textId="3BAD2EA1" w:rsidR="00A94A5E" w:rsidRDefault="00A94A5E" w:rsidP="00A94A5E">
      <w:pPr>
        <w:ind w:firstLine="708"/>
      </w:pPr>
      <w:r w:rsidRPr="00A94A5E">
        <w:rPr>
          <w:b/>
        </w:rPr>
        <w:t>X</w:t>
      </w:r>
      <w:r w:rsidRPr="00A94A5E">
        <w:tab/>
      </w:r>
      <w:r w:rsidRPr="00A94A5E">
        <w:tab/>
        <w:t>…</w:t>
      </w:r>
      <w:r w:rsidRPr="00A94A5E">
        <w:tab/>
        <w:t>matice vstupních dat PCA</w:t>
      </w:r>
    </w:p>
    <w:p w14:paraId="7DE2981F" w14:textId="714F08FA" w:rsidR="00984D0D" w:rsidRPr="00A94A5E" w:rsidRDefault="00984D0D" w:rsidP="00984D0D">
      <w:pPr>
        <w:ind w:firstLine="708"/>
      </w:pPr>
      <w:r w:rsidRPr="00A94A5E">
        <w:rPr>
          <w:b/>
        </w:rPr>
        <w:t>X</w:t>
      </w:r>
      <w:r>
        <w:rPr>
          <w:b/>
          <w:vertAlign w:val="subscript"/>
        </w:rPr>
        <w:t>C</w:t>
      </w:r>
      <w:r w:rsidRPr="00A94A5E">
        <w:tab/>
      </w:r>
      <w:r w:rsidRPr="00A94A5E">
        <w:tab/>
        <w:t>…</w:t>
      </w:r>
      <w:r w:rsidRPr="00A94A5E">
        <w:tab/>
      </w:r>
      <w:r>
        <w:t xml:space="preserve">centrovaná </w:t>
      </w:r>
      <w:r w:rsidRPr="00A94A5E">
        <w:t>matice vstupních dat PCA</w:t>
      </w:r>
    </w:p>
    <w:p w14:paraId="13927739" w14:textId="77CDDD0E" w:rsidR="004024A8" w:rsidRPr="00A94A5E" w:rsidRDefault="00A94A5E" w:rsidP="007504B5">
      <w:pPr>
        <w:ind w:firstLine="708"/>
      </w:pPr>
      <w:proofErr w:type="spellStart"/>
      <w:r w:rsidRPr="00A94A5E">
        <w:rPr>
          <w:b/>
          <w:i/>
        </w:rPr>
        <w:t>x</w:t>
      </w:r>
      <w:r w:rsidRPr="00A94A5E">
        <w:rPr>
          <w:b/>
          <w:i/>
          <w:vertAlign w:val="subscript"/>
        </w:rPr>
        <w:t>k</w:t>
      </w:r>
      <w:proofErr w:type="spellEnd"/>
      <w:r w:rsidRPr="00A94A5E">
        <w:tab/>
      </w:r>
      <w:r w:rsidRPr="00A94A5E">
        <w:tab/>
        <w:t>…</w:t>
      </w:r>
      <w:r w:rsidRPr="00A94A5E">
        <w:tab/>
        <w:t xml:space="preserve">vektor </w:t>
      </w:r>
      <w:r>
        <w:t>vzorků úderů</w:t>
      </w:r>
      <w:r>
        <w:tab/>
      </w:r>
      <w:r w:rsidRPr="00A94A5E">
        <w:tab/>
      </w:r>
      <w:r w:rsidRPr="00A94A5E">
        <w:tab/>
      </w:r>
      <w:r w:rsidRPr="00A94A5E">
        <w:tab/>
      </w:r>
      <w:r w:rsidRPr="00A94A5E">
        <w:tab/>
        <w:t>[-]</w:t>
      </w:r>
    </w:p>
    <w:p w14:paraId="75F19ACD" w14:textId="2FA65B79" w:rsidR="00A94A5E" w:rsidRDefault="00A94A5E" w:rsidP="00A94A5E">
      <w:pPr>
        <w:ind w:firstLine="708"/>
      </w:pPr>
      <w:proofErr w:type="spellStart"/>
      <w:r w:rsidRPr="00A94A5E">
        <w:t>λ</w:t>
      </w:r>
      <w:r w:rsidRPr="00A94A5E">
        <w:rPr>
          <w:vertAlign w:val="subscript"/>
        </w:rPr>
        <w:t>i</w:t>
      </w:r>
      <w:proofErr w:type="spellEnd"/>
      <w:r w:rsidRPr="00A94A5E">
        <w:tab/>
      </w:r>
      <w:r w:rsidRPr="00A94A5E">
        <w:tab/>
        <w:t>…</w:t>
      </w:r>
      <w:r w:rsidRPr="00A94A5E">
        <w:tab/>
        <w:t>vlastní čísla</w:t>
      </w:r>
      <w:r w:rsidRPr="00A94A5E">
        <w:tab/>
      </w:r>
      <w:r w:rsidRPr="00A94A5E">
        <w:tab/>
      </w:r>
      <w:r w:rsidRPr="00A94A5E">
        <w:tab/>
      </w:r>
      <w:r w:rsidRPr="00A94A5E">
        <w:tab/>
      </w:r>
      <w:r w:rsidRPr="00A94A5E">
        <w:tab/>
      </w:r>
      <w:r w:rsidRPr="00A94A5E">
        <w:tab/>
        <w:t>[-]</w:t>
      </w:r>
    </w:p>
    <w:p w14:paraId="1C0FEE53" w14:textId="0861D572" w:rsidR="00A94A5E" w:rsidRDefault="00A94A5E" w:rsidP="00A94A5E">
      <w:pPr>
        <w:ind w:firstLine="708"/>
      </w:pPr>
      <w:r>
        <w:t>µ</w:t>
      </w:r>
      <w:r>
        <w:tab/>
      </w:r>
      <w:r>
        <w:tab/>
        <w:t>…</w:t>
      </w:r>
      <w:r>
        <w:tab/>
        <w:t>průměr</w:t>
      </w:r>
      <w:r>
        <w:tab/>
      </w:r>
      <w:r>
        <w:tab/>
      </w:r>
      <w:r>
        <w:tab/>
      </w:r>
      <w:r>
        <w:tab/>
      </w:r>
      <w:r>
        <w:tab/>
      </w:r>
      <w:r>
        <w:tab/>
      </w:r>
      <w:r>
        <w:tab/>
        <w:t>[-]</w:t>
      </w:r>
    </w:p>
    <w:p w14:paraId="2C463C8C" w14:textId="51B43E11" w:rsidR="00A94A5E" w:rsidRPr="00A94A5E" w:rsidRDefault="00A94A5E" w:rsidP="00A94A5E">
      <w:pPr>
        <w:ind w:firstLine="708"/>
        <w:rPr>
          <w:b/>
        </w:rPr>
      </w:pPr>
      <w:r w:rsidRPr="00A94A5E">
        <w:rPr>
          <w:b/>
        </w:rPr>
        <w:t>C(x)</w:t>
      </w:r>
      <w:r w:rsidRPr="00A94A5E">
        <w:tab/>
        <w:t>…</w:t>
      </w:r>
      <w:r>
        <w:tab/>
      </w:r>
      <w:proofErr w:type="spellStart"/>
      <w:r>
        <w:t>kovarianční</w:t>
      </w:r>
      <w:proofErr w:type="spellEnd"/>
      <w:r>
        <w:t xml:space="preserve"> matice</w:t>
      </w:r>
      <w:r>
        <w:tab/>
      </w:r>
      <w:r>
        <w:tab/>
      </w:r>
      <w:r>
        <w:tab/>
      </w:r>
      <w:r>
        <w:tab/>
      </w:r>
      <w:r>
        <w:tab/>
        <w:t>[-]</w:t>
      </w:r>
    </w:p>
    <w:p w14:paraId="651311AE" w14:textId="541B1BA2" w:rsidR="00A94A5E" w:rsidRDefault="00876D9D" w:rsidP="00984D0D">
      <w:pPr>
        <w:ind w:firstLine="708"/>
      </w:pPr>
      <w:proofErr w:type="spellStart"/>
      <w:r w:rsidRPr="00876D9D">
        <w:rPr>
          <w:b/>
          <w:i/>
        </w:rPr>
        <w:t>v</w:t>
      </w:r>
      <w:r w:rsidR="00A94A5E" w:rsidRPr="00876D9D">
        <w:rPr>
          <w:b/>
          <w:i/>
          <w:vertAlign w:val="subscript"/>
        </w:rPr>
        <w:t>i</w:t>
      </w:r>
      <w:proofErr w:type="spellEnd"/>
      <w:r w:rsidR="00A94A5E">
        <w:tab/>
      </w:r>
      <w:r w:rsidR="00A94A5E">
        <w:tab/>
        <w:t>…</w:t>
      </w:r>
      <w:r w:rsidR="00A94A5E">
        <w:tab/>
        <w:t>vlastní vektor</w:t>
      </w:r>
      <w:r w:rsidR="00A94A5E">
        <w:tab/>
      </w:r>
      <w:r w:rsidR="00A94A5E">
        <w:tab/>
      </w:r>
      <w:r w:rsidR="00A94A5E">
        <w:tab/>
      </w:r>
      <w:r w:rsidR="00A94A5E">
        <w:tab/>
      </w:r>
      <w:r w:rsidR="00A94A5E">
        <w:tab/>
      </w:r>
      <w:r w:rsidR="00A94A5E">
        <w:tab/>
        <w:t>[-]</w:t>
      </w:r>
    </w:p>
    <w:p w14:paraId="0750802A" w14:textId="36E2C085" w:rsidR="00984D0D" w:rsidRPr="00984D0D" w:rsidRDefault="00984D0D" w:rsidP="00984D0D">
      <w:pPr>
        <w:ind w:firstLine="708"/>
      </w:pPr>
      <w:r>
        <w:rPr>
          <w:b/>
        </w:rPr>
        <w:t>T</w:t>
      </w:r>
      <w:r w:rsidRPr="00984D0D">
        <w:tab/>
      </w:r>
      <w:r w:rsidRPr="00984D0D">
        <w:tab/>
        <w:t>…</w:t>
      </w:r>
      <w:r w:rsidRPr="00984D0D">
        <w:tab/>
        <w:t>transformační matice</w:t>
      </w:r>
      <w:r w:rsidRPr="00984D0D">
        <w:tab/>
      </w:r>
      <w:r w:rsidRPr="00984D0D">
        <w:tab/>
      </w:r>
      <w:r w:rsidRPr="00984D0D">
        <w:tab/>
      </w:r>
      <w:r w:rsidRPr="00984D0D">
        <w:tab/>
      </w:r>
      <w:r w:rsidRPr="00984D0D">
        <w:tab/>
        <w:t>[-]</w:t>
      </w:r>
    </w:p>
    <w:p w14:paraId="34007C3E" w14:textId="43734985" w:rsidR="00984D0D" w:rsidRDefault="00984D0D" w:rsidP="00984D0D">
      <w:pPr>
        <w:ind w:firstLine="708"/>
      </w:pPr>
      <w:r w:rsidRPr="00984D0D">
        <w:rPr>
          <w:b/>
        </w:rPr>
        <w:t>Y</w:t>
      </w:r>
      <w:r w:rsidRPr="00984D0D">
        <w:tab/>
      </w:r>
      <w:r w:rsidRPr="00984D0D">
        <w:tab/>
        <w:t>…</w:t>
      </w:r>
      <w:r w:rsidRPr="00984D0D">
        <w:tab/>
        <w:t>výstupní matice PCA</w:t>
      </w:r>
      <w:r w:rsidRPr="00984D0D">
        <w:tab/>
      </w:r>
      <w:r w:rsidRPr="00984D0D">
        <w:tab/>
      </w:r>
      <w:r w:rsidRPr="00984D0D">
        <w:tab/>
      </w:r>
      <w:r w:rsidRPr="00984D0D">
        <w:tab/>
      </w:r>
      <w:r w:rsidRPr="00984D0D">
        <w:tab/>
        <w:t>[-]</w:t>
      </w:r>
    </w:p>
    <w:p w14:paraId="38D854F3" w14:textId="15387035" w:rsidR="00984D0D" w:rsidRDefault="00984D0D" w:rsidP="00984D0D">
      <w:pPr>
        <w:ind w:firstLine="708"/>
      </w:pPr>
      <w:r>
        <w:t>h(x)</w:t>
      </w:r>
      <w:r>
        <w:tab/>
        <w:t>…</w:t>
      </w:r>
      <w:r>
        <w:tab/>
        <w:t>hranice SVM</w:t>
      </w:r>
      <w:r>
        <w:tab/>
      </w:r>
      <w:r>
        <w:tab/>
      </w:r>
      <w:r>
        <w:tab/>
      </w:r>
      <w:r>
        <w:tab/>
      </w:r>
      <w:r>
        <w:tab/>
      </w:r>
      <w:r>
        <w:tab/>
        <w:t>[-]</w:t>
      </w:r>
    </w:p>
    <w:p w14:paraId="31356883" w14:textId="3A2A9F5E" w:rsidR="00984D0D" w:rsidRDefault="00984D0D" w:rsidP="00984D0D">
      <w:pPr>
        <w:ind w:firstLine="708"/>
      </w:pPr>
      <w:r w:rsidRPr="00984D0D">
        <w:rPr>
          <w:b/>
          <w:i/>
        </w:rPr>
        <w:t>w</w:t>
      </w:r>
      <w:r>
        <w:rPr>
          <w:b/>
          <w:i/>
        </w:rPr>
        <w:tab/>
      </w:r>
      <w:r>
        <w:rPr>
          <w:b/>
          <w:i/>
        </w:rPr>
        <w:tab/>
      </w:r>
      <w:r>
        <w:t>…</w:t>
      </w:r>
      <w:r>
        <w:tab/>
        <w:t>vektor udávající orientaci SVM hranice</w:t>
      </w:r>
      <w:r>
        <w:tab/>
      </w:r>
      <w:r>
        <w:tab/>
        <w:t>[-]</w:t>
      </w:r>
    </w:p>
    <w:p w14:paraId="1030B17E" w14:textId="331C2F48" w:rsidR="00984D0D" w:rsidRDefault="00984D0D" w:rsidP="00984D0D">
      <w:pPr>
        <w:ind w:firstLine="708"/>
      </w:pPr>
      <w:r>
        <w:rPr>
          <w:b/>
          <w:i/>
        </w:rPr>
        <w:t>w</w:t>
      </w:r>
      <w:r>
        <w:rPr>
          <w:b/>
          <w:i/>
          <w:vertAlign w:val="subscript"/>
        </w:rPr>
        <w:t>0</w:t>
      </w:r>
      <w:r>
        <w:tab/>
      </w:r>
      <w:r>
        <w:tab/>
        <w:t>…</w:t>
      </w:r>
      <w:r>
        <w:tab/>
        <w:t>vektor udávající polohu hranice SVM</w:t>
      </w:r>
      <w:r>
        <w:tab/>
      </w:r>
      <w:r>
        <w:tab/>
        <w:t>[-]</w:t>
      </w:r>
    </w:p>
    <w:p w14:paraId="5B4EAF34" w14:textId="371D3C37" w:rsidR="00984D0D" w:rsidRDefault="00984D0D" w:rsidP="00984D0D">
      <w:pPr>
        <w:ind w:firstLine="708"/>
      </w:pPr>
      <w:r>
        <w:t>d</w:t>
      </w:r>
      <w:r>
        <w:tab/>
      </w:r>
      <w:r>
        <w:tab/>
        <w:t>…</w:t>
      </w:r>
      <w:r>
        <w:tab/>
        <w:t>vzdálenost objektu od hranice SVM</w:t>
      </w:r>
      <w:r>
        <w:tab/>
      </w:r>
      <w:r>
        <w:tab/>
      </w:r>
      <w:r>
        <w:tab/>
        <w:t>[-]</w:t>
      </w:r>
    </w:p>
    <w:p w14:paraId="779BE431" w14:textId="3272E547" w:rsidR="00984D0D" w:rsidRDefault="00876D9D" w:rsidP="00984D0D">
      <w:pPr>
        <w:ind w:firstLine="708"/>
      </w:pPr>
      <w:r>
        <w:t>J</w:t>
      </w:r>
      <w:r>
        <w:tab/>
      </w:r>
      <w:r>
        <w:tab/>
        <w:t>…</w:t>
      </w:r>
      <w:r>
        <w:tab/>
        <w:t>podmínka pro stanovení hranice</w:t>
      </w:r>
      <w:r>
        <w:tab/>
      </w:r>
      <w:r>
        <w:tab/>
      </w:r>
      <w:r>
        <w:tab/>
        <w:t>[-]</w:t>
      </w:r>
    </w:p>
    <w:p w14:paraId="7CD2AB7B" w14:textId="5760BE7E" w:rsidR="00876D9D" w:rsidRDefault="00876D9D" w:rsidP="00984D0D">
      <w:pPr>
        <w:ind w:firstLine="708"/>
      </w:pPr>
      <w:proofErr w:type="spellStart"/>
      <w:r>
        <w:t>y</w:t>
      </w:r>
      <w:r>
        <w:rPr>
          <w:vertAlign w:val="subscript"/>
        </w:rPr>
        <w:t>k</w:t>
      </w:r>
      <w:proofErr w:type="spellEnd"/>
      <w:r>
        <w:tab/>
      </w:r>
      <w:r>
        <w:tab/>
        <w:t>…</w:t>
      </w:r>
      <w:r>
        <w:tab/>
        <w:t>stavová proměnná příslušnosti objektu do třídy</w:t>
      </w:r>
      <w:r>
        <w:tab/>
        <w:t>[-]</w:t>
      </w:r>
    </w:p>
    <w:p w14:paraId="2B84C93D" w14:textId="5FC1825F" w:rsidR="00401828" w:rsidRPr="00C30A19" w:rsidRDefault="00876D9D" w:rsidP="00876D9D">
      <w:pPr>
        <w:ind w:firstLine="708"/>
      </w:pPr>
      <w:proofErr w:type="spellStart"/>
      <w:r>
        <w:rPr>
          <w:rFonts w:ascii="Microsoft GothicNeo" w:eastAsia="Microsoft GothicNeo" w:hAnsi="Microsoft GothicNeo" w:cs="Microsoft GothicNeo" w:hint="eastAsia"/>
        </w:rPr>
        <w:t>ξ</w:t>
      </w:r>
      <w:r>
        <w:rPr>
          <w:vertAlign w:val="subscript"/>
        </w:rPr>
        <w:t>k</w:t>
      </w:r>
      <w:proofErr w:type="spellEnd"/>
      <w:r>
        <w:tab/>
      </w:r>
      <w:r>
        <w:tab/>
        <w:t>…</w:t>
      </w:r>
      <w:r>
        <w:tab/>
        <w:t>toleranční pásmo SVM</w:t>
      </w:r>
      <w:r>
        <w:tab/>
      </w:r>
      <w:r>
        <w:tab/>
      </w:r>
      <w:r>
        <w:tab/>
      </w:r>
      <w:r>
        <w:tab/>
        <w:t>[-]</w:t>
      </w:r>
    </w:p>
    <w:p w14:paraId="2028FC1C" w14:textId="77777777" w:rsidR="00401828" w:rsidRPr="00C30A19" w:rsidRDefault="00401828" w:rsidP="00401828">
      <w:pPr>
        <w:pStyle w:val="Nadpisne"/>
        <w:rPr>
          <w:lang w:val="cs-CZ"/>
        </w:rPr>
      </w:pPr>
    </w:p>
    <w:p w14:paraId="75CF4508" w14:textId="1DB36209" w:rsidR="00401828" w:rsidRDefault="00401828" w:rsidP="00401828">
      <w:pPr>
        <w:pStyle w:val="Nadpisne"/>
        <w:rPr>
          <w:lang w:val="cs-CZ"/>
        </w:rPr>
      </w:pPr>
    </w:p>
    <w:p w14:paraId="05C4BFDA" w14:textId="77777777" w:rsidR="00876D9D" w:rsidRPr="00C30A19" w:rsidRDefault="00876D9D"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t>Seznam obrázků</w:t>
      </w:r>
    </w:p>
    <w:p w14:paraId="1AF7D963" w14:textId="4EB328C8" w:rsidR="007E0F00"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1489575" w:history="1">
        <w:r w:rsidR="007E0F00" w:rsidRPr="00B5145F">
          <w:rPr>
            <w:rStyle w:val="Hypertextovodkaz"/>
            <w:noProof/>
          </w:rPr>
          <w:t>Obr. 2.1: Bicí souprava [3]</w:t>
        </w:r>
        <w:r w:rsidR="007E0F00">
          <w:rPr>
            <w:noProof/>
            <w:webHidden/>
          </w:rPr>
          <w:tab/>
        </w:r>
        <w:r w:rsidR="007E0F00">
          <w:rPr>
            <w:noProof/>
            <w:webHidden/>
          </w:rPr>
          <w:fldChar w:fldCharType="begin"/>
        </w:r>
        <w:r w:rsidR="007E0F00">
          <w:rPr>
            <w:noProof/>
            <w:webHidden/>
          </w:rPr>
          <w:instrText xml:space="preserve"> PAGEREF _Toc41489575 \h </w:instrText>
        </w:r>
        <w:r w:rsidR="007E0F00">
          <w:rPr>
            <w:noProof/>
            <w:webHidden/>
          </w:rPr>
        </w:r>
        <w:r w:rsidR="007E0F00">
          <w:rPr>
            <w:noProof/>
            <w:webHidden/>
          </w:rPr>
          <w:fldChar w:fldCharType="separate"/>
        </w:r>
        <w:r w:rsidR="007E0F00">
          <w:rPr>
            <w:noProof/>
            <w:webHidden/>
          </w:rPr>
          <w:t>14</w:t>
        </w:r>
        <w:r w:rsidR="007E0F00">
          <w:rPr>
            <w:noProof/>
            <w:webHidden/>
          </w:rPr>
          <w:fldChar w:fldCharType="end"/>
        </w:r>
      </w:hyperlink>
    </w:p>
    <w:p w14:paraId="315B7944" w14:textId="0547E511"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76" w:history="1">
        <w:r w:rsidR="007E0F00" w:rsidRPr="00B5145F">
          <w:rPr>
            <w:rStyle w:val="Hypertextovodkaz"/>
            <w:noProof/>
          </w:rPr>
          <w:t>Obr. 3.1: Obecný rekurzivní systém převzato z [4]</w:t>
        </w:r>
        <w:r w:rsidR="007E0F00">
          <w:rPr>
            <w:noProof/>
            <w:webHidden/>
          </w:rPr>
          <w:tab/>
        </w:r>
        <w:r w:rsidR="007E0F00">
          <w:rPr>
            <w:noProof/>
            <w:webHidden/>
          </w:rPr>
          <w:fldChar w:fldCharType="begin"/>
        </w:r>
        <w:r w:rsidR="007E0F00">
          <w:rPr>
            <w:noProof/>
            <w:webHidden/>
          </w:rPr>
          <w:instrText xml:space="preserve"> PAGEREF _Toc41489576 \h </w:instrText>
        </w:r>
        <w:r w:rsidR="007E0F00">
          <w:rPr>
            <w:noProof/>
            <w:webHidden/>
          </w:rPr>
        </w:r>
        <w:r w:rsidR="007E0F00">
          <w:rPr>
            <w:noProof/>
            <w:webHidden/>
          </w:rPr>
          <w:fldChar w:fldCharType="separate"/>
        </w:r>
        <w:r w:rsidR="007E0F00">
          <w:rPr>
            <w:noProof/>
            <w:webHidden/>
          </w:rPr>
          <w:t>17</w:t>
        </w:r>
        <w:r w:rsidR="007E0F00">
          <w:rPr>
            <w:noProof/>
            <w:webHidden/>
          </w:rPr>
          <w:fldChar w:fldCharType="end"/>
        </w:r>
      </w:hyperlink>
    </w:p>
    <w:p w14:paraId="1D47F86D" w14:textId="4785E278"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77" w:history="1">
        <w:r w:rsidR="007E0F00" w:rsidRPr="00B5145F">
          <w:rPr>
            <w:rStyle w:val="Hypertextovodkaz"/>
            <w:noProof/>
          </w:rPr>
          <w:t>Obr. 3.2: Aproximace dolní propusti</w:t>
        </w:r>
        <w:r w:rsidR="007E0F00">
          <w:rPr>
            <w:noProof/>
            <w:webHidden/>
          </w:rPr>
          <w:tab/>
        </w:r>
        <w:r w:rsidR="007E0F00">
          <w:rPr>
            <w:noProof/>
            <w:webHidden/>
          </w:rPr>
          <w:fldChar w:fldCharType="begin"/>
        </w:r>
        <w:r w:rsidR="007E0F00">
          <w:rPr>
            <w:noProof/>
            <w:webHidden/>
          </w:rPr>
          <w:instrText xml:space="preserve"> PAGEREF _Toc41489577 \h </w:instrText>
        </w:r>
        <w:r w:rsidR="007E0F00">
          <w:rPr>
            <w:noProof/>
            <w:webHidden/>
          </w:rPr>
        </w:r>
        <w:r w:rsidR="007E0F00">
          <w:rPr>
            <w:noProof/>
            <w:webHidden/>
          </w:rPr>
          <w:fldChar w:fldCharType="separate"/>
        </w:r>
        <w:r w:rsidR="007E0F00">
          <w:rPr>
            <w:noProof/>
            <w:webHidden/>
          </w:rPr>
          <w:t>18</w:t>
        </w:r>
        <w:r w:rsidR="007E0F00">
          <w:rPr>
            <w:noProof/>
            <w:webHidden/>
          </w:rPr>
          <w:fldChar w:fldCharType="end"/>
        </w:r>
      </w:hyperlink>
    </w:p>
    <w:p w14:paraId="6D123574" w14:textId="454EF358"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78" w:history="1">
        <w:r w:rsidR="007E0F00" w:rsidRPr="00B5145F">
          <w:rPr>
            <w:rStyle w:val="Hypertextovodkaz"/>
            <w:noProof/>
          </w:rPr>
          <w:t>Obr. 3.3: Modulová frekvenční charakteristika banky filtrů</w:t>
        </w:r>
        <w:r w:rsidR="007E0F00">
          <w:rPr>
            <w:noProof/>
            <w:webHidden/>
          </w:rPr>
          <w:tab/>
        </w:r>
        <w:r w:rsidR="007E0F00">
          <w:rPr>
            <w:noProof/>
            <w:webHidden/>
          </w:rPr>
          <w:fldChar w:fldCharType="begin"/>
        </w:r>
        <w:r w:rsidR="007E0F00">
          <w:rPr>
            <w:noProof/>
            <w:webHidden/>
          </w:rPr>
          <w:instrText xml:space="preserve"> PAGEREF _Toc41489578 \h </w:instrText>
        </w:r>
        <w:r w:rsidR="007E0F00">
          <w:rPr>
            <w:noProof/>
            <w:webHidden/>
          </w:rPr>
        </w:r>
        <w:r w:rsidR="007E0F00">
          <w:rPr>
            <w:noProof/>
            <w:webHidden/>
          </w:rPr>
          <w:fldChar w:fldCharType="separate"/>
        </w:r>
        <w:r w:rsidR="007E0F00">
          <w:rPr>
            <w:noProof/>
            <w:webHidden/>
          </w:rPr>
          <w:t>22</w:t>
        </w:r>
        <w:r w:rsidR="007E0F00">
          <w:rPr>
            <w:noProof/>
            <w:webHidden/>
          </w:rPr>
          <w:fldChar w:fldCharType="end"/>
        </w:r>
      </w:hyperlink>
    </w:p>
    <w:p w14:paraId="6E998465" w14:textId="0C5C185B"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79" w:history="1">
        <w:r w:rsidR="007E0F00" w:rsidRPr="00B5145F">
          <w:rPr>
            <w:rStyle w:val="Hypertextovodkaz"/>
            <w:noProof/>
          </w:rPr>
          <w:t>Obr. 4.1: A – objekty v prostoru souřadnic X a Y B – objekty v novém prostoru X</w:t>
        </w:r>
        <w:r w:rsidR="007E0F00" w:rsidRPr="00B5145F">
          <w:rPr>
            <w:rStyle w:val="Hypertextovodkaz"/>
            <w:noProof/>
            <w:vertAlign w:val="subscript"/>
          </w:rPr>
          <w:t>2</w:t>
        </w:r>
        <w:r w:rsidR="007E0F00" w:rsidRPr="00B5145F">
          <w:rPr>
            <w:rStyle w:val="Hypertextovodkaz"/>
            <w:noProof/>
          </w:rPr>
          <w:t xml:space="preserve"> a Y</w:t>
        </w:r>
        <w:r w:rsidR="007E0F00" w:rsidRPr="00B5145F">
          <w:rPr>
            <w:rStyle w:val="Hypertextovodkaz"/>
            <w:noProof/>
            <w:vertAlign w:val="subscript"/>
          </w:rPr>
          <w:t>2</w:t>
        </w:r>
        <w:r w:rsidR="007E0F00">
          <w:rPr>
            <w:noProof/>
            <w:webHidden/>
          </w:rPr>
          <w:tab/>
        </w:r>
        <w:r w:rsidR="007E0F00">
          <w:rPr>
            <w:noProof/>
            <w:webHidden/>
          </w:rPr>
          <w:fldChar w:fldCharType="begin"/>
        </w:r>
        <w:r w:rsidR="007E0F00">
          <w:rPr>
            <w:noProof/>
            <w:webHidden/>
          </w:rPr>
          <w:instrText xml:space="preserve"> PAGEREF _Toc41489579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12790E35" w14:textId="45901FC5"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0" w:history="1">
        <w:r w:rsidR="007E0F00" w:rsidRPr="00B5145F">
          <w:rPr>
            <w:rStyle w:val="Hypertextovodkaz"/>
            <w:noProof/>
          </w:rPr>
          <w:t>Obr. 4.2 Indexový graf úpatí vlastních čísel</w:t>
        </w:r>
        <w:r w:rsidR="007E0F00">
          <w:rPr>
            <w:noProof/>
            <w:webHidden/>
          </w:rPr>
          <w:tab/>
        </w:r>
        <w:r w:rsidR="007E0F00">
          <w:rPr>
            <w:noProof/>
            <w:webHidden/>
          </w:rPr>
          <w:fldChar w:fldCharType="begin"/>
        </w:r>
        <w:r w:rsidR="007E0F00">
          <w:rPr>
            <w:noProof/>
            <w:webHidden/>
          </w:rPr>
          <w:instrText xml:space="preserve"> PAGEREF _Toc41489580 \h </w:instrText>
        </w:r>
        <w:r w:rsidR="007E0F00">
          <w:rPr>
            <w:noProof/>
            <w:webHidden/>
          </w:rPr>
        </w:r>
        <w:r w:rsidR="007E0F00">
          <w:rPr>
            <w:noProof/>
            <w:webHidden/>
          </w:rPr>
          <w:fldChar w:fldCharType="separate"/>
        </w:r>
        <w:r w:rsidR="007E0F00">
          <w:rPr>
            <w:noProof/>
            <w:webHidden/>
          </w:rPr>
          <w:t>25</w:t>
        </w:r>
        <w:r w:rsidR="007E0F00">
          <w:rPr>
            <w:noProof/>
            <w:webHidden/>
          </w:rPr>
          <w:fldChar w:fldCharType="end"/>
        </w:r>
      </w:hyperlink>
    </w:p>
    <w:p w14:paraId="4922AFF1" w14:textId="7C15617E"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1" w:history="1">
        <w:r w:rsidR="007E0F00" w:rsidRPr="00B5145F">
          <w:rPr>
            <w:rStyle w:val="Hypertextovodkaz"/>
            <w:noProof/>
          </w:rPr>
          <w:t>Obr. 4.3: Graf komponentních vah</w:t>
        </w:r>
        <w:r w:rsidR="007E0F00">
          <w:rPr>
            <w:noProof/>
            <w:webHidden/>
          </w:rPr>
          <w:tab/>
        </w:r>
        <w:r w:rsidR="007E0F00">
          <w:rPr>
            <w:noProof/>
            <w:webHidden/>
          </w:rPr>
          <w:fldChar w:fldCharType="begin"/>
        </w:r>
        <w:r w:rsidR="007E0F00">
          <w:rPr>
            <w:noProof/>
            <w:webHidden/>
          </w:rPr>
          <w:instrText xml:space="preserve"> PAGEREF _Toc41489581 \h </w:instrText>
        </w:r>
        <w:r w:rsidR="007E0F00">
          <w:rPr>
            <w:noProof/>
            <w:webHidden/>
          </w:rPr>
        </w:r>
        <w:r w:rsidR="007E0F00">
          <w:rPr>
            <w:noProof/>
            <w:webHidden/>
          </w:rPr>
          <w:fldChar w:fldCharType="separate"/>
        </w:r>
        <w:r w:rsidR="007E0F00">
          <w:rPr>
            <w:noProof/>
            <w:webHidden/>
          </w:rPr>
          <w:t>28</w:t>
        </w:r>
        <w:r w:rsidR="007E0F00">
          <w:rPr>
            <w:noProof/>
            <w:webHidden/>
          </w:rPr>
          <w:fldChar w:fldCharType="end"/>
        </w:r>
      </w:hyperlink>
    </w:p>
    <w:p w14:paraId="52C47C3A" w14:textId="0DD00050"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2" w:history="1">
        <w:r w:rsidR="007E0F00" w:rsidRPr="00B5145F">
          <w:rPr>
            <w:rStyle w:val="Hypertextovodkaz"/>
            <w:noProof/>
          </w:rPr>
          <w:t>Obr. 4.4: Graf komponentního skóre</w:t>
        </w:r>
        <w:r w:rsidR="007E0F00">
          <w:rPr>
            <w:noProof/>
            <w:webHidden/>
          </w:rPr>
          <w:tab/>
        </w:r>
        <w:r w:rsidR="007E0F00">
          <w:rPr>
            <w:noProof/>
            <w:webHidden/>
          </w:rPr>
          <w:fldChar w:fldCharType="begin"/>
        </w:r>
        <w:r w:rsidR="007E0F00">
          <w:rPr>
            <w:noProof/>
            <w:webHidden/>
          </w:rPr>
          <w:instrText xml:space="preserve"> PAGEREF _Toc41489582 \h </w:instrText>
        </w:r>
        <w:r w:rsidR="007E0F00">
          <w:rPr>
            <w:noProof/>
            <w:webHidden/>
          </w:rPr>
        </w:r>
        <w:r w:rsidR="007E0F00">
          <w:rPr>
            <w:noProof/>
            <w:webHidden/>
          </w:rPr>
          <w:fldChar w:fldCharType="separate"/>
        </w:r>
        <w:r w:rsidR="007E0F00">
          <w:rPr>
            <w:noProof/>
            <w:webHidden/>
          </w:rPr>
          <w:t>29</w:t>
        </w:r>
        <w:r w:rsidR="007E0F00">
          <w:rPr>
            <w:noProof/>
            <w:webHidden/>
          </w:rPr>
          <w:fldChar w:fldCharType="end"/>
        </w:r>
      </w:hyperlink>
    </w:p>
    <w:p w14:paraId="56DEA871" w14:textId="3AEB017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3" w:history="1">
        <w:r w:rsidR="007E0F00" w:rsidRPr="00B5145F">
          <w:rPr>
            <w:rStyle w:val="Hypertextovodkaz"/>
            <w:noProof/>
          </w:rPr>
          <w:t>Obr. 4.5: Centrované hodnoty pro Cenu a Citlivost (červené křížky zobrazují jednotlivé typy sluchátek v prostoru prvních dvou parametrů)</w:t>
        </w:r>
        <w:r w:rsidR="007E0F00">
          <w:rPr>
            <w:noProof/>
            <w:webHidden/>
          </w:rPr>
          <w:tab/>
        </w:r>
        <w:r w:rsidR="007E0F00">
          <w:rPr>
            <w:noProof/>
            <w:webHidden/>
          </w:rPr>
          <w:fldChar w:fldCharType="begin"/>
        </w:r>
        <w:r w:rsidR="007E0F00">
          <w:rPr>
            <w:noProof/>
            <w:webHidden/>
          </w:rPr>
          <w:instrText xml:space="preserve"> PAGEREF _Toc41489583 \h </w:instrText>
        </w:r>
        <w:r w:rsidR="007E0F00">
          <w:rPr>
            <w:noProof/>
            <w:webHidden/>
          </w:rPr>
        </w:r>
        <w:r w:rsidR="007E0F00">
          <w:rPr>
            <w:noProof/>
            <w:webHidden/>
          </w:rPr>
          <w:fldChar w:fldCharType="separate"/>
        </w:r>
        <w:r w:rsidR="007E0F00">
          <w:rPr>
            <w:noProof/>
            <w:webHidden/>
          </w:rPr>
          <w:t>31</w:t>
        </w:r>
        <w:r w:rsidR="007E0F00">
          <w:rPr>
            <w:noProof/>
            <w:webHidden/>
          </w:rPr>
          <w:fldChar w:fldCharType="end"/>
        </w:r>
      </w:hyperlink>
    </w:p>
    <w:p w14:paraId="36F0DC0E" w14:textId="5DA7FF59"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4" w:history="1">
        <w:r w:rsidR="007E0F00" w:rsidRPr="00B5145F">
          <w:rPr>
            <w:rStyle w:val="Hypertextovodkaz"/>
            <w:noProof/>
          </w:rPr>
          <w:t>Obr. 4.6: Indexový graf úpatí vlastních čísel</w:t>
        </w:r>
        <w:r w:rsidR="007E0F00">
          <w:rPr>
            <w:noProof/>
            <w:webHidden/>
          </w:rPr>
          <w:tab/>
        </w:r>
        <w:r w:rsidR="007E0F00">
          <w:rPr>
            <w:noProof/>
            <w:webHidden/>
          </w:rPr>
          <w:fldChar w:fldCharType="begin"/>
        </w:r>
        <w:r w:rsidR="007E0F00">
          <w:rPr>
            <w:noProof/>
            <w:webHidden/>
          </w:rPr>
          <w:instrText xml:space="preserve"> PAGEREF _Toc41489584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5136D93B" w14:textId="6240C2D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5" w:history="1">
        <w:r w:rsidR="007E0F00" w:rsidRPr="00B5145F">
          <w:rPr>
            <w:rStyle w:val="Hypertextovodkaz"/>
            <w:noProof/>
          </w:rPr>
          <w:t>Obr. 4.7: Graf komponentních vah</w:t>
        </w:r>
        <w:r w:rsidR="007E0F00">
          <w:rPr>
            <w:noProof/>
            <w:webHidden/>
          </w:rPr>
          <w:tab/>
        </w:r>
        <w:r w:rsidR="007E0F00">
          <w:rPr>
            <w:noProof/>
            <w:webHidden/>
          </w:rPr>
          <w:fldChar w:fldCharType="begin"/>
        </w:r>
        <w:r w:rsidR="007E0F00">
          <w:rPr>
            <w:noProof/>
            <w:webHidden/>
          </w:rPr>
          <w:instrText xml:space="preserve"> PAGEREF _Toc41489585 \h </w:instrText>
        </w:r>
        <w:r w:rsidR="007E0F00">
          <w:rPr>
            <w:noProof/>
            <w:webHidden/>
          </w:rPr>
        </w:r>
        <w:r w:rsidR="007E0F00">
          <w:rPr>
            <w:noProof/>
            <w:webHidden/>
          </w:rPr>
          <w:fldChar w:fldCharType="separate"/>
        </w:r>
        <w:r w:rsidR="007E0F00">
          <w:rPr>
            <w:noProof/>
            <w:webHidden/>
          </w:rPr>
          <w:t>33</w:t>
        </w:r>
        <w:r w:rsidR="007E0F00">
          <w:rPr>
            <w:noProof/>
            <w:webHidden/>
          </w:rPr>
          <w:fldChar w:fldCharType="end"/>
        </w:r>
      </w:hyperlink>
    </w:p>
    <w:p w14:paraId="40388599" w14:textId="1CA16D0A"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6" w:history="1">
        <w:r w:rsidR="007E0F00" w:rsidRPr="00B5145F">
          <w:rPr>
            <w:rStyle w:val="Hypertextovodkaz"/>
            <w:noProof/>
          </w:rPr>
          <w:t>Obr. 4.8: Rozptylový diagram komponentního skóre</w:t>
        </w:r>
        <w:r w:rsidR="007E0F00">
          <w:rPr>
            <w:noProof/>
            <w:webHidden/>
          </w:rPr>
          <w:tab/>
        </w:r>
        <w:r w:rsidR="007E0F00">
          <w:rPr>
            <w:noProof/>
            <w:webHidden/>
          </w:rPr>
          <w:fldChar w:fldCharType="begin"/>
        </w:r>
        <w:r w:rsidR="007E0F00">
          <w:rPr>
            <w:noProof/>
            <w:webHidden/>
          </w:rPr>
          <w:instrText xml:space="preserve"> PAGEREF _Toc41489586 \h </w:instrText>
        </w:r>
        <w:r w:rsidR="007E0F00">
          <w:rPr>
            <w:noProof/>
            <w:webHidden/>
          </w:rPr>
        </w:r>
        <w:r w:rsidR="007E0F00">
          <w:rPr>
            <w:noProof/>
            <w:webHidden/>
          </w:rPr>
          <w:fldChar w:fldCharType="separate"/>
        </w:r>
        <w:r w:rsidR="007E0F00">
          <w:rPr>
            <w:noProof/>
            <w:webHidden/>
          </w:rPr>
          <w:t>34</w:t>
        </w:r>
        <w:r w:rsidR="007E0F00">
          <w:rPr>
            <w:noProof/>
            <w:webHidden/>
          </w:rPr>
          <w:fldChar w:fldCharType="end"/>
        </w:r>
      </w:hyperlink>
    </w:p>
    <w:p w14:paraId="536A1E44" w14:textId="179E57D9"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7" w:history="1">
        <w:r w:rsidR="007E0F00" w:rsidRPr="00B5145F">
          <w:rPr>
            <w:rStyle w:val="Hypertextovodkaz"/>
            <w:noProof/>
          </w:rPr>
          <w:t>Obr. 4.9: Dvojný graf</w:t>
        </w:r>
        <w:r w:rsidR="007E0F00">
          <w:rPr>
            <w:noProof/>
            <w:webHidden/>
          </w:rPr>
          <w:tab/>
        </w:r>
        <w:r w:rsidR="007E0F00">
          <w:rPr>
            <w:noProof/>
            <w:webHidden/>
          </w:rPr>
          <w:fldChar w:fldCharType="begin"/>
        </w:r>
        <w:r w:rsidR="007E0F00">
          <w:rPr>
            <w:noProof/>
            <w:webHidden/>
          </w:rPr>
          <w:instrText xml:space="preserve"> PAGEREF _Toc41489587 \h </w:instrText>
        </w:r>
        <w:r w:rsidR="007E0F00">
          <w:rPr>
            <w:noProof/>
            <w:webHidden/>
          </w:rPr>
        </w:r>
        <w:r w:rsidR="007E0F00">
          <w:rPr>
            <w:noProof/>
            <w:webHidden/>
          </w:rPr>
          <w:fldChar w:fldCharType="separate"/>
        </w:r>
        <w:r w:rsidR="007E0F00">
          <w:rPr>
            <w:noProof/>
            <w:webHidden/>
          </w:rPr>
          <w:t>34</w:t>
        </w:r>
        <w:r w:rsidR="007E0F00">
          <w:rPr>
            <w:noProof/>
            <w:webHidden/>
          </w:rPr>
          <w:fldChar w:fldCharType="end"/>
        </w:r>
      </w:hyperlink>
    </w:p>
    <w:p w14:paraId="2917EED2" w14:textId="5D732608"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8" w:history="1">
        <w:r w:rsidR="007E0F00" w:rsidRPr="00B5145F">
          <w:rPr>
            <w:rStyle w:val="Hypertextovodkaz"/>
            <w:noProof/>
          </w:rPr>
          <w:t>Obr. 5.1: Trénovací nahrávky v prostoru prvních dvou hlavních komponent</w:t>
        </w:r>
        <w:r w:rsidR="007E0F00">
          <w:rPr>
            <w:noProof/>
            <w:webHidden/>
          </w:rPr>
          <w:tab/>
        </w:r>
        <w:r w:rsidR="007E0F00">
          <w:rPr>
            <w:noProof/>
            <w:webHidden/>
          </w:rPr>
          <w:fldChar w:fldCharType="begin"/>
        </w:r>
        <w:r w:rsidR="007E0F00">
          <w:rPr>
            <w:noProof/>
            <w:webHidden/>
          </w:rPr>
          <w:instrText xml:space="preserve"> PAGEREF _Toc41489588 \h </w:instrText>
        </w:r>
        <w:r w:rsidR="007E0F00">
          <w:rPr>
            <w:noProof/>
            <w:webHidden/>
          </w:rPr>
        </w:r>
        <w:r w:rsidR="007E0F00">
          <w:rPr>
            <w:noProof/>
            <w:webHidden/>
          </w:rPr>
          <w:fldChar w:fldCharType="separate"/>
        </w:r>
        <w:r w:rsidR="007E0F00">
          <w:rPr>
            <w:noProof/>
            <w:webHidden/>
          </w:rPr>
          <w:t>37</w:t>
        </w:r>
        <w:r w:rsidR="007E0F00">
          <w:rPr>
            <w:noProof/>
            <w:webHidden/>
          </w:rPr>
          <w:fldChar w:fldCharType="end"/>
        </w:r>
      </w:hyperlink>
    </w:p>
    <w:p w14:paraId="1631B925" w14:textId="60774FF3"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89" w:history="1">
        <w:r w:rsidR="007E0F00" w:rsidRPr="00B5145F">
          <w:rPr>
            <w:rStyle w:val="Hypertextovodkaz"/>
            <w:noProof/>
          </w:rPr>
          <w:t>Obr. 5.2: Klasifikace trénovacích nahrávek metodou k – průměrů</w:t>
        </w:r>
        <w:r w:rsidR="007E0F00">
          <w:rPr>
            <w:noProof/>
            <w:webHidden/>
          </w:rPr>
          <w:tab/>
        </w:r>
        <w:r w:rsidR="007E0F00">
          <w:rPr>
            <w:noProof/>
            <w:webHidden/>
          </w:rPr>
          <w:fldChar w:fldCharType="begin"/>
        </w:r>
        <w:r w:rsidR="007E0F00">
          <w:rPr>
            <w:noProof/>
            <w:webHidden/>
          </w:rPr>
          <w:instrText xml:space="preserve"> PAGEREF _Toc41489589 \h </w:instrText>
        </w:r>
        <w:r w:rsidR="007E0F00">
          <w:rPr>
            <w:noProof/>
            <w:webHidden/>
          </w:rPr>
        </w:r>
        <w:r w:rsidR="007E0F00">
          <w:rPr>
            <w:noProof/>
            <w:webHidden/>
          </w:rPr>
          <w:fldChar w:fldCharType="separate"/>
        </w:r>
        <w:r w:rsidR="007E0F00">
          <w:rPr>
            <w:noProof/>
            <w:webHidden/>
          </w:rPr>
          <w:t>37</w:t>
        </w:r>
        <w:r w:rsidR="007E0F00">
          <w:rPr>
            <w:noProof/>
            <w:webHidden/>
          </w:rPr>
          <w:fldChar w:fldCharType="end"/>
        </w:r>
      </w:hyperlink>
    </w:p>
    <w:p w14:paraId="0C988587" w14:textId="5207BC37"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0" w:history="1">
        <w:r w:rsidR="007E0F00" w:rsidRPr="00B5145F">
          <w:rPr>
            <w:rStyle w:val="Hypertextovodkaz"/>
            <w:noProof/>
          </w:rPr>
          <w:t>Obr. 5.3: Klasifikace trénovacích nahrávek metodou hierarchické shlukování</w:t>
        </w:r>
        <w:r w:rsidR="007E0F00">
          <w:rPr>
            <w:noProof/>
            <w:webHidden/>
          </w:rPr>
          <w:tab/>
        </w:r>
        <w:r w:rsidR="007E0F00">
          <w:rPr>
            <w:noProof/>
            <w:webHidden/>
          </w:rPr>
          <w:fldChar w:fldCharType="begin"/>
        </w:r>
        <w:r w:rsidR="007E0F00">
          <w:rPr>
            <w:noProof/>
            <w:webHidden/>
          </w:rPr>
          <w:instrText xml:space="preserve"> PAGEREF _Toc41489590 \h </w:instrText>
        </w:r>
        <w:r w:rsidR="007E0F00">
          <w:rPr>
            <w:noProof/>
            <w:webHidden/>
          </w:rPr>
        </w:r>
        <w:r w:rsidR="007E0F00">
          <w:rPr>
            <w:noProof/>
            <w:webHidden/>
          </w:rPr>
          <w:fldChar w:fldCharType="separate"/>
        </w:r>
        <w:r w:rsidR="007E0F00">
          <w:rPr>
            <w:noProof/>
            <w:webHidden/>
          </w:rPr>
          <w:t>38</w:t>
        </w:r>
        <w:r w:rsidR="007E0F00">
          <w:rPr>
            <w:noProof/>
            <w:webHidden/>
          </w:rPr>
          <w:fldChar w:fldCharType="end"/>
        </w:r>
      </w:hyperlink>
    </w:p>
    <w:p w14:paraId="524751A7" w14:textId="5611E231"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1" w:history="1">
        <w:r w:rsidR="007E0F00" w:rsidRPr="00B5145F">
          <w:rPr>
            <w:rStyle w:val="Hypertextovodkaz"/>
            <w:noProof/>
          </w:rPr>
          <w:t>Obr. 5.4: Klasifikace trénovacích nahrávek metodou podpůrných vektorů</w:t>
        </w:r>
        <w:r w:rsidR="007E0F00">
          <w:rPr>
            <w:noProof/>
            <w:webHidden/>
          </w:rPr>
          <w:tab/>
        </w:r>
        <w:r w:rsidR="007E0F00">
          <w:rPr>
            <w:noProof/>
            <w:webHidden/>
          </w:rPr>
          <w:fldChar w:fldCharType="begin"/>
        </w:r>
        <w:r w:rsidR="007E0F00">
          <w:rPr>
            <w:noProof/>
            <w:webHidden/>
          </w:rPr>
          <w:instrText xml:space="preserve"> PAGEREF _Toc41489591 \h </w:instrText>
        </w:r>
        <w:r w:rsidR="007E0F00">
          <w:rPr>
            <w:noProof/>
            <w:webHidden/>
          </w:rPr>
        </w:r>
        <w:r w:rsidR="007E0F00">
          <w:rPr>
            <w:noProof/>
            <w:webHidden/>
          </w:rPr>
          <w:fldChar w:fldCharType="separate"/>
        </w:r>
        <w:r w:rsidR="007E0F00">
          <w:rPr>
            <w:noProof/>
            <w:webHidden/>
          </w:rPr>
          <w:t>39</w:t>
        </w:r>
        <w:r w:rsidR="007E0F00">
          <w:rPr>
            <w:noProof/>
            <w:webHidden/>
          </w:rPr>
          <w:fldChar w:fldCharType="end"/>
        </w:r>
      </w:hyperlink>
    </w:p>
    <w:p w14:paraId="151443B2" w14:textId="4265BB50"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2" w:history="1">
        <w:r w:rsidR="007E0F00" w:rsidRPr="00B5145F">
          <w:rPr>
            <w:rStyle w:val="Hypertextovodkaz"/>
            <w:noProof/>
          </w:rPr>
          <w:t>Obr. 5.5 Srovnání reálných tříd a tříd vytvořených metodou podpůrných vektorů</w:t>
        </w:r>
        <w:r w:rsidR="007E0F00">
          <w:rPr>
            <w:noProof/>
            <w:webHidden/>
          </w:rPr>
          <w:tab/>
        </w:r>
        <w:r w:rsidR="007E0F00">
          <w:rPr>
            <w:noProof/>
            <w:webHidden/>
          </w:rPr>
          <w:fldChar w:fldCharType="begin"/>
        </w:r>
        <w:r w:rsidR="007E0F00">
          <w:rPr>
            <w:noProof/>
            <w:webHidden/>
          </w:rPr>
          <w:instrText xml:space="preserve"> PAGEREF _Toc41489592 \h </w:instrText>
        </w:r>
        <w:r w:rsidR="007E0F00">
          <w:rPr>
            <w:noProof/>
            <w:webHidden/>
          </w:rPr>
        </w:r>
        <w:r w:rsidR="007E0F00">
          <w:rPr>
            <w:noProof/>
            <w:webHidden/>
          </w:rPr>
          <w:fldChar w:fldCharType="separate"/>
        </w:r>
        <w:r w:rsidR="007E0F00">
          <w:rPr>
            <w:noProof/>
            <w:webHidden/>
          </w:rPr>
          <w:t>39</w:t>
        </w:r>
        <w:r w:rsidR="007E0F00">
          <w:rPr>
            <w:noProof/>
            <w:webHidden/>
          </w:rPr>
          <w:fldChar w:fldCharType="end"/>
        </w:r>
      </w:hyperlink>
    </w:p>
    <w:p w14:paraId="4575B6D7" w14:textId="50708482"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3" w:history="1">
        <w:r w:rsidR="007E0F00" w:rsidRPr="00B5145F">
          <w:rPr>
            <w:rStyle w:val="Hypertextovodkaz"/>
            <w:noProof/>
          </w:rPr>
          <w:t>Obr. 5.6: Příklad množiny hranic u separabilních tříd SVM</w:t>
        </w:r>
        <w:r w:rsidR="007E0F00">
          <w:rPr>
            <w:noProof/>
            <w:webHidden/>
          </w:rPr>
          <w:tab/>
        </w:r>
        <w:r w:rsidR="007E0F00">
          <w:rPr>
            <w:noProof/>
            <w:webHidden/>
          </w:rPr>
          <w:fldChar w:fldCharType="begin"/>
        </w:r>
        <w:r w:rsidR="007E0F00">
          <w:rPr>
            <w:noProof/>
            <w:webHidden/>
          </w:rPr>
          <w:instrText xml:space="preserve"> PAGEREF _Toc41489593 \h </w:instrText>
        </w:r>
        <w:r w:rsidR="007E0F00">
          <w:rPr>
            <w:noProof/>
            <w:webHidden/>
          </w:rPr>
        </w:r>
        <w:r w:rsidR="007E0F00">
          <w:rPr>
            <w:noProof/>
            <w:webHidden/>
          </w:rPr>
          <w:fldChar w:fldCharType="separate"/>
        </w:r>
        <w:r w:rsidR="007E0F00">
          <w:rPr>
            <w:noProof/>
            <w:webHidden/>
          </w:rPr>
          <w:t>40</w:t>
        </w:r>
        <w:r w:rsidR="007E0F00">
          <w:rPr>
            <w:noProof/>
            <w:webHidden/>
          </w:rPr>
          <w:fldChar w:fldCharType="end"/>
        </w:r>
      </w:hyperlink>
    </w:p>
    <w:p w14:paraId="4FF43244" w14:textId="19D90E29"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4" w:history="1">
        <w:r w:rsidR="007E0F00" w:rsidRPr="00B5145F">
          <w:rPr>
            <w:rStyle w:val="Hypertextovodkaz"/>
            <w:noProof/>
          </w:rPr>
          <w:t>Obr. 5.7: Lineárně neseparovatelné třídy</w:t>
        </w:r>
        <w:r w:rsidR="007E0F00">
          <w:rPr>
            <w:noProof/>
            <w:webHidden/>
          </w:rPr>
          <w:tab/>
        </w:r>
        <w:r w:rsidR="007E0F00">
          <w:rPr>
            <w:noProof/>
            <w:webHidden/>
          </w:rPr>
          <w:fldChar w:fldCharType="begin"/>
        </w:r>
        <w:r w:rsidR="007E0F00">
          <w:rPr>
            <w:noProof/>
            <w:webHidden/>
          </w:rPr>
          <w:instrText xml:space="preserve"> PAGEREF _Toc41489594 \h </w:instrText>
        </w:r>
        <w:r w:rsidR="007E0F00">
          <w:rPr>
            <w:noProof/>
            <w:webHidden/>
          </w:rPr>
        </w:r>
        <w:r w:rsidR="007E0F00">
          <w:rPr>
            <w:noProof/>
            <w:webHidden/>
          </w:rPr>
          <w:fldChar w:fldCharType="separate"/>
        </w:r>
        <w:r w:rsidR="007E0F00">
          <w:rPr>
            <w:noProof/>
            <w:webHidden/>
          </w:rPr>
          <w:t>42</w:t>
        </w:r>
        <w:r w:rsidR="007E0F00">
          <w:rPr>
            <w:noProof/>
            <w:webHidden/>
          </w:rPr>
          <w:fldChar w:fldCharType="end"/>
        </w:r>
      </w:hyperlink>
    </w:p>
    <w:p w14:paraId="66394493" w14:textId="3CA230F4"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5" w:history="1">
        <w:r w:rsidR="007E0F00" w:rsidRPr="00B5145F">
          <w:rPr>
            <w:rStyle w:val="Hypertextovodkaz"/>
            <w:bCs/>
            <w:noProof/>
          </w:rPr>
          <w:t>Obr. 6.1: Blokové schéma trénovací části programu</w:t>
        </w:r>
        <w:r w:rsidR="007E0F00">
          <w:rPr>
            <w:noProof/>
            <w:webHidden/>
          </w:rPr>
          <w:tab/>
        </w:r>
        <w:r w:rsidR="007E0F00">
          <w:rPr>
            <w:noProof/>
            <w:webHidden/>
          </w:rPr>
          <w:fldChar w:fldCharType="begin"/>
        </w:r>
        <w:r w:rsidR="007E0F00">
          <w:rPr>
            <w:noProof/>
            <w:webHidden/>
          </w:rPr>
          <w:instrText xml:space="preserve"> PAGEREF _Toc41489595 \h </w:instrText>
        </w:r>
        <w:r w:rsidR="007E0F00">
          <w:rPr>
            <w:noProof/>
            <w:webHidden/>
          </w:rPr>
        </w:r>
        <w:r w:rsidR="007E0F00">
          <w:rPr>
            <w:noProof/>
            <w:webHidden/>
          </w:rPr>
          <w:fldChar w:fldCharType="separate"/>
        </w:r>
        <w:r w:rsidR="007E0F00">
          <w:rPr>
            <w:noProof/>
            <w:webHidden/>
          </w:rPr>
          <w:t>43</w:t>
        </w:r>
        <w:r w:rsidR="007E0F00">
          <w:rPr>
            <w:noProof/>
            <w:webHidden/>
          </w:rPr>
          <w:fldChar w:fldCharType="end"/>
        </w:r>
      </w:hyperlink>
    </w:p>
    <w:p w14:paraId="3E08AE7E" w14:textId="01A9E5BF"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6" w:history="1">
        <w:r w:rsidR="007E0F00" w:rsidRPr="00B5145F">
          <w:rPr>
            <w:rStyle w:val="Hypertextovodkaz"/>
            <w:noProof/>
          </w:rPr>
          <w:t>Obr. 6.2: Blokové schéma testovací části programu</w:t>
        </w:r>
        <w:r w:rsidR="007E0F00">
          <w:rPr>
            <w:noProof/>
            <w:webHidden/>
          </w:rPr>
          <w:tab/>
        </w:r>
        <w:r w:rsidR="007E0F00">
          <w:rPr>
            <w:noProof/>
            <w:webHidden/>
          </w:rPr>
          <w:fldChar w:fldCharType="begin"/>
        </w:r>
        <w:r w:rsidR="007E0F00">
          <w:rPr>
            <w:noProof/>
            <w:webHidden/>
          </w:rPr>
          <w:instrText xml:space="preserve"> PAGEREF _Toc41489596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6E1AF19C" w14:textId="2F73BFE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7" w:history="1">
        <w:r w:rsidR="007E0F00" w:rsidRPr="00B5145F">
          <w:rPr>
            <w:rStyle w:val="Hypertextovodkaz"/>
            <w:noProof/>
          </w:rPr>
          <w:t>Obr. 6.3: Ukázka funkce detektoru úderů</w:t>
        </w:r>
        <w:r w:rsidR="007E0F00">
          <w:rPr>
            <w:noProof/>
            <w:webHidden/>
          </w:rPr>
          <w:tab/>
        </w:r>
        <w:r w:rsidR="007E0F00">
          <w:rPr>
            <w:noProof/>
            <w:webHidden/>
          </w:rPr>
          <w:fldChar w:fldCharType="begin"/>
        </w:r>
        <w:r w:rsidR="007E0F00">
          <w:rPr>
            <w:noProof/>
            <w:webHidden/>
          </w:rPr>
          <w:instrText xml:space="preserve"> PAGEREF _Toc41489597 \h </w:instrText>
        </w:r>
        <w:r w:rsidR="007E0F00">
          <w:rPr>
            <w:noProof/>
            <w:webHidden/>
          </w:rPr>
        </w:r>
        <w:r w:rsidR="007E0F00">
          <w:rPr>
            <w:noProof/>
            <w:webHidden/>
          </w:rPr>
          <w:fldChar w:fldCharType="separate"/>
        </w:r>
        <w:r w:rsidR="007E0F00">
          <w:rPr>
            <w:noProof/>
            <w:webHidden/>
          </w:rPr>
          <w:t>45</w:t>
        </w:r>
        <w:r w:rsidR="007E0F00">
          <w:rPr>
            <w:noProof/>
            <w:webHidden/>
          </w:rPr>
          <w:fldChar w:fldCharType="end"/>
        </w:r>
      </w:hyperlink>
    </w:p>
    <w:p w14:paraId="1AB3E5B6" w14:textId="5DB0B481"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8" w:history="1">
        <w:r w:rsidR="007E0F00" w:rsidRPr="00B5145F">
          <w:rPr>
            <w:rStyle w:val="Hypertextovodkaz"/>
            <w:noProof/>
          </w:rPr>
          <w:t>Obr. 6.4: Srovnání energií spočtených ve frekvenčních pásmech s amplitudovým spektrem malého bubnu</w:t>
        </w:r>
        <w:r w:rsidR="007E0F00">
          <w:rPr>
            <w:noProof/>
            <w:webHidden/>
          </w:rPr>
          <w:tab/>
        </w:r>
        <w:r w:rsidR="007E0F00">
          <w:rPr>
            <w:noProof/>
            <w:webHidden/>
          </w:rPr>
          <w:fldChar w:fldCharType="begin"/>
        </w:r>
        <w:r w:rsidR="007E0F00">
          <w:rPr>
            <w:noProof/>
            <w:webHidden/>
          </w:rPr>
          <w:instrText xml:space="preserve"> PAGEREF _Toc41489598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02802A4C" w14:textId="22B10B7A"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599" w:history="1">
        <w:r w:rsidR="007E0F00" w:rsidRPr="00B5145F">
          <w:rPr>
            <w:rStyle w:val="Hypertextovodkaz"/>
            <w:noProof/>
          </w:rPr>
          <w:t>Obr. 6.5: Indexový graf úpatí vlastních čísel</w:t>
        </w:r>
        <w:r w:rsidR="007E0F00">
          <w:rPr>
            <w:noProof/>
            <w:webHidden/>
          </w:rPr>
          <w:tab/>
        </w:r>
        <w:r w:rsidR="007E0F00">
          <w:rPr>
            <w:noProof/>
            <w:webHidden/>
          </w:rPr>
          <w:fldChar w:fldCharType="begin"/>
        </w:r>
        <w:r w:rsidR="007E0F00">
          <w:rPr>
            <w:noProof/>
            <w:webHidden/>
          </w:rPr>
          <w:instrText xml:space="preserve"> PAGEREF _Toc41489599 \h </w:instrText>
        </w:r>
        <w:r w:rsidR="007E0F00">
          <w:rPr>
            <w:noProof/>
            <w:webHidden/>
          </w:rPr>
        </w:r>
        <w:r w:rsidR="007E0F00">
          <w:rPr>
            <w:noProof/>
            <w:webHidden/>
          </w:rPr>
          <w:fldChar w:fldCharType="separate"/>
        </w:r>
        <w:r w:rsidR="007E0F00">
          <w:rPr>
            <w:noProof/>
            <w:webHidden/>
          </w:rPr>
          <w:t>48</w:t>
        </w:r>
        <w:r w:rsidR="007E0F00">
          <w:rPr>
            <w:noProof/>
            <w:webHidden/>
          </w:rPr>
          <w:fldChar w:fldCharType="end"/>
        </w:r>
      </w:hyperlink>
    </w:p>
    <w:p w14:paraId="09E35B69" w14:textId="0DC95186"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0" w:history="1">
        <w:r w:rsidR="007E0F00" w:rsidRPr="00B5145F">
          <w:rPr>
            <w:rStyle w:val="Hypertextovodkaz"/>
            <w:bCs/>
            <w:noProof/>
          </w:rPr>
          <w:t>Obr. 6.6: Graf komponentních vah</w:t>
        </w:r>
        <w:r w:rsidR="007E0F00">
          <w:rPr>
            <w:noProof/>
            <w:webHidden/>
          </w:rPr>
          <w:tab/>
        </w:r>
        <w:r w:rsidR="007E0F00">
          <w:rPr>
            <w:noProof/>
            <w:webHidden/>
          </w:rPr>
          <w:fldChar w:fldCharType="begin"/>
        </w:r>
        <w:r w:rsidR="007E0F00">
          <w:rPr>
            <w:noProof/>
            <w:webHidden/>
          </w:rPr>
          <w:instrText xml:space="preserve"> PAGEREF _Toc41489600 \h </w:instrText>
        </w:r>
        <w:r w:rsidR="007E0F00">
          <w:rPr>
            <w:noProof/>
            <w:webHidden/>
          </w:rPr>
        </w:r>
        <w:r w:rsidR="007E0F00">
          <w:rPr>
            <w:noProof/>
            <w:webHidden/>
          </w:rPr>
          <w:fldChar w:fldCharType="separate"/>
        </w:r>
        <w:r w:rsidR="007E0F00">
          <w:rPr>
            <w:noProof/>
            <w:webHidden/>
          </w:rPr>
          <w:t>48</w:t>
        </w:r>
        <w:r w:rsidR="007E0F00">
          <w:rPr>
            <w:noProof/>
            <w:webHidden/>
          </w:rPr>
          <w:fldChar w:fldCharType="end"/>
        </w:r>
      </w:hyperlink>
    </w:p>
    <w:p w14:paraId="72368EA8" w14:textId="66A94A3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1" w:history="1">
        <w:r w:rsidR="007E0F00" w:rsidRPr="00B5145F">
          <w:rPr>
            <w:rStyle w:val="Hypertextovodkaz"/>
            <w:noProof/>
          </w:rPr>
          <w:t>Obr. 6.7: Výřez grafu komponentních vah</w:t>
        </w:r>
        <w:r w:rsidR="007E0F00">
          <w:rPr>
            <w:noProof/>
            <w:webHidden/>
          </w:rPr>
          <w:tab/>
        </w:r>
        <w:r w:rsidR="007E0F00">
          <w:rPr>
            <w:noProof/>
            <w:webHidden/>
          </w:rPr>
          <w:fldChar w:fldCharType="begin"/>
        </w:r>
        <w:r w:rsidR="007E0F00">
          <w:rPr>
            <w:noProof/>
            <w:webHidden/>
          </w:rPr>
          <w:instrText xml:space="preserve"> PAGEREF _Toc41489601 \h </w:instrText>
        </w:r>
        <w:r w:rsidR="007E0F00">
          <w:rPr>
            <w:noProof/>
            <w:webHidden/>
          </w:rPr>
        </w:r>
        <w:r w:rsidR="007E0F00">
          <w:rPr>
            <w:noProof/>
            <w:webHidden/>
          </w:rPr>
          <w:fldChar w:fldCharType="separate"/>
        </w:r>
        <w:r w:rsidR="007E0F00">
          <w:rPr>
            <w:noProof/>
            <w:webHidden/>
          </w:rPr>
          <w:t>49</w:t>
        </w:r>
        <w:r w:rsidR="007E0F00">
          <w:rPr>
            <w:noProof/>
            <w:webHidden/>
          </w:rPr>
          <w:fldChar w:fldCharType="end"/>
        </w:r>
      </w:hyperlink>
    </w:p>
    <w:p w14:paraId="320BA6C1" w14:textId="4CE52DFD"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2" w:history="1">
        <w:r w:rsidR="007E0F00" w:rsidRPr="00B5145F">
          <w:rPr>
            <w:rStyle w:val="Hypertextovodkaz"/>
            <w:noProof/>
          </w:rPr>
          <w:t>Obr. 6.8: Graf komponentního skóre</w:t>
        </w:r>
        <w:r w:rsidR="007E0F00">
          <w:rPr>
            <w:noProof/>
            <w:webHidden/>
          </w:rPr>
          <w:tab/>
        </w:r>
        <w:r w:rsidR="007E0F00">
          <w:rPr>
            <w:noProof/>
            <w:webHidden/>
          </w:rPr>
          <w:fldChar w:fldCharType="begin"/>
        </w:r>
        <w:r w:rsidR="007E0F00">
          <w:rPr>
            <w:noProof/>
            <w:webHidden/>
          </w:rPr>
          <w:instrText xml:space="preserve"> PAGEREF _Toc41489602 \h </w:instrText>
        </w:r>
        <w:r w:rsidR="007E0F00">
          <w:rPr>
            <w:noProof/>
            <w:webHidden/>
          </w:rPr>
        </w:r>
        <w:r w:rsidR="007E0F00">
          <w:rPr>
            <w:noProof/>
            <w:webHidden/>
          </w:rPr>
          <w:fldChar w:fldCharType="separate"/>
        </w:r>
        <w:r w:rsidR="007E0F00">
          <w:rPr>
            <w:noProof/>
            <w:webHidden/>
          </w:rPr>
          <w:t>49</w:t>
        </w:r>
        <w:r w:rsidR="007E0F00">
          <w:rPr>
            <w:noProof/>
            <w:webHidden/>
          </w:rPr>
          <w:fldChar w:fldCharType="end"/>
        </w:r>
      </w:hyperlink>
    </w:p>
    <w:p w14:paraId="0408FBAE" w14:textId="34FF1768"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3" w:history="1">
        <w:r w:rsidR="007E0F00" w:rsidRPr="00B5145F">
          <w:rPr>
            <w:rStyle w:val="Hypertextovodkaz"/>
            <w:noProof/>
          </w:rPr>
          <w:t>Obr. 6.9: Výřez grafu komponentního skóre</w:t>
        </w:r>
        <w:r w:rsidR="007E0F00">
          <w:rPr>
            <w:noProof/>
            <w:webHidden/>
          </w:rPr>
          <w:tab/>
        </w:r>
        <w:r w:rsidR="007E0F00">
          <w:rPr>
            <w:noProof/>
            <w:webHidden/>
          </w:rPr>
          <w:fldChar w:fldCharType="begin"/>
        </w:r>
        <w:r w:rsidR="007E0F00">
          <w:rPr>
            <w:noProof/>
            <w:webHidden/>
          </w:rPr>
          <w:instrText xml:space="preserve"> PAGEREF _Toc41489603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67ABF336" w14:textId="407881AA"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4" w:history="1">
        <w:r w:rsidR="007E0F00" w:rsidRPr="00B5145F">
          <w:rPr>
            <w:rStyle w:val="Hypertextovodkaz"/>
            <w:noProof/>
          </w:rPr>
          <w:t>Obr. 6.12: Grafický výstup programu</w:t>
        </w:r>
        <w:r w:rsidR="007E0F00">
          <w:rPr>
            <w:noProof/>
            <w:webHidden/>
          </w:rPr>
          <w:tab/>
        </w:r>
        <w:r w:rsidR="007E0F00">
          <w:rPr>
            <w:noProof/>
            <w:webHidden/>
          </w:rPr>
          <w:fldChar w:fldCharType="begin"/>
        </w:r>
        <w:r w:rsidR="007E0F00">
          <w:rPr>
            <w:noProof/>
            <w:webHidden/>
          </w:rPr>
          <w:instrText xml:space="preserve"> PAGEREF _Toc41489604 \h </w:instrText>
        </w:r>
        <w:r w:rsidR="007E0F00">
          <w:rPr>
            <w:noProof/>
            <w:webHidden/>
          </w:rPr>
        </w:r>
        <w:r w:rsidR="007E0F00">
          <w:rPr>
            <w:noProof/>
            <w:webHidden/>
          </w:rPr>
          <w:fldChar w:fldCharType="separate"/>
        </w:r>
        <w:r w:rsidR="007E0F00">
          <w:rPr>
            <w:noProof/>
            <w:webHidden/>
          </w:rPr>
          <w:t>51</w:t>
        </w:r>
        <w:r w:rsidR="007E0F00">
          <w:rPr>
            <w:noProof/>
            <w:webHidden/>
          </w:rPr>
          <w:fldChar w:fldCharType="end"/>
        </w:r>
      </w:hyperlink>
    </w:p>
    <w:p w14:paraId="4A9E56E0" w14:textId="15D9391A"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5" w:history="1">
        <w:r w:rsidR="007E0F00" w:rsidRPr="00B5145F">
          <w:rPr>
            <w:rStyle w:val="Hypertextovodkaz"/>
            <w:noProof/>
          </w:rPr>
          <w:t>Obr. 6.13: Spektra nahrávek úderu na malý a velký buben</w:t>
        </w:r>
        <w:r w:rsidR="007E0F00">
          <w:rPr>
            <w:noProof/>
            <w:webHidden/>
          </w:rPr>
          <w:tab/>
        </w:r>
        <w:r w:rsidR="007E0F00">
          <w:rPr>
            <w:noProof/>
            <w:webHidden/>
          </w:rPr>
          <w:fldChar w:fldCharType="begin"/>
        </w:r>
        <w:r w:rsidR="007E0F00">
          <w:rPr>
            <w:noProof/>
            <w:webHidden/>
          </w:rPr>
          <w:instrText xml:space="preserve"> PAGEREF _Toc41489605 \h </w:instrText>
        </w:r>
        <w:r w:rsidR="007E0F00">
          <w:rPr>
            <w:noProof/>
            <w:webHidden/>
          </w:rPr>
        </w:r>
        <w:r w:rsidR="007E0F00">
          <w:rPr>
            <w:noProof/>
            <w:webHidden/>
          </w:rPr>
          <w:fldChar w:fldCharType="separate"/>
        </w:r>
        <w:r w:rsidR="007E0F00">
          <w:rPr>
            <w:noProof/>
            <w:webHidden/>
          </w:rPr>
          <w:t>52</w:t>
        </w:r>
        <w:r w:rsidR="007E0F00">
          <w:rPr>
            <w:noProof/>
            <w:webHidden/>
          </w:rPr>
          <w:fldChar w:fldCharType="end"/>
        </w:r>
      </w:hyperlink>
    </w:p>
    <w:p w14:paraId="3777BDAC" w14:textId="6D4E0E40"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6" w:history="1">
        <w:r w:rsidR="007E0F00" w:rsidRPr="00B5145F">
          <w:rPr>
            <w:rStyle w:val="Hypertextovodkaz"/>
            <w:noProof/>
          </w:rPr>
          <w:t>Obr. 6.14: Spektra nahrávek úderu na crash, hi-hat (uzavřená) a ride</w:t>
        </w:r>
        <w:r w:rsidR="007E0F00">
          <w:rPr>
            <w:noProof/>
            <w:webHidden/>
          </w:rPr>
          <w:tab/>
        </w:r>
        <w:r w:rsidR="007E0F00">
          <w:rPr>
            <w:noProof/>
            <w:webHidden/>
          </w:rPr>
          <w:fldChar w:fldCharType="begin"/>
        </w:r>
        <w:r w:rsidR="007E0F00">
          <w:rPr>
            <w:noProof/>
            <w:webHidden/>
          </w:rPr>
          <w:instrText xml:space="preserve"> PAGEREF _Toc41489606 \h </w:instrText>
        </w:r>
        <w:r w:rsidR="007E0F00">
          <w:rPr>
            <w:noProof/>
            <w:webHidden/>
          </w:rPr>
        </w:r>
        <w:r w:rsidR="007E0F00">
          <w:rPr>
            <w:noProof/>
            <w:webHidden/>
          </w:rPr>
          <w:fldChar w:fldCharType="separate"/>
        </w:r>
        <w:r w:rsidR="007E0F00">
          <w:rPr>
            <w:noProof/>
            <w:webHidden/>
          </w:rPr>
          <w:t>53</w:t>
        </w:r>
        <w:r w:rsidR="007E0F00">
          <w:rPr>
            <w:noProof/>
            <w:webHidden/>
          </w:rPr>
          <w:fldChar w:fldCharType="end"/>
        </w:r>
      </w:hyperlink>
    </w:p>
    <w:p w14:paraId="07B4315A" w14:textId="74DDC9F0"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7" w:history="1">
        <w:r w:rsidR="007E0F00" w:rsidRPr="00B5145F">
          <w:rPr>
            <w:rStyle w:val="Hypertextovodkaz"/>
            <w:noProof/>
          </w:rPr>
          <w:t>Obr. 6.15: Časový průběh nahrávky se špatnou detekcí úderů</w:t>
        </w:r>
        <w:r w:rsidR="007E0F00">
          <w:rPr>
            <w:noProof/>
            <w:webHidden/>
          </w:rPr>
          <w:tab/>
        </w:r>
        <w:r w:rsidR="007E0F00">
          <w:rPr>
            <w:noProof/>
            <w:webHidden/>
          </w:rPr>
          <w:fldChar w:fldCharType="begin"/>
        </w:r>
        <w:r w:rsidR="007E0F00">
          <w:rPr>
            <w:noProof/>
            <w:webHidden/>
          </w:rPr>
          <w:instrText xml:space="preserve"> PAGEREF _Toc41489607 \h </w:instrText>
        </w:r>
        <w:r w:rsidR="007E0F00">
          <w:rPr>
            <w:noProof/>
            <w:webHidden/>
          </w:rPr>
        </w:r>
        <w:r w:rsidR="007E0F00">
          <w:rPr>
            <w:noProof/>
            <w:webHidden/>
          </w:rPr>
          <w:fldChar w:fldCharType="separate"/>
        </w:r>
        <w:r w:rsidR="007E0F00">
          <w:rPr>
            <w:noProof/>
            <w:webHidden/>
          </w:rPr>
          <w:t>53</w:t>
        </w:r>
        <w:r w:rsidR="007E0F00">
          <w:rPr>
            <w:noProof/>
            <w:webHidden/>
          </w:rPr>
          <w:fldChar w:fldCharType="end"/>
        </w:r>
      </w:hyperlink>
    </w:p>
    <w:p w14:paraId="2C559F03" w14:textId="7705220A" w:rsidR="00401828" w:rsidRPr="00C30A19" w:rsidRDefault="0072400A" w:rsidP="00401828">
      <w:pPr>
        <w:pStyle w:val="Nadpisne"/>
        <w:rPr>
          <w:lang w:val="cs-CZ"/>
        </w:rPr>
      </w:pPr>
      <w:r w:rsidRPr="00C30A19">
        <w:rPr>
          <w:lang w:val="cs-CZ"/>
        </w:rPr>
        <w:fldChar w:fldCharType="end"/>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lastRenderedPageBreak/>
        <w:t>Seznam tabulek</w:t>
      </w:r>
    </w:p>
    <w:p w14:paraId="4B314750" w14:textId="2EC415FB" w:rsidR="007E0F00" w:rsidRDefault="0060630E">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 </w:instrText>
      </w:r>
      <w:r>
        <w:fldChar w:fldCharType="separate"/>
      </w:r>
      <w:hyperlink w:anchor="_Toc41489608" w:history="1">
        <w:r w:rsidR="007E0F00" w:rsidRPr="001770D0">
          <w:rPr>
            <w:rStyle w:val="Hypertextovodkaz"/>
            <w:noProof/>
          </w:rPr>
          <w:t>Tab. 3.1: Vstupní parametry funkcí pro realizaci IIR filtrů</w:t>
        </w:r>
        <w:r w:rsidR="007E0F00">
          <w:rPr>
            <w:noProof/>
            <w:webHidden/>
          </w:rPr>
          <w:tab/>
        </w:r>
        <w:r w:rsidR="007E0F00">
          <w:rPr>
            <w:noProof/>
            <w:webHidden/>
          </w:rPr>
          <w:fldChar w:fldCharType="begin"/>
        </w:r>
        <w:r w:rsidR="007E0F00">
          <w:rPr>
            <w:noProof/>
            <w:webHidden/>
          </w:rPr>
          <w:instrText xml:space="preserve"> PAGEREF _Toc41489608 \h </w:instrText>
        </w:r>
        <w:r w:rsidR="007E0F00">
          <w:rPr>
            <w:noProof/>
            <w:webHidden/>
          </w:rPr>
        </w:r>
        <w:r w:rsidR="007E0F00">
          <w:rPr>
            <w:noProof/>
            <w:webHidden/>
          </w:rPr>
          <w:fldChar w:fldCharType="separate"/>
        </w:r>
        <w:r w:rsidR="007E0F00">
          <w:rPr>
            <w:noProof/>
            <w:webHidden/>
          </w:rPr>
          <w:t>20</w:t>
        </w:r>
        <w:r w:rsidR="007E0F00">
          <w:rPr>
            <w:noProof/>
            <w:webHidden/>
          </w:rPr>
          <w:fldChar w:fldCharType="end"/>
        </w:r>
      </w:hyperlink>
    </w:p>
    <w:p w14:paraId="3C899610" w14:textId="3CECEAA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09" w:history="1">
        <w:r w:rsidR="007E0F00" w:rsidRPr="001770D0">
          <w:rPr>
            <w:rStyle w:val="Hypertextovodkaz"/>
            <w:noProof/>
          </w:rPr>
          <w:t>Tab. 4.1: Srovnání parametrů bezdrátových sluchátek</w:t>
        </w:r>
        <w:r w:rsidR="007E0F00">
          <w:rPr>
            <w:noProof/>
            <w:webHidden/>
          </w:rPr>
          <w:tab/>
        </w:r>
        <w:r w:rsidR="007E0F00">
          <w:rPr>
            <w:noProof/>
            <w:webHidden/>
          </w:rPr>
          <w:fldChar w:fldCharType="begin"/>
        </w:r>
        <w:r w:rsidR="007E0F00">
          <w:rPr>
            <w:noProof/>
            <w:webHidden/>
          </w:rPr>
          <w:instrText xml:space="preserve"> PAGEREF _Toc41489609 \h </w:instrText>
        </w:r>
        <w:r w:rsidR="007E0F00">
          <w:rPr>
            <w:noProof/>
            <w:webHidden/>
          </w:rPr>
        </w:r>
        <w:r w:rsidR="007E0F00">
          <w:rPr>
            <w:noProof/>
            <w:webHidden/>
          </w:rPr>
          <w:fldChar w:fldCharType="separate"/>
        </w:r>
        <w:r w:rsidR="007E0F00">
          <w:rPr>
            <w:noProof/>
            <w:webHidden/>
          </w:rPr>
          <w:t>30</w:t>
        </w:r>
        <w:r w:rsidR="007E0F00">
          <w:rPr>
            <w:noProof/>
            <w:webHidden/>
          </w:rPr>
          <w:fldChar w:fldCharType="end"/>
        </w:r>
      </w:hyperlink>
    </w:p>
    <w:p w14:paraId="054EC107" w14:textId="6481093F"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0" w:history="1">
        <w:r w:rsidR="007E0F00" w:rsidRPr="001770D0">
          <w:rPr>
            <w:rStyle w:val="Hypertextovodkaz"/>
            <w:noProof/>
          </w:rPr>
          <w:t>Tab. 4.2: Tabulka hodnot vlastních čísel</w:t>
        </w:r>
        <w:r w:rsidR="007E0F00">
          <w:rPr>
            <w:noProof/>
            <w:webHidden/>
          </w:rPr>
          <w:tab/>
        </w:r>
        <w:r w:rsidR="007E0F00">
          <w:rPr>
            <w:noProof/>
            <w:webHidden/>
          </w:rPr>
          <w:fldChar w:fldCharType="begin"/>
        </w:r>
        <w:r w:rsidR="007E0F00">
          <w:rPr>
            <w:noProof/>
            <w:webHidden/>
          </w:rPr>
          <w:instrText xml:space="preserve"> PAGEREF _Toc41489610 \h </w:instrText>
        </w:r>
        <w:r w:rsidR="007E0F00">
          <w:rPr>
            <w:noProof/>
            <w:webHidden/>
          </w:rPr>
        </w:r>
        <w:r w:rsidR="007E0F00">
          <w:rPr>
            <w:noProof/>
            <w:webHidden/>
          </w:rPr>
          <w:fldChar w:fldCharType="separate"/>
        </w:r>
        <w:r w:rsidR="007E0F00">
          <w:rPr>
            <w:noProof/>
            <w:webHidden/>
          </w:rPr>
          <w:t>31</w:t>
        </w:r>
        <w:r w:rsidR="007E0F00">
          <w:rPr>
            <w:noProof/>
            <w:webHidden/>
          </w:rPr>
          <w:fldChar w:fldCharType="end"/>
        </w:r>
      </w:hyperlink>
    </w:p>
    <w:p w14:paraId="394FDB85" w14:textId="25A6DD96"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1" w:history="1">
        <w:r w:rsidR="007E0F00" w:rsidRPr="001770D0">
          <w:rPr>
            <w:rStyle w:val="Hypertextovodkaz"/>
            <w:noProof/>
          </w:rPr>
          <w:t>Tab. 4.3: Tabulka komponentních vah</w:t>
        </w:r>
        <w:r w:rsidR="007E0F00">
          <w:rPr>
            <w:noProof/>
            <w:webHidden/>
          </w:rPr>
          <w:tab/>
        </w:r>
        <w:r w:rsidR="007E0F00">
          <w:rPr>
            <w:noProof/>
            <w:webHidden/>
          </w:rPr>
          <w:fldChar w:fldCharType="begin"/>
        </w:r>
        <w:r w:rsidR="007E0F00">
          <w:rPr>
            <w:noProof/>
            <w:webHidden/>
          </w:rPr>
          <w:instrText xml:space="preserve"> PAGEREF _Toc41489611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47A55D13" w14:textId="3108DE2D"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2" w:history="1">
        <w:r w:rsidR="007E0F00" w:rsidRPr="001770D0">
          <w:rPr>
            <w:rStyle w:val="Hypertextovodkaz"/>
            <w:noProof/>
          </w:rPr>
          <w:t>Tab. 4.4: Tabulka komponentního skóre</w:t>
        </w:r>
        <w:r w:rsidR="007E0F00">
          <w:rPr>
            <w:noProof/>
            <w:webHidden/>
          </w:rPr>
          <w:tab/>
        </w:r>
        <w:r w:rsidR="007E0F00">
          <w:rPr>
            <w:noProof/>
            <w:webHidden/>
          </w:rPr>
          <w:fldChar w:fldCharType="begin"/>
        </w:r>
        <w:r w:rsidR="007E0F00">
          <w:rPr>
            <w:noProof/>
            <w:webHidden/>
          </w:rPr>
          <w:instrText xml:space="preserve"> PAGEREF _Toc41489612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2DF080FD" w14:textId="77E5F0BC"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3" w:history="1">
        <w:r w:rsidR="007E0F00" w:rsidRPr="001770D0">
          <w:rPr>
            <w:rStyle w:val="Hypertextovodkaz"/>
            <w:noProof/>
          </w:rPr>
          <w:t>Tab. 6.1: Srovnání úspěšnosti klasifikace s různými bankami filtrů</w:t>
        </w:r>
        <w:r w:rsidR="007E0F00">
          <w:rPr>
            <w:noProof/>
            <w:webHidden/>
          </w:rPr>
          <w:tab/>
        </w:r>
        <w:r w:rsidR="007E0F00">
          <w:rPr>
            <w:noProof/>
            <w:webHidden/>
          </w:rPr>
          <w:fldChar w:fldCharType="begin"/>
        </w:r>
        <w:r w:rsidR="007E0F00">
          <w:rPr>
            <w:noProof/>
            <w:webHidden/>
          </w:rPr>
          <w:instrText xml:space="preserve"> PAGEREF _Toc41489613 \h </w:instrText>
        </w:r>
        <w:r w:rsidR="007E0F00">
          <w:rPr>
            <w:noProof/>
            <w:webHidden/>
          </w:rPr>
        </w:r>
        <w:r w:rsidR="007E0F00">
          <w:rPr>
            <w:noProof/>
            <w:webHidden/>
          </w:rPr>
          <w:fldChar w:fldCharType="separate"/>
        </w:r>
        <w:r w:rsidR="007E0F00">
          <w:rPr>
            <w:noProof/>
            <w:webHidden/>
          </w:rPr>
          <w:t>46</w:t>
        </w:r>
        <w:r w:rsidR="007E0F00">
          <w:rPr>
            <w:noProof/>
            <w:webHidden/>
          </w:rPr>
          <w:fldChar w:fldCharType="end"/>
        </w:r>
      </w:hyperlink>
    </w:p>
    <w:p w14:paraId="7E9130A4" w14:textId="37F7A3B8"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4" w:history="1">
        <w:r w:rsidR="007E0F00" w:rsidRPr="001770D0">
          <w:rPr>
            <w:rStyle w:val="Hypertextovodkaz"/>
            <w:noProof/>
          </w:rPr>
          <w:t>Tab. 6.2: Vlastní čísla [%]</w:t>
        </w:r>
        <w:r w:rsidR="007E0F00">
          <w:rPr>
            <w:noProof/>
            <w:webHidden/>
          </w:rPr>
          <w:tab/>
        </w:r>
        <w:r w:rsidR="007E0F00">
          <w:rPr>
            <w:noProof/>
            <w:webHidden/>
          </w:rPr>
          <w:fldChar w:fldCharType="begin"/>
        </w:r>
        <w:r w:rsidR="007E0F00">
          <w:rPr>
            <w:noProof/>
            <w:webHidden/>
          </w:rPr>
          <w:instrText xml:space="preserve"> PAGEREF _Toc41489614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2303EF67" w14:textId="5C46F05F" w:rsidR="007E0F00" w:rsidRDefault="00A82A1D">
      <w:pPr>
        <w:pStyle w:val="Seznamobrzk"/>
        <w:tabs>
          <w:tab w:val="right" w:leader="dot" w:pos="8493"/>
        </w:tabs>
        <w:rPr>
          <w:rFonts w:asciiTheme="minorHAnsi" w:eastAsiaTheme="minorEastAsia" w:hAnsiTheme="minorHAnsi" w:cstheme="minorBidi"/>
          <w:noProof/>
          <w:sz w:val="22"/>
          <w:szCs w:val="22"/>
        </w:rPr>
      </w:pPr>
      <w:hyperlink w:anchor="_Toc41489615" w:history="1">
        <w:r w:rsidR="007E0F00" w:rsidRPr="001770D0">
          <w:rPr>
            <w:rStyle w:val="Hypertextovodkaz"/>
            <w:noProof/>
          </w:rPr>
          <w:t>Tab. 6.3: Tabulka záměn rozpoznávacího systému</w:t>
        </w:r>
        <w:r w:rsidR="007E0F00">
          <w:rPr>
            <w:noProof/>
            <w:webHidden/>
          </w:rPr>
          <w:tab/>
        </w:r>
        <w:r w:rsidR="007E0F00">
          <w:rPr>
            <w:noProof/>
            <w:webHidden/>
          </w:rPr>
          <w:fldChar w:fldCharType="begin"/>
        </w:r>
        <w:r w:rsidR="007E0F00">
          <w:rPr>
            <w:noProof/>
            <w:webHidden/>
          </w:rPr>
          <w:instrText xml:space="preserve"> PAGEREF _Toc41489615 \h </w:instrText>
        </w:r>
        <w:r w:rsidR="007E0F00">
          <w:rPr>
            <w:noProof/>
            <w:webHidden/>
          </w:rPr>
        </w:r>
        <w:r w:rsidR="007E0F00">
          <w:rPr>
            <w:noProof/>
            <w:webHidden/>
          </w:rPr>
          <w:fldChar w:fldCharType="separate"/>
        </w:r>
        <w:r w:rsidR="007E0F00">
          <w:rPr>
            <w:noProof/>
            <w:webHidden/>
          </w:rPr>
          <w:t>52</w:t>
        </w:r>
        <w:r w:rsidR="007E0F00">
          <w:rPr>
            <w:noProof/>
            <w:webHidden/>
          </w:rPr>
          <w:fldChar w:fldCharType="end"/>
        </w:r>
      </w:hyperlink>
    </w:p>
    <w:p w14:paraId="350089D6" w14:textId="3CB01C0F" w:rsidR="00401828" w:rsidRPr="00C30A19" w:rsidRDefault="0060630E" w:rsidP="00994363">
      <w:pPr>
        <w:pStyle w:val="Nadpisne"/>
        <w:rPr>
          <w:lang w:val="cs-CZ"/>
        </w:rPr>
      </w:pPr>
      <w:r>
        <w:fldChar w:fldCharType="end"/>
      </w: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5DE674AB" w:rsidR="00401828" w:rsidRDefault="00401828" w:rsidP="00401828">
      <w:pPr>
        <w:pStyle w:val="Nadpisne"/>
        <w:rPr>
          <w:lang w:val="cs-CZ"/>
        </w:rPr>
      </w:pPr>
    </w:p>
    <w:p w14:paraId="6D16B4BC" w14:textId="77777777" w:rsidR="00635087" w:rsidRPr="00C30A19" w:rsidRDefault="00635087" w:rsidP="00401828">
      <w:pPr>
        <w:pStyle w:val="Nadpisne"/>
        <w:rPr>
          <w:lang w:val="cs-CZ"/>
        </w:rPr>
      </w:pPr>
    </w:p>
    <w:p w14:paraId="23566E54" w14:textId="77777777" w:rsidR="005009B0" w:rsidRPr="00C30A19" w:rsidRDefault="007B0621" w:rsidP="007B0621">
      <w:pPr>
        <w:pStyle w:val="Nadpis1"/>
      </w:pPr>
      <w:bookmarkStart w:id="2" w:name="_Ref40790416"/>
      <w:bookmarkStart w:id="3" w:name="_Toc41489547"/>
      <w:bookmarkEnd w:id="0"/>
      <w:bookmarkEnd w:id="1"/>
      <w:r w:rsidRPr="00C30A19">
        <w:t>Úvod</w:t>
      </w:r>
      <w:bookmarkEnd w:id="2"/>
      <w:bookmarkEnd w:id="3"/>
    </w:p>
    <w:p w14:paraId="56912BE6" w14:textId="77777777" w:rsidR="0011362B" w:rsidRDefault="00BC45A5" w:rsidP="008010F8">
      <w:pPr>
        <w:pStyle w:val="BPDPNormln"/>
      </w:pPr>
      <w:r>
        <w:t xml:space="preserve">Tato diplomová práce se </w:t>
      </w:r>
      <w:r w:rsidR="00B23DE8">
        <w:t>zabývá návrhem a realizací softwaru pro rozezná</w:t>
      </w:r>
      <w:r w:rsidR="005213FB">
        <w:t>vá</w:t>
      </w:r>
      <w:r w:rsidR="00B23DE8">
        <w:t>ní úderů na jednotlivé částí bicí soupravy a generováním příznaků z </w:t>
      </w:r>
      <w:proofErr w:type="spellStart"/>
      <w:r w:rsidR="00B23DE8">
        <w:t>downmix</w:t>
      </w:r>
      <w:proofErr w:type="spellEnd"/>
      <w:r w:rsidR="00B23DE8">
        <w:t xml:space="preserve"> záznamu. </w:t>
      </w:r>
      <w:r w:rsidR="008101BC">
        <w:t xml:space="preserve">Hlavním cílem při návrhu a realizaci takovéhoto analytického nástroje bylo </w:t>
      </w:r>
      <w:r w:rsidR="0011362B">
        <w:t xml:space="preserve">ověření předpokladů pro vývoj komplexního rozpoznávacího softwaru na kterém pracuje firma </w:t>
      </w:r>
      <w:proofErr w:type="spellStart"/>
      <w:r w:rsidR="0011362B">
        <w:t>Audified</w:t>
      </w:r>
      <w:proofErr w:type="spellEnd"/>
      <w:r w:rsidR="0011362B">
        <w:t>.</w:t>
      </w:r>
    </w:p>
    <w:p w14:paraId="45D3416A" w14:textId="5095992A" w:rsidR="00B12E59" w:rsidRDefault="0051100D" w:rsidP="008010F8">
      <w:pPr>
        <w:pStyle w:val="BPDPNormln"/>
      </w:pPr>
      <w:r>
        <w:t xml:space="preserve">V řadě nahrávek jsou zvuky klasické bicí soupravy nahrazeny různými elektronickými zvuky. Takováto nahrávka může vzniknout přímo v počítači, nebo jsou nahrány klasické bicí a v DAW nahrazeny zvuky elektronickými. Této metodě se říká </w:t>
      </w:r>
      <w:proofErr w:type="spellStart"/>
      <w:r>
        <w:t>triggrevání</w:t>
      </w:r>
      <w:proofErr w:type="spellEnd"/>
      <w:r>
        <w:t xml:space="preserve"> nebo také samplování. Při </w:t>
      </w:r>
      <w:proofErr w:type="spellStart"/>
      <w:r>
        <w:t>triggrování</w:t>
      </w:r>
      <w:proofErr w:type="spellEnd"/>
      <w:r>
        <w:t xml:space="preserve"> je zapotřebí mít k</w:t>
      </w:r>
      <w:r w:rsidR="00331B08">
        <w:t>a</w:t>
      </w:r>
      <w:r>
        <w:t>žd</w:t>
      </w:r>
      <w:r w:rsidR="00331B08">
        <w:t xml:space="preserve">ou část bicí soupravy ve zvláštní </w:t>
      </w:r>
      <w:r w:rsidR="006503FA">
        <w:t xml:space="preserve">zvukové </w:t>
      </w:r>
      <w:r w:rsidR="00331B08">
        <w:t>stopě</w:t>
      </w:r>
      <w:r>
        <w:t xml:space="preserve"> a dbát na co nejmenší přeslechy mezi mikrofony</w:t>
      </w:r>
      <w:r w:rsidR="00406AFD">
        <w:t xml:space="preserve"> při nahrávání</w:t>
      </w:r>
      <w:r>
        <w:t>.</w:t>
      </w:r>
      <w:r w:rsidR="00406AFD">
        <w:t xml:space="preserve"> </w:t>
      </w:r>
      <w:r>
        <w:t>K</w:t>
      </w:r>
      <w:r w:rsidR="00487F8F">
        <w:t>omple</w:t>
      </w:r>
      <w:r w:rsidR="003C48AC">
        <w:t>xní software</w:t>
      </w:r>
      <w:r w:rsidR="00014FCE">
        <w:t xml:space="preserve"> </w:t>
      </w:r>
      <w:r w:rsidR="00331B08">
        <w:t xml:space="preserve">pro rozeznávání bicích a generování </w:t>
      </w:r>
      <w:r w:rsidR="00406AFD">
        <w:t>příznaků</w:t>
      </w:r>
      <w:r w:rsidR="00331B08">
        <w:t xml:space="preserve"> z</w:t>
      </w:r>
      <w:r w:rsidR="00406AFD">
        <w:t> </w:t>
      </w:r>
      <w:proofErr w:type="spellStart"/>
      <w:r w:rsidR="00331B08">
        <w:t>downmixu</w:t>
      </w:r>
      <w:proofErr w:type="spellEnd"/>
      <w:r w:rsidR="00406AFD">
        <w:t xml:space="preserve"> záznamu</w:t>
      </w:r>
      <w:r w:rsidR="00331B08">
        <w:t xml:space="preserve">, </w:t>
      </w:r>
      <w:r w:rsidR="00B7789D">
        <w:t xml:space="preserve">může zásadně zjednodušit </w:t>
      </w:r>
      <w:r w:rsidR="00331B08">
        <w:t xml:space="preserve">práci </w:t>
      </w:r>
      <w:proofErr w:type="spellStart"/>
      <w:r w:rsidR="00B7789D">
        <w:t>triggerování</w:t>
      </w:r>
      <w:proofErr w:type="spellEnd"/>
      <w:r w:rsidR="00B7789D">
        <w:t xml:space="preserve"> bicí soupravy.</w:t>
      </w:r>
      <w:r w:rsidR="00331B08">
        <w:t xml:space="preserve"> Dále by mohly být </w:t>
      </w:r>
      <w:proofErr w:type="spellStart"/>
      <w:r w:rsidR="00331B08">
        <w:t>triggerovány</w:t>
      </w:r>
      <w:proofErr w:type="spellEnd"/>
      <w:r w:rsidR="00331B08">
        <w:t xml:space="preserve"> bicí v nahrávkách, které nejsou k dispozicí v jednotlivých stopách, ale pouze již smíchané v </w:t>
      </w:r>
      <w:proofErr w:type="spellStart"/>
      <w:r w:rsidR="00331B08">
        <w:t>downmixu</w:t>
      </w:r>
      <w:proofErr w:type="spellEnd"/>
      <w:r w:rsidR="00331B08">
        <w:t>.</w:t>
      </w:r>
    </w:p>
    <w:p w14:paraId="0A8A5362" w14:textId="2A89986C" w:rsidR="00331B08" w:rsidRDefault="00C56398" w:rsidP="008010F8">
      <w:pPr>
        <w:pStyle w:val="BPDPNormln"/>
      </w:pPr>
      <w:r>
        <w:t xml:space="preserve">Tato práce je rozdělena do dvou základních částí. První je část teoretická, kde jsou </w:t>
      </w:r>
      <w:r w:rsidR="0067740F">
        <w:t>popsány jednotlivé metody zpracování signálů, které byly v softwaru využity. Tato část je rozdělena do tří kapitol. První se zabývá předzpracováním signálu. Další kapitola popisuje princip a využití analýzy hlavních komponent. V poslední kapitole teoretické části je popsán výběr klasifikační metody, a popis vybrané metody podpůrných vektorů.</w:t>
      </w:r>
    </w:p>
    <w:p w14:paraId="7BA9293E" w14:textId="70427B91" w:rsidR="0067740F" w:rsidRPr="00C30A19" w:rsidRDefault="0067740F" w:rsidP="008010F8">
      <w:pPr>
        <w:pStyle w:val="BPDPNormln"/>
      </w:pPr>
      <w:r>
        <w:t xml:space="preserve">Druhá část této práce se zabývá realizací </w:t>
      </w:r>
      <w:r w:rsidR="004710BE">
        <w:t xml:space="preserve">softwaru. Jsou zde uvedeny bloková schémata navrženého kódu. </w:t>
      </w:r>
      <w:r w:rsidR="007D02C7">
        <w:t>U jednotlivých bloků jsou popsány jejich vstupy, výstupy a jejich funkce. Na závěr jsou popsány testy funkčnosti klasifikace a prezentovány výsledky těchto testů.</w:t>
      </w:r>
    </w:p>
    <w:p w14:paraId="3917D84B" w14:textId="7E2C4A78" w:rsidR="00427003" w:rsidRDefault="00350A05">
      <w:pPr>
        <w:spacing w:line="240" w:lineRule="auto"/>
        <w:ind w:left="0"/>
      </w:pPr>
      <w:r>
        <w:br w:type="page"/>
      </w:r>
    </w:p>
    <w:p w14:paraId="62D17815" w14:textId="77777777" w:rsidR="00D46993" w:rsidRDefault="00D46993" w:rsidP="00D46993">
      <w:pPr>
        <w:pStyle w:val="Nadpis1"/>
      </w:pPr>
      <w:bookmarkStart w:id="4" w:name="_Toc41489548"/>
      <w:r>
        <w:lastRenderedPageBreak/>
        <w:t>Bicí souprava</w:t>
      </w:r>
      <w:bookmarkEnd w:id="4"/>
    </w:p>
    <w:p w14:paraId="18F8985F" w14:textId="34C6B4E9" w:rsidR="008E38B7" w:rsidRDefault="00D46993" w:rsidP="008010F8">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7E0F00" w:rsidRPr="007E0F00">
        <w:t xml:space="preserve">Obr. </w:t>
      </w:r>
      <w:r w:rsidR="007E0F00" w:rsidRPr="007E0F00">
        <w:rPr>
          <w:noProof/>
        </w:rPr>
        <w:t>2</w:t>
      </w:r>
      <w:r w:rsidR="007E0F00" w:rsidRPr="007E0F00">
        <w:t>.</w:t>
      </w:r>
      <w:r w:rsidR="007E0F00" w:rsidRPr="007E0F00">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r w:rsidR="005D6477">
        <w:fldChar w:fldCharType="begin"/>
      </w:r>
      <w:r w:rsidR="005D6477">
        <w:instrText xml:space="preserve"> REF _Ref40790396 \r \h </w:instrText>
      </w:r>
      <w:r w:rsidR="005D6477">
        <w:fldChar w:fldCharType="separate"/>
      </w:r>
      <w:r w:rsidR="007E0F00">
        <w:t>[1]</w:t>
      </w:r>
      <w:r w:rsidR="005D6477">
        <w:fldChar w:fldCharType="end"/>
      </w:r>
      <w:r w:rsidR="00D35727">
        <w:t xml:space="preserve">, </w:t>
      </w:r>
      <w:r w:rsidR="00FD2001">
        <w:fldChar w:fldCharType="begin"/>
      </w:r>
      <w:r w:rsidR="00FD2001">
        <w:instrText xml:space="preserve"> REF _Ref40793708 \r \h </w:instrText>
      </w:r>
      <w:r w:rsidR="00FD2001">
        <w:fldChar w:fldCharType="separate"/>
      </w:r>
      <w:r w:rsidR="007E0F00">
        <w:t>[2]</w:t>
      </w:r>
      <w:r w:rsidR="00FD2001">
        <w:fldChar w:fldCharType="end"/>
      </w:r>
    </w:p>
    <w:p w14:paraId="13FA26B7" w14:textId="77777777" w:rsidR="00391469" w:rsidRDefault="00391469" w:rsidP="008010F8">
      <w:pPr>
        <w:pStyle w:val="BPDPNormln"/>
      </w:pPr>
    </w:p>
    <w:p w14:paraId="7EAC08C7" w14:textId="77777777" w:rsidR="008E38B7" w:rsidRDefault="00391469" w:rsidP="00350A05">
      <w:pPr>
        <w:pStyle w:val="BPDPNormln"/>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7F70A620" w:rsidR="008E38B7" w:rsidRDefault="008E38B7" w:rsidP="008E38B7">
      <w:pPr>
        <w:pStyle w:val="Titulek"/>
        <w:jc w:val="center"/>
        <w:rPr>
          <w:b w:val="0"/>
        </w:rPr>
      </w:pPr>
      <w:bookmarkStart w:id="5" w:name="_Ref32488810"/>
      <w:bookmarkStart w:id="6" w:name="_Toc41489575"/>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5"/>
      <w:r>
        <w:rPr>
          <w:b w:val="0"/>
        </w:rPr>
        <w:t>:</w:t>
      </w:r>
      <w:r w:rsidRPr="008E38B7">
        <w:rPr>
          <w:b w:val="0"/>
        </w:rPr>
        <w:t xml:space="preserve"> Bicí souprava</w:t>
      </w:r>
      <w:r w:rsidR="00391469">
        <w:rPr>
          <w:b w:val="0"/>
        </w:rPr>
        <w:t xml:space="preserve"> </w:t>
      </w:r>
      <w:r w:rsidR="000371A1">
        <w:rPr>
          <w:b w:val="0"/>
        </w:rPr>
        <w:fldChar w:fldCharType="begin"/>
      </w:r>
      <w:r w:rsidR="000371A1">
        <w:rPr>
          <w:b w:val="0"/>
        </w:rPr>
        <w:instrText xml:space="preserve"> REF _Ref40811094 \r \h </w:instrText>
      </w:r>
      <w:r w:rsidR="000371A1">
        <w:rPr>
          <w:b w:val="0"/>
        </w:rPr>
      </w:r>
      <w:r w:rsidR="000371A1">
        <w:rPr>
          <w:b w:val="0"/>
        </w:rPr>
        <w:fldChar w:fldCharType="separate"/>
      </w:r>
      <w:r w:rsidR="007E0F00">
        <w:rPr>
          <w:b w:val="0"/>
        </w:rPr>
        <w:t>[3]</w:t>
      </w:r>
      <w:bookmarkEnd w:id="6"/>
      <w:r w:rsidR="000371A1">
        <w:rPr>
          <w:b w:val="0"/>
        </w:rPr>
        <w:fldChar w:fldCharType="end"/>
      </w:r>
    </w:p>
    <w:p w14:paraId="42C35818" w14:textId="77777777" w:rsidR="009A5AFE" w:rsidRPr="009A5AFE" w:rsidRDefault="009A5AFE" w:rsidP="009A5AFE"/>
    <w:p w14:paraId="2368A1F9" w14:textId="128231BD" w:rsidR="005D6477" w:rsidRDefault="006F3987" w:rsidP="008010F8">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r w:rsidR="00D35727">
        <w:t>h</w:t>
      </w:r>
      <w:r w:rsidR="00A01CAF">
        <w:t>i</w:t>
      </w:r>
      <w:r w:rsidR="00F34C13">
        <w:t>-</w:t>
      </w:r>
      <w:r w:rsidR="00D35727">
        <w:t>h</w:t>
      </w:r>
      <w:r w:rsidR="00A01CAF">
        <w:t xml:space="preserve">at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r w:rsidR="005D6477">
        <w:t xml:space="preserve"> </w:t>
      </w:r>
      <w:r w:rsidR="00D35727">
        <w:fldChar w:fldCharType="begin"/>
      </w:r>
      <w:r w:rsidR="00D35727">
        <w:instrText xml:space="preserve"> REF _Ref40790396 \r \h </w:instrText>
      </w:r>
      <w:r w:rsidR="00D35727">
        <w:fldChar w:fldCharType="separate"/>
      </w:r>
      <w:r w:rsidR="007E0F00">
        <w:t>[1]</w:t>
      </w:r>
      <w:r w:rsidR="00D35727">
        <w:fldChar w:fldCharType="end"/>
      </w:r>
      <w:r w:rsidR="00D35727">
        <w:t xml:space="preserve">, </w:t>
      </w:r>
      <w:r w:rsidR="00D35727">
        <w:fldChar w:fldCharType="begin"/>
      </w:r>
      <w:r w:rsidR="00D35727">
        <w:instrText xml:space="preserve"> REF _Ref40793708 \r \h </w:instrText>
      </w:r>
      <w:r w:rsidR="00D35727">
        <w:fldChar w:fldCharType="separate"/>
      </w:r>
      <w:r w:rsidR="007E0F00">
        <w:t>[2]</w:t>
      </w:r>
      <w:r w:rsidR="00D35727">
        <w:fldChar w:fldCharType="end"/>
      </w:r>
    </w:p>
    <w:p w14:paraId="3D63D9A6" w14:textId="18CA3FC9" w:rsidR="00D35727" w:rsidRDefault="00D35727" w:rsidP="008010F8">
      <w:pPr>
        <w:pStyle w:val="BPDPNormln"/>
      </w:pPr>
      <w:r>
        <w:t>Samostatnou kategorií zvuků tvoří takzvané dvoj údery. Jedná se o úder na buben a</w:t>
      </w:r>
      <w:r w:rsidR="009932D7">
        <w:t> </w:t>
      </w:r>
      <w:r>
        <w:t xml:space="preserve">činel ve stejnou chvíli. Základními dvoj údery jsou malý buben s hi-hat, velký buben s hi-hat. Hi-hat může být nahrazena například </w:t>
      </w:r>
      <w:proofErr w:type="spellStart"/>
      <w:r>
        <w:t>crashem</w:t>
      </w:r>
      <w:proofErr w:type="spellEnd"/>
      <w:r>
        <w:t>.</w:t>
      </w:r>
    </w:p>
    <w:p w14:paraId="13781BED" w14:textId="187566AC" w:rsidR="00D35727" w:rsidRDefault="00D35727" w:rsidP="008010F8">
      <w:pPr>
        <w:pStyle w:val="BPDPNormln"/>
      </w:pPr>
      <w:r>
        <w:t xml:space="preserve">Rozmanitost zvuků při hře na bicí soupravu může být velká. Tato práce se zabývá pouze základním rozsahem bicí soupravy a jejími základními zvuky. </w:t>
      </w:r>
    </w:p>
    <w:p w14:paraId="5BB7DDEF" w14:textId="77777777" w:rsidR="005D6477" w:rsidRDefault="005D6477">
      <w:pPr>
        <w:spacing w:line="240" w:lineRule="auto"/>
        <w:ind w:left="0"/>
        <w:rPr>
          <w:color w:val="000000"/>
        </w:rPr>
      </w:pPr>
      <w:r>
        <w:br w:type="page"/>
      </w:r>
    </w:p>
    <w:p w14:paraId="645A4668" w14:textId="77777777" w:rsidR="003F37D5" w:rsidRPr="005D6477" w:rsidRDefault="003F37D5" w:rsidP="008010F8">
      <w:pPr>
        <w:pStyle w:val="BPDPNormln"/>
      </w:pPr>
    </w:p>
    <w:p w14:paraId="7BE51FF9" w14:textId="77777777" w:rsidR="003F37D5" w:rsidRPr="003F37D5" w:rsidRDefault="003F37D5" w:rsidP="008010F8">
      <w:pPr>
        <w:pStyle w:val="Odstavecdal"/>
      </w:pPr>
    </w:p>
    <w:p w14:paraId="20087F22" w14:textId="77777777" w:rsidR="00B53C4B" w:rsidRPr="00C30A19" w:rsidRDefault="00B53C4B" w:rsidP="00B53C4B">
      <w:pPr>
        <w:pStyle w:val="Nadpis1"/>
      </w:pPr>
      <w:bookmarkStart w:id="7" w:name="_Toc41489549"/>
      <w:r w:rsidRPr="00C30A19">
        <w:t>Zpracování vstupního signálu</w:t>
      </w:r>
      <w:bookmarkEnd w:id="7"/>
    </w:p>
    <w:p w14:paraId="57B3C532" w14:textId="77777777" w:rsidR="009F2C6D" w:rsidRDefault="009F2C6D" w:rsidP="00A75949">
      <w:pPr>
        <w:pStyle w:val="Nadpis2"/>
      </w:pPr>
      <w:bookmarkStart w:id="8" w:name="_Toc41489550"/>
      <w:r>
        <w:t>Předzpracování</w:t>
      </w:r>
      <w:bookmarkEnd w:id="8"/>
    </w:p>
    <w:p w14:paraId="4183B51A" w14:textId="473F807F" w:rsidR="003C1DEC" w:rsidRDefault="00F33839" w:rsidP="008010F8">
      <w:pPr>
        <w:pStyle w:val="BPDPNormln"/>
      </w:pPr>
      <w:r>
        <w:t xml:space="preserve">Vstupním signálem SW pro generování </w:t>
      </w:r>
      <w:proofErr w:type="spellStart"/>
      <w:r>
        <w:t>triggerů</w:t>
      </w:r>
      <w:proofErr w:type="spellEnd"/>
      <w:r w:rsidR="00351508">
        <w:t xml:space="preserve"> </w:t>
      </w:r>
      <w:r>
        <w:t xml:space="preserve">je digitální audio nahrávka bicí soupravy. Jedná se tedy o diskrétní signál </w:t>
      </w:r>
      <w:proofErr w:type="spellStart"/>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Omezením takového signálu je, že známe pouze jeho vzorky v určitých časových úsecích. 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kde je vzorku přiřazena nejbližší hodnota z dané číselné reprezentace</w:t>
      </w:r>
      <w:r w:rsidR="0065079B">
        <w:t xml:space="preserve">, tedy přesnost je dána počtem </w:t>
      </w:r>
      <w:proofErr w:type="spellStart"/>
      <w:r w:rsidR="0065079B">
        <w:t>kvantovacích</w:t>
      </w:r>
      <w:proofErr w:type="spellEnd"/>
      <w:r w:rsidR="0065079B">
        <w:t xml:space="preserve"> úrovní. </w:t>
      </w:r>
      <w:r w:rsidR="00A60866">
        <w:fldChar w:fldCharType="begin"/>
      </w:r>
      <w:r w:rsidR="00A60866">
        <w:instrText xml:space="preserve"> REF _Ref40808559 \r \h </w:instrText>
      </w:r>
      <w:r w:rsidR="00A60866">
        <w:fldChar w:fldCharType="separate"/>
      </w:r>
      <w:r w:rsidR="007E0F00">
        <w:t>[4]</w:t>
      </w:r>
      <w:r w:rsidR="00A60866">
        <w:fldChar w:fldCharType="end"/>
      </w:r>
      <w:r w:rsidR="003C1DEC">
        <w:t xml:space="preserve"> </w:t>
      </w:r>
    </w:p>
    <w:p w14:paraId="7FB433E0" w14:textId="536E64E8" w:rsidR="00644521" w:rsidRDefault="00E328E2" w:rsidP="008010F8">
      <w:pPr>
        <w:pStyle w:val="BPDPNormln"/>
      </w:pPr>
      <w:r>
        <w:t>Nejdříve jsou ze vstupního signálu získávány časové značky začátků a konců jednotlivých úderů. Získávání časových značek je realizováno pomocí časové obálky signálu</w:t>
      </w:r>
      <w:r w:rsidR="00C15822">
        <w:t xml:space="preserve">, </w:t>
      </w:r>
      <w:ins w:id="9" w:author="Konzal Jan (164745)" w:date="2020-05-24T21:42:00Z">
        <w:r w:rsidR="00C15822">
          <w:t xml:space="preserve">kterou počítá funkce prostředí </w:t>
        </w:r>
        <w:proofErr w:type="spellStart"/>
        <w:r w:rsidR="00C15822">
          <w:t>Matlab</w:t>
        </w:r>
        <w:proofErr w:type="spellEnd"/>
        <w:r w:rsidR="00C15822">
          <w:t xml:space="preserve"> </w:t>
        </w:r>
        <w:proofErr w:type="spellStart"/>
        <w:r w:rsidR="00C15822" w:rsidRPr="00C15822">
          <w:rPr>
            <w:i/>
          </w:rPr>
          <w:t>envelop</w:t>
        </w:r>
        <w:proofErr w:type="spellEnd"/>
        <w:r w:rsidR="00C15822">
          <w:t>.</w:t>
        </w:r>
      </w:ins>
      <w:r>
        <w:t xml:space="preserve"> </w:t>
      </w:r>
      <w:ins w:id="10" w:author="Konzal Jan (164745)" w:date="2020-05-26T11:10:00Z">
        <w:r w:rsidR="0043384B">
          <w:t xml:space="preserve">Výpočet obálky signálu je založen na </w:t>
        </w:r>
      </w:ins>
      <w:ins w:id="11" w:author="Konzal Jan (164745)" w:date="2020-05-26T11:11:00Z">
        <w:r w:rsidR="0043384B">
          <w:t xml:space="preserve">Hilbertově transformaci. </w:t>
        </w:r>
      </w:ins>
      <w:ins w:id="12" w:author="Konzal Jan (164745)" w:date="2020-05-26T11:12:00Z">
        <w:r w:rsidR="0043384B">
          <w:t>Hilbert</w:t>
        </w:r>
      </w:ins>
      <w:ins w:id="13" w:author="Konzal Jan (164745)" w:date="2020-05-26T11:13:00Z">
        <w:r w:rsidR="0043384B">
          <w:t>ova transformace není součástí této práce,</w:t>
        </w:r>
      </w:ins>
      <w:ins w:id="14" w:author="Konzal Jan (164745)" w:date="2020-05-26T11:35:00Z">
        <w:r w:rsidR="002B32BA">
          <w:t xml:space="preserve"> a </w:t>
        </w:r>
      </w:ins>
      <w:ins w:id="15" w:author="Konzal Jan (164745)" w:date="2020-05-26T11:14:00Z">
        <w:r w:rsidR="0043384B">
          <w:t>je popsána v</w:t>
        </w:r>
      </w:ins>
      <w:ins w:id="16" w:author="Konzal Jan (164745)" w:date="2020-05-26T11:15:00Z">
        <w:r w:rsidR="005A2FEB">
          <w:t> </w:t>
        </w:r>
      </w:ins>
      <w:ins w:id="17" w:author="Konzal Jan (164745)" w:date="2020-05-26T11:14:00Z">
        <w:r w:rsidR="0043384B">
          <w:t xml:space="preserve">knize </w:t>
        </w:r>
        <w:r w:rsidR="0043384B" w:rsidRPr="0043384B">
          <w:t>Číslicová filtrace analýza a restaurace signálů</w:t>
        </w:r>
        <w:r w:rsidR="0043384B">
          <w:t xml:space="preserve"> </w:t>
        </w:r>
      </w:ins>
      <w:ins w:id="18" w:author="Konzal Jan (164745)" w:date="2020-05-26T11:15:00Z">
        <w:r w:rsidR="0043384B">
          <w:fldChar w:fldCharType="begin"/>
        </w:r>
        <w:r w:rsidR="0043384B">
          <w:instrText xml:space="preserve"> REF _Ref40808559 \r \h </w:instrText>
        </w:r>
      </w:ins>
      <w:r w:rsidR="0043384B">
        <w:fldChar w:fldCharType="separate"/>
      </w:r>
      <w:r w:rsidR="007E0F00">
        <w:t>[4]</w:t>
      </w:r>
      <w:ins w:id="19" w:author="Konzal Jan (164745)" w:date="2020-05-26T11:15:00Z">
        <w:r w:rsidR="0043384B">
          <w:fldChar w:fldCharType="end"/>
        </w:r>
        <w:r w:rsidR="005A2FEB">
          <w:t xml:space="preserve">. </w:t>
        </w:r>
      </w:ins>
      <w:r>
        <w:t xml:space="preserve">Při průchodu obálky rozhodovací úrovní je zaznamenána časová značka. </w:t>
      </w:r>
      <w:r w:rsidR="002E042A">
        <w:t xml:space="preserve">Tato metoda vyžaduje </w:t>
      </w:r>
      <w:r w:rsidR="00CD422B">
        <w:t>stejnou hlasitost vstupních nahrávek. Proto, bylo implementováno normalizování vstupní hlasitosti podle efektivní hodnoty (RMS)</w:t>
      </w:r>
      <w:r w:rsidR="00171A18">
        <w:t xml:space="preserve"> </w:t>
      </w:r>
      <w:r w:rsidR="00171A18">
        <w:fldChar w:fldCharType="begin"/>
      </w:r>
      <w:r w:rsidR="00171A18">
        <w:instrText xml:space="preserve"> REF _Ref40276375 \h </w:instrText>
      </w:r>
      <w:r w:rsidR="00171A18">
        <w:fldChar w:fldCharType="separate"/>
      </w:r>
      <w:r w:rsidR="007E0F00">
        <w:t>(</w:t>
      </w:r>
      <w:r w:rsidR="007E0F00">
        <w:rPr>
          <w:noProof/>
        </w:rPr>
        <w:t>3</w:t>
      </w:r>
      <w:r w:rsidR="007E0F00">
        <w:t>.</w:t>
      </w:r>
      <w:r w:rsidR="007E0F00">
        <w:rPr>
          <w:noProof/>
        </w:rPr>
        <w:t>1</w:t>
      </w:r>
      <w:r w:rsidR="007E0F00">
        <w:t>)</w:t>
      </w:r>
      <w:r w:rsidR="00171A18">
        <w:fldChar w:fldCharType="end"/>
      </w:r>
      <w:r w:rsidR="005A2FEB">
        <w:t xml:space="preserve"> </w:t>
      </w:r>
      <w:r w:rsidR="007836E1">
        <w:t>Nahrávka je normalizována jako celek na hodnotu 0,4 (RMS).</w:t>
      </w:r>
      <w:ins w:id="20" w:author="Konzal Jan (164745)" w:date="2020-05-26T11:34:00Z">
        <w:r w:rsidR="007836E1">
          <w:t xml:space="preserve">  </w:t>
        </w:r>
      </w:ins>
      <w:proofErr w:type="spellStart"/>
      <w:ins w:id="21" w:author="Konzal Jan (164745)" w:date="2020-05-26T11:31:00Z">
        <w:r w:rsidR="007836E1">
          <w:t>Matlab</w:t>
        </w:r>
        <w:proofErr w:type="spellEnd"/>
        <w:r w:rsidR="007836E1">
          <w:t xml:space="preserve"> </w:t>
        </w:r>
      </w:ins>
      <w:ins w:id="22" w:author="Konzal Jan (164745)" w:date="2020-05-26T11:32:00Z">
        <w:r w:rsidR="007836E1">
          <w:t xml:space="preserve">v základním nastavení </w:t>
        </w:r>
      </w:ins>
      <w:ins w:id="23" w:author="Konzal Jan (164745)" w:date="2020-05-26T11:31:00Z">
        <w:r w:rsidR="007836E1">
          <w:t xml:space="preserve">ukládá zvukový </w:t>
        </w:r>
      </w:ins>
      <w:ins w:id="24" w:author="Konzal Jan (164745)" w:date="2020-05-26T11:32:00Z">
        <w:r w:rsidR="007836E1">
          <w:t xml:space="preserve">soubor ve formátu double </w:t>
        </w:r>
      </w:ins>
      <w:ins w:id="25" w:author="Konzal Jan (164745)" w:date="2020-05-26T11:33:00Z">
        <w:r w:rsidR="007836E1">
          <w:t>v</w:t>
        </w:r>
      </w:ins>
      <w:ins w:id="26" w:author="Konzal Jan (164745)" w:date="2020-05-26T11:32:00Z">
        <w:r w:rsidR="007836E1">
          <w:t xml:space="preserve"> rozsah</w:t>
        </w:r>
      </w:ins>
      <w:ins w:id="27" w:author="Konzal Jan (164745)" w:date="2020-05-26T11:33:00Z">
        <w:r w:rsidR="007836E1">
          <w:t>u</w:t>
        </w:r>
      </w:ins>
      <w:ins w:id="28" w:author="Konzal Jan (164745)" w:date="2020-05-26T11:32:00Z">
        <w:r w:rsidR="007836E1">
          <w:t xml:space="preserve"> hodnot -1 až 1.</w:t>
        </w:r>
      </w:ins>
      <w:r w:rsidR="0048308E">
        <w:t xml:space="preserve"> </w:t>
      </w:r>
      <w:r w:rsidR="0048308E">
        <w:fldChar w:fldCharType="begin"/>
      </w:r>
      <w:r w:rsidR="0048308E">
        <w:instrText xml:space="preserve"> REF _Ref40808911 \r \h </w:instrText>
      </w:r>
      <w:r w:rsidR="0048308E">
        <w:fldChar w:fldCharType="separate"/>
      </w:r>
      <w:r w:rsidR="007E0F00">
        <w:t>[9]</w:t>
      </w:r>
      <w:r w:rsidR="0048308E">
        <w:fldChar w:fldCharType="end"/>
      </w:r>
      <w:ins w:id="29" w:author="Konzal Jan (164745)" w:date="2020-05-24T21:43:00Z">
        <w:r w:rsidR="00C15822">
          <w:t xml:space="preserve"> </w:t>
        </w:r>
      </w:ins>
      <w:del w:id="30" w:author="Konzal Jan (164745)" w:date="2020-05-26T11:34:00Z">
        <w:r w:rsidR="00CD422B" w:rsidDel="007836E1">
          <w:delText xml:space="preserve"> </w:delText>
        </w:r>
      </w:del>
    </w:p>
    <w:p w14:paraId="3D8BF08C" w14:textId="2B092DB8" w:rsidR="00644521" w:rsidRDefault="0064452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A82A1D"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046D94EB" w:rsidR="00644521" w:rsidRDefault="00644521" w:rsidP="00644521">
            <w:pPr>
              <w:jc w:val="center"/>
            </w:pPr>
            <w:bookmarkStart w:id="31" w:name="_Ref40276375"/>
            <w:r>
              <w:t>(</w:t>
            </w:r>
            <w:r w:rsidR="00287732">
              <w:rPr>
                <w:noProof/>
              </w:rPr>
              <w:fldChar w:fldCharType="begin"/>
            </w:r>
            <w:r w:rsidR="00287732">
              <w:rPr>
                <w:noProof/>
              </w:rPr>
              <w:instrText xml:space="preserve"> STYLEREF 1 \s </w:instrText>
            </w:r>
            <w:r w:rsidR="00287732">
              <w:rPr>
                <w:noProof/>
              </w:rPr>
              <w:fldChar w:fldCharType="separate"/>
            </w:r>
            <w:r w:rsidR="007E0F00">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7E0F00">
              <w:rPr>
                <w:noProof/>
              </w:rPr>
              <w:t>1</w:t>
            </w:r>
            <w:r w:rsidR="00287732">
              <w:rPr>
                <w:noProof/>
              </w:rPr>
              <w:fldChar w:fldCharType="end"/>
            </w:r>
            <w:r>
              <w:t>)</w:t>
            </w:r>
            <w:bookmarkEnd w:id="31"/>
          </w:p>
        </w:tc>
      </w:tr>
    </w:tbl>
    <w:p w14:paraId="1A2BA3D1" w14:textId="77777777" w:rsidR="00644521" w:rsidRDefault="00644521" w:rsidP="008010F8">
      <w:pPr>
        <w:pStyle w:val="BPDPNormln"/>
      </w:pPr>
    </w:p>
    <w:p w14:paraId="2F74B324" w14:textId="77777777" w:rsidR="00644521" w:rsidRDefault="00644521" w:rsidP="008010F8">
      <w:pPr>
        <w:pStyle w:val="BPDPNormln"/>
      </w:pPr>
    </w:p>
    <w:p w14:paraId="585DFFB1" w14:textId="2D96DB4D" w:rsidR="00171A18" w:rsidRDefault="00171A18" w:rsidP="008010F8">
      <w:pPr>
        <w:pStyle w:val="BPDPNormln"/>
      </w:pPr>
      <w:r>
        <w:t xml:space="preserve">Kde N je počet vzorků a x (n) je vstupním signálem. </w:t>
      </w:r>
      <w:r w:rsidR="00A60866">
        <w:fldChar w:fldCharType="begin"/>
      </w:r>
      <w:r w:rsidR="00A60866">
        <w:instrText xml:space="preserve"> REF _Ref40808581 \r \h </w:instrText>
      </w:r>
      <w:r w:rsidR="00A60866">
        <w:fldChar w:fldCharType="separate"/>
      </w:r>
      <w:r w:rsidR="007E0F00">
        <w:t>[5]</w:t>
      </w:r>
      <w:r w:rsidR="00A60866">
        <w:fldChar w:fldCharType="end"/>
      </w:r>
      <w:r w:rsidR="003C1DEC">
        <w:t xml:space="preserve"> </w:t>
      </w:r>
      <w:r>
        <w:t xml:space="preserve">Dále je signál rozdělen na časové úseky, ve kterých probíhá rozpoznávání </w:t>
      </w:r>
      <w:r w:rsidR="00D16FF2">
        <w:t xml:space="preserve">úderu. Zde se nabízí dva možné způsoby, a to segmentace plovoucím oknem (kontinuální analýza), nebo dělení na vzorky celých úderů (analýza segmentů). </w:t>
      </w:r>
    </w:p>
    <w:p w14:paraId="731C19F4" w14:textId="57F667CA" w:rsidR="00982A69" w:rsidRDefault="00725BBF" w:rsidP="008010F8">
      <w:pPr>
        <w:pStyle w:val="BPDPNormln"/>
      </w:pPr>
      <w:r>
        <w:t xml:space="preserve">V dalším kroku předzpracování je provedena frekvenční analýza pomocí banky filtrů. Pro každé frekvenční pásmo je spočítána energie signálu. </w:t>
      </w:r>
      <w:r w:rsidR="00DE4DFB">
        <w:t>Tyto energie jsou vstupem pro analýzu hlavních komponent.</w:t>
      </w:r>
    </w:p>
    <w:p w14:paraId="0A226CEF" w14:textId="191301D3" w:rsidR="003C1DEC" w:rsidRDefault="003C1DEC" w:rsidP="008010F8">
      <w:pPr>
        <w:pStyle w:val="BPDPNormln"/>
      </w:pPr>
      <w:r>
        <w:t xml:space="preserve">Výpočet energie je definován jako součet čtverců absolutních hodnot signálu </w:t>
      </w:r>
      <w:r>
        <w:fldChar w:fldCharType="begin"/>
      </w:r>
      <w:r>
        <w:instrText xml:space="preserve"> REF _Ref40456144 \h </w:instrText>
      </w:r>
      <w:r>
        <w:fldChar w:fldCharType="separate"/>
      </w:r>
      <w:r w:rsidR="007E0F00">
        <w:t>(</w:t>
      </w:r>
      <w:r w:rsidR="007E0F00">
        <w:rPr>
          <w:noProof/>
        </w:rPr>
        <w:t>3</w:t>
      </w:r>
      <w:r w:rsidR="007E0F00">
        <w:t>.</w:t>
      </w:r>
      <w:r w:rsidR="007E0F00">
        <w:rPr>
          <w:noProof/>
        </w:rPr>
        <w:t>2</w:t>
      </w:r>
      <w:r>
        <w:fldChar w:fldCharType="end"/>
      </w:r>
      <w:r>
        <w:t xml:space="preserve">). </w:t>
      </w:r>
      <w:r>
        <w:fldChar w:fldCharType="begin"/>
      </w:r>
      <w:r>
        <w:instrText xml:space="preserve"> REF _Ref40811492 \r \h </w:instrText>
      </w:r>
      <w:r>
        <w:fldChar w:fldCharType="separate"/>
      </w:r>
      <w:r w:rsidR="007E0F00">
        <w:t>[8]</w:t>
      </w:r>
      <w:r>
        <w:fldChar w:fldCharType="end"/>
      </w:r>
    </w:p>
    <w:p w14:paraId="65B9B150" w14:textId="77777777" w:rsidR="003C1DEC" w:rsidRDefault="003C1DEC"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3C1DEC" w14:paraId="23D106C4" w14:textId="77777777" w:rsidTr="003C1DEC">
        <w:tc>
          <w:tcPr>
            <w:tcW w:w="750" w:type="pct"/>
          </w:tcPr>
          <w:p w14:paraId="1FD43583" w14:textId="77777777" w:rsidR="003C1DEC" w:rsidRDefault="003C1DEC" w:rsidP="003C1DEC"/>
        </w:tc>
        <w:tc>
          <w:tcPr>
            <w:tcW w:w="0" w:type="auto"/>
          </w:tcPr>
          <w:p w14:paraId="2B15A833" w14:textId="2D66E915" w:rsidR="003C1DEC" w:rsidRPr="00101CB1" w:rsidRDefault="002B32BA" w:rsidP="003C1DEC">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78E27C8C" w14:textId="00C22B93" w:rsidR="003C1DEC" w:rsidRDefault="003C1DEC" w:rsidP="003C1DEC">
            <w:pPr>
              <w:jc w:val="center"/>
            </w:pPr>
            <w:bookmarkStart w:id="32" w:name="_Ref40456144"/>
            <w:r>
              <w:t>(</w:t>
            </w:r>
            <w:r>
              <w:rPr>
                <w:noProof/>
              </w:rPr>
              <w:fldChar w:fldCharType="begin"/>
            </w:r>
            <w:r>
              <w:rPr>
                <w:noProof/>
              </w:rPr>
              <w:instrText xml:space="preserve"> STYLEREF 1 \s </w:instrText>
            </w:r>
            <w:r>
              <w:rPr>
                <w:noProof/>
              </w:rPr>
              <w:fldChar w:fldCharType="separate"/>
            </w:r>
            <w:r w:rsidR="007E0F00">
              <w:rPr>
                <w:noProof/>
              </w:rPr>
              <w:t>3</w:t>
            </w:r>
            <w:r>
              <w:rPr>
                <w:noProof/>
              </w:rPr>
              <w:fldChar w:fldCharType="end"/>
            </w:r>
            <w:r>
              <w:t>.</w:t>
            </w:r>
            <w:r>
              <w:rPr>
                <w:noProof/>
              </w:rPr>
              <w:fldChar w:fldCharType="begin"/>
            </w:r>
            <w:r>
              <w:rPr>
                <w:noProof/>
              </w:rPr>
              <w:instrText xml:space="preserve"> SEQ Rovnice \* ARABIC \s 1 </w:instrText>
            </w:r>
            <w:r>
              <w:rPr>
                <w:noProof/>
              </w:rPr>
              <w:fldChar w:fldCharType="separate"/>
            </w:r>
            <w:r w:rsidR="007E0F00">
              <w:rPr>
                <w:noProof/>
              </w:rPr>
              <w:t>2</w:t>
            </w:r>
            <w:r>
              <w:rPr>
                <w:noProof/>
              </w:rPr>
              <w:fldChar w:fldCharType="end"/>
            </w:r>
            <w:bookmarkEnd w:id="32"/>
            <w:r>
              <w:t>)</w:t>
            </w:r>
          </w:p>
        </w:tc>
      </w:tr>
    </w:tbl>
    <w:p w14:paraId="24FD4314" w14:textId="77777777" w:rsidR="003C1DEC" w:rsidRDefault="003C1DEC" w:rsidP="008010F8">
      <w:pPr>
        <w:pStyle w:val="BPDPNormln"/>
      </w:pPr>
    </w:p>
    <w:p w14:paraId="230320BF" w14:textId="77777777" w:rsidR="003C1DEC" w:rsidRDefault="003C1DEC" w:rsidP="008010F8">
      <w:pPr>
        <w:pStyle w:val="BPDPNormln"/>
        <w:rPr>
          <w:ins w:id="33" w:author="Konzal Jan (164745)" w:date="2020-05-24T21:29:00Z"/>
        </w:rPr>
      </w:pPr>
      <w:r>
        <w:t>Kde s [n] je výstupní signál banky filtrů v daném pásmu.</w:t>
      </w:r>
    </w:p>
    <w:p w14:paraId="40DD2D7B" w14:textId="5AD5E63C" w:rsidR="00994363" w:rsidRDefault="00994363" w:rsidP="008010F8">
      <w:pPr>
        <w:pStyle w:val="BPDPNormln"/>
      </w:pPr>
    </w:p>
    <w:p w14:paraId="5B735E23" w14:textId="77777777" w:rsidR="00E7147F" w:rsidRDefault="000469A8" w:rsidP="000469A8">
      <w:pPr>
        <w:pStyle w:val="Nadpis2"/>
      </w:pPr>
      <w:bookmarkStart w:id="34" w:name="_Toc41489551"/>
      <w:r w:rsidRPr="000469A8">
        <w:lastRenderedPageBreak/>
        <w:t>Číslicové filtry</w:t>
      </w:r>
      <w:bookmarkEnd w:id="34"/>
      <w:r w:rsidR="00E813A6" w:rsidRPr="000469A8">
        <w:t xml:space="preserve"> </w:t>
      </w:r>
    </w:p>
    <w:p w14:paraId="101FCF73" w14:textId="7AD22485" w:rsidR="001B50EC" w:rsidRDefault="00686C8E" w:rsidP="008010F8">
      <w:pPr>
        <w:pStyle w:val="BPDPNormln"/>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8010F8">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8010F8">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8010F8">
      <w:pPr>
        <w:pStyle w:val="BPDPNormln"/>
        <w:numPr>
          <w:ilvl w:val="0"/>
          <w:numId w:val="45"/>
        </w:numPr>
      </w:pPr>
      <w:r>
        <w:t>v</w:t>
      </w:r>
      <w:r w:rsidR="00561AF6">
        <w:t>lastnosti digitálního filtru lze kdykoli upravit, není třeba změna zapojení.</w:t>
      </w:r>
    </w:p>
    <w:p w14:paraId="229F8F66" w14:textId="43F58D0B" w:rsidR="001B50EC" w:rsidRDefault="001B50EC" w:rsidP="008010F8">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8010F8">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8010F8">
      <w:pPr>
        <w:pStyle w:val="BPDPNormln"/>
        <w:numPr>
          <w:ilvl w:val="0"/>
          <w:numId w:val="45"/>
        </w:numPr>
      </w:pPr>
      <w:r>
        <w:t xml:space="preserve">hlavní </w:t>
      </w:r>
      <w:r w:rsidR="001B50EC">
        <w:t>n</w:t>
      </w:r>
      <w:r w:rsidR="001237B9">
        <w:t>evýhodou může být delší čas pro zpracování</w:t>
      </w:r>
      <w:r w:rsidR="001B50EC">
        <w:t>, tedy značné zpoždění</w:t>
      </w:r>
    </w:p>
    <w:p w14:paraId="364BF8B6" w14:textId="77777777" w:rsidR="00F2356A" w:rsidRDefault="005974C3" w:rsidP="008010F8">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8010F8">
      <w:pPr>
        <w:pStyle w:val="BPDPNormln"/>
        <w:numPr>
          <w:ilvl w:val="0"/>
          <w:numId w:val="45"/>
        </w:numPr>
      </w:pPr>
      <w:r>
        <w:t>zařazení analogově-číslicových a číslicově-analogových převodníků</w:t>
      </w:r>
    </w:p>
    <w:p w14:paraId="73EF4CA3" w14:textId="76A656F2" w:rsidR="000469A8" w:rsidRDefault="00A60866" w:rsidP="008010F8">
      <w:pPr>
        <w:pStyle w:val="BPDPNormln"/>
        <w:numPr>
          <w:ilvl w:val="0"/>
          <w:numId w:val="45"/>
        </w:numPr>
      </w:pPr>
      <w:r>
        <w:t xml:space="preserve"> </w:t>
      </w:r>
      <w:r>
        <w:fldChar w:fldCharType="begin"/>
      </w:r>
      <w:r>
        <w:instrText xml:space="preserve"> REF _Ref40808559 \r \h </w:instrText>
      </w:r>
      <w:r>
        <w:fldChar w:fldCharType="separate"/>
      </w:r>
      <w:r w:rsidR="007E0F00">
        <w:t>[4]</w:t>
      </w:r>
      <w:r>
        <w:fldChar w:fldCharType="end"/>
      </w:r>
      <w:r w:rsidR="000371A1" w:rsidRPr="000371A1">
        <w:t xml:space="preserve"> </w:t>
      </w:r>
      <w:r w:rsidR="000371A1">
        <w:fldChar w:fldCharType="begin"/>
      </w:r>
      <w:r w:rsidR="000371A1">
        <w:instrText xml:space="preserve"> REF _Ref40456265 \r \h </w:instrText>
      </w:r>
      <w:r w:rsidR="000371A1">
        <w:fldChar w:fldCharType="separate"/>
      </w:r>
      <w:r w:rsidR="007E0F00">
        <w:t>[7]</w:t>
      </w:r>
      <w:r w:rsidR="000371A1">
        <w:fldChar w:fldCharType="end"/>
      </w:r>
    </w:p>
    <w:p w14:paraId="3F4B1134" w14:textId="30F2280D" w:rsidR="00942C9D" w:rsidRDefault="00DA6AE4" w:rsidP="008010F8">
      <w:pPr>
        <w:pStyle w:val="BPDPNormln"/>
      </w:pPr>
      <w:r>
        <w:t xml:space="preserve">Funkce číslicových filtrů </w:t>
      </w:r>
      <w:r w:rsidR="00E8017C">
        <w:t xml:space="preserve">popisuje diferenční rovnice, která vyjadřuje závislost mezi posloupnostmi a jejich diferencemi. </w:t>
      </w:r>
      <w:r w:rsidR="00202035">
        <w:t xml:space="preserve">Diferenční rovnice zle řešit pomocí diferenčního počtu, nebo jednodušeji pomocí </w:t>
      </w:r>
      <w:r w:rsidR="00202035" w:rsidRPr="00202035">
        <w:rPr>
          <w:i/>
          <w:iCs/>
        </w:rPr>
        <w:t>Z</w:t>
      </w:r>
      <w:r w:rsidR="00202035">
        <w:t> transformace.</w:t>
      </w:r>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7E0F00">
        <w:t>(</w:t>
      </w:r>
      <w:r w:rsidR="007E0F00">
        <w:rPr>
          <w:noProof/>
        </w:rPr>
        <w:t>3</w:t>
      </w:r>
      <w:r w:rsidR="007E0F00">
        <w:t>.</w:t>
      </w:r>
      <w:r w:rsidR="007E0F00">
        <w:rPr>
          <w:noProof/>
        </w:rPr>
        <w:t>3</w:t>
      </w:r>
      <w:r w:rsidR="007E0F00">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8010F8">
      <w:pPr>
        <w:pStyle w:val="BPDPNormln"/>
      </w:pPr>
    </w:p>
    <w:p w14:paraId="7545D219" w14:textId="02D65869" w:rsidR="00B75445"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 w14:paraId="129A1221" w14:textId="0A66C3A3" w:rsidR="00EE4710" w:rsidRPr="00EE4710" w:rsidRDefault="00EE4710" w:rsidP="00EE4710"/>
        </w:tc>
        <w:tc>
          <w:tcPr>
            <w:tcW w:w="0" w:type="auto"/>
          </w:tcPr>
          <w:p w14:paraId="3BB63802" w14:textId="0518D334" w:rsidR="00B75445" w:rsidRDefault="002B32BA" w:rsidP="00B509D7">
            <w:pPr>
              <w:jc w:val="cente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y[n]</m:t>
                    </m:r>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  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00B38119" w:rsidR="00B75445" w:rsidRDefault="00B75445" w:rsidP="00503E07">
            <w:pPr>
              <w:jc w:val="right"/>
            </w:pPr>
            <w:bookmarkStart w:id="35" w:name="_Ref39657079"/>
            <w:bookmarkStart w:id="36" w:name="_Ref33188020"/>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bookmarkEnd w:id="35"/>
            <w:r>
              <w:t>)</w:t>
            </w:r>
            <w:bookmarkEnd w:id="36"/>
          </w:p>
        </w:tc>
      </w:tr>
    </w:tbl>
    <w:p w14:paraId="5537324E" w14:textId="20EB1308" w:rsidR="00DD2F6D" w:rsidRDefault="00DD2F6D" w:rsidP="008010F8">
      <w:pPr>
        <w:pStyle w:val="BPDPNormln"/>
        <w:rPr>
          <w:ins w:id="37" w:author="Konzal Jan (164745) [2]" w:date="2020-02-20T15:08:00Z"/>
        </w:rPr>
      </w:pPr>
    </w:p>
    <w:p w14:paraId="0E5AECC8" w14:textId="77777777" w:rsidR="00DD2F6D" w:rsidRDefault="00DD2F6D" w:rsidP="008010F8">
      <w:pPr>
        <w:pStyle w:val="BPDPNormln"/>
        <w:rPr>
          <w:ins w:id="38" w:author="Konzal Jan (164745) [2]" w:date="2020-02-20T15:08:00Z"/>
        </w:rPr>
      </w:pPr>
    </w:p>
    <w:p w14:paraId="3E5C06F2" w14:textId="7BC95B68" w:rsidR="00DA6AE4" w:rsidRDefault="002F6E59" w:rsidP="008010F8">
      <w:pPr>
        <w:pStyle w:val="BPDPNormln"/>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7E0F00">
        <w:t>(</w:t>
      </w:r>
      <w:r w:rsidR="007E0F00">
        <w:rPr>
          <w:noProof/>
        </w:rPr>
        <w:t>3</w:t>
      </w:r>
      <w:r w:rsidR="007E0F00">
        <w:t>.</w:t>
      </w:r>
      <w:r w:rsidR="007E0F00">
        <w:rPr>
          <w:noProof/>
        </w:rPr>
        <w:t>4</w:t>
      </w:r>
      <w:r w:rsidR="007E0F00">
        <w:t>)</w:t>
      </w:r>
      <w:r w:rsidR="00571EB3">
        <w:fldChar w:fldCharType="end"/>
      </w:r>
      <w:r>
        <w:t>.</w:t>
      </w:r>
      <w:r w:rsidR="00DD2F6D">
        <w:t xml:space="preserve"> </w:t>
      </w:r>
    </w:p>
    <w:p w14:paraId="6B8343F5" w14:textId="77777777" w:rsidR="002F6E59" w:rsidRDefault="002F6E59" w:rsidP="008010F8">
      <w:pPr>
        <w:pStyle w:val="BPDPNormln"/>
      </w:pPr>
    </w:p>
    <w:p w14:paraId="25D30A3D" w14:textId="77777777" w:rsidR="002F6E59" w:rsidRDefault="002F6E5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599055DC" w:rsidR="00B158F7" w:rsidRDefault="00B158F7" w:rsidP="00B158F7">
            <w:pPr>
              <w:ind w:left="0"/>
              <w:jc w:val="right"/>
            </w:pPr>
            <w:bookmarkStart w:id="39" w:name="_Ref32488891"/>
            <w:r>
              <w:t>(</w:t>
            </w:r>
            <w:ins w:id="40"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4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39"/>
          </w:p>
        </w:tc>
      </w:tr>
    </w:tbl>
    <w:p w14:paraId="03E8498F" w14:textId="015AA681" w:rsidR="00A90238" w:rsidRDefault="00A90238" w:rsidP="008010F8">
      <w:pPr>
        <w:pStyle w:val="BPDPNormln"/>
      </w:pPr>
    </w:p>
    <w:p w14:paraId="754D5B92" w14:textId="499B24F9" w:rsidR="009711E9" w:rsidRDefault="00A90238" w:rsidP="008010F8">
      <w:pPr>
        <w:pStyle w:val="BPDPNormln"/>
      </w:pPr>
      <w:r>
        <w:t xml:space="preserve">Kde a </w:t>
      </w:r>
      <w:proofErr w:type="spellStart"/>
      <w:r>
        <w:t>a</w:t>
      </w:r>
      <w:proofErr w:type="spellEnd"/>
      <w:r>
        <w:t xml:space="preserve"> b jsou koeficienty přenosové funkce. </w:t>
      </w:r>
      <w:r w:rsidR="00CB39F5">
        <w:fldChar w:fldCharType="begin"/>
      </w:r>
      <w:r w:rsidR="00CB39F5">
        <w:instrText xml:space="preserve"> REF _Ref40811492 \r \h </w:instrText>
      </w:r>
      <w:r w:rsidR="00CB39F5">
        <w:fldChar w:fldCharType="separate"/>
      </w:r>
      <w:r w:rsidR="007E0F00">
        <w:t>[8]</w:t>
      </w:r>
      <w:r w:rsidR="00CB39F5">
        <w:fldChar w:fldCharType="end"/>
      </w:r>
      <w:r w:rsidR="009711E9">
        <w:t xml:space="preserve"> Na obrázku (</w:t>
      </w:r>
      <w:r w:rsidR="009711E9" w:rsidRPr="00B4066B">
        <w:fldChar w:fldCharType="begin"/>
      </w:r>
      <w:r w:rsidR="009711E9" w:rsidRPr="00B4066B">
        <w:instrText xml:space="preserve"> REF _Ref35346009 \h </w:instrText>
      </w:r>
      <w:r w:rsidR="00B4066B" w:rsidRPr="00B4066B">
        <w:instrText xml:space="preserve"> \* MERGEFORMAT </w:instrText>
      </w:r>
      <w:r w:rsidR="009711E9" w:rsidRPr="00B4066B">
        <w:fldChar w:fldCharType="separate"/>
      </w:r>
      <w:r w:rsidR="007E0F00" w:rsidRPr="007E0F00">
        <w:t xml:space="preserve">Obr. </w:t>
      </w:r>
      <w:r w:rsidR="007E0F00" w:rsidRPr="007E0F00">
        <w:rPr>
          <w:noProof/>
        </w:rPr>
        <w:t>3</w:t>
      </w:r>
      <w:r w:rsidR="007E0F00" w:rsidRPr="007E0F00">
        <w:t>.</w:t>
      </w:r>
      <w:r w:rsidR="007E0F00" w:rsidRPr="007E0F00">
        <w:rPr>
          <w:noProof/>
        </w:rPr>
        <w:t>1</w:t>
      </w:r>
      <w:r w:rsidR="009711E9" w:rsidRPr="00B4066B">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7E0F00">
        <w:t>(</w:t>
      </w:r>
      <w:r w:rsidR="007E0F00">
        <w:rPr>
          <w:noProof/>
        </w:rPr>
        <w:t>3</w:t>
      </w:r>
      <w:r w:rsidR="007E0F00">
        <w:t>.</w:t>
      </w:r>
      <w:r w:rsidR="007E0F00">
        <w:rPr>
          <w:noProof/>
        </w:rPr>
        <w:t>4</w:t>
      </w:r>
      <w:r w:rsidR="007E0F00">
        <w:t>)</w:t>
      </w:r>
      <w:r w:rsidR="009711E9">
        <w:fldChar w:fldCharType="end"/>
      </w:r>
      <w:r w:rsidR="009711E9">
        <w:t>.</w:t>
      </w:r>
    </w:p>
    <w:p w14:paraId="3D5E5FEE" w14:textId="77777777" w:rsidR="009711E9" w:rsidRDefault="009711E9" w:rsidP="008010F8">
      <w:pPr>
        <w:pStyle w:val="BPDPNormln"/>
      </w:pPr>
    </w:p>
    <w:p w14:paraId="199B256B" w14:textId="03FBD7DC" w:rsidR="009711E9" w:rsidRDefault="009711E9" w:rsidP="00350A05">
      <w:pPr>
        <w:pStyle w:val="BPDPNormln"/>
        <w:jc w:val="center"/>
      </w:pPr>
      <w:r>
        <w:rPr>
          <w:noProof/>
        </w:rPr>
        <w:lastRenderedPageBreak/>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5">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1D726C7C" w:rsidR="009711E9" w:rsidRPr="009932D7" w:rsidRDefault="009711E9" w:rsidP="009711E9">
      <w:pPr>
        <w:pStyle w:val="Titulek"/>
        <w:jc w:val="center"/>
        <w:rPr>
          <w:b w:val="0"/>
        </w:rPr>
      </w:pPr>
      <w:bookmarkStart w:id="42" w:name="_Ref35346009"/>
      <w:bookmarkStart w:id="43" w:name="_Toc41489576"/>
      <w:r w:rsidRPr="009932D7">
        <w:rPr>
          <w:b w:val="0"/>
        </w:rPr>
        <w:t xml:space="preserve">Obr. </w:t>
      </w:r>
      <w:r w:rsidR="0028391B" w:rsidRPr="009932D7">
        <w:rPr>
          <w:b w:val="0"/>
          <w:noProof/>
        </w:rPr>
        <w:fldChar w:fldCharType="begin"/>
      </w:r>
      <w:r w:rsidR="0028391B" w:rsidRPr="009932D7">
        <w:rPr>
          <w:b w:val="0"/>
          <w:noProof/>
        </w:rPr>
        <w:instrText xml:space="preserve"> STYLEREF 1 \s </w:instrText>
      </w:r>
      <w:r w:rsidR="0028391B" w:rsidRPr="009932D7">
        <w:rPr>
          <w:b w:val="0"/>
          <w:noProof/>
        </w:rPr>
        <w:fldChar w:fldCharType="separate"/>
      </w:r>
      <w:r w:rsidR="007E0F00">
        <w:rPr>
          <w:b w:val="0"/>
          <w:noProof/>
        </w:rPr>
        <w:t>3</w:t>
      </w:r>
      <w:r w:rsidR="0028391B" w:rsidRPr="009932D7">
        <w:rPr>
          <w:b w:val="0"/>
          <w:noProof/>
        </w:rPr>
        <w:fldChar w:fldCharType="end"/>
      </w:r>
      <w:r w:rsidR="00E73D21" w:rsidRPr="009932D7">
        <w:rPr>
          <w:b w:val="0"/>
        </w:rPr>
        <w:t>.</w:t>
      </w:r>
      <w:r w:rsidR="0028391B" w:rsidRPr="009932D7">
        <w:rPr>
          <w:b w:val="0"/>
          <w:noProof/>
        </w:rPr>
        <w:fldChar w:fldCharType="begin"/>
      </w:r>
      <w:r w:rsidR="0028391B" w:rsidRPr="009932D7">
        <w:rPr>
          <w:b w:val="0"/>
          <w:noProof/>
        </w:rPr>
        <w:instrText xml:space="preserve"> SEQ Obr. \* ARABIC \s 1 </w:instrText>
      </w:r>
      <w:r w:rsidR="0028391B" w:rsidRPr="009932D7">
        <w:rPr>
          <w:b w:val="0"/>
          <w:noProof/>
        </w:rPr>
        <w:fldChar w:fldCharType="separate"/>
      </w:r>
      <w:r w:rsidR="007E0F00">
        <w:rPr>
          <w:b w:val="0"/>
          <w:noProof/>
        </w:rPr>
        <w:t>1</w:t>
      </w:r>
      <w:r w:rsidR="0028391B" w:rsidRPr="009932D7">
        <w:rPr>
          <w:b w:val="0"/>
          <w:noProof/>
        </w:rPr>
        <w:fldChar w:fldCharType="end"/>
      </w:r>
      <w:bookmarkEnd w:id="42"/>
      <w:r w:rsidRPr="009932D7">
        <w:rPr>
          <w:b w:val="0"/>
        </w:rPr>
        <w:t xml:space="preserve">: Obecný rekurzivní systém převzato z </w:t>
      </w:r>
      <w:r w:rsidR="00A60866">
        <w:rPr>
          <w:b w:val="0"/>
        </w:rPr>
        <w:fldChar w:fldCharType="begin"/>
      </w:r>
      <w:r w:rsidR="00A60866">
        <w:rPr>
          <w:b w:val="0"/>
        </w:rPr>
        <w:instrText xml:space="preserve"> REF _Ref40808559 \r \h </w:instrText>
      </w:r>
      <w:r w:rsidR="00A60866">
        <w:rPr>
          <w:b w:val="0"/>
        </w:rPr>
      </w:r>
      <w:r w:rsidR="00A60866">
        <w:rPr>
          <w:b w:val="0"/>
        </w:rPr>
        <w:fldChar w:fldCharType="separate"/>
      </w:r>
      <w:r w:rsidR="007E0F00">
        <w:rPr>
          <w:b w:val="0"/>
        </w:rPr>
        <w:t>[4]</w:t>
      </w:r>
      <w:bookmarkEnd w:id="43"/>
      <w:r w:rsidR="00A60866">
        <w:rPr>
          <w:b w:val="0"/>
        </w:rPr>
        <w:fldChar w:fldCharType="end"/>
      </w:r>
    </w:p>
    <w:p w14:paraId="15FA0B1B" w14:textId="3C58BA80" w:rsidR="007469CE" w:rsidRDefault="002F6E59" w:rsidP="008010F8">
      <w:pPr>
        <w:pStyle w:val="BPDPNormln"/>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7E0F00">
        <w:t>(</w:t>
      </w:r>
      <w:r w:rsidR="007E0F00">
        <w:rPr>
          <w:noProof/>
        </w:rPr>
        <w:t>3</w:t>
      </w:r>
      <w:r w:rsidR="007E0F00">
        <w:t>.</w:t>
      </w:r>
      <w:r w:rsidR="007E0F00">
        <w:rPr>
          <w:noProof/>
        </w:rPr>
        <w:t>6</w:t>
      </w:r>
      <w:r w:rsidR="007E0F00">
        <w:t>)</w:t>
      </w:r>
      <w:r w:rsidR="007469CE">
        <w:fldChar w:fldCharType="end"/>
      </w:r>
      <w:r w:rsidR="0062294A">
        <w:t>.</w:t>
      </w:r>
      <w:r w:rsidR="001C73B0">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7ECD531C" w14:textId="77777777" w:rsidR="007469CE" w:rsidRDefault="007469C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613FBE65"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p>
        </w:tc>
      </w:tr>
    </w:tbl>
    <w:p w14:paraId="0D440C15" w14:textId="06902872" w:rsidR="007469CE" w:rsidRDefault="007469CE" w:rsidP="008010F8">
      <w:pPr>
        <w:pStyle w:val="BPDPNormln"/>
      </w:pPr>
    </w:p>
    <w:p w14:paraId="636C5456" w14:textId="77777777" w:rsidR="007469CE" w:rsidRDefault="007469CE" w:rsidP="008010F8">
      <w:pPr>
        <w:pStyle w:val="BPDPNormln"/>
      </w:pPr>
    </w:p>
    <w:p w14:paraId="0C043920" w14:textId="42DCB7B9" w:rsidR="00360DB6" w:rsidRDefault="0062294A" w:rsidP="008010F8">
      <w:pPr>
        <w:pStyle w:val="BPDPNormln"/>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7E0F00">
        <w:t>(</w:t>
      </w:r>
      <w:r w:rsidR="007E0F00">
        <w:rPr>
          <w:noProof/>
        </w:rPr>
        <w:t>3</w:t>
      </w:r>
      <w:r w:rsidR="007E0F00">
        <w:t>.</w:t>
      </w:r>
      <w:r w:rsidR="007E0F00">
        <w:rPr>
          <w:noProof/>
        </w:rPr>
        <w:t>4</w:t>
      </w:r>
      <w:r w:rsidR="007E0F00">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44"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B4066B">
        <w:fldChar w:fldCharType="begin"/>
      </w:r>
      <w:r w:rsidR="00B4066B">
        <w:instrText xml:space="preserve"> REF _Ref40811492 \r \h </w:instrText>
      </w:r>
      <w:r w:rsidR="00B4066B">
        <w:fldChar w:fldCharType="separate"/>
      </w:r>
      <w:r w:rsidR="007E0F00">
        <w:t>[8]</w:t>
      </w:r>
      <w:r w:rsidR="00B4066B">
        <w:fldChar w:fldCharType="end"/>
      </w:r>
    </w:p>
    <w:p w14:paraId="1E47ECCA" w14:textId="04ED3B4A" w:rsidR="009D321B" w:rsidRDefault="0062294A" w:rsidP="008010F8">
      <w:pPr>
        <w:pStyle w:val="BPDPNormln"/>
      </w:pPr>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 přenosové funkce 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p>
    <w:p w14:paraId="51B80647" w14:textId="62EF3A7B" w:rsidR="009D321B" w:rsidRDefault="009D321B"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4C2CE9C7" w:rsidR="009D321B" w:rsidRDefault="00291B2C" w:rsidP="00713A8E">
            <w:pPr>
              <w:jc w:val="right"/>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2πj</m:t>
                    </m:r>
                  </m:den>
                </m:f>
                <m:nary>
                  <m:naryPr>
                    <m:chr m:val="∮"/>
                    <m:limLoc m:val="undOvr"/>
                    <m:ctrlPr>
                      <w:rPr>
                        <w:rFonts w:ascii="Cambria Math" w:hAnsi="Cambria Math"/>
                        <w:i/>
                      </w:rPr>
                    </m:ctrlPr>
                  </m:naryPr>
                  <m:sub>
                    <m:r>
                      <w:rPr>
                        <w:rFonts w:ascii="Cambria Math" w:hAnsi="Cambria Math"/>
                      </w:rPr>
                      <m:t>C</m:t>
                    </m:r>
                  </m:sub>
                  <m:sup/>
                  <m:e>
                    <m:r>
                      <w:rPr>
                        <w:rFonts w:ascii="Cambria Math" w:hAnsi="Cambria Math"/>
                      </w:rPr>
                      <m:t>X</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rPr>
                      <m:t>dz</m:t>
                    </m:r>
                  </m:e>
                </m:nary>
              </m:oMath>
            </m:oMathPara>
          </w:p>
        </w:tc>
        <w:tc>
          <w:tcPr>
            <w:tcW w:w="750" w:type="pct"/>
            <w:tcMar>
              <w:right w:w="0" w:type="dxa"/>
            </w:tcMar>
            <w:vAlign w:val="center"/>
          </w:tcPr>
          <w:p w14:paraId="751B74A3" w14:textId="17E7E6DF" w:rsidR="009D321B" w:rsidRDefault="009D321B" w:rsidP="00713A8E">
            <w:pPr>
              <w:jc w:val="right"/>
            </w:pPr>
            <w:bookmarkStart w:id="45" w:name="_Ref33188197"/>
            <w:r>
              <w:t>(</w:t>
            </w:r>
            <w:ins w:id="46"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47"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45"/>
          </w:p>
        </w:tc>
      </w:tr>
    </w:tbl>
    <w:p w14:paraId="710EE189" w14:textId="77777777" w:rsidR="009D321B" w:rsidRDefault="009D321B" w:rsidP="008010F8">
      <w:pPr>
        <w:pStyle w:val="BPDPNormln"/>
      </w:pPr>
    </w:p>
    <w:p w14:paraId="2096A300" w14:textId="5022A21D" w:rsidR="008576EF" w:rsidDel="009D321B" w:rsidRDefault="00617EA8" w:rsidP="008010F8">
      <w:pPr>
        <w:pStyle w:val="BPDPNormln"/>
        <w:rPr>
          <w:del w:id="48" w:author="Konzal Jan (164745)" w:date="2020-02-21T14:38:00Z"/>
        </w:rPr>
      </w:pPr>
      <w:r>
        <w:t>K</w:t>
      </w:r>
      <w:r w:rsidRPr="00617EA8">
        <w:t xml:space="preserve">de </w:t>
      </w:r>
      <w:r>
        <w:t xml:space="preserve">C je </w:t>
      </w:r>
      <w:r w:rsidRPr="00617EA8">
        <w:t>křivka ležící v oblasti konvergence a obklopující počátek.</w:t>
      </w:r>
      <w:r>
        <w:t xml:space="preserve"> </w:t>
      </w:r>
      <w:r w:rsidR="00556472">
        <w:t xml:space="preserve">Zpětnou </w:t>
      </w:r>
      <w:r w:rsidR="00556472"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7E0F00">
        <w:t>(</w:t>
      </w:r>
      <w:r w:rsidR="007E0F00">
        <w:rPr>
          <w:noProof/>
        </w:rPr>
        <w:t>3</w:t>
      </w:r>
      <w:r w:rsidR="007E0F00">
        <w:t>.</w:t>
      </w:r>
      <w:r w:rsidR="007E0F00">
        <w:rPr>
          <w:noProof/>
        </w:rPr>
        <w:t>6</w:t>
      </w:r>
      <w:r w:rsidR="007E0F00">
        <w:t>)</w:t>
      </w:r>
      <w:r w:rsidR="00B75445">
        <w:fldChar w:fldCharType="end"/>
      </w:r>
      <w:r w:rsidR="00360DB6">
        <w:t xml:space="preserve"> získáme impuls</w:t>
      </w:r>
      <w:r w:rsidR="00556472">
        <w:t xml:space="preserve">ní odezvu </w:t>
      </w:r>
      <w:r w:rsidR="00556472" w:rsidRPr="00556472">
        <w:t>ℎ[</w:t>
      </w:r>
      <w:r w:rsidR="00556472" w:rsidRPr="00556472">
        <w:rPr>
          <w:rFonts w:ascii="Cambria Math" w:hAnsi="Cambria Math" w:cs="Cambria Math"/>
        </w:rPr>
        <w:t>𝑛</w:t>
      </w:r>
      <w:r w:rsidR="00556472" w:rsidRPr="00556472">
        <w:t>]</w:t>
      </w:r>
      <w:r w:rsidR="00B75445">
        <w:t xml:space="preserve"> </w:t>
      </w:r>
      <w:r w:rsidR="00B75445">
        <w:fldChar w:fldCharType="begin"/>
      </w:r>
      <w:r w:rsidR="00B75445">
        <w:instrText xml:space="preserve"> REF _Ref33188222 \h </w:instrText>
      </w:r>
      <w:r w:rsidR="00B75445">
        <w:fldChar w:fldCharType="separate"/>
      </w:r>
      <w:r w:rsidR="007E0F00">
        <w:t>(</w:t>
      </w:r>
      <w:r w:rsidR="007E0F00">
        <w:rPr>
          <w:noProof/>
        </w:rPr>
        <w:t>3</w:t>
      </w:r>
      <w:r w:rsidR="007E0F00">
        <w:t>.</w:t>
      </w:r>
      <w:r w:rsidR="007E0F00">
        <w:rPr>
          <w:noProof/>
        </w:rPr>
        <w:t>7</w:t>
      </w:r>
      <w:r w:rsidR="007E0F00">
        <w:t>)</w:t>
      </w:r>
      <w:r w:rsidR="00B75445">
        <w:fldChar w:fldCharType="end"/>
      </w:r>
      <w:r w:rsidR="00556472">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77AE3DE3" w14:textId="72892DAA" w:rsidR="00942C9D" w:rsidRDefault="00942C9D" w:rsidP="008010F8">
      <w:pPr>
        <w:pStyle w:val="BPDPNormln"/>
      </w:pPr>
    </w:p>
    <w:p w14:paraId="6128CCB4" w14:textId="44B304A1" w:rsidR="00B75445" w:rsidRPr="00942C9D"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m:oMath>
            </m:oMathPara>
          </w:p>
        </w:tc>
        <w:tc>
          <w:tcPr>
            <w:tcW w:w="750" w:type="pct"/>
            <w:tcMar>
              <w:right w:w="0" w:type="dxa"/>
            </w:tcMar>
          </w:tcPr>
          <w:p w14:paraId="43E483CC" w14:textId="219B7766" w:rsidR="00B75445" w:rsidRDefault="00B75445" w:rsidP="00B509D7">
            <w:pPr>
              <w:jc w:val="right"/>
            </w:pPr>
            <w:bookmarkStart w:id="49" w:name="_Ref33188222"/>
            <w:r>
              <w:t>(</w:t>
            </w:r>
            <w:ins w:id="50"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5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49"/>
          </w:p>
        </w:tc>
      </w:tr>
    </w:tbl>
    <w:p w14:paraId="7A464E3B" w14:textId="7A6DCB9A" w:rsidR="008576EF" w:rsidRPr="00942C9D" w:rsidRDefault="008576EF" w:rsidP="008010F8">
      <w:pPr>
        <w:pStyle w:val="BPDPNormln"/>
        <w:rPr>
          <w:ins w:id="52" w:author="Konzal Jan (164745) [2]" w:date="2020-02-20T15:53:00Z"/>
        </w:rPr>
      </w:pPr>
    </w:p>
    <w:p w14:paraId="706A0DF7" w14:textId="77777777" w:rsidR="00942C9D" w:rsidRDefault="00942C9D" w:rsidP="008010F8">
      <w:pPr>
        <w:pStyle w:val="BPDPNormln"/>
        <w:rPr>
          <w:ins w:id="53" w:author="Konzal Jan (164745) [2]" w:date="2020-02-20T15:31:00Z"/>
        </w:rPr>
      </w:pPr>
    </w:p>
    <w:p w14:paraId="19104603" w14:textId="5AA278C0" w:rsidR="0062294A" w:rsidRPr="00B52489" w:rsidRDefault="00B52489" w:rsidP="008010F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w:t>
      </w:r>
      <w:r>
        <w:lastRenderedPageBreak/>
        <w:t>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205A9C36" w14:textId="7B7D49D8" w:rsidR="00B57C4E" w:rsidRDefault="00BA2E7C" w:rsidP="008010F8">
      <w:pPr>
        <w:pStyle w:val="BPDPNormln"/>
      </w:pPr>
      <w:r>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7E0F00" w:rsidRPr="007E0F00">
        <w:t xml:space="preserve">Obr. </w:t>
      </w:r>
      <w:r w:rsidR="007E0F00" w:rsidRPr="007E0F00">
        <w:rPr>
          <w:noProof/>
        </w:rPr>
        <w:t>3</w:t>
      </w:r>
      <w:r w:rsidR="007E0F00" w:rsidRPr="007E0F00">
        <w:t>.</w:t>
      </w:r>
      <w:r w:rsidR="007E0F00" w:rsidRPr="007E0F00">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4F278328" w14:textId="2BB2DF63" w:rsidR="006D0362" w:rsidRDefault="00BD4E04" w:rsidP="00350A05">
      <w:pPr>
        <w:pStyle w:val="BPDPNormln"/>
        <w:jc w:val="center"/>
      </w:pPr>
      <w:r>
        <w:rPr>
          <w:noProof/>
        </w:rPr>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54A11B22" w:rsidR="006D0362" w:rsidRDefault="006D0362" w:rsidP="006D0362">
      <w:pPr>
        <w:pStyle w:val="Titulek"/>
        <w:jc w:val="center"/>
        <w:rPr>
          <w:b w:val="0"/>
        </w:rPr>
      </w:pPr>
      <w:bookmarkStart w:id="54" w:name="_Ref32488931"/>
      <w:bookmarkStart w:id="55" w:name="_Ref32488925"/>
      <w:bookmarkStart w:id="56" w:name="_Toc41489577"/>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54"/>
      <w:r w:rsidRPr="006D0362">
        <w:rPr>
          <w:b w:val="0"/>
        </w:rPr>
        <w:t>: Aproximace dolní propusti</w:t>
      </w:r>
      <w:bookmarkEnd w:id="55"/>
      <w:bookmarkEnd w:id="56"/>
    </w:p>
    <w:p w14:paraId="4BEE5F1D" w14:textId="77777777" w:rsidR="009A5AFE" w:rsidRPr="009A5AFE" w:rsidRDefault="009A5AFE" w:rsidP="009A5AFE"/>
    <w:p w14:paraId="12C3BFB8" w14:textId="77777777" w:rsidR="000469A8" w:rsidRDefault="000469A8" w:rsidP="000469A8">
      <w:pPr>
        <w:pStyle w:val="Nadpis3"/>
      </w:pPr>
      <w:bookmarkStart w:id="57" w:name="_Toc41489552"/>
      <w:r>
        <w:t>FIR, IIR filtry a jejich vlastnosti</w:t>
      </w:r>
      <w:bookmarkEnd w:id="57"/>
    </w:p>
    <w:p w14:paraId="7A9EA3B2" w14:textId="5E8C23F9" w:rsidR="000469A8" w:rsidDel="006B26D9" w:rsidRDefault="001237B9" w:rsidP="008010F8">
      <w:pPr>
        <w:pStyle w:val="BPDPNormln"/>
        <w:rPr>
          <w:del w:id="58"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59" w:author="KANKA" w:date="2020-04-17T20:40:00Z">
        <w:r w:rsidR="007E2F80">
          <w:t xml:space="preserve"> </w:t>
        </w:r>
      </w:ins>
    </w:p>
    <w:p w14:paraId="72E4EF67" w14:textId="1FE40EA5" w:rsidR="00E14E89" w:rsidRDefault="006B26D9" w:rsidP="008010F8">
      <w:pPr>
        <w:pStyle w:val="BPDPNormln"/>
      </w:pPr>
      <w:r>
        <w:t xml:space="preserve">Reprezentace v z-oblasti je </w:t>
      </w:r>
      <w:r w:rsidR="00B4339C">
        <w:t xml:space="preserve">pro FIR </w:t>
      </w:r>
      <w:r>
        <w:t xml:space="preserve">dána jen nulovými body, frekvenční charakteristika je tedy periodická funkce s periodou 2pi/T. </w:t>
      </w:r>
      <w:r w:rsidR="00771BE3">
        <w:t xml:space="preserve">Výhodou FIR je lineární </w:t>
      </w:r>
      <w:r w:rsidR="00771BE3">
        <w:lastRenderedPageBreak/>
        <w:t>fázová charakteristika,</w:t>
      </w:r>
      <w:r w:rsidR="00E14E89">
        <w:t xml:space="preserve"> 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7E0F00">
        <w:t>(</w:t>
      </w:r>
      <w:r w:rsidR="007E0F00">
        <w:rPr>
          <w:noProof/>
        </w:rPr>
        <w:t>3</w:t>
      </w:r>
      <w:r w:rsidR="007E0F00">
        <w:t>.</w:t>
      </w:r>
      <w:r w:rsidR="007E0F00">
        <w:rPr>
          <w:noProof/>
        </w:rPr>
        <w:t>8</w:t>
      </w:r>
      <w:r w:rsidR="007E0F00">
        <w:t>)</w:t>
      </w:r>
      <w:r w:rsidR="00A94799">
        <w:fldChar w:fldCharType="end"/>
      </w:r>
      <w:r w:rsidR="00E14E89">
        <w:t>.</w:t>
      </w:r>
      <w:r w:rsidR="00771BE3">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358ABD83" w14:textId="77777777" w:rsidR="00E14E89" w:rsidRDefault="00E14E89" w:rsidP="008010F8">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8010F8">
            <w:pPr>
              <w:pStyle w:val="BPDPNormln"/>
            </w:pPr>
          </w:p>
        </w:tc>
        <w:tc>
          <w:tcPr>
            <w:tcW w:w="3500" w:type="pct"/>
          </w:tcPr>
          <w:p w14:paraId="50F882D1" w14:textId="79A556E6" w:rsidR="0042187D" w:rsidRPr="00A94799" w:rsidRDefault="00A82A1D" w:rsidP="008010F8">
            <w:pPr>
              <w:pStyle w:val="BPDPNormln"/>
              <w:rPr>
                <w:b/>
                <w:bCs/>
              </w:rPr>
            </w:pPr>
            <m:oMathPara>
              <m:oMath>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r>
                  <m:rPr>
                    <m:sty m:val="p"/>
                  </m:rPr>
                  <w:rPr>
                    <w:rFonts w:ascii="Cambria Math" w:hAnsi="Cambria Math"/>
                  </w:rPr>
                  <m:t xml:space="preserve">, </m:t>
                </m:r>
                <m:r>
                  <w:rPr>
                    <w:rFonts w:ascii="Cambria Math" w:hAnsi="Cambria Math"/>
                  </w:rPr>
                  <m:t>resp</m:t>
                </m:r>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n</m:t>
                    </m:r>
                  </m:sub>
                </m:sSub>
                <m:r>
                  <m:rPr>
                    <m:sty m:val="p"/>
                  </m:rPr>
                  <w:rPr>
                    <w:rFonts w:ascii="Cambria Math" w:hAnsi="Cambria Math"/>
                  </w:rPr>
                  <m:t>=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oMath>
            </m:oMathPara>
          </w:p>
        </w:tc>
        <w:tc>
          <w:tcPr>
            <w:tcW w:w="750" w:type="pct"/>
            <w:tcMar>
              <w:right w:w="0" w:type="dxa"/>
            </w:tcMar>
            <w:vAlign w:val="center"/>
          </w:tcPr>
          <w:p w14:paraId="68BF5D12" w14:textId="722E22AA" w:rsidR="0042187D" w:rsidRDefault="0042187D" w:rsidP="008010F8">
            <w:pPr>
              <w:pStyle w:val="BPDPNormln"/>
            </w:pPr>
            <w:bookmarkStart w:id="60" w:name="_Ref3535885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8</w:t>
            </w:r>
            <w:r w:rsidR="001C2707">
              <w:rPr>
                <w:noProof/>
              </w:rPr>
              <w:fldChar w:fldCharType="end"/>
            </w:r>
            <w:r>
              <w:t>)</w:t>
            </w:r>
            <w:bookmarkEnd w:id="60"/>
          </w:p>
        </w:tc>
      </w:tr>
    </w:tbl>
    <w:p w14:paraId="432A7B8E" w14:textId="428BC914" w:rsidR="00E14E89" w:rsidRDefault="00E14E89" w:rsidP="008010F8">
      <w:pPr>
        <w:pStyle w:val="BPDPNormln"/>
      </w:pPr>
    </w:p>
    <w:p w14:paraId="65399B47" w14:textId="77777777" w:rsidR="00E14E89" w:rsidRDefault="00E14E89" w:rsidP="008010F8">
      <w:pPr>
        <w:pStyle w:val="BPDPNormln"/>
      </w:pPr>
    </w:p>
    <w:p w14:paraId="32FAEA29" w14:textId="310731B0" w:rsidR="006D46F9" w:rsidRDefault="00E14E89" w:rsidP="008010F8">
      <w:pPr>
        <w:pStyle w:val="BPDPNormln"/>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119D48CA" w14:textId="3CB9D4B8" w:rsidR="00C00474" w:rsidRDefault="003B72C9" w:rsidP="008010F8">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 xml:space="preserve">IIR filtry jsou citlivé na nepřesnost vzniklou číslicovou realizací, proto se stabilita na konkrétní realizaci ověřuje. </w:t>
      </w:r>
      <w:r w:rsidR="00A60866">
        <w:fldChar w:fldCharType="begin"/>
      </w:r>
      <w:r w:rsidR="00A60866">
        <w:instrText xml:space="preserve"> REF _Ref40808559 \r \h </w:instrText>
      </w:r>
      <w:r w:rsidR="00A60866">
        <w:fldChar w:fldCharType="separate"/>
      </w:r>
      <w:r w:rsidR="007E0F00">
        <w:t>[4]</w:t>
      </w:r>
      <w:r w:rsidR="00A60866">
        <w:fldChar w:fldCharType="end"/>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r w:rsidR="00BF2DDE">
        <w:t xml:space="preserve"> Aby</w:t>
      </w:r>
      <w:r w:rsidR="009932D7">
        <w:t> </w:t>
      </w:r>
      <w:r w:rsidR="00BF2DDE">
        <w:t>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7E0F00">
        <w:t>(</w:t>
      </w:r>
      <w:r w:rsidR="007E0F00">
        <w:rPr>
          <w:noProof/>
        </w:rPr>
        <w:t>3</w:t>
      </w:r>
      <w:r w:rsidR="007E0F00">
        <w:t>.</w:t>
      </w:r>
      <w:r w:rsidR="007E0F00">
        <w:rPr>
          <w:noProof/>
        </w:rPr>
        <w:t>9</w:t>
      </w:r>
      <w:r w:rsidR="007E0F00">
        <w:t>)</w:t>
      </w:r>
      <w:r w:rsidR="00B75445">
        <w:fldChar w:fldCharType="end"/>
      </w:r>
      <w:r w:rsidR="0042575F">
        <w:t>.</w:t>
      </w:r>
      <w:r w:rsidR="00A7568C">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p>
    <w:p w14:paraId="5F55083C" w14:textId="77777777" w:rsidR="00C00474" w:rsidRDefault="00C00474" w:rsidP="008010F8">
      <w:pPr>
        <w:pStyle w:val="BPDPNormln"/>
        <w:rPr>
          <w:ins w:id="61" w:author="Konzal Jan (164745) [2]" w:date="2020-02-20T16:28:00Z"/>
        </w:rPr>
      </w:pPr>
    </w:p>
    <w:p w14:paraId="49FD2114" w14:textId="4169303A" w:rsidR="00B75445" w:rsidRDefault="00B75445" w:rsidP="008010F8">
      <w:pPr>
        <w:pStyle w:val="BPDPNormln"/>
        <w:rPr>
          <w:ins w:id="62"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63"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19E227A7" w:rsidR="00B75445" w:rsidRDefault="00B75445" w:rsidP="00B509D7">
            <w:pPr>
              <w:jc w:val="right"/>
            </w:pPr>
            <w:bookmarkStart w:id="64" w:name="_Ref33188268"/>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9</w:t>
            </w:r>
            <w:r w:rsidR="001C2707">
              <w:rPr>
                <w:noProof/>
              </w:rPr>
              <w:fldChar w:fldCharType="end"/>
            </w:r>
            <w:r>
              <w:t>)</w:t>
            </w:r>
            <w:bookmarkEnd w:id="64"/>
          </w:p>
        </w:tc>
      </w:tr>
    </w:tbl>
    <w:bookmarkEnd w:id="63"/>
    <w:p w14:paraId="5EF60288" w14:textId="55B7F9C1" w:rsidR="00A87B5B" w:rsidRDefault="00B20C23" w:rsidP="008010F8">
      <w:pPr>
        <w:pStyle w:val="BPDPNormln"/>
      </w:pPr>
      <w:del w:id="65" w:author="Konzal Jan (164745) [2]" w:date="2020-05-06T10:47:00Z">
        <w:r w:rsidDel="001523CE">
          <w:delText xml:space="preserve"> </w:delText>
        </w:r>
      </w:del>
    </w:p>
    <w:p w14:paraId="1ECBFADE" w14:textId="00A94506" w:rsidR="00A87B5B" w:rsidRDefault="00CB1F95" w:rsidP="008010F8">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w:t>
      </w:r>
      <w:r w:rsidR="00B4066B">
        <w:fldChar w:fldCharType="begin"/>
      </w:r>
      <w:r w:rsidR="00B4066B">
        <w:instrText xml:space="preserve"> REF _Ref40811492 \r \h </w:instrText>
      </w:r>
      <w:r w:rsidR="00B4066B">
        <w:fldChar w:fldCharType="separate"/>
      </w:r>
      <w:r w:rsidR="007E0F00">
        <w:t>[8]</w:t>
      </w:r>
      <w:r w:rsidR="00B4066B">
        <w:fldChar w:fldCharType="end"/>
      </w:r>
      <w:r w:rsidR="00A75153">
        <w:t xml:space="preserve">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66" w:name="_Toc41489553"/>
      <w:r>
        <w:t>Návrh IIR filtru</w:t>
      </w:r>
      <w:bookmarkEnd w:id="66"/>
    </w:p>
    <w:p w14:paraId="63E000A6" w14:textId="64237565" w:rsidR="00650719" w:rsidRDefault="00DF5189" w:rsidP="008010F8">
      <w:pPr>
        <w:pStyle w:val="BPDPNormln"/>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8010F8">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8010F8">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8010F8">
      <w:pPr>
        <w:pStyle w:val="BPDPNormln"/>
        <w:numPr>
          <w:ilvl w:val="0"/>
          <w:numId w:val="40"/>
        </w:numPr>
      </w:pPr>
      <w:r>
        <w:t>Základní kmitočtové vlastnosti musí být po transformaci zachovány.</w:t>
      </w:r>
    </w:p>
    <w:p w14:paraId="48BC7D0A" w14:textId="035D135A" w:rsidR="001D5981" w:rsidRDefault="001D5981" w:rsidP="008010F8">
      <w:pPr>
        <w:pStyle w:val="BPDPNormln"/>
        <w:numPr>
          <w:ilvl w:val="0"/>
          <w:numId w:val="40"/>
        </w:numPr>
      </w:pPr>
      <w:r>
        <w:lastRenderedPageBreak/>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22CEB702" w:rsidR="00B20C23" w:rsidRDefault="00DF5189" w:rsidP="008010F8">
      <w:pPr>
        <w:pStyle w:val="BPDPNormln"/>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7E0F00">
        <w:t>(</w:t>
      </w:r>
      <w:r w:rsidR="007E0F00">
        <w:rPr>
          <w:noProof/>
        </w:rPr>
        <w:t>3</w:t>
      </w:r>
      <w:r w:rsidR="007E0F00">
        <w:t>.</w:t>
      </w:r>
      <w:r w:rsidR="007E0F00">
        <w:rPr>
          <w:noProof/>
        </w:rPr>
        <w:t>10</w:t>
      </w:r>
      <w:r w:rsidR="007E0F00">
        <w:t>)</w:t>
      </w:r>
      <w:r w:rsidR="00F53D7D">
        <w:fldChar w:fldCharType="end"/>
      </w:r>
      <w:r>
        <w:t xml:space="preserve">. </w:t>
      </w:r>
      <w:r w:rsidR="00B4066B">
        <w:fldChar w:fldCharType="begin"/>
      </w:r>
      <w:r w:rsidR="00B4066B">
        <w:instrText xml:space="preserve"> REF _Ref40811492 \r \h </w:instrText>
      </w:r>
      <w:r w:rsidR="00B4066B">
        <w:fldChar w:fldCharType="separate"/>
      </w:r>
      <w:r w:rsidR="007E0F00">
        <w:t>[8]</w:t>
      </w:r>
      <w:r w:rsidR="00B4066B">
        <w:fldChar w:fldCharType="end"/>
      </w:r>
    </w:p>
    <w:p w14:paraId="560ABD09" w14:textId="77777777" w:rsidR="004C79E5" w:rsidRDefault="004C79E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6676CE07" w:rsidR="00F043D6" w:rsidRDefault="00F043D6" w:rsidP="00F043D6">
            <w:pPr>
              <w:jc w:val="right"/>
            </w:pPr>
            <w:bookmarkStart w:id="67" w:name="_Ref3320223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10</w:t>
            </w:r>
            <w:r w:rsidR="001C2707">
              <w:rPr>
                <w:noProof/>
              </w:rPr>
              <w:fldChar w:fldCharType="end"/>
            </w:r>
            <w:r>
              <w:t>)</w:t>
            </w:r>
            <w:bookmarkEnd w:id="67"/>
          </w:p>
        </w:tc>
      </w:tr>
    </w:tbl>
    <w:p w14:paraId="4E2BB608" w14:textId="0F5C4EDE" w:rsidR="00F043D6" w:rsidRDefault="00B50C8F" w:rsidP="008010F8">
      <w:pPr>
        <w:pStyle w:val="BPDPNormln"/>
      </w:pPr>
      <w:r>
        <w:tab/>
      </w:r>
    </w:p>
    <w:p w14:paraId="2EC95929" w14:textId="6E943D39" w:rsidR="00F043D6" w:rsidRDefault="00F043D6" w:rsidP="008010F8">
      <w:pPr>
        <w:pStyle w:val="BPDPNormln"/>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7E0F00">
        <w:t>(</w:t>
      </w:r>
      <w:r w:rsidR="007E0F00">
        <w:rPr>
          <w:noProof/>
        </w:rPr>
        <w:t>3</w:t>
      </w:r>
      <w:r w:rsidR="007E0F00">
        <w:t>.</w:t>
      </w:r>
      <w:r w:rsidR="007E0F00">
        <w:rPr>
          <w:noProof/>
        </w:rPr>
        <w:t>11</w:t>
      </w:r>
      <w:r w:rsidR="007E0F00">
        <w:t>)</w:t>
      </w:r>
      <w:r w:rsidR="00F53D7D">
        <w:fldChar w:fldCharType="end"/>
      </w:r>
      <w:r>
        <w:t xml:space="preserve">. </w:t>
      </w:r>
      <w:r w:rsidR="00876D9D">
        <w:fldChar w:fldCharType="begin"/>
      </w:r>
      <w:r w:rsidR="00876D9D">
        <w:instrText xml:space="preserve"> REF _Ref40808559 \r \h </w:instrText>
      </w:r>
      <w:r w:rsidR="00876D9D">
        <w:fldChar w:fldCharType="separate"/>
      </w:r>
      <w:r w:rsidR="007E0F00">
        <w:t>[4]</w:t>
      </w:r>
      <w:r w:rsidR="00876D9D">
        <w:fldChar w:fldCharType="end"/>
      </w:r>
      <w:r w:rsidR="00876D9D">
        <w:fldChar w:fldCharType="begin"/>
      </w:r>
      <w:r w:rsidR="00876D9D">
        <w:instrText xml:space="preserve"> REF _Ref40456265 \r \h </w:instrText>
      </w:r>
      <w:r w:rsidR="00876D9D">
        <w:fldChar w:fldCharType="separate"/>
      </w:r>
      <w:r w:rsidR="007E0F00">
        <w:t>[7]</w:t>
      </w:r>
      <w:r w:rsidR="00876D9D">
        <w:fldChar w:fldCharType="end"/>
      </w:r>
      <w:r w:rsidR="00876D9D">
        <w:fldChar w:fldCharType="begin"/>
      </w:r>
      <w:r w:rsidR="00876D9D">
        <w:instrText xml:space="preserve"> REF _Ref40811492 \r \h </w:instrText>
      </w:r>
      <w:r w:rsidR="00876D9D">
        <w:fldChar w:fldCharType="separate"/>
      </w:r>
      <w:r w:rsidR="007E0F00">
        <w:t>[8]</w:t>
      </w:r>
      <w:r w:rsidR="00876D9D">
        <w:fldChar w:fldCharType="end"/>
      </w:r>
    </w:p>
    <w:p w14:paraId="07B27CF8" w14:textId="77777777" w:rsidR="00F043D6" w:rsidRDefault="00F043D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5F39CA61" w:rsidR="00F043D6" w:rsidRDefault="00F043D6" w:rsidP="00F043D6">
            <w:pPr>
              <w:jc w:val="right"/>
            </w:pPr>
            <w:bookmarkStart w:id="68" w:name="_Ref39657173"/>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11</w:t>
            </w:r>
            <w:r w:rsidR="001C2707">
              <w:rPr>
                <w:noProof/>
              </w:rPr>
              <w:fldChar w:fldCharType="end"/>
            </w:r>
            <w:r>
              <w:t>)</w:t>
            </w:r>
            <w:bookmarkEnd w:id="68"/>
          </w:p>
        </w:tc>
      </w:tr>
    </w:tbl>
    <w:p w14:paraId="268F9648" w14:textId="77777777" w:rsidR="00B158F7" w:rsidRDefault="00B158F7" w:rsidP="008010F8">
      <w:pPr>
        <w:pStyle w:val="BPDPNormln"/>
      </w:pPr>
    </w:p>
    <w:p w14:paraId="0E8078F5" w14:textId="10406591" w:rsidR="00EE3C41" w:rsidRDefault="00E713C5" w:rsidP="008010F8">
      <w:pPr>
        <w:pStyle w:val="BPDPNormln"/>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r w:rsidR="00DA25FA">
        <w:t xml:space="preserve"> 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7E0F00">
        <w:t>(</w:t>
      </w:r>
      <w:r w:rsidR="007E0F00">
        <w:rPr>
          <w:noProof/>
        </w:rPr>
        <w:t>3</w:t>
      </w:r>
      <w:r w:rsidR="007E0F00">
        <w:t>.</w:t>
      </w:r>
      <w:r w:rsidR="007E0F00">
        <w:rPr>
          <w:noProof/>
        </w:rPr>
        <w:t>12</w:t>
      </w:r>
      <w:r w:rsidR="007E0F00">
        <w:t>)</w:t>
      </w:r>
      <w:r w:rsidR="00F53D7D">
        <w:fldChar w:fldCharType="end"/>
      </w:r>
      <w:r w:rsidR="00B70E91">
        <w:t>.</w:t>
      </w:r>
      <w:r w:rsidR="00713A8E">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15D1D405" w14:textId="77777777" w:rsidR="00EE3C41" w:rsidRDefault="00EE3C4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0DFEE9A2" w:rsidR="00EE3C41" w:rsidRDefault="00EE3C41" w:rsidP="00F5160D">
            <w:pPr>
              <w:jc w:val="right"/>
            </w:pPr>
            <w:bookmarkStart w:id="69" w:name="_Ref3320654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12</w:t>
            </w:r>
            <w:r w:rsidR="001C2707">
              <w:rPr>
                <w:noProof/>
              </w:rPr>
              <w:fldChar w:fldCharType="end"/>
            </w:r>
            <w:r>
              <w:t>)</w:t>
            </w:r>
            <w:bookmarkEnd w:id="69"/>
          </w:p>
        </w:tc>
      </w:tr>
    </w:tbl>
    <w:p w14:paraId="5F54F1A2" w14:textId="77777777" w:rsidR="00F5160D" w:rsidRDefault="00F5160D" w:rsidP="008010F8">
      <w:pPr>
        <w:pStyle w:val="BPDPNormln"/>
      </w:pPr>
    </w:p>
    <w:p w14:paraId="49D93E57" w14:textId="139794AB" w:rsidR="00F350F9" w:rsidRDefault="00F5160D" w:rsidP="008010F8">
      <w:pPr>
        <w:pStyle w:val="BPDPNormln"/>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7E0F00">
        <w:t>(</w:t>
      </w:r>
      <w:r w:rsidR="007E0F00">
        <w:rPr>
          <w:noProof/>
        </w:rPr>
        <w:t>3</w:t>
      </w:r>
      <w:r w:rsidR="007E0F00">
        <w:t>.</w:t>
      </w:r>
      <w:r w:rsidR="007E0F00">
        <w:rPr>
          <w:noProof/>
        </w:rPr>
        <w:t>13</w:t>
      </w:r>
      <w:r w:rsidR="007E0F00">
        <w:t>)</w:t>
      </w:r>
      <w:r w:rsidR="00DA25FA">
        <w:fldChar w:fldCharType="end"/>
      </w:r>
      <w:r w:rsidR="00F350F9">
        <w:t>.</w:t>
      </w:r>
      <w:r w:rsidR="00713A8E">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7478D440" w14:textId="77777777" w:rsidR="00F350F9" w:rsidRDefault="00F350F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A82A1D"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1AA59B11" w:rsidR="00F350F9" w:rsidRDefault="00F350F9" w:rsidP="00115993">
            <w:pPr>
              <w:jc w:val="right"/>
            </w:pPr>
            <w:bookmarkStart w:id="70" w:name="_Ref33206688"/>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13</w:t>
            </w:r>
            <w:r w:rsidR="001C2707">
              <w:rPr>
                <w:noProof/>
              </w:rPr>
              <w:fldChar w:fldCharType="end"/>
            </w:r>
            <w:r>
              <w:t>)</w:t>
            </w:r>
            <w:bookmarkEnd w:id="70"/>
          </w:p>
        </w:tc>
      </w:tr>
    </w:tbl>
    <w:p w14:paraId="0D067BDB" w14:textId="77777777" w:rsidR="00713A8E" w:rsidRDefault="00713A8E" w:rsidP="008010F8">
      <w:pPr>
        <w:pStyle w:val="BPDPNormln"/>
      </w:pPr>
    </w:p>
    <w:p w14:paraId="507DB383" w14:textId="5C2E83E5" w:rsidR="00E13F6B" w:rsidRDefault="00C60AA4" w:rsidP="008010F8">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xml:space="preserve">, </w:t>
      </w:r>
      <w:r w:rsidR="001E74B5">
        <w:fldChar w:fldCharType="begin"/>
      </w:r>
      <w:r w:rsidR="001E74B5">
        <w:instrText xml:space="preserve"> REF _Ref40808911 \r \h </w:instrText>
      </w:r>
      <w:r w:rsidR="001E74B5">
        <w:fldChar w:fldCharType="separate"/>
      </w:r>
      <w:r w:rsidR="007E0F00">
        <w:t>[9]</w:t>
      </w:r>
      <w:r w:rsidR="001E74B5">
        <w:fldChar w:fldCharType="end"/>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rsidRPr="00B4066B">
        <w:fldChar w:fldCharType="begin"/>
      </w:r>
      <w:r w:rsidR="004F61FC" w:rsidRPr="00B4066B">
        <w:instrText xml:space="preserve"> REF _Ref33209722 \h </w:instrText>
      </w:r>
      <w:r w:rsidR="00B4066B" w:rsidRPr="00B4066B">
        <w:instrText xml:space="preserve"> \* MERGEFORMAT </w:instrText>
      </w:r>
      <w:r w:rsidR="004F61FC" w:rsidRPr="00B4066B">
        <w:fldChar w:fldCharType="separate"/>
      </w:r>
      <w:r w:rsidR="007E0F00" w:rsidRPr="007E0F00">
        <w:t xml:space="preserve">Tab. </w:t>
      </w:r>
      <w:r w:rsidR="007E0F00" w:rsidRPr="007E0F00">
        <w:rPr>
          <w:noProof/>
        </w:rPr>
        <w:t>3</w:t>
      </w:r>
      <w:r w:rsidR="007E0F00" w:rsidRPr="007E0F00">
        <w:t>.</w:t>
      </w:r>
      <w:r w:rsidR="007E0F00" w:rsidRPr="007E0F00">
        <w:rPr>
          <w:noProof/>
        </w:rPr>
        <w:t>1</w:t>
      </w:r>
      <w:r w:rsidR="004F61FC" w:rsidRPr="00B4066B">
        <w:fldChar w:fldCharType="end"/>
      </w:r>
      <w:r w:rsidR="004F61FC">
        <w:t>) jsou uvedeny vstupní parametry pro jednotlivé funkce.</w:t>
      </w:r>
    </w:p>
    <w:p w14:paraId="3FD5A139" w14:textId="75F7B074" w:rsidR="004F61FC" w:rsidRPr="004F61FC" w:rsidRDefault="004F61FC" w:rsidP="004F61FC">
      <w:pPr>
        <w:pStyle w:val="Titulek"/>
        <w:keepNext/>
        <w:ind w:left="0"/>
        <w:rPr>
          <w:b w:val="0"/>
        </w:rPr>
      </w:pPr>
    </w:p>
    <w:p w14:paraId="1BE1DF00" w14:textId="3A8B566D" w:rsidR="004F61FC" w:rsidRPr="00B4066B" w:rsidRDefault="004F61FC" w:rsidP="004F61FC">
      <w:pPr>
        <w:pStyle w:val="Titulek"/>
        <w:keepNext/>
        <w:jc w:val="center"/>
        <w:rPr>
          <w:b w:val="0"/>
        </w:rPr>
      </w:pPr>
      <w:bookmarkStart w:id="71" w:name="_Ref33209722"/>
      <w:bookmarkStart w:id="72" w:name="_Toc41489608"/>
      <w:r w:rsidRPr="00B4066B">
        <w:rPr>
          <w:b w:val="0"/>
        </w:rPr>
        <w:t xml:space="preserve">Tab. </w:t>
      </w:r>
      <w:r w:rsidR="0028391B" w:rsidRPr="00B4066B">
        <w:rPr>
          <w:b w:val="0"/>
          <w:noProof/>
        </w:rPr>
        <w:fldChar w:fldCharType="begin"/>
      </w:r>
      <w:r w:rsidR="0028391B" w:rsidRPr="00B4066B">
        <w:rPr>
          <w:b w:val="0"/>
          <w:noProof/>
        </w:rPr>
        <w:instrText xml:space="preserve"> STYLEREF 1 \s </w:instrText>
      </w:r>
      <w:r w:rsidR="0028391B" w:rsidRPr="00B4066B">
        <w:rPr>
          <w:b w:val="0"/>
          <w:noProof/>
        </w:rPr>
        <w:fldChar w:fldCharType="separate"/>
      </w:r>
      <w:r w:rsidR="007E0F00">
        <w:rPr>
          <w:b w:val="0"/>
          <w:noProof/>
        </w:rPr>
        <w:t>3</w:t>
      </w:r>
      <w:r w:rsidR="0028391B" w:rsidRPr="00B4066B">
        <w:rPr>
          <w:b w:val="0"/>
          <w:noProof/>
        </w:rPr>
        <w:fldChar w:fldCharType="end"/>
      </w:r>
      <w:r w:rsidR="00982B7F" w:rsidRPr="00B4066B">
        <w:rPr>
          <w:b w:val="0"/>
        </w:rPr>
        <w:t>.</w:t>
      </w:r>
      <w:r w:rsidR="0028391B" w:rsidRPr="00B4066B">
        <w:rPr>
          <w:b w:val="0"/>
          <w:noProof/>
        </w:rPr>
        <w:fldChar w:fldCharType="begin"/>
      </w:r>
      <w:r w:rsidR="0028391B" w:rsidRPr="00B4066B">
        <w:rPr>
          <w:b w:val="0"/>
          <w:noProof/>
        </w:rPr>
        <w:instrText xml:space="preserve"> SEQ Tab. \* ARABIC \s 1 </w:instrText>
      </w:r>
      <w:r w:rsidR="0028391B" w:rsidRPr="00B4066B">
        <w:rPr>
          <w:b w:val="0"/>
          <w:noProof/>
        </w:rPr>
        <w:fldChar w:fldCharType="separate"/>
      </w:r>
      <w:r w:rsidR="007E0F00">
        <w:rPr>
          <w:b w:val="0"/>
          <w:noProof/>
        </w:rPr>
        <w:t>1</w:t>
      </w:r>
      <w:r w:rsidR="0028391B" w:rsidRPr="00B4066B">
        <w:rPr>
          <w:b w:val="0"/>
          <w:noProof/>
        </w:rPr>
        <w:fldChar w:fldCharType="end"/>
      </w:r>
      <w:bookmarkEnd w:id="71"/>
      <w:r w:rsidRPr="00B4066B">
        <w:rPr>
          <w:b w:val="0"/>
        </w:rPr>
        <w:t>: Vstupní parametry funkcí pro realizaci IIR filtrů</w:t>
      </w:r>
      <w:bookmarkEnd w:id="72"/>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lastRenderedPageBreak/>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8010F8">
      <w:pPr>
        <w:pStyle w:val="BPDPNormln"/>
      </w:pPr>
    </w:p>
    <w:p w14:paraId="54524FA6" w14:textId="77777777" w:rsidR="00E13F6B" w:rsidRDefault="00E13F6B" w:rsidP="008010F8">
      <w:pPr>
        <w:pStyle w:val="BPDPNormln"/>
      </w:pPr>
    </w:p>
    <w:p w14:paraId="21D0265D" w14:textId="719CF213" w:rsidR="00A87B5B" w:rsidRDefault="00C00D7D" w:rsidP="008010F8">
      <w:pPr>
        <w:pStyle w:val="BPDPNormln"/>
      </w:pPr>
      <w:r>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8010F8">
      <w:pPr>
        <w:pStyle w:val="BPDPNormln"/>
      </w:pPr>
    </w:p>
    <w:p w14:paraId="7A946775" w14:textId="77777777" w:rsidR="00BA6B17" w:rsidRDefault="00BA6B17" w:rsidP="00BA6B17">
      <w:pPr>
        <w:pStyle w:val="Nadpis3"/>
      </w:pPr>
      <w:bookmarkStart w:id="73" w:name="_Toc41489554"/>
      <w:r>
        <w:t>Banky filtrů</w:t>
      </w:r>
      <w:bookmarkEnd w:id="73"/>
    </w:p>
    <w:p w14:paraId="6F99B40C" w14:textId="711BEF93" w:rsidR="00267057" w:rsidRDefault="0008007D" w:rsidP="008010F8">
      <w:pPr>
        <w:pStyle w:val="BPDPNormln"/>
      </w:pPr>
      <w:r>
        <w:t xml:space="preserve">Pro rozdělení signálu na jednotlivé frekvenční pásma bude použita banka filtrů. </w:t>
      </w:r>
      <w:r w:rsidR="006733B5">
        <w:t>Jako nejvhodnější byla vybrána třetino – oktávová banka filtrů. Signál je tedy rozdělen do 30 frekvenčních pásem. Třetino – oktávová banka byla vybraná na základě testu několika bank, který je popsán v kapitole (</w:t>
      </w:r>
      <w:r w:rsidR="006733B5">
        <w:fldChar w:fldCharType="begin"/>
      </w:r>
      <w:r w:rsidR="006733B5">
        <w:instrText xml:space="preserve"> REF _Ref41387725 \r \h </w:instrText>
      </w:r>
      <w:r w:rsidR="006733B5">
        <w:fldChar w:fldCharType="separate"/>
      </w:r>
      <w:r w:rsidR="007E0F00">
        <w:t>6.3</w:t>
      </w:r>
      <w:r w:rsidR="006733B5">
        <w:fldChar w:fldCharType="end"/>
      </w:r>
      <w:r w:rsidR="006733B5">
        <w:t>).</w:t>
      </w:r>
    </w:p>
    <w:p w14:paraId="06501AA8" w14:textId="4C664853" w:rsidR="00B158F7" w:rsidRDefault="0008007D" w:rsidP="008010F8">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tón maskován bílím šumem, na maskování se podílí jen určité pásmo spektra, které leží v okolí maskovaného tónu. Rozsah toho pásma se</w:t>
      </w:r>
      <w:r w:rsidR="009932D7">
        <w:t> </w:t>
      </w:r>
      <w:r w:rsidR="00912ABC">
        <w:t xml:space="preserve">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 xml:space="preserve">používá banka třetino-oktávových filtrů. </w:t>
      </w:r>
      <w:r w:rsidR="00B4066B">
        <w:fldChar w:fldCharType="begin"/>
      </w:r>
      <w:r w:rsidR="00B4066B">
        <w:instrText xml:space="preserve"> REF _Ref40790396 \r \h </w:instrText>
      </w:r>
      <w:r w:rsidR="00B4066B">
        <w:fldChar w:fldCharType="separate"/>
      </w:r>
      <w:r w:rsidR="007E0F00">
        <w:t>[1]</w:t>
      </w:r>
      <w:r w:rsidR="00B4066B">
        <w:fldChar w:fldCharType="end"/>
      </w:r>
      <w:r w:rsidR="001E74B5">
        <w:fldChar w:fldCharType="begin"/>
      </w:r>
      <w:r w:rsidR="001E74B5">
        <w:instrText xml:space="preserve"> REF _Ref40808936 \r \h </w:instrText>
      </w:r>
      <w:r w:rsidR="001E74B5">
        <w:fldChar w:fldCharType="separate"/>
      </w:r>
      <w:r w:rsidR="007E0F00">
        <w:t>[10]</w:t>
      </w:r>
      <w:r w:rsidR="001E74B5">
        <w:fldChar w:fldCharType="end"/>
      </w:r>
      <w:r w:rsidR="001E74B5">
        <w:t xml:space="preserve"> </w:t>
      </w:r>
      <w:r w:rsidR="001E74B5">
        <w:fldChar w:fldCharType="begin"/>
      </w:r>
      <w:r w:rsidR="001E74B5">
        <w:instrText xml:space="preserve"> REF _Ref40808938 \r \h </w:instrText>
      </w:r>
      <w:r w:rsidR="001E74B5">
        <w:fldChar w:fldCharType="separate"/>
      </w:r>
      <w:r w:rsidR="007E0F00">
        <w:t>[11]</w:t>
      </w:r>
      <w:r w:rsidR="001E74B5">
        <w:fldChar w:fldCharType="end"/>
      </w:r>
    </w:p>
    <w:p w14:paraId="466A6289" w14:textId="3602FE74" w:rsidR="007968A0" w:rsidRDefault="007968A0" w:rsidP="008010F8">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7E0F00">
        <w:t>(</w:t>
      </w:r>
      <w:r w:rsidR="007E0F00">
        <w:rPr>
          <w:noProof/>
        </w:rPr>
        <w:t>3</w:t>
      </w:r>
      <w:r w:rsidR="007E0F00">
        <w:t>.</w:t>
      </w:r>
      <w:r w:rsidR="007E0F00">
        <w:rPr>
          <w:noProof/>
        </w:rPr>
        <w:t>13</w:t>
      </w:r>
      <w:r w:rsidR="007E0F00">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7E0F00">
        <w:t>(</w:t>
      </w:r>
      <w:r w:rsidR="007E0F00">
        <w:rPr>
          <w:noProof/>
        </w:rPr>
        <w:t>3</w:t>
      </w:r>
      <w:r w:rsidR="007E0F00">
        <w:t>.</w:t>
      </w:r>
      <w:r w:rsidR="007E0F00">
        <w:rPr>
          <w:noProof/>
        </w:rPr>
        <w:t>15</w:t>
      </w:r>
      <w:r w:rsidR="007E0F00">
        <w:t>)</w:t>
      </w:r>
      <w:r w:rsidR="00D8303D">
        <w:fldChar w:fldCharType="end"/>
      </w:r>
      <w:r>
        <w:t xml:space="preserve"> pro sudý počet</w:t>
      </w:r>
      <w:r w:rsidR="00812672">
        <w:t xml:space="preserve"> pásem na</w:t>
      </w:r>
      <w:r w:rsidR="00520F59">
        <w:t> </w:t>
      </w:r>
      <w:r w:rsidR="00812672">
        <w:t xml:space="preserve">oktávu. </w:t>
      </w:r>
      <w:r w:rsidR="001E74B5">
        <w:fldChar w:fldCharType="begin"/>
      </w:r>
      <w:r w:rsidR="001E74B5">
        <w:instrText xml:space="preserve"> REF _Ref40808936 \r \h </w:instrText>
      </w:r>
      <w:r w:rsidR="001E74B5">
        <w:fldChar w:fldCharType="separate"/>
      </w:r>
      <w:r w:rsidR="007E0F00">
        <w:t>[10]</w:t>
      </w:r>
      <w:r w:rsidR="001E74B5">
        <w:fldChar w:fldCharType="end"/>
      </w:r>
    </w:p>
    <w:p w14:paraId="3BFCE1B8" w14:textId="6F6C1AB2"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A82A1D"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3E49E736" w:rsidR="007968A0" w:rsidRDefault="007968A0" w:rsidP="00812672">
            <w:pPr>
              <w:jc w:val="right"/>
            </w:pPr>
            <w:bookmarkStart w:id="74" w:name="_Ref33226560"/>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14</w:t>
            </w:r>
            <w:r w:rsidR="001C2707">
              <w:rPr>
                <w:noProof/>
              </w:rPr>
              <w:fldChar w:fldCharType="end"/>
            </w:r>
            <w:r>
              <w:t>)</w:t>
            </w:r>
            <w:bookmarkEnd w:id="74"/>
          </w:p>
        </w:tc>
      </w:tr>
    </w:tbl>
    <w:p w14:paraId="21490A1D" w14:textId="6C20B2CB"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A82A1D"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42879717" w:rsidR="007968A0" w:rsidRDefault="007968A0" w:rsidP="00812672">
            <w:pPr>
              <w:jc w:val="right"/>
            </w:pPr>
            <w:bookmarkStart w:id="75" w:name="_Ref3322660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15</w:t>
            </w:r>
            <w:r w:rsidR="001C2707">
              <w:rPr>
                <w:noProof/>
              </w:rPr>
              <w:fldChar w:fldCharType="end"/>
            </w:r>
            <w:r>
              <w:t>)</w:t>
            </w:r>
            <w:bookmarkEnd w:id="75"/>
          </w:p>
        </w:tc>
      </w:tr>
    </w:tbl>
    <w:p w14:paraId="3D7814FA" w14:textId="77777777" w:rsidR="007968A0" w:rsidRDefault="007968A0" w:rsidP="008010F8">
      <w:pPr>
        <w:pStyle w:val="BPDPNormln"/>
      </w:pPr>
    </w:p>
    <w:p w14:paraId="280D92AB" w14:textId="23BC59E2" w:rsidR="00812672" w:rsidRDefault="00812672" w:rsidP="008010F8">
      <w:pPr>
        <w:pStyle w:val="BPDPNormln"/>
      </w:pPr>
      <w:r>
        <w:t xml:space="preserve">Šířka pásma se spočítá dle vztahu </w:t>
      </w:r>
      <w:r w:rsidR="00D8303D">
        <w:fldChar w:fldCharType="begin"/>
      </w:r>
      <w:r w:rsidR="00D8303D">
        <w:instrText xml:space="preserve"> REF _Ref33226847 \h </w:instrText>
      </w:r>
      <w:r w:rsidR="00D8303D">
        <w:fldChar w:fldCharType="separate"/>
      </w:r>
      <w:r w:rsidR="007E0F00">
        <w:t>(</w:t>
      </w:r>
      <w:r w:rsidR="007E0F00">
        <w:rPr>
          <w:noProof/>
        </w:rPr>
        <w:t>3</w:t>
      </w:r>
      <w:r w:rsidR="007E0F00">
        <w:t>.</w:t>
      </w:r>
      <w:r w:rsidR="007E0F00">
        <w:rPr>
          <w:noProof/>
        </w:rPr>
        <w:t>16</w:t>
      </w:r>
      <w:r w:rsidR="007E0F00">
        <w:t>)</w:t>
      </w:r>
      <w:r w:rsidR="00D8303D">
        <w:fldChar w:fldCharType="end"/>
      </w:r>
      <w:r>
        <w:t>.</w:t>
      </w:r>
    </w:p>
    <w:p w14:paraId="1231B5F3" w14:textId="77777777" w:rsidR="00812672" w:rsidRDefault="0081267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A82A1D"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14A5479F" w:rsidR="00812672" w:rsidRDefault="00812672" w:rsidP="00812672">
            <w:pPr>
              <w:jc w:val="right"/>
            </w:pPr>
            <w:bookmarkStart w:id="76" w:name="_Ref3322684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16</w:t>
            </w:r>
            <w:r w:rsidR="001C2707">
              <w:rPr>
                <w:noProof/>
              </w:rPr>
              <w:fldChar w:fldCharType="end"/>
            </w:r>
            <w:r>
              <w:t>)</w:t>
            </w:r>
            <w:bookmarkEnd w:id="76"/>
          </w:p>
        </w:tc>
      </w:tr>
    </w:tbl>
    <w:p w14:paraId="4E1F7677" w14:textId="77777777" w:rsidR="00812672" w:rsidRDefault="00812672" w:rsidP="008010F8">
      <w:pPr>
        <w:pStyle w:val="BPDPNormln"/>
      </w:pPr>
    </w:p>
    <w:p w14:paraId="4A1B4877" w14:textId="758F8BAA" w:rsidR="00935BE9" w:rsidRDefault="00812672" w:rsidP="008010F8">
      <w:pPr>
        <w:pStyle w:val="BPDPNormln"/>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w:t>
      </w:r>
      <w:r w:rsidR="001E74B5">
        <w:fldChar w:fldCharType="begin"/>
      </w:r>
      <w:r w:rsidR="001E74B5">
        <w:instrText xml:space="preserve"> REF _Ref40808936 \r \h </w:instrText>
      </w:r>
      <w:r w:rsidR="001E74B5">
        <w:fldChar w:fldCharType="separate"/>
      </w:r>
      <w:r w:rsidR="007E0F00">
        <w:t>[10]</w:t>
      </w:r>
      <w:r w:rsidR="001E74B5">
        <w:fldChar w:fldCharType="end"/>
      </w:r>
      <w:r>
        <w:t xml:space="preserve">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7E0F00" w:rsidRPr="007E0F00">
        <w:t xml:space="preserve">Obr. </w:t>
      </w:r>
      <w:r w:rsidR="007E0F00" w:rsidRPr="007E0F00">
        <w:rPr>
          <w:noProof/>
        </w:rPr>
        <w:t>3</w:t>
      </w:r>
      <w:r w:rsidR="007E0F00" w:rsidRPr="007E0F00">
        <w:t>.</w:t>
      </w:r>
      <w:r w:rsidR="007E0F00" w:rsidRPr="007E0F00">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8010F8">
      <w:pPr>
        <w:pStyle w:val="BPDPNormln"/>
      </w:pPr>
    </w:p>
    <w:p w14:paraId="1154E199" w14:textId="77777777" w:rsidR="00935BE9" w:rsidRDefault="00935BE9" w:rsidP="00350A05">
      <w:pPr>
        <w:pStyle w:val="BPDPNormln"/>
        <w:jc w:val="center"/>
      </w:pPr>
      <w:r>
        <w:rPr>
          <w:noProof/>
        </w:rPr>
        <w:lastRenderedPageBreak/>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17">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133F7114" w:rsidR="00935BE9" w:rsidRPr="00935BE9" w:rsidRDefault="00935BE9" w:rsidP="00935BE9">
      <w:pPr>
        <w:pStyle w:val="Titulek"/>
        <w:jc w:val="center"/>
        <w:rPr>
          <w:b w:val="0"/>
        </w:rPr>
      </w:pPr>
      <w:bookmarkStart w:id="77" w:name="_Ref33221695"/>
      <w:bookmarkStart w:id="78" w:name="_Toc41489578"/>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77"/>
      <w:r w:rsidRPr="00935BE9">
        <w:rPr>
          <w:b w:val="0"/>
        </w:rPr>
        <w:t>: Modulová frekvenční charakteristika banky filtrů</w:t>
      </w:r>
      <w:bookmarkEnd w:id="78"/>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8010F8">
      <w:pPr>
        <w:pStyle w:val="BPDPNormln"/>
      </w:pPr>
    </w:p>
    <w:p w14:paraId="3A13C9E5" w14:textId="1137F9F2" w:rsidR="00BC1D8E" w:rsidRDefault="003F37D5" w:rsidP="003F37D5">
      <w:pPr>
        <w:pStyle w:val="Nadpis1"/>
      </w:pPr>
      <w:bookmarkStart w:id="79" w:name="_Toc41489555"/>
      <w:r>
        <w:t>Analýza hlavních komponent</w:t>
      </w:r>
      <w:bookmarkEnd w:id="79"/>
    </w:p>
    <w:p w14:paraId="4AF22503" w14:textId="5B6AC460" w:rsidR="0039742C" w:rsidRDefault="0039742C" w:rsidP="008010F8">
      <w:pPr>
        <w:pStyle w:val="BPDPNormln"/>
      </w:pPr>
    </w:p>
    <w:p w14:paraId="60F2644D" w14:textId="0E6DE4F6" w:rsidR="0039742C" w:rsidRPr="0039742C" w:rsidRDefault="0039742C" w:rsidP="008010F8">
      <w:pPr>
        <w:pStyle w:val="BPDPNormln"/>
      </w:pPr>
      <w:r>
        <w:t xml:space="preserve">Signál, který prošel bankou filtrů má tolik dimenzí, do kolika je rozdělen pásem. </w:t>
      </w:r>
      <w:r w:rsidR="00515F02">
        <w:t xml:space="preserve">Pro snížení náročnosti následných výpočtů a tím i procesního zpoždění, byla hledána metoda pro snížení počtu dimenzí signálu. Tedy k odstranění redundance. 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Metoda může být popsána jako lineární transformace vstupních proměnných na nové nekorelované, které nazýváme hlavními komponentami. Z geometrického hlediska dochází k hledání nového prostoru, ve kterém lze </w:t>
      </w:r>
      <w:r w:rsidR="00A71B8A">
        <w:t xml:space="preserve">zobrazit </w:t>
      </w:r>
      <w:r w:rsidR="00515F02">
        <w:t>rozložení vstupních dat, pomocí menšího počtu os označovaných jako hlavní komponenty.</w:t>
      </w:r>
      <w:ins w:id="80" w:author="Konzal Jan (164745)" w:date="2020-05-24T22:08:00Z">
        <w:r w:rsidR="00A71B8A">
          <w:t xml:space="preserve"> </w:t>
        </w:r>
      </w:ins>
      <w:ins w:id="81" w:author="Konzal Jan (164745)" w:date="2020-05-24T22:10:00Z">
        <w:r w:rsidR="00A71B8A">
          <w:t xml:space="preserve">Redukce dimenzí pomocí PCA také </w:t>
        </w:r>
      </w:ins>
      <w:ins w:id="82" w:author="Konzal Jan (164745)" w:date="2020-05-24T22:11:00Z">
        <w:r w:rsidR="00A71B8A">
          <w:t xml:space="preserve">umožňuje </w:t>
        </w:r>
        <w:r w:rsidR="006801B3">
          <w:t>hledat významné charakteristiky v datech, čímž je umožněn jejich kvantitativní popi</w:t>
        </w:r>
      </w:ins>
      <w:ins w:id="83" w:author="Konzal Jan (164745)" w:date="2020-05-24T22:12:00Z">
        <w:r w:rsidR="006801B3">
          <w:t>s.</w:t>
        </w:r>
      </w:ins>
      <w:r w:rsidR="00515F02">
        <w:t xml:space="preserve"> PCA byla vyvinuta pro data s mnoharozměrným normálním rozdělení</w:t>
      </w:r>
      <w:r w:rsidR="00A71B8A">
        <w:t>m</w:t>
      </w:r>
      <w:r w:rsidR="00515F02">
        <w:t>. Není vhodná pro analýzu více stavov</w:t>
      </w:r>
      <w:r w:rsidR="00A71B8A">
        <w:t>ých</w:t>
      </w:r>
      <w:r w:rsidR="00515F02">
        <w:t xml:space="preserve"> kvalitativní</w:t>
      </w:r>
      <w:r w:rsidR="00A71B8A">
        <w:t>ch</w:t>
      </w:r>
      <w:r w:rsidR="00515F02">
        <w:t xml:space="preserve"> dat, na které nelze aplikovat euklidovskou metriku. PCA také není vhodná pro data, která obsahují velké množství nul. Je vhodné, aby počet proměnných nepřevyšoval počet prvků. Obecně je doporučeno, aby se počet prvků blížil druhé mocnině počtu proměnných.</w:t>
      </w:r>
      <w:r w:rsidR="00AA3469">
        <w:t xml:space="preserve"> </w:t>
      </w:r>
      <w:r w:rsidR="00515F02">
        <w:t>Často bývá metoda hlavních komponent součástí komplexnější analýzy dat.</w:t>
      </w:r>
      <w:r w:rsidR="00A71B8A">
        <w:t xml:space="preserve"> </w:t>
      </w:r>
      <w:r w:rsidR="00A71B8A">
        <w:fldChar w:fldCharType="begin"/>
      </w:r>
      <w:r w:rsidR="00A71B8A">
        <w:instrText xml:space="preserve"> REF _Ref40809011 \r \h </w:instrText>
      </w:r>
      <w:r w:rsidR="00A71B8A">
        <w:fldChar w:fldCharType="separate"/>
      </w:r>
      <w:r w:rsidR="007E0F00">
        <w:t>[12]</w:t>
      </w:r>
      <w:r w:rsidR="00A71B8A">
        <w:fldChar w:fldCharType="end"/>
      </w:r>
      <w:r w:rsidR="00A71B8A">
        <w:t xml:space="preserve"> </w:t>
      </w:r>
      <w:r w:rsidR="00A71B8A">
        <w:fldChar w:fldCharType="begin"/>
      </w:r>
      <w:r w:rsidR="00A71B8A">
        <w:instrText xml:space="preserve"> REF _Ref40809013 \r \h </w:instrText>
      </w:r>
      <w:r w:rsidR="00A71B8A">
        <w:fldChar w:fldCharType="separate"/>
      </w:r>
      <w:r w:rsidR="007E0F00">
        <w:t>[13]</w:t>
      </w:r>
      <w:r w:rsidR="00A71B8A">
        <w:fldChar w:fldCharType="end"/>
      </w:r>
      <w:r w:rsidR="00A71B8A">
        <w:t xml:space="preserve"> </w:t>
      </w:r>
      <w:r w:rsidR="00A71B8A">
        <w:fldChar w:fldCharType="begin"/>
      </w:r>
      <w:r w:rsidR="00A71B8A">
        <w:instrText xml:space="preserve"> REF _Ref40809014 \r \h </w:instrText>
      </w:r>
      <w:r w:rsidR="00A71B8A">
        <w:fldChar w:fldCharType="separate"/>
      </w:r>
      <w:r w:rsidR="007E0F00">
        <w:t>[14]</w:t>
      </w:r>
      <w:r w:rsidR="00A71B8A">
        <w:fldChar w:fldCharType="end"/>
      </w:r>
    </w:p>
    <w:p w14:paraId="2797738C" w14:textId="77777777" w:rsidR="00DF4BD4" w:rsidRPr="00D049E0" w:rsidRDefault="00DF4BD4" w:rsidP="008010F8">
      <w:pPr>
        <w:pStyle w:val="BPDPNormln"/>
      </w:pPr>
    </w:p>
    <w:p w14:paraId="78387A47" w14:textId="77777777" w:rsidR="009A5AFE" w:rsidRDefault="00D049E0" w:rsidP="00DF4BD4">
      <w:pPr>
        <w:pStyle w:val="Nadpis2"/>
      </w:pPr>
      <w:bookmarkStart w:id="84" w:name="_Toc41489556"/>
      <w:r>
        <w:t>Princip</w:t>
      </w:r>
      <w:bookmarkEnd w:id="84"/>
    </w:p>
    <w:p w14:paraId="29B7ED61" w14:textId="6858AD94" w:rsidR="009A5AFE" w:rsidRDefault="007F7A73" w:rsidP="008010F8">
      <w:pPr>
        <w:pStyle w:val="BPDPNormln"/>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rozložení původních znaků a poskytují </w:t>
      </w:r>
      <w:r>
        <w:t xml:space="preserve">vhodnější vlastnosti pro další analýzu. </w:t>
      </w:r>
      <w:r w:rsidR="001E74B5">
        <w:fldChar w:fldCharType="begin"/>
      </w:r>
      <w:r w:rsidR="001E74B5">
        <w:instrText xml:space="preserve"> REF _Ref40809011 \r \h </w:instrText>
      </w:r>
      <w:r w:rsidR="001E74B5">
        <w:fldChar w:fldCharType="separate"/>
      </w:r>
      <w:r w:rsidR="007E0F00">
        <w:t>[12]</w:t>
      </w:r>
      <w:r w:rsidR="001E74B5">
        <w:fldChar w:fldCharType="end"/>
      </w:r>
    </w:p>
    <w:p w14:paraId="4440A589" w14:textId="6A5F841D" w:rsidR="00AA3469" w:rsidRPr="00AA3469" w:rsidRDefault="00AA3469" w:rsidP="008010F8">
      <w:pPr>
        <w:pStyle w:val="BPDPNormln"/>
      </w:pPr>
      <w:r>
        <w:t xml:space="preserve">Metoda hlavních komponent transformuje vstupní, obecně vícerozměrná, data do nového prostoru s nižší dimenzí. </w:t>
      </w:r>
    </w:p>
    <w:p w14:paraId="48D88758" w14:textId="4190E3C2" w:rsidR="004D573A" w:rsidRDefault="00582070" w:rsidP="008010F8">
      <w:pPr>
        <w:pStyle w:val="BPDPNormln"/>
      </w:pPr>
      <w:r>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7E0F00" w:rsidRPr="007E0F00">
        <w:t xml:space="preserve">Obr. </w:t>
      </w:r>
      <w:r w:rsidR="007E0F00" w:rsidRPr="007E0F00">
        <w:rPr>
          <w:noProof/>
        </w:rPr>
        <w:t>4</w:t>
      </w:r>
      <w:r w:rsidR="007E0F00" w:rsidRPr="007E0F00">
        <w:t>.</w:t>
      </w:r>
      <w:r w:rsidR="007E0F00" w:rsidRPr="007E0F00">
        <w:rPr>
          <w:noProof/>
        </w:rPr>
        <w:t>1</w:t>
      </w:r>
      <w:r w:rsidR="003C7BF7" w:rsidRPr="003C7BF7">
        <w:fldChar w:fldCharType="end"/>
      </w:r>
      <w:r w:rsidR="003C7BF7">
        <w:t xml:space="preserve"> A)</w:t>
      </w:r>
      <w:r w:rsidR="004D573A">
        <w:t>.</w:t>
      </w:r>
    </w:p>
    <w:p w14:paraId="161D2C76" w14:textId="77777777" w:rsidR="004D573A" w:rsidRDefault="004D573A" w:rsidP="008010F8">
      <w:pPr>
        <w:pStyle w:val="BPDPNormln"/>
      </w:pPr>
    </w:p>
    <w:p w14:paraId="67B53467" w14:textId="2E687863" w:rsidR="004D573A" w:rsidRDefault="00620A15" w:rsidP="00350A05">
      <w:pPr>
        <w:pStyle w:val="BPDPNormln"/>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0CB7CBBE" w:rsidR="004D573A" w:rsidRPr="004D573A" w:rsidRDefault="004D573A" w:rsidP="004D573A">
      <w:pPr>
        <w:pStyle w:val="Titulek"/>
        <w:jc w:val="center"/>
        <w:rPr>
          <w:b w:val="0"/>
        </w:rPr>
      </w:pPr>
      <w:bookmarkStart w:id="85" w:name="_Ref40107256"/>
      <w:bookmarkStart w:id="86" w:name="_Ref33538146"/>
      <w:bookmarkStart w:id="87" w:name="_Toc41489579"/>
      <w:r w:rsidRPr="004D573A">
        <w:rPr>
          <w:b w:val="0"/>
        </w:rPr>
        <w:lastRenderedPageBreak/>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85"/>
      <w:r>
        <w:rPr>
          <w:b w:val="0"/>
        </w:rPr>
        <w:t xml:space="preserve">: </w:t>
      </w:r>
      <w:r w:rsidR="008010F8">
        <w:rPr>
          <w:b w:val="0"/>
        </w:rPr>
        <w:t>A – objekty</w:t>
      </w:r>
      <w:r w:rsidRPr="004D573A">
        <w:rPr>
          <w:b w:val="0"/>
        </w:rPr>
        <w:t xml:space="preserve"> v prostoru souřadnic X a Y</w:t>
      </w:r>
      <w:bookmarkEnd w:id="86"/>
      <w:r w:rsidR="003C7BF7">
        <w:rPr>
          <w:b w:val="0"/>
        </w:rPr>
        <w:t xml:space="preserve"> </w:t>
      </w:r>
      <w:r w:rsidR="008010F8">
        <w:rPr>
          <w:b w:val="0"/>
        </w:rPr>
        <w:t>B – objekty</w:t>
      </w:r>
      <w:r w:rsidR="003C7BF7">
        <w:rPr>
          <w:b w:val="0"/>
        </w:rPr>
        <w:t xml:space="preserve">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87"/>
    </w:p>
    <w:p w14:paraId="2F31DDD3" w14:textId="7031E275" w:rsidR="003C7BF7" w:rsidRDefault="00582070" w:rsidP="008010F8">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7E0F00" w:rsidRPr="007E0F00">
        <w:t xml:space="preserve">Obr. </w:t>
      </w:r>
      <w:r w:rsidR="007E0F00" w:rsidRPr="007E0F00">
        <w:rPr>
          <w:noProof/>
        </w:rPr>
        <w:t>4</w:t>
      </w:r>
      <w:r w:rsidR="007E0F00" w:rsidRPr="007E0F00">
        <w:t>.</w:t>
      </w:r>
      <w:r w:rsidR="007E0F00" w:rsidRPr="007E0F00">
        <w:rPr>
          <w:noProof/>
        </w:rPr>
        <w:t>1</w:t>
      </w:r>
      <w:r w:rsidR="003C7BF7" w:rsidRPr="003C7BF7">
        <w:fldChar w:fldCharType="end"/>
      </w:r>
      <w:r w:rsidR="003C7BF7">
        <w:t xml:space="preserve"> B)</w:t>
      </w:r>
      <w:r w:rsidR="003B3C99">
        <w:t xml:space="preserve">. </w:t>
      </w:r>
    </w:p>
    <w:p w14:paraId="16EF6DA7" w14:textId="2717AD6A" w:rsidR="001963E9" w:rsidRDefault="003B3C99" w:rsidP="008010F8">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5634A757" w:rsidR="001963E9" w:rsidRDefault="00A82A1D"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2562FCF0" w:rsidR="001963E9" w:rsidRDefault="001963E9" w:rsidP="00624EDD">
            <w:pPr>
              <w:jc w:val="right"/>
            </w:pPr>
            <w:bookmarkStart w:id="88" w:name="_Ref33602296"/>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w:t>
            </w:r>
            <w:r w:rsidR="001C2707">
              <w:rPr>
                <w:noProof/>
              </w:rPr>
              <w:fldChar w:fldCharType="end"/>
            </w:r>
            <w:r>
              <w:t>)</w:t>
            </w:r>
            <w:bookmarkEnd w:id="88"/>
          </w:p>
        </w:tc>
      </w:tr>
    </w:tbl>
    <w:p w14:paraId="020B20BF" w14:textId="77777777" w:rsidR="001963E9" w:rsidRDefault="001963E9" w:rsidP="008010F8">
      <w:pPr>
        <w:pStyle w:val="BPDPNormln"/>
      </w:pPr>
    </w:p>
    <w:p w14:paraId="4C06A1FA" w14:textId="77777777" w:rsidR="001963E9" w:rsidRDefault="001963E9" w:rsidP="008010F8">
      <w:pPr>
        <w:pStyle w:val="BPDPNormln"/>
      </w:pPr>
    </w:p>
    <w:p w14:paraId="101A782F" w14:textId="44A7FED3" w:rsidR="00BA6C35" w:rsidRDefault="00624EDD" w:rsidP="008010F8">
      <w:pPr>
        <w:pStyle w:val="BPDPNormln"/>
      </w:pPr>
      <w:r>
        <w:t xml:space="preserve">Kde </w:t>
      </w:r>
      <w:proofErr w:type="spellStart"/>
      <w:r w:rsidRPr="00577E8B">
        <w:rPr>
          <w:b/>
          <w:i/>
        </w:rPr>
        <w:t>x</w:t>
      </w:r>
      <w:r w:rsidRPr="00577E8B">
        <w:rPr>
          <w:b/>
          <w:i/>
          <w:vertAlign w:val="subscript"/>
        </w:rPr>
        <w:t>k</w:t>
      </w:r>
      <w:proofErr w:type="spellEnd"/>
      <w:r>
        <w:t xml:space="preserve"> je původní </w:t>
      </w:r>
      <w:r w:rsidR="00787BB0">
        <w:t>reprezentace</w:t>
      </w:r>
      <w:r>
        <w:t xml:space="preserve"> a </w:t>
      </w:r>
      <w:proofErr w:type="spellStart"/>
      <w:r w:rsidR="003C7BF7" w:rsidRPr="00577E8B">
        <w:rPr>
          <w:b/>
          <w:i/>
        </w:rPr>
        <w:t>x‘</w:t>
      </w:r>
      <w:r w:rsidRPr="00577E8B">
        <w:rPr>
          <w:b/>
          <w:i/>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B4066B">
        <w:fldChar w:fldCharType="begin"/>
      </w:r>
      <w:r w:rsidR="00B4066B">
        <w:instrText xml:space="preserve"> REF _Ref40809011 \r \h </w:instrText>
      </w:r>
      <w:r w:rsidR="00B4066B">
        <w:fldChar w:fldCharType="separate"/>
      </w:r>
      <w:r w:rsidR="007E0F00">
        <w:t>[12]</w:t>
      </w:r>
      <w:r w:rsidR="00B4066B">
        <w:fldChar w:fldCharType="end"/>
      </w:r>
      <w:r w:rsidR="00B4066B">
        <w:t xml:space="preserve">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1E74B5">
        <w:t xml:space="preserve"> </w:t>
      </w:r>
    </w:p>
    <w:p w14:paraId="628163A9" w14:textId="77777777" w:rsidR="00DF4BD4" w:rsidRDefault="00DF4BD4" w:rsidP="008010F8">
      <w:pPr>
        <w:pStyle w:val="BPDPNormln"/>
      </w:pPr>
    </w:p>
    <w:p w14:paraId="18D93A44" w14:textId="77777777" w:rsidR="005341AC" w:rsidRDefault="00DF4BD4" w:rsidP="005341AC">
      <w:pPr>
        <w:pStyle w:val="Nadpis3"/>
      </w:pPr>
      <w:bookmarkStart w:id="89" w:name="_Toc41489557"/>
      <w:proofErr w:type="spellStart"/>
      <w:r>
        <w:t>K</w:t>
      </w:r>
      <w:r w:rsidR="005341AC">
        <w:t>ovarianční</w:t>
      </w:r>
      <w:proofErr w:type="spellEnd"/>
      <w:r w:rsidR="005341AC">
        <w:t xml:space="preserve"> matice</w:t>
      </w:r>
      <w:bookmarkEnd w:id="89"/>
    </w:p>
    <w:p w14:paraId="6BA0EBA5" w14:textId="4A72887A" w:rsidR="0043017E" w:rsidRDefault="00E42735" w:rsidP="008010F8">
      <w:pPr>
        <w:pStyle w:val="BPDPNormln"/>
      </w:pPr>
      <w:r>
        <w:t>Analýza hlavních komponent s </w:t>
      </w:r>
      <w:proofErr w:type="spellStart"/>
      <w:r>
        <w:t>kovarianční</w:t>
      </w:r>
      <w:proofErr w:type="spellEnd"/>
      <w:r>
        <w:t xml:space="preserve"> maticí se někdy nazývá též centrovaná PCA</w:t>
      </w:r>
      <w:r w:rsidR="008010F8">
        <w:t xml:space="preserve"> </w:t>
      </w:r>
      <w:r w:rsidR="009E53D7">
        <w:fldChar w:fldCharType="begin"/>
      </w:r>
      <w:r w:rsidR="009E53D7">
        <w:instrText xml:space="preserve"> REF _Ref32489285 \h </w:instrText>
      </w:r>
      <w:r w:rsidR="009E53D7">
        <w:fldChar w:fldCharType="separate"/>
      </w:r>
      <w:r w:rsidR="007E0F00">
        <w:t>(</w:t>
      </w:r>
      <w:r w:rsidR="007E0F00">
        <w:rPr>
          <w:noProof/>
        </w:rPr>
        <w:t>4</w:t>
      </w:r>
      <w:r w:rsidR="007E0F00">
        <w:t>.</w:t>
      </w:r>
      <w:r w:rsidR="007E0F00">
        <w:rPr>
          <w:noProof/>
        </w:rPr>
        <w:t>4</w:t>
      </w:r>
      <w:r w:rsidR="007E0F00">
        <w:t>)</w:t>
      </w:r>
      <w:r w:rsidR="009E53D7">
        <w:fldChar w:fldCharType="end"/>
      </w:r>
      <w:r w:rsidR="009E53D7">
        <w:t xml:space="preserve">, </w:t>
      </w:r>
      <w:r w:rsidR="009E53D7">
        <w:fldChar w:fldCharType="begin"/>
      </w:r>
      <w:r w:rsidR="009E53D7">
        <w:instrText xml:space="preserve"> REF _Ref32587789 \h </w:instrText>
      </w:r>
      <w:r w:rsidR="009E53D7">
        <w:fldChar w:fldCharType="separate"/>
      </w:r>
      <w:r w:rsidR="007E0F00">
        <w:t>(</w:t>
      </w:r>
      <w:r w:rsidR="007E0F00">
        <w:rPr>
          <w:noProof/>
        </w:rPr>
        <w:t>4</w:t>
      </w:r>
      <w:r w:rsidR="007E0F00">
        <w:t>.</w:t>
      </w:r>
      <w:r w:rsidR="007E0F00">
        <w:rPr>
          <w:noProof/>
        </w:rPr>
        <w:t>5</w:t>
      </w:r>
      <w:r w:rsidR="007E0F00">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A82A1D"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2DFBBE9A" w:rsidR="0043017E" w:rsidRDefault="0043017E" w:rsidP="00314A13">
            <w:pPr>
              <w:jc w:val="center"/>
            </w:pPr>
            <w:r>
              <w:t>(</w:t>
            </w:r>
            <w:r w:rsidR="000D6B60">
              <w:rPr>
                <w:noProof/>
              </w:rPr>
              <w:fldChar w:fldCharType="begin"/>
            </w:r>
            <w:r w:rsidR="000D6B60">
              <w:rPr>
                <w:noProof/>
              </w:rPr>
              <w:instrText xml:space="preserve"> STYLEREF 1 \s </w:instrText>
            </w:r>
            <w:r w:rsidR="000D6B60">
              <w:rPr>
                <w:noProof/>
              </w:rPr>
              <w:fldChar w:fldCharType="separate"/>
            </w:r>
            <w:r w:rsidR="007E0F00">
              <w:rPr>
                <w:noProof/>
              </w:rPr>
              <w:t>4</w:t>
            </w:r>
            <w:r w:rsidR="000D6B60">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2</w:t>
            </w:r>
            <w:r w:rsidR="001C2707">
              <w:rPr>
                <w:noProof/>
              </w:rPr>
              <w:fldChar w:fldCharType="end"/>
            </w:r>
            <w:r>
              <w:t>)</w:t>
            </w:r>
          </w:p>
        </w:tc>
      </w:tr>
    </w:tbl>
    <w:p w14:paraId="5F4372E1" w14:textId="399B14E7" w:rsidR="0043017E" w:rsidRDefault="0043017E" w:rsidP="008010F8">
      <w:pPr>
        <w:pStyle w:val="BPDPNormln"/>
      </w:pPr>
    </w:p>
    <w:p w14:paraId="0D7DC2BB" w14:textId="77777777" w:rsidR="0043017E" w:rsidRDefault="0043017E" w:rsidP="008010F8">
      <w:pPr>
        <w:pStyle w:val="BPDPNormln"/>
      </w:pPr>
    </w:p>
    <w:p w14:paraId="609CFD72" w14:textId="0331E4C2" w:rsidR="006F783D" w:rsidRPr="00B7447E" w:rsidRDefault="00314A13" w:rsidP="008010F8">
      <w:pPr>
        <w:pStyle w:val="BPDPNormln"/>
      </w:pPr>
      <w:r>
        <w:t xml:space="preserve">Kde </w:t>
      </w:r>
      <w:proofErr w:type="spellStart"/>
      <w:r w:rsidRPr="00577E8B">
        <w:t>λ</w:t>
      </w:r>
      <w:r w:rsidRPr="00577E8B">
        <w:rPr>
          <w:vertAlign w:val="subscript"/>
        </w:rPr>
        <w:t>i</w:t>
      </w:r>
      <w:proofErr w:type="spellEnd"/>
      <w:r>
        <w:t xml:space="preserve"> jsou vlastní čísla. </w:t>
      </w:r>
      <w:r w:rsidR="00F51345">
        <w:t>Tato metoda výpočtu PCA se hodí pro data, která jsou ve</w:t>
      </w:r>
      <w:r w:rsidR="00F34C13">
        <w:t> </w:t>
      </w:r>
      <w:r w:rsidR="00F51345">
        <w:t>stejných jednotkách</w:t>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01B3E7D8" w14:textId="77777777" w:rsidR="006F0AB1" w:rsidRPr="006F0AB1" w:rsidRDefault="00DF4BD4" w:rsidP="006F0AB1">
      <w:pPr>
        <w:pStyle w:val="Nadpis3"/>
      </w:pPr>
      <w:bookmarkStart w:id="90" w:name="_Toc41489558"/>
      <w:r>
        <w:t>M</w:t>
      </w:r>
      <w:r w:rsidR="006F0AB1">
        <w:t>atice korelační koeficientů</w:t>
      </w:r>
      <w:bookmarkEnd w:id="90"/>
    </w:p>
    <w:p w14:paraId="6DD1EC62" w14:textId="38EC54D5" w:rsidR="005341AC" w:rsidRDefault="00755703" w:rsidP="008010F8">
      <w:pPr>
        <w:pStyle w:val="BPDPNormln"/>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 xml:space="preserve">závislé na jednotkách, v kterých byly naměřeny. </w:t>
      </w:r>
      <w:r w:rsidR="00343C05">
        <w:t>Normalizací na jednotkový</w:t>
      </w:r>
      <w:r w:rsidR="00452C7E">
        <w:t xml:space="preserve"> rozptyl</w:t>
      </w:r>
      <w:r w:rsidR="00343C05">
        <w:t xml:space="preserve"> </w:t>
      </w:r>
      <w:r w:rsidR="00452C7E">
        <w:t xml:space="preserve">získává množina objektů nový kompaktnější </w:t>
      </w:r>
      <w:r w:rsidR="00452C7E">
        <w:lastRenderedPageBreak/>
        <w:t xml:space="preserve">zakulacený tvar. Snižují se rozdíly mezi vlivy hlavních komponent, což může vést k výpočetním chybám. </w:t>
      </w:r>
      <w:r w:rsidR="006F783D">
        <w:t>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p>
    <w:p w14:paraId="29665E2C" w14:textId="77777777" w:rsidR="00C94445" w:rsidRDefault="00C94445" w:rsidP="008010F8">
      <w:pPr>
        <w:pStyle w:val="BPDPNormln"/>
      </w:pPr>
    </w:p>
    <w:p w14:paraId="57377E0C" w14:textId="77777777" w:rsidR="00C94445" w:rsidRDefault="00C94445" w:rsidP="00C94445">
      <w:pPr>
        <w:pStyle w:val="Nadpis2"/>
      </w:pPr>
      <w:bookmarkStart w:id="91" w:name="_Ref32497547"/>
      <w:bookmarkStart w:id="92" w:name="_Toc41489559"/>
      <w:r>
        <w:t>Výběr počtu hlavních komponent</w:t>
      </w:r>
      <w:bookmarkEnd w:id="91"/>
      <w:bookmarkEnd w:id="92"/>
    </w:p>
    <w:p w14:paraId="06EB77D1" w14:textId="78BB28E8" w:rsidR="00C94445" w:rsidRDefault="00C94445" w:rsidP="008010F8">
      <w:pPr>
        <w:pStyle w:val="BPDPNormln"/>
      </w:pPr>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v nich obsaženém. Nyní je třeba z množiny hlavních komponent vybrat několik s nejnižšími pořadovými čísly</w:t>
      </w:r>
      <w:r w:rsidR="0023628C">
        <w:t xml:space="preserve">, </w:t>
      </w:r>
      <w:r w:rsidR="00432249">
        <w:t>tak aby mohlo být dostatečně popsáno rozložení dat</w:t>
      </w:r>
      <w:r>
        <w:t>. Obecně je dobré brát v úvahu jen komponenty, které mají vlastní hodnoty vyšší, než je průměr všech vlastních hodnot.</w:t>
      </w:r>
      <w:r w:rsidR="0043271C">
        <w:t xml:space="preserve"> 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12603E28" w14:textId="69152196" w:rsidR="00C94445" w:rsidRDefault="00C94445" w:rsidP="008010F8">
      <w:pPr>
        <w:pStyle w:val="BPDPNormln"/>
      </w:pPr>
      <w:r>
        <w:t>Pokud je využita metoda s korelační maticí, tak se nejčastěji ke stanovení počtu hlavních komponent používá Kaiserovo kritérium.</w:t>
      </w:r>
      <w:r w:rsidR="0043271C">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7E0F00">
        <w:t>(</w:t>
      </w:r>
      <w:r w:rsidR="007E0F00">
        <w:rPr>
          <w:noProof/>
        </w:rPr>
        <w:t>4</w:t>
      </w:r>
      <w:r w:rsidR="007E0F00">
        <w:t>.</w:t>
      </w:r>
      <w:r w:rsidR="007E0F00">
        <w:rPr>
          <w:noProof/>
        </w:rPr>
        <w:t>8</w:t>
      </w:r>
      <w:r w:rsidR="007E0F00">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7E0F00">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113D44F9" w14:textId="73548DC4" w:rsidR="00C94445" w:rsidRDefault="004C4117" w:rsidP="008010F8">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 než je průměr všech vlastních hodnot. </w:t>
      </w:r>
      <w:r>
        <w:fldChar w:fldCharType="begin"/>
      </w:r>
      <w:r>
        <w:instrText xml:space="preserve"> REF _Ref40809069 \r \h </w:instrText>
      </w:r>
      <w:r>
        <w:fldChar w:fldCharType="separate"/>
      </w:r>
      <w:r w:rsidR="007E0F00">
        <w:t>[15]</w:t>
      </w:r>
      <w:r>
        <w:fldChar w:fldCharType="end"/>
      </w:r>
    </w:p>
    <w:p w14:paraId="768BC006" w14:textId="3A1F4BA7" w:rsidR="00C94445" w:rsidRDefault="00C94445" w:rsidP="008010F8">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7E0F00" w:rsidRPr="007E0F00">
        <w:t xml:space="preserve">Obr. </w:t>
      </w:r>
      <w:r w:rsidR="007E0F00" w:rsidRPr="007E0F00">
        <w:rPr>
          <w:noProof/>
        </w:rPr>
        <w:t>4</w:t>
      </w:r>
      <w:r w:rsidR="007E0F00" w:rsidRPr="007E0F00">
        <w:t>.</w:t>
      </w:r>
      <w:r w:rsidR="007E0F00" w:rsidRPr="007E0F00">
        <w:rPr>
          <w:noProof/>
        </w:rPr>
        <w:t>2</w:t>
      </w:r>
      <w:r w:rsidRPr="008C2645">
        <w:fldChar w:fldCharType="end"/>
      </w:r>
      <w:r>
        <w:t>).</w:t>
      </w:r>
    </w:p>
    <w:p w14:paraId="6A528F87" w14:textId="77777777" w:rsidR="00C94445" w:rsidRDefault="00C94445" w:rsidP="008010F8">
      <w:pPr>
        <w:pStyle w:val="BPDPNormln"/>
      </w:pPr>
    </w:p>
    <w:p w14:paraId="7C5916DD" w14:textId="77777777" w:rsidR="00C94445" w:rsidRDefault="002D4518" w:rsidP="00350A05">
      <w:pPr>
        <w:pStyle w:val="BPDPNormln"/>
        <w:jc w:val="center"/>
      </w:pPr>
      <w:r>
        <w:rPr>
          <w:noProof/>
        </w:rPr>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5458DE75" w:rsidR="00C94445" w:rsidRPr="005D568C" w:rsidRDefault="00C94445" w:rsidP="00C94445">
      <w:pPr>
        <w:pStyle w:val="Titulek"/>
        <w:jc w:val="center"/>
        <w:rPr>
          <w:b w:val="0"/>
        </w:rPr>
      </w:pPr>
      <w:bookmarkStart w:id="93" w:name="_Ref32494947"/>
      <w:bookmarkStart w:id="94" w:name="_Toc41489580"/>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93"/>
      <w:r w:rsidRPr="005D568C">
        <w:rPr>
          <w:b w:val="0"/>
        </w:rPr>
        <w:t xml:space="preserve"> </w:t>
      </w:r>
      <w:r w:rsidR="003822DC">
        <w:rPr>
          <w:b w:val="0"/>
        </w:rPr>
        <w:t>I</w:t>
      </w:r>
      <w:r w:rsidR="003822DC" w:rsidRPr="003822DC">
        <w:rPr>
          <w:b w:val="0"/>
        </w:rPr>
        <w:t>ndexový graf úpatí vlastních čísel</w:t>
      </w:r>
      <w:bookmarkEnd w:id="94"/>
    </w:p>
    <w:p w14:paraId="252E519B" w14:textId="77777777" w:rsidR="00C94445" w:rsidRPr="00B704E8" w:rsidRDefault="00C94445" w:rsidP="008010F8">
      <w:pPr>
        <w:pStyle w:val="BPDPNormln"/>
      </w:pPr>
    </w:p>
    <w:p w14:paraId="7CFD5B4E" w14:textId="07FDB4F9" w:rsidR="00DF4BD4" w:rsidRDefault="00C94445" w:rsidP="008010F8">
      <w:pPr>
        <w:pStyle w:val="BPDPNormln"/>
      </w:pPr>
      <w:r>
        <w:lastRenderedPageBreak/>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 xml:space="preserve">komponenty.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_Ref40809069 \r \h </w:instrText>
      </w:r>
      <w:r w:rsidR="00B4066B">
        <w:fldChar w:fldCharType="separate"/>
      </w:r>
      <w:r w:rsidR="007E0F00">
        <w:t>[15]</w:t>
      </w:r>
      <w:r w:rsidR="00B4066B">
        <w:fldChar w:fldCharType="end"/>
      </w:r>
    </w:p>
    <w:p w14:paraId="55A2A2A5" w14:textId="4B9BAE33" w:rsidR="00E41541" w:rsidRPr="00E41541" w:rsidRDefault="00E41541" w:rsidP="008010F8">
      <w:pPr>
        <w:pStyle w:val="BPDPNormln"/>
      </w:pPr>
      <w:r>
        <w:t>Další metodou může být výběr komponent</w:t>
      </w:r>
      <w:r w:rsidR="0048415D">
        <w:t xml:space="preserve">, které dohromady vyjadřují 90 až 99 % celkového rozptylu. </w:t>
      </w:r>
      <w:r w:rsidR="001E74B5">
        <w:fldChar w:fldCharType="begin"/>
      </w:r>
      <w:r w:rsidR="001E74B5">
        <w:instrText xml:space="preserve"> REF _Ref40809014 \r \h </w:instrText>
      </w:r>
      <w:r w:rsidR="001E74B5">
        <w:fldChar w:fldCharType="separate"/>
      </w:r>
      <w:r w:rsidR="007E0F00">
        <w:t>[14]</w:t>
      </w:r>
      <w:r w:rsidR="001E74B5">
        <w:fldChar w:fldCharType="end"/>
      </w:r>
    </w:p>
    <w:p w14:paraId="1EA4CD4A" w14:textId="787AEB9D" w:rsidR="006935CA" w:rsidRDefault="00DF4BD4" w:rsidP="00DF4BD4">
      <w:pPr>
        <w:pStyle w:val="Nadpis2"/>
      </w:pPr>
      <w:bookmarkStart w:id="95" w:name="_Ref40114708"/>
      <w:bookmarkStart w:id="96" w:name="_Toc41489560"/>
      <w:r>
        <w:t>V</w:t>
      </w:r>
      <w:r w:rsidR="006935CA">
        <w:t>ýpočet</w:t>
      </w:r>
      <w:r w:rsidR="00AF5F8A">
        <w:t xml:space="preserve"> </w:t>
      </w:r>
      <w:r w:rsidR="004F2ADD">
        <w:t>analýzy hlavních komponent</w:t>
      </w:r>
      <w:bookmarkEnd w:id="95"/>
      <w:bookmarkEnd w:id="96"/>
    </w:p>
    <w:p w14:paraId="33645B30" w14:textId="1AE6CC57" w:rsidR="00DF4BD4" w:rsidRDefault="004A4508" w:rsidP="008010F8">
      <w:pPr>
        <w:pStyle w:val="BPDPNormln"/>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w:t>
      </w:r>
      <w:r w:rsidR="001E74B5">
        <w:fldChar w:fldCharType="begin"/>
      </w:r>
      <w:r w:rsidR="001E74B5">
        <w:instrText xml:space="preserve"> REF _Ref40809013 \r \h </w:instrText>
      </w:r>
      <w:r w:rsidR="001E74B5">
        <w:fldChar w:fldCharType="separate"/>
      </w:r>
      <w:r w:rsidR="007E0F00">
        <w:t>[13]</w:t>
      </w:r>
      <w:r w:rsidR="001E74B5">
        <w:fldChar w:fldCharType="end"/>
      </w:r>
      <w:r w:rsidR="00A60C04">
        <w:t xml:space="preserve"> </w:t>
      </w:r>
      <w:r w:rsidR="00CC65DF">
        <w:t>Dále je uveden postup výpočtu analýzy hlavních komponent pomocí algoritmu SVD.</w:t>
      </w:r>
    </w:p>
    <w:p w14:paraId="546168E0" w14:textId="44E7DC0B" w:rsidR="0084508C" w:rsidRDefault="00CC65DF" w:rsidP="008010F8">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7E0F00">
        <w:t>(</w:t>
      </w:r>
      <w:r w:rsidR="007E0F00">
        <w:rPr>
          <w:noProof/>
        </w:rPr>
        <w:t>4</w:t>
      </w:r>
      <w:r w:rsidR="007E0F00">
        <w:t>.</w:t>
      </w:r>
      <w:r w:rsidR="007E0F00">
        <w:rPr>
          <w:noProof/>
        </w:rPr>
        <w:t>4</w:t>
      </w:r>
      <w:r w:rsidR="007E0F00">
        <w:t>)</w:t>
      </w:r>
      <w:r w:rsidR="00AE73E7">
        <w:rPr>
          <w:b/>
        </w:rPr>
        <w:fldChar w:fldCharType="end"/>
      </w:r>
      <w:r>
        <w:t xml:space="preserve">, </w:t>
      </w:r>
    </w:p>
    <w:p w14:paraId="250A6922" w14:textId="77777777" w:rsidR="0084508C" w:rsidRDefault="0084508C"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8010F8">
            <w:pPr>
              <w:pStyle w:val="BPDPNormln"/>
            </w:pPr>
          </w:p>
        </w:tc>
        <w:tc>
          <w:tcPr>
            <w:tcW w:w="3500" w:type="pct"/>
          </w:tcPr>
          <w:p w14:paraId="60ADA9D8" w14:textId="1FA6794F" w:rsidR="0084508C" w:rsidRDefault="00A82A1D" w:rsidP="008010F8">
            <w:pPr>
              <w:pStyle w:val="BPDPNormln"/>
            </w:pPr>
            <m:oMathPara>
              <m:oMath>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1,1</m:t>
                                    </m:r>
                                  </m:sub>
                                </m:sSub>
                              </m:e>
                              <m:e>
                                <m:sSub>
                                  <m:sSubPr>
                                    <m:ctrlPr>
                                      <w:rPr>
                                        <w:rFonts w:ascii="Cambria Math" w:hAnsi="Cambria Math"/>
                                      </w:rPr>
                                    </m:ctrlPr>
                                  </m:sSubPr>
                                  <m:e>
                                    <m:r>
                                      <w:rPr>
                                        <w:rFonts w:ascii="Cambria Math" w:hAnsi="Cambria Math"/>
                                      </w:rPr>
                                      <m:t>x</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2,1</m:t>
                                    </m:r>
                                  </m:sub>
                                </m:sSub>
                              </m:e>
                              <m:e>
                                <m:sSub>
                                  <m:sSubPr>
                                    <m:ctrlPr>
                                      <w:rPr>
                                        <w:rFonts w:ascii="Cambria Math" w:hAnsi="Cambria Math"/>
                                      </w:rPr>
                                    </m:ctrlPr>
                                  </m:sSubPr>
                                  <m:e>
                                    <m:r>
                                      <w:rPr>
                                        <w:rFonts w:ascii="Cambria Math" w:hAnsi="Cambria Math"/>
                                      </w:rPr>
                                      <m:t>x</m:t>
                                    </m:r>
                                  </m:e>
                                  <m:sub>
                                    <m:r>
                                      <m:rPr>
                                        <m:sty m:val="p"/>
                                      </m:rPr>
                                      <w:rPr>
                                        <w:rFonts w:ascii="Cambria Math" w:hAnsi="Cambria Math"/>
                                      </w:rPr>
                                      <m:t>2,2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j</m:t>
                                    </m:r>
                                  </m:sub>
                                </m:sSub>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j</m:t>
                                    </m:r>
                                  </m:sub>
                                </m:sSub>
                              </m:e>
                            </m:mr>
                          </m:m>
                        </m:e>
                      </m:mr>
                      <m:mr>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mr>
                          </m:m>
                        </m:e>
                      </m:mr>
                    </m:m>
                  </m:e>
                </m:d>
              </m:oMath>
            </m:oMathPara>
          </w:p>
        </w:tc>
        <w:tc>
          <w:tcPr>
            <w:tcW w:w="750" w:type="pct"/>
            <w:tcMar>
              <w:right w:w="0" w:type="dxa"/>
            </w:tcMar>
            <w:vAlign w:val="center"/>
          </w:tcPr>
          <w:p w14:paraId="0159BFC7" w14:textId="0234A40F" w:rsidR="0084508C" w:rsidRDefault="0084508C" w:rsidP="008010F8">
            <w:pPr>
              <w:pStyle w:val="BPDPNormln"/>
            </w:pPr>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r>
              <w:t>)</w:t>
            </w:r>
          </w:p>
        </w:tc>
      </w:tr>
    </w:tbl>
    <w:p w14:paraId="31797B0D" w14:textId="77777777" w:rsidR="0084508C" w:rsidRDefault="0084508C" w:rsidP="008010F8">
      <w:pPr>
        <w:pStyle w:val="BPDPNormln"/>
      </w:pPr>
    </w:p>
    <w:p w14:paraId="6B12C1FD" w14:textId="77777777" w:rsidR="0084508C" w:rsidRDefault="0084508C" w:rsidP="008010F8">
      <w:pPr>
        <w:pStyle w:val="BPDPNormln"/>
      </w:pPr>
    </w:p>
    <w:p w14:paraId="2C0B08F8" w14:textId="2A10429F" w:rsidR="00F12508" w:rsidRDefault="00CC65DF" w:rsidP="008010F8">
      <w:pPr>
        <w:pStyle w:val="BPDPNormln"/>
      </w:pPr>
      <w:r>
        <w:t xml:space="preserve">kde </w:t>
      </w:r>
      <w:r w:rsidR="00F12508">
        <w:t xml:space="preserve">řádky </w:t>
      </w:r>
      <w:r w:rsidR="00F90569">
        <w:t>představují</w:t>
      </w:r>
      <w:r w:rsidR="00F12508">
        <w:t xml:space="preserve"> jednotlivé </w:t>
      </w:r>
      <w:r w:rsidR="00F90569">
        <w:t>vzorky úderů</w:t>
      </w:r>
      <w:r w:rsidR="00F12508">
        <w:t xml:space="preserve"> </w:t>
      </w:r>
      <w:r w:rsidR="006E386E">
        <w:t xml:space="preserve">a </w:t>
      </w:r>
      <w:r>
        <w:t xml:space="preserve">sloupce </w:t>
      </w:r>
      <w:r w:rsidR="004C4117">
        <w:t>frekvenční pásma</w:t>
      </w:r>
      <w:r w:rsidR="00F12508">
        <w:t>.</w:t>
      </w:r>
      <w:r w:rsidR="00DA2F69">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7E0F00">
        <w:t>[18]</w:t>
      </w:r>
      <w:r w:rsidR="001E74B5">
        <w:fldChar w:fldCharType="end"/>
      </w:r>
    </w:p>
    <w:p w14:paraId="3E63E557" w14:textId="1593D3F0" w:rsidR="00CC65DF" w:rsidRDefault="00F12508" w:rsidP="008010F8">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ml:space="preserve">= </w:t>
      </w:r>
      <w:r w:rsidR="00274A2F" w:rsidRPr="00534DD5">
        <w:rPr>
          <w:b/>
        </w:rPr>
        <w:t>x</w:t>
      </w:r>
      <w:r w:rsidR="00274A2F">
        <w:rPr>
          <w:b/>
          <w:vertAlign w:val="subscript"/>
        </w:rPr>
        <w:t>k</w:t>
      </w:r>
      <w:r w:rsidR="00A62125" w:rsidRPr="00534DD5">
        <w:rPr>
          <w:b/>
          <w:vertAlign w:val="subscript"/>
        </w:rPr>
        <w:t>,1</w:t>
      </w:r>
      <w:r w:rsidR="00A62125" w:rsidRPr="00534DD5">
        <w:rPr>
          <w:b/>
        </w:rPr>
        <w:t xml:space="preserve"> … </w:t>
      </w:r>
      <w:proofErr w:type="spellStart"/>
      <w:proofErr w:type="gramStart"/>
      <w:r w:rsidR="005D1C6E" w:rsidRPr="00534DD5">
        <w:rPr>
          <w:b/>
        </w:rPr>
        <w:t>x</w:t>
      </w:r>
      <w:r w:rsidR="005D1C6E">
        <w:rPr>
          <w:b/>
          <w:vertAlign w:val="subscript"/>
        </w:rPr>
        <w:t>k</w:t>
      </w:r>
      <w:r w:rsidR="00A62125" w:rsidRPr="00534DD5">
        <w:rPr>
          <w:b/>
          <w:vertAlign w:val="subscript"/>
        </w:rPr>
        <w:t>,j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7E0F00">
        <w:t>(</w:t>
      </w:r>
      <w:r w:rsidR="007E0F00">
        <w:rPr>
          <w:noProof/>
        </w:rPr>
        <w:t>4</w:t>
      </w:r>
      <w:r w:rsidR="007E0F00">
        <w:t>.</w:t>
      </w:r>
      <w:r w:rsidR="007E0F00">
        <w:rPr>
          <w:noProof/>
        </w:rPr>
        <w:t>4</w:t>
      </w:r>
      <w:r w:rsidR="007E0F00">
        <w:t>)</w:t>
      </w:r>
      <w:r w:rsidR="00571EB3">
        <w:fldChar w:fldCharType="end"/>
      </w:r>
      <w:r w:rsidR="00BC737A">
        <w:t xml:space="preserve"> průměr.</w:t>
      </w:r>
      <w:r w:rsidR="00DA2F69">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p>
    <w:p w14:paraId="19620CE1" w14:textId="77777777" w:rsidR="008B45A1" w:rsidRDefault="008B45A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3E09A9EC" w:rsidR="00B158F7" w:rsidRDefault="00B158F7" w:rsidP="000C668B">
            <w:pPr>
              <w:ind w:left="0"/>
              <w:jc w:val="right"/>
            </w:pPr>
            <w:bookmarkStart w:id="97" w:name="_Ref3248928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97"/>
          </w:p>
        </w:tc>
      </w:tr>
    </w:tbl>
    <w:p w14:paraId="2B5034FF" w14:textId="77777777" w:rsidR="008B45A1" w:rsidRDefault="008B45A1" w:rsidP="008010F8">
      <w:pPr>
        <w:pStyle w:val="BPDPNormln"/>
      </w:pPr>
    </w:p>
    <w:p w14:paraId="3F0DD7C7" w14:textId="61B66FBB" w:rsidR="000C668B" w:rsidRPr="00DA2F69" w:rsidRDefault="000C668B" w:rsidP="008010F8">
      <w:pPr>
        <w:pStyle w:val="BPDPNormln"/>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7E0F00">
        <w:t>(</w:t>
      </w:r>
      <w:r w:rsidR="007E0F00">
        <w:rPr>
          <w:noProof/>
        </w:rPr>
        <w:t>4</w:t>
      </w:r>
      <w:r w:rsidR="007E0F00">
        <w:t>.</w:t>
      </w:r>
      <w:r w:rsidR="007E0F00">
        <w:rPr>
          <w:noProof/>
        </w:rPr>
        <w:t>5</w:t>
      </w:r>
      <w:r w:rsidR="007E0F00">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1E74B5" w:rsidRPr="001E74B5">
        <w:fldChar w:fldCharType="begin"/>
      </w:r>
      <w:r w:rsidR="001E74B5" w:rsidRPr="001E74B5">
        <w:instrText xml:space="preserve"> REF _Ref40809071 \r \h  \* MERGEFORMAT </w:instrText>
      </w:r>
      <w:r w:rsidR="001E74B5" w:rsidRPr="001E74B5">
        <w:fldChar w:fldCharType="separate"/>
      </w:r>
      <w:r w:rsidR="007E0F00">
        <w:t>[16]</w:t>
      </w:r>
      <w:r w:rsidR="001E74B5" w:rsidRPr="001E74B5">
        <w:fldChar w:fldCharType="end"/>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A82A1D"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7002459B" w:rsidR="000C668B" w:rsidRDefault="000C668B" w:rsidP="008C2645">
            <w:pPr>
              <w:ind w:left="0"/>
              <w:jc w:val="right"/>
            </w:pPr>
            <w:bookmarkStart w:id="98" w:name="_Ref32587789"/>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bookmarkEnd w:id="98"/>
          </w:p>
        </w:tc>
      </w:tr>
    </w:tbl>
    <w:p w14:paraId="2978075E" w14:textId="77777777" w:rsidR="002A28E1" w:rsidRDefault="002A28E1" w:rsidP="008010F8">
      <w:pPr>
        <w:pStyle w:val="BPDPNormln"/>
      </w:pPr>
    </w:p>
    <w:p w14:paraId="7CBF676E" w14:textId="5A7F1977" w:rsidR="004626B0" w:rsidRDefault="00A67783" w:rsidP="008010F8">
      <w:pPr>
        <w:pStyle w:val="BPDPNormln"/>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7E0F00">
        <w:t>(</w:t>
      </w:r>
      <w:r w:rsidR="007E0F00">
        <w:rPr>
          <w:noProof/>
        </w:rPr>
        <w:t>4</w:t>
      </w:r>
      <w:r w:rsidR="007E0F00">
        <w:t>.</w:t>
      </w:r>
      <w:r w:rsidR="007E0F00">
        <w:rPr>
          <w:noProof/>
        </w:rPr>
        <w:t>6</w:t>
      </w:r>
      <w:r w:rsidR="007E0F00">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55EFCF56" w14:textId="77777777" w:rsidR="00794949" w:rsidRDefault="0079494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m:oMath>
            </m:oMathPara>
          </w:p>
        </w:tc>
        <w:tc>
          <w:tcPr>
            <w:tcW w:w="750" w:type="pct"/>
            <w:tcMar>
              <w:right w:w="0" w:type="dxa"/>
            </w:tcMar>
            <w:vAlign w:val="center"/>
          </w:tcPr>
          <w:p w14:paraId="458E58D5" w14:textId="768A0BFE" w:rsidR="00794949" w:rsidRDefault="00794949" w:rsidP="008C2645">
            <w:pPr>
              <w:ind w:left="0"/>
              <w:jc w:val="right"/>
            </w:pPr>
            <w:bookmarkStart w:id="99" w:name="_Ref3249474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99"/>
          </w:p>
        </w:tc>
      </w:tr>
    </w:tbl>
    <w:p w14:paraId="7A5D8A01" w14:textId="77777777" w:rsidR="00794949" w:rsidRDefault="00794949" w:rsidP="008010F8">
      <w:pPr>
        <w:pStyle w:val="BPDPNormln"/>
      </w:pPr>
    </w:p>
    <w:p w14:paraId="102AD78A" w14:textId="607C95E1" w:rsidR="00A62125" w:rsidRDefault="008C2645" w:rsidP="008010F8">
      <w:pPr>
        <w:pStyle w:val="BPDPNormln"/>
      </w:pPr>
      <w:r>
        <w:lastRenderedPageBreak/>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876D9D" w:rsidRPr="00876D9D">
        <w:rPr>
          <w:b/>
          <w:i/>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7E0F00">
        <w:t>(</w:t>
      </w:r>
      <w:r w:rsidR="007E0F00">
        <w:rPr>
          <w:noProof/>
        </w:rPr>
        <w:t>4</w:t>
      </w:r>
      <w:r w:rsidR="007E0F00">
        <w:t>.</w:t>
      </w:r>
      <w:r w:rsidR="007E0F00">
        <w:rPr>
          <w:noProof/>
        </w:rPr>
        <w:t>7</w:t>
      </w:r>
      <w:r w:rsidR="007E0F00">
        <w:t>)</w:t>
      </w:r>
      <w:r w:rsidR="00A62125">
        <w:fldChar w:fldCharType="end"/>
      </w:r>
      <w:r w:rsidR="00A62125">
        <w:t xml:space="preserve">. </w:t>
      </w:r>
    </w:p>
    <w:p w14:paraId="569B7CE8"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876D9D">
        <w:tc>
          <w:tcPr>
            <w:tcW w:w="750" w:type="pct"/>
          </w:tcPr>
          <w:p w14:paraId="2613BDD4" w14:textId="77777777" w:rsidR="00A62125" w:rsidRDefault="00A62125" w:rsidP="009F2C6D"/>
        </w:tc>
        <w:tc>
          <w:tcPr>
            <w:tcW w:w="0" w:type="auto"/>
          </w:tcPr>
          <w:p w14:paraId="5E6636EB" w14:textId="09DBB852" w:rsidR="00A62125" w:rsidRDefault="00A82A1D" w:rsidP="00876D9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vAlign w:val="center"/>
          </w:tcPr>
          <w:p w14:paraId="4CFC72E9" w14:textId="772CE28D" w:rsidR="00A62125" w:rsidRDefault="00A62125" w:rsidP="00876D9D">
            <w:pPr>
              <w:jc w:val="right"/>
            </w:pPr>
            <w:bookmarkStart w:id="100" w:name="_Ref3259056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100"/>
          </w:p>
          <w:p w14:paraId="1255CB76" w14:textId="2B8FF6D1" w:rsidR="00A62125" w:rsidRDefault="00A62125" w:rsidP="00876D9D">
            <w:pPr>
              <w:jc w:val="right"/>
            </w:pPr>
          </w:p>
        </w:tc>
      </w:tr>
    </w:tbl>
    <w:p w14:paraId="7AF8EE17" w14:textId="581E275C" w:rsidR="00A62125" w:rsidRDefault="00A62125" w:rsidP="008010F8">
      <w:pPr>
        <w:pStyle w:val="BPDPNormln"/>
      </w:pPr>
      <w:r>
        <w:t xml:space="preserve">Kde </w:t>
      </w:r>
      <w:r w:rsidRPr="00DB135D">
        <w:rPr>
          <w:b/>
        </w:rPr>
        <w:t xml:space="preserve">(C – </w:t>
      </w:r>
      <w:proofErr w:type="spellStart"/>
      <w:r w:rsidRPr="00876D9D">
        <w:rPr>
          <w:rFonts w:ascii="Georgia" w:hAnsi="Georgia"/>
        </w:rPr>
        <w:t>λ</w:t>
      </w:r>
      <w:r w:rsidRPr="00876D9D">
        <w:rPr>
          <w:rFonts w:ascii="Georgia" w:hAnsi="Georgia"/>
          <w:vertAlign w:val="subscript"/>
        </w:rPr>
        <w:t>i</w:t>
      </w:r>
      <w:r w:rsidRPr="00876D9D">
        <w:rPr>
          <w:rFonts w:ascii="Georgia" w:hAnsi="Georgia"/>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r w:rsidRPr="00A62125">
        <w:rPr>
          <w:i/>
        </w:rPr>
        <w:t>.</w:t>
      </w:r>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7E0F00">
        <w:t>(</w:t>
      </w:r>
      <w:r w:rsidR="007E0F00">
        <w:rPr>
          <w:noProof/>
        </w:rPr>
        <w:t>4</w:t>
      </w:r>
      <w:r w:rsidR="007E0F00">
        <w:t>.</w:t>
      </w:r>
      <w:r w:rsidR="007E0F00">
        <w:rPr>
          <w:noProof/>
        </w:rPr>
        <w:t>8</w:t>
      </w:r>
      <w:r w:rsidR="007E0F00">
        <w:t>)</w:t>
      </w:r>
      <w:r>
        <w:fldChar w:fldCharType="end"/>
      </w:r>
      <w:r>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1E74B5">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7E0F00">
        <w:t>[18]</w:t>
      </w:r>
      <w:r w:rsidR="001E74B5">
        <w:fldChar w:fldCharType="end"/>
      </w:r>
    </w:p>
    <w:p w14:paraId="50E948AA" w14:textId="3AD2D1C8" w:rsidR="00A62125" w:rsidRDefault="00A62125" w:rsidP="008010F8">
      <w:pPr>
        <w:pStyle w:val="BPDPNormln"/>
      </w:pPr>
    </w:p>
    <w:p w14:paraId="474E3B02"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076EE7BC" w:rsidR="00A62125" w:rsidRDefault="00A62125" w:rsidP="009F2C6D">
            <w:pPr>
              <w:jc w:val="right"/>
            </w:pPr>
            <w:bookmarkStart w:id="101" w:name="_Ref32591903"/>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8</w:t>
            </w:r>
            <w:r w:rsidR="001C2707">
              <w:rPr>
                <w:noProof/>
              </w:rPr>
              <w:fldChar w:fldCharType="end"/>
            </w:r>
            <w:r>
              <w:t>)</w:t>
            </w:r>
            <w:bookmarkEnd w:id="101"/>
          </w:p>
        </w:tc>
      </w:tr>
    </w:tbl>
    <w:p w14:paraId="6391C5CA" w14:textId="77777777" w:rsidR="00A62125" w:rsidRDefault="00A62125" w:rsidP="008010F8">
      <w:pPr>
        <w:pStyle w:val="BPDPNormln"/>
      </w:pPr>
    </w:p>
    <w:p w14:paraId="59485473" w14:textId="3FA64871" w:rsidR="00A62125" w:rsidRPr="008372F8" w:rsidRDefault="00A62125" w:rsidP="008010F8">
      <w:pPr>
        <w:pStyle w:val="BPDPNormln"/>
      </w:pPr>
      <w:r>
        <w:t xml:space="preserve">Kde </w:t>
      </w:r>
      <m:oMath>
        <m:r>
          <w:rPr>
            <w:rFonts w:ascii="Cambria Math" w:hAnsi="Cambria Math"/>
          </w:rPr>
          <m:t>det</m:t>
        </m:r>
        <m:d>
          <m:dPr>
            <m:begChr m:val="|"/>
            <m:endChr m:val="|"/>
            <m:ctrlPr>
              <w:rPr>
                <w:rFonts w:ascii="Cambria Math" w:hAnsi="Cambria Math"/>
                <w:b/>
                <w:i/>
              </w:rPr>
            </m:ctrlPr>
          </m:dPr>
          <m:e>
            <m:r>
              <m:rPr>
                <m:sty m:val="bi"/>
              </m:rPr>
              <w:rPr>
                <w:rFonts w:ascii="Cambria Math" w:hAnsi="Cambria Math"/>
              </w:rPr>
              <m:t>C-</m:t>
            </m:r>
            <m:sSub>
              <m:sSubPr>
                <m:ctrlPr>
                  <w:rPr>
                    <w:rFonts w:ascii="Cambria Math" w:hAnsi="Cambria Math"/>
                    <w:b/>
                    <w:i/>
                  </w:rPr>
                </m:ctrlPr>
              </m:sSubPr>
              <m:e>
                <m:r>
                  <m:rPr>
                    <m:sty m:val="bi"/>
                  </m:rPr>
                  <w:rPr>
                    <w:rFonts w:ascii="Cambria Math" w:hAnsi="Cambria Math"/>
                  </w:rPr>
                  <m:t>λ</m:t>
                </m:r>
              </m:e>
              <m:sub>
                <m:r>
                  <m:rPr>
                    <m:sty m:val="bi"/>
                  </m:rPr>
                  <w:rPr>
                    <w:rFonts w:ascii="Cambria Math" w:hAnsi="Cambria Math"/>
                  </w:rPr>
                  <m:t>i</m:t>
                </m:r>
              </m:sub>
            </m:sSub>
            <m:r>
              <w:rPr>
                <w:rFonts w:ascii="Cambria Math" w:hAnsi="Cambria Math"/>
              </w:rPr>
              <m:t>I</m:t>
            </m:r>
          </m:e>
        </m:d>
      </m:oMath>
      <w:r>
        <w:rPr>
          <w:b/>
        </w:rPr>
        <w:t xml:space="preserve"> </w:t>
      </w:r>
      <w:r>
        <w:t xml:space="preserve">je determinantem charakteristické rovnice. Vlastní hodnoty jsou rozptylem odpovídající příslušným hlavním komponentám.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676C1F10" w14:textId="13B86252" w:rsidR="008372F8" w:rsidRDefault="00FC65E3" w:rsidP="008010F8">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00876D9D" w:rsidRPr="00876D9D">
        <w:rPr>
          <w:b/>
          <w:i/>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00876D9D" w:rsidRPr="00876D9D">
        <w:rPr>
          <w:b/>
          <w:i/>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04A3B128" w:rsidR="00DB135D" w:rsidRDefault="00DA2F69" w:rsidP="008010F8">
      <w:pPr>
        <w:pStyle w:val="BPDPNormln"/>
      </w:pPr>
      <w:r>
        <w:t xml:space="preserve"> </w:t>
      </w:r>
      <w:r w:rsidR="001E74B5">
        <w:t xml:space="preserve">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7C548A56" w14:textId="60FB1660" w:rsidR="00C94445" w:rsidRDefault="00B0069D" w:rsidP="008010F8">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7E0F00">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fldChar w:fldCharType="begin"/>
      </w:r>
      <w:r w:rsidR="001E74B5">
        <w:instrText xml:space="preserve"> REF _Ref40809252 \r \h </w:instrText>
      </w:r>
      <w:r w:rsidR="001E74B5">
        <w:fldChar w:fldCharType="separate"/>
      </w:r>
      <w:r w:rsidR="007E0F00">
        <w:t>[18]</w:t>
      </w:r>
      <w:r w:rsidR="001E74B5">
        <w:fldChar w:fldCharType="end"/>
      </w:r>
    </w:p>
    <w:p w14:paraId="524C0C90" w14:textId="6CEB5AED" w:rsidR="00630828" w:rsidRDefault="00630828" w:rsidP="008010F8">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7E0F00">
        <w:t>(</w:t>
      </w:r>
      <w:r w:rsidR="007E0F00">
        <w:rPr>
          <w:noProof/>
        </w:rPr>
        <w:t>4</w:t>
      </w:r>
      <w:r w:rsidR="007E0F00">
        <w:t>.</w:t>
      </w:r>
      <w:r w:rsidR="007E0F00">
        <w:rPr>
          <w:noProof/>
        </w:rPr>
        <w:t>9</w:t>
      </w:r>
      <w:r w:rsidR="007E0F00">
        <w:t>)</w:t>
      </w:r>
      <w:r w:rsidR="00D91DE9">
        <w:fldChar w:fldCharType="end"/>
      </w:r>
      <w:r>
        <w:t>, která obsahuje původní data promítnutá do nového prostou s </w:t>
      </w:r>
      <w:r w:rsidRPr="00D91DE9">
        <w:rPr>
          <w:i/>
        </w:rPr>
        <w:t>n</w:t>
      </w:r>
      <w:r>
        <w:t xml:space="preserve"> dimenzemi.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B4066B">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fldChar w:fldCharType="begin"/>
      </w:r>
      <w:r w:rsidR="001E74B5">
        <w:instrText xml:space="preserve"> REF _Ref40809252 \r \h </w:instrText>
      </w:r>
      <w:r w:rsidR="001E74B5">
        <w:fldChar w:fldCharType="separate"/>
      </w:r>
      <w:r w:rsidR="007E0F00">
        <w:t>[18]</w:t>
      </w:r>
      <w:r w:rsidR="001E74B5">
        <w:fldChar w:fldCharType="end"/>
      </w:r>
    </w:p>
    <w:p w14:paraId="4A8ACBF3" w14:textId="77777777" w:rsidR="00D91DE9" w:rsidRDefault="00D91D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268AC397" w:rsidR="00D91DE9" w:rsidRDefault="00D91DE9" w:rsidP="00B509D7">
            <w:pPr>
              <w:jc w:val="right"/>
            </w:pPr>
            <w:bookmarkStart w:id="102" w:name="_Ref3258916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9</w:t>
            </w:r>
            <w:r w:rsidR="001C2707">
              <w:rPr>
                <w:noProof/>
              </w:rPr>
              <w:fldChar w:fldCharType="end"/>
            </w:r>
            <w:r>
              <w:t>)</w:t>
            </w:r>
            <w:bookmarkEnd w:id="102"/>
          </w:p>
        </w:tc>
      </w:tr>
    </w:tbl>
    <w:p w14:paraId="3750536A" w14:textId="1F9CCAEC" w:rsidR="001810C7" w:rsidRDefault="001810C7" w:rsidP="008010F8">
      <w:pPr>
        <w:pStyle w:val="BPDPNormln"/>
      </w:pPr>
    </w:p>
    <w:p w14:paraId="5D2194A0" w14:textId="784A38C6" w:rsidR="001810C7" w:rsidRPr="00B0069D" w:rsidRDefault="001810C7" w:rsidP="008010F8">
      <w:pPr>
        <w:pStyle w:val="BPDPNormln"/>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103" w:name="_Toc41489561"/>
      <w:r>
        <w:t>Výstupy</w:t>
      </w:r>
      <w:r w:rsidR="0043271C">
        <w:t xml:space="preserve"> </w:t>
      </w:r>
      <w:r w:rsidR="004F2ADD">
        <w:t>analýzy hlavních komponent</w:t>
      </w:r>
      <w:bookmarkEnd w:id="103"/>
    </w:p>
    <w:p w14:paraId="15F64B86" w14:textId="184D3F2C" w:rsidR="00AF622A" w:rsidRDefault="0043271C" w:rsidP="008010F8">
      <w:pPr>
        <w:pStyle w:val="BPDPNormln"/>
      </w:pPr>
      <w:r>
        <w:t>Výstupy</w:t>
      </w:r>
      <w:r w:rsidR="00AF622A">
        <w:t xml:space="preserve"> důležité pro interpretaci výsledků</w:t>
      </w:r>
      <w:r>
        <w:t xml:space="preserve"> PCA</w:t>
      </w:r>
      <w:r w:rsidR="00AF622A">
        <w:t xml:space="preserve"> </w:t>
      </w:r>
      <w:r>
        <w:t>-</w:t>
      </w:r>
      <w:r w:rsidR="00AF622A">
        <w:t xml:space="preserve"> jsou vlastní hodnoty, </w:t>
      </w:r>
      <w:r w:rsidR="008214E1">
        <w:t>komponentní váhy</w:t>
      </w:r>
      <w:r w:rsidR="00AF622A">
        <w:t xml:space="preserve">, </w:t>
      </w:r>
      <w:r w:rsidR="0020199D">
        <w:t>komponentní skóre a grafy vyjadřující tyto hodnoty.</w:t>
      </w:r>
      <w:r w:rsidR="00DA2F69">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24BC1432" w14:textId="13B0ED12" w:rsidR="00AF622A" w:rsidRDefault="00A51418" w:rsidP="008010F8">
      <w:pPr>
        <w:pStyle w:val="BPDPNormln"/>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5E5F84B3" w14:textId="28F71C4D" w:rsidR="002B1A07" w:rsidRDefault="0020199D" w:rsidP="008010F8">
      <w:pPr>
        <w:pStyle w:val="BPDPNormln"/>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DA0E9D"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7E0F00" w:rsidRPr="007E0F00">
        <w:t>Obr. 4</w:t>
      </w:r>
      <w:r w:rsidR="007E0F00" w:rsidRPr="007E0F00">
        <w:rPr>
          <w:noProof/>
        </w:rPr>
        <w:t>.</w:t>
      </w:r>
      <w:r w:rsidR="007E0F00">
        <w:rPr>
          <w:b/>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1172AC42" w14:textId="77777777" w:rsidR="00613820" w:rsidRDefault="00613820" w:rsidP="008010F8">
      <w:pPr>
        <w:pStyle w:val="BPDPNormln"/>
      </w:pPr>
    </w:p>
    <w:p w14:paraId="774722A9" w14:textId="77777777" w:rsidR="005862F0" w:rsidRDefault="00D521B9" w:rsidP="00350A05">
      <w:pPr>
        <w:pStyle w:val="BPDPNormln"/>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3CDC27D0" w:rsidR="00613820" w:rsidRDefault="005862F0" w:rsidP="005862F0">
      <w:pPr>
        <w:pStyle w:val="Titulek"/>
        <w:jc w:val="center"/>
        <w:rPr>
          <w:b w:val="0"/>
        </w:rPr>
      </w:pPr>
      <w:bookmarkStart w:id="104" w:name="_Ref32494886"/>
      <w:bookmarkStart w:id="105" w:name="_Toc41489581"/>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04"/>
      <w:r w:rsidRPr="005862F0">
        <w:rPr>
          <w:b w:val="0"/>
        </w:rPr>
        <w:t xml:space="preserve">: </w:t>
      </w:r>
      <w:r w:rsidR="00E811FD">
        <w:rPr>
          <w:b w:val="0"/>
        </w:rPr>
        <w:t>Graf komponentních vah</w:t>
      </w:r>
      <w:bookmarkEnd w:id="105"/>
    </w:p>
    <w:p w14:paraId="45D66C5C" w14:textId="77777777" w:rsidR="00C40968" w:rsidRPr="00C40968" w:rsidRDefault="00C40968" w:rsidP="00C40968"/>
    <w:p w14:paraId="2F616ED5" w14:textId="36885A00" w:rsidR="00E811FD" w:rsidRDefault="00E811FD" w:rsidP="008010F8">
      <w:pPr>
        <w:pStyle w:val="BPDPNormln"/>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4717946C" w14:textId="76A01F05" w:rsidR="00C919DD" w:rsidRDefault="00C919DD" w:rsidP="008010F8">
      <w:pPr>
        <w:pStyle w:val="BPDPNormln"/>
      </w:pPr>
      <w:r w:rsidRPr="00C919DD">
        <w:rPr>
          <w:b/>
        </w:rPr>
        <w:t>Komponentní skóre</w:t>
      </w:r>
      <w:r>
        <w:t xml:space="preserve"> obsahuje souřadnice </w:t>
      </w:r>
      <w:r w:rsidR="00680B64">
        <w:t xml:space="preserve">původních </w:t>
      </w:r>
      <w:r>
        <w:t xml:space="preserve">objektů v prostoru hlavních komponent. </w:t>
      </w:r>
      <w:r w:rsidR="001E74B5">
        <w:fldChar w:fldCharType="begin"/>
      </w:r>
      <w:r w:rsidR="001E74B5">
        <w:instrText xml:space="preserve"> REF _Ref40809014 \r \h </w:instrText>
      </w:r>
      <w:r w:rsidR="001E74B5">
        <w:fldChar w:fldCharType="separate"/>
      </w:r>
      <w:r w:rsidR="007E0F00">
        <w:t>[14]</w:t>
      </w:r>
      <w:r w:rsidR="001E74B5">
        <w:fldChar w:fldCharType="end"/>
      </w:r>
    </w:p>
    <w:p w14:paraId="09BA31DD" w14:textId="77777777" w:rsidR="00C919DD" w:rsidRPr="00E811FD" w:rsidRDefault="00C919DD" w:rsidP="008010F8">
      <w:pPr>
        <w:pStyle w:val="BPDPNormln"/>
      </w:pPr>
    </w:p>
    <w:p w14:paraId="47E5B5F9" w14:textId="481417F1" w:rsidR="005862F0" w:rsidRDefault="002F0701" w:rsidP="008010F8">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7E0F00" w:rsidRPr="007E0F00">
        <w:t xml:space="preserve">Obr. </w:t>
      </w:r>
      <w:r w:rsidR="007E0F00" w:rsidRPr="007E0F00">
        <w:rPr>
          <w:noProof/>
        </w:rPr>
        <w:t>4</w:t>
      </w:r>
      <w:r w:rsidR="007E0F00" w:rsidRPr="007E0F00">
        <w:t>.</w:t>
      </w:r>
      <w:r w:rsidR="007E0F00" w:rsidRPr="007E0F00">
        <w:rPr>
          <w:noProof/>
        </w:rPr>
        <w:t>4</w:t>
      </w:r>
      <w:r w:rsidR="008C2645" w:rsidRPr="008C2645">
        <w:fldChar w:fldCharType="end"/>
      </w:r>
      <w:r w:rsidR="008C2645">
        <w:t>).</w:t>
      </w:r>
      <w:r w:rsidR="00DA2F69">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5282EE11" w14:textId="77777777" w:rsidR="00EF775E" w:rsidRDefault="00EF775E" w:rsidP="008010F8">
      <w:pPr>
        <w:pStyle w:val="BPDPNormln"/>
      </w:pPr>
    </w:p>
    <w:p w14:paraId="03F3EF80" w14:textId="77777777" w:rsidR="00EF775E" w:rsidRDefault="002D4518" w:rsidP="00350A05">
      <w:pPr>
        <w:pStyle w:val="BPDPNormln"/>
        <w:jc w:val="center"/>
      </w:pPr>
      <w:r>
        <w:rPr>
          <w:noProof/>
        </w:rPr>
        <w:lastRenderedPageBreak/>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0F1361BC" w:rsidR="00EF775E" w:rsidRDefault="00EF775E" w:rsidP="00EF775E">
      <w:pPr>
        <w:pStyle w:val="Titulek"/>
        <w:jc w:val="center"/>
        <w:rPr>
          <w:b w:val="0"/>
        </w:rPr>
      </w:pPr>
      <w:bookmarkStart w:id="106" w:name="_Ref32494835"/>
      <w:bookmarkStart w:id="107" w:name="_Ref32494803"/>
      <w:bookmarkStart w:id="108" w:name="_Toc41489582"/>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4</w:t>
      </w:r>
      <w:r w:rsidR="00E73D21">
        <w:rPr>
          <w:b w:val="0"/>
        </w:rPr>
        <w:fldChar w:fldCharType="end"/>
      </w:r>
      <w:bookmarkEnd w:id="106"/>
      <w:r w:rsidRPr="00EF775E">
        <w:rPr>
          <w:b w:val="0"/>
        </w:rPr>
        <w:t xml:space="preserve">: </w:t>
      </w:r>
      <w:bookmarkEnd w:id="107"/>
      <w:r w:rsidR="002F0701" w:rsidRPr="002F0701">
        <w:rPr>
          <w:b w:val="0"/>
        </w:rPr>
        <w:t>Graf komponentního skóre</w:t>
      </w:r>
      <w:bookmarkEnd w:id="108"/>
    </w:p>
    <w:p w14:paraId="1F6EA615" w14:textId="77777777" w:rsidR="00C40968" w:rsidRPr="00C40968" w:rsidRDefault="00C40968" w:rsidP="00C40968"/>
    <w:p w14:paraId="343ACB97" w14:textId="55B55EFC" w:rsidR="002F0701" w:rsidRPr="002F0701" w:rsidRDefault="008E41B2" w:rsidP="008010F8">
      <w:pPr>
        <w:pStyle w:val="BPDPNormln"/>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 xml:space="preserve">Objekty vzdálené od počátku jsou extrémy, naopak objekty umístěné blízko počátku, jsou objekty obvyklými. Nejdůležitější vlastností výstupu PCA je, že rozložení objektů v prostoru hlavních komponent je vhodné pro třídění dat pomocí </w:t>
      </w:r>
      <w:proofErr w:type="spellStart"/>
      <w:r w:rsidR="002E398B">
        <w:t>shlukovacích</w:t>
      </w:r>
      <w:proofErr w:type="spellEnd"/>
      <w:r w:rsidR="002E398B">
        <w:t xml:space="preserve"> metod. </w:t>
      </w:r>
      <w:r w:rsidR="002F0701">
        <w:t>.</w:t>
      </w:r>
      <w:r w:rsidR="003822DC">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p>
    <w:p w14:paraId="4EA11C66" w14:textId="136A8EA3" w:rsidR="00EF775E" w:rsidRDefault="002F0701" w:rsidP="008010F8">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původních proměnných </w:t>
      </w:r>
      <w:r w:rsidR="00F34C13">
        <w:t>popisují jejich směrodatnou odchylku. Ú</w:t>
      </w:r>
      <w:r w:rsidR="008E41B2">
        <w:t>h</w:t>
      </w:r>
      <w:r w:rsidR="00F34C13">
        <w:t xml:space="preserve">ly mezi vektory původních proměnných zobrazují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15CB45E8" w14:textId="77777777" w:rsidR="00DF4BD4" w:rsidRPr="00EF775E" w:rsidRDefault="00DF4BD4" w:rsidP="008010F8">
      <w:pPr>
        <w:pStyle w:val="BPDPNormln"/>
      </w:pPr>
    </w:p>
    <w:p w14:paraId="32458862" w14:textId="148BE335" w:rsidR="00DF4BD4" w:rsidRDefault="00DF4BD4" w:rsidP="00DF4BD4">
      <w:pPr>
        <w:pStyle w:val="Nadpis2"/>
      </w:pPr>
      <w:bookmarkStart w:id="109" w:name="_Toc41489562"/>
      <w:r>
        <w:t>Příklad výpočtu</w:t>
      </w:r>
      <w:bookmarkEnd w:id="109"/>
    </w:p>
    <w:p w14:paraId="308DECCC" w14:textId="3D04A8BF" w:rsidR="00C40285" w:rsidRDefault="00C52596" w:rsidP="008010F8">
      <w:pPr>
        <w:pStyle w:val="BPDPNormln"/>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w:t>
      </w:r>
      <w:r w:rsidR="006F3677">
        <w:lastRenderedPageBreak/>
        <w:t xml:space="preserve">bylo by obtížné z něj vyvodit nějaké poznatky, </w:t>
      </w:r>
      <w:r w:rsidR="006837D2">
        <w:t>například podobnosti nebo rozdílnosti jednotlivých sluchátek</w:t>
      </w:r>
      <w:r w:rsidR="00577E8B">
        <w:t>,</w:t>
      </w:r>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r w:rsidR="001F57BF">
        <w:t xml:space="preserve">Předpokladem je, že po výpočtu PCA bude možné </w:t>
      </w:r>
      <w:r w:rsidR="00443880">
        <w:t xml:space="preserve">vytvořit skupiny sluchátek s podobnými vlastnostmi, nebo najít sluchátka, která svými vlastnostmi vybočují. Případně, které vlastnosti to způsobují. </w:t>
      </w:r>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8010F8">
      <w:pPr>
        <w:pStyle w:val="BPDPNormln"/>
      </w:pPr>
    </w:p>
    <w:p w14:paraId="63C8E660" w14:textId="6144E113" w:rsidR="009A1831" w:rsidRPr="009A1831" w:rsidRDefault="009A1831" w:rsidP="009A1831">
      <w:pPr>
        <w:pStyle w:val="Titulek"/>
        <w:keepNext/>
        <w:jc w:val="center"/>
        <w:rPr>
          <w:b w:val="0"/>
        </w:rPr>
      </w:pPr>
      <w:bookmarkStart w:id="110" w:name="_Ref32681955"/>
      <w:bookmarkStart w:id="111" w:name="_Toc41489609"/>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1</w:t>
      </w:r>
      <w:r w:rsidR="00982B7F">
        <w:rPr>
          <w:b w:val="0"/>
        </w:rPr>
        <w:fldChar w:fldCharType="end"/>
      </w:r>
      <w:bookmarkEnd w:id="110"/>
      <w:r w:rsidR="00D66706">
        <w:rPr>
          <w:b w:val="0"/>
        </w:rPr>
        <w:t>:</w:t>
      </w:r>
      <w:r w:rsidRPr="009A1831">
        <w:rPr>
          <w:b w:val="0"/>
        </w:rPr>
        <w:t xml:space="preserve"> </w:t>
      </w:r>
      <w:r w:rsidR="00A94056">
        <w:rPr>
          <w:b w:val="0"/>
        </w:rPr>
        <w:t>Srovnání parametrů bezdrátových sluchátek</w:t>
      </w:r>
      <w:bookmarkEnd w:id="111"/>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8010F8">
      <w:pPr>
        <w:pStyle w:val="BPDPNormln"/>
      </w:pPr>
    </w:p>
    <w:p w14:paraId="7D5F3130" w14:textId="29C896CF" w:rsidR="009A5AFE" w:rsidRDefault="000E41AC" w:rsidP="008010F8">
      <w:pPr>
        <w:pStyle w:val="BPDPNormln"/>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7E0F00">
        <w:t>(</w:t>
      </w:r>
      <w:r w:rsidR="007E0F00">
        <w:rPr>
          <w:noProof/>
        </w:rPr>
        <w:t>4</w:t>
      </w:r>
      <w:r w:rsidR="007E0F00">
        <w:t>.</w:t>
      </w:r>
      <w:r w:rsidR="007E0F00">
        <w:rPr>
          <w:noProof/>
        </w:rPr>
        <w:t>4</w:t>
      </w:r>
      <w:r w:rsidR="007E0F00">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7E0F00">
        <w:t>(</w:t>
      </w:r>
      <w:r w:rsidR="007E0F00">
        <w:rPr>
          <w:noProof/>
        </w:rPr>
        <w:t>4</w:t>
      </w:r>
      <w:r w:rsidR="007E0F00">
        <w:t>.</w:t>
      </w:r>
      <w:r w:rsidR="007E0F00">
        <w:rPr>
          <w:noProof/>
        </w:rPr>
        <w:t>5</w:t>
      </w:r>
      <w:r w:rsidR="007E0F00">
        <w:t>)</w:t>
      </w:r>
      <w:r w:rsidR="004006DB">
        <w:fldChar w:fldCharType="end"/>
      </w:r>
      <w:r>
        <w:t xml:space="preserve"> Na</w:t>
      </w:r>
      <w:r w:rsidR="009932D7">
        <w:t> </w:t>
      </w:r>
      <w:r>
        <w:t xml:space="preserve">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7E0F00" w:rsidRPr="007E0F00">
        <w:t xml:space="preserve">Obr. </w:t>
      </w:r>
      <w:r w:rsidR="007E0F00" w:rsidRPr="007E0F00">
        <w:rPr>
          <w:noProof/>
        </w:rPr>
        <w:t>4</w:t>
      </w:r>
      <w:r w:rsidR="007E0F00" w:rsidRPr="007E0F00">
        <w:t>.</w:t>
      </w:r>
      <w:r w:rsidR="007E0F00" w:rsidRPr="007E0F00">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8010F8">
      <w:pPr>
        <w:pStyle w:val="BPDPNormln"/>
      </w:pPr>
    </w:p>
    <w:p w14:paraId="3566DA04" w14:textId="067EF699" w:rsidR="000E41AC" w:rsidRDefault="00BE208D" w:rsidP="00350A05">
      <w:pPr>
        <w:pStyle w:val="BPDPNormln"/>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5D61F892" w:rsidR="000E41AC" w:rsidRPr="000E41AC" w:rsidRDefault="000E41AC" w:rsidP="000E41AC">
      <w:pPr>
        <w:pStyle w:val="Titulek"/>
        <w:jc w:val="center"/>
        <w:rPr>
          <w:b w:val="0"/>
        </w:rPr>
      </w:pPr>
      <w:bookmarkStart w:id="112" w:name="_Ref32693503"/>
      <w:bookmarkStart w:id="113" w:name="_Toc41489583"/>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12"/>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113"/>
    </w:p>
    <w:p w14:paraId="6DD1C1AB" w14:textId="6C576538" w:rsidR="003822DC" w:rsidRDefault="00A32A93" w:rsidP="008010F8">
      <w:pPr>
        <w:pStyle w:val="BPDPNormln"/>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7E0F00">
        <w:t>(</w:t>
      </w:r>
      <w:r w:rsidR="007E0F00">
        <w:rPr>
          <w:noProof/>
        </w:rPr>
        <w:t>4</w:t>
      </w:r>
      <w:r w:rsidR="007E0F00">
        <w:t>.</w:t>
      </w:r>
      <w:r w:rsidR="007E0F00">
        <w:rPr>
          <w:noProof/>
        </w:rPr>
        <w:t>6</w:t>
      </w:r>
      <w:r w:rsidR="007E0F00">
        <w:t>)</w:t>
      </w:r>
      <w:r w:rsidR="004006DB">
        <w:fldChar w:fldCharType="end"/>
      </w:r>
      <w:r>
        <w:t xml:space="preserve">, ze které jsou získány vlastní vektory a vlastní hodnoty, tedy hlavní komponenty a jejich váhy. </w:t>
      </w:r>
    </w:p>
    <w:p w14:paraId="22FFBE4D" w14:textId="77777777" w:rsidR="00D10357" w:rsidRDefault="00D10357" w:rsidP="008010F8">
      <w:pPr>
        <w:pStyle w:val="BPDPNormln"/>
      </w:pPr>
    </w:p>
    <w:p w14:paraId="48344925" w14:textId="7939DFE2" w:rsidR="00830CCB" w:rsidRPr="00830CCB" w:rsidRDefault="00830CCB" w:rsidP="00830CCB">
      <w:pPr>
        <w:pStyle w:val="Titulek"/>
        <w:keepNext/>
        <w:jc w:val="center"/>
        <w:rPr>
          <w:b w:val="0"/>
        </w:rPr>
      </w:pPr>
      <w:bookmarkStart w:id="114" w:name="_Toc41489610"/>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2</w:t>
      </w:r>
      <w:r w:rsidR="00982B7F">
        <w:rPr>
          <w:b w:val="0"/>
        </w:rPr>
        <w:fldChar w:fldCharType="end"/>
      </w:r>
      <w:r w:rsidR="00D66706">
        <w:rPr>
          <w:b w:val="0"/>
        </w:rPr>
        <w:t>:</w:t>
      </w:r>
      <w:r w:rsidRPr="00830CCB">
        <w:rPr>
          <w:b w:val="0"/>
        </w:rPr>
        <w:t xml:space="preserve"> Tabulka hodnot vlastních čísel</w:t>
      </w:r>
      <w:bookmarkEnd w:id="114"/>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350A05">
            <w:pPr>
              <w:pStyle w:val="BPDPNormln"/>
              <w:ind w:firstLine="0"/>
            </w:pPr>
            <w:r>
              <w:t>Hlavní komponenta</w:t>
            </w:r>
          </w:p>
        </w:tc>
        <w:tc>
          <w:tcPr>
            <w:tcW w:w="1985" w:type="dxa"/>
          </w:tcPr>
          <w:p w14:paraId="6B5DD8DB" w14:textId="77777777" w:rsidR="00830CCB" w:rsidRPr="00830CCB" w:rsidRDefault="00830CCB" w:rsidP="00350A05">
            <w:pPr>
              <w:pStyle w:val="BPDPNormln"/>
              <w:ind w:firstLine="0"/>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350A05">
            <w:pPr>
              <w:pStyle w:val="BPDPNormln"/>
              <w:ind w:firstLine="0"/>
            </w:pPr>
            <w:r>
              <w:t>Vlastní číslo [%]</w:t>
            </w:r>
          </w:p>
        </w:tc>
      </w:tr>
      <w:tr w:rsidR="00830CCB" w14:paraId="0ED3E8AF" w14:textId="77777777" w:rsidTr="00112CCD">
        <w:trPr>
          <w:jc w:val="center"/>
        </w:trPr>
        <w:tc>
          <w:tcPr>
            <w:tcW w:w="2268" w:type="dxa"/>
          </w:tcPr>
          <w:p w14:paraId="20CCB75C" w14:textId="53278290" w:rsidR="00830CCB" w:rsidRDefault="00112CCD" w:rsidP="008010F8">
            <w:pPr>
              <w:pStyle w:val="BPDPNormln"/>
            </w:pPr>
            <w:r>
              <w:t>PC</w:t>
            </w:r>
            <w:r w:rsidR="00830CCB">
              <w:t>1</w:t>
            </w:r>
          </w:p>
        </w:tc>
        <w:tc>
          <w:tcPr>
            <w:tcW w:w="1985" w:type="dxa"/>
          </w:tcPr>
          <w:p w14:paraId="68A31A37" w14:textId="663105B9" w:rsidR="00830CCB" w:rsidRPr="00830CCB" w:rsidRDefault="0065749E" w:rsidP="008010F8">
            <w:pPr>
              <w:pStyle w:val="BPDPNormln"/>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010F8">
            <w:pPr>
              <w:pStyle w:val="BPDPNormln"/>
            </w:pPr>
            <w:r>
              <w:t>99,89</w:t>
            </w:r>
          </w:p>
        </w:tc>
      </w:tr>
      <w:tr w:rsidR="00830CCB" w14:paraId="656820CC" w14:textId="77777777" w:rsidTr="00112CCD">
        <w:trPr>
          <w:jc w:val="center"/>
        </w:trPr>
        <w:tc>
          <w:tcPr>
            <w:tcW w:w="2268" w:type="dxa"/>
          </w:tcPr>
          <w:p w14:paraId="72923C64" w14:textId="0990C7AF" w:rsidR="00830CCB" w:rsidRDefault="00112CCD" w:rsidP="008010F8">
            <w:pPr>
              <w:pStyle w:val="BPDPNormln"/>
            </w:pPr>
            <w:r>
              <w:t>PC</w:t>
            </w:r>
            <w:r w:rsidR="00830CCB">
              <w:t>2</w:t>
            </w:r>
          </w:p>
        </w:tc>
        <w:tc>
          <w:tcPr>
            <w:tcW w:w="1985" w:type="dxa"/>
          </w:tcPr>
          <w:p w14:paraId="6F23B8B8" w14:textId="216B6165" w:rsidR="00830CCB" w:rsidRPr="00830CCB" w:rsidRDefault="0065749E" w:rsidP="008010F8">
            <w:pPr>
              <w:pStyle w:val="BPDPNormln"/>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010F8">
            <w:pPr>
              <w:pStyle w:val="BPDPNormln"/>
            </w:pPr>
            <w:r>
              <w:t>0,086</w:t>
            </w:r>
          </w:p>
        </w:tc>
      </w:tr>
      <w:tr w:rsidR="00830CCB" w14:paraId="3C6E944E" w14:textId="77777777" w:rsidTr="00112CCD">
        <w:trPr>
          <w:jc w:val="center"/>
        </w:trPr>
        <w:tc>
          <w:tcPr>
            <w:tcW w:w="2268" w:type="dxa"/>
          </w:tcPr>
          <w:p w14:paraId="66BF2B57" w14:textId="1DCA1E77" w:rsidR="00830CCB" w:rsidRDefault="00112CCD" w:rsidP="008010F8">
            <w:pPr>
              <w:pStyle w:val="BPDPNormln"/>
            </w:pPr>
            <w:r>
              <w:t>PC</w:t>
            </w:r>
            <w:r w:rsidR="00830CCB">
              <w:t>3</w:t>
            </w:r>
          </w:p>
        </w:tc>
        <w:tc>
          <w:tcPr>
            <w:tcW w:w="1985" w:type="dxa"/>
          </w:tcPr>
          <w:p w14:paraId="4EEEA4C3" w14:textId="575A192B" w:rsidR="00830CCB" w:rsidRPr="00830CCB" w:rsidRDefault="0065749E" w:rsidP="008010F8">
            <w:pPr>
              <w:pStyle w:val="BPDPNormln"/>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010F8">
            <w:pPr>
              <w:pStyle w:val="BPDPNormln"/>
            </w:pPr>
            <w:r>
              <w:t>0,019</w:t>
            </w:r>
          </w:p>
        </w:tc>
      </w:tr>
      <w:tr w:rsidR="00830CCB" w14:paraId="7B770BFD" w14:textId="77777777" w:rsidTr="00112CCD">
        <w:trPr>
          <w:jc w:val="center"/>
        </w:trPr>
        <w:tc>
          <w:tcPr>
            <w:tcW w:w="2268" w:type="dxa"/>
          </w:tcPr>
          <w:p w14:paraId="793C54B1" w14:textId="7F57789B" w:rsidR="00830CCB" w:rsidRDefault="00112CCD" w:rsidP="008010F8">
            <w:pPr>
              <w:pStyle w:val="BPDPNormln"/>
            </w:pPr>
            <w:r>
              <w:t>PC</w:t>
            </w:r>
            <w:r w:rsidR="00830CCB">
              <w:t>4</w:t>
            </w:r>
          </w:p>
        </w:tc>
        <w:tc>
          <w:tcPr>
            <w:tcW w:w="1985" w:type="dxa"/>
          </w:tcPr>
          <w:p w14:paraId="1A89FAC5" w14:textId="1FC3DB5A" w:rsidR="00830CCB" w:rsidRPr="00830CCB" w:rsidRDefault="0065749E" w:rsidP="008010F8">
            <w:pPr>
              <w:pStyle w:val="BPDPNormln"/>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010F8">
            <w:pPr>
              <w:pStyle w:val="BPDPNormln"/>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010F8">
            <w:pPr>
              <w:pStyle w:val="BPDPNormln"/>
            </w:pPr>
            <w:r>
              <w:t>PC5</w:t>
            </w:r>
          </w:p>
        </w:tc>
        <w:tc>
          <w:tcPr>
            <w:tcW w:w="1985" w:type="dxa"/>
          </w:tcPr>
          <w:p w14:paraId="11AEF57D" w14:textId="79F9A82F" w:rsidR="0065749E" w:rsidRDefault="0065749E" w:rsidP="008010F8">
            <w:pPr>
              <w:pStyle w:val="BPDPNormln"/>
            </w:pPr>
            <w:r>
              <w:t>9,978</w:t>
            </w:r>
          </w:p>
        </w:tc>
        <w:tc>
          <w:tcPr>
            <w:tcW w:w="1985" w:type="dxa"/>
          </w:tcPr>
          <w:p w14:paraId="000C7C2E" w14:textId="62F0E987" w:rsidR="0065749E" w:rsidRDefault="0065749E" w:rsidP="008010F8">
            <w:pPr>
              <w:pStyle w:val="BPDPNormln"/>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010F8">
            <w:pPr>
              <w:pStyle w:val="BPDPNormln"/>
            </w:pPr>
            <w:r>
              <w:t>PC6</w:t>
            </w:r>
          </w:p>
        </w:tc>
        <w:tc>
          <w:tcPr>
            <w:tcW w:w="1985" w:type="dxa"/>
          </w:tcPr>
          <w:p w14:paraId="01B9D3DB" w14:textId="784C59AF" w:rsidR="0065749E" w:rsidRDefault="0065749E" w:rsidP="008010F8">
            <w:pPr>
              <w:pStyle w:val="BPDPNormln"/>
            </w:pPr>
            <w:r>
              <w:t>0,126</w:t>
            </w:r>
          </w:p>
        </w:tc>
        <w:tc>
          <w:tcPr>
            <w:tcW w:w="1985" w:type="dxa"/>
          </w:tcPr>
          <w:p w14:paraId="510123F1" w14:textId="30C88AF3" w:rsidR="0065749E" w:rsidRDefault="0065749E" w:rsidP="008010F8">
            <w:pPr>
              <w:pStyle w:val="BPDPNormln"/>
            </w:pPr>
            <w:r>
              <w:t xml:space="preserve">1,578 </w:t>
            </w:r>
            <w:r w:rsidRPr="00830CCB">
              <w:t>∙</w:t>
            </w:r>
            <w:r>
              <w:t xml:space="preserve"> 10</w:t>
            </w:r>
            <w:r w:rsidRPr="0065749E">
              <w:rPr>
                <w:vertAlign w:val="superscript"/>
              </w:rPr>
              <w:t>-6</w:t>
            </w:r>
          </w:p>
        </w:tc>
      </w:tr>
    </w:tbl>
    <w:p w14:paraId="2113D76E" w14:textId="77777777" w:rsidR="003822DC" w:rsidRDefault="003822DC" w:rsidP="008010F8">
      <w:pPr>
        <w:pStyle w:val="BPDPNormln"/>
      </w:pPr>
    </w:p>
    <w:p w14:paraId="113C6DCE" w14:textId="0C76F4DC" w:rsidR="009A5AFE" w:rsidRDefault="00112CCD" w:rsidP="008010F8">
      <w:pPr>
        <w:pStyle w:val="BPDPNormln"/>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7E0F00" w:rsidRPr="007E0F00">
        <w:t xml:space="preserve">Obr. </w:t>
      </w:r>
      <w:r w:rsidR="007E0F00" w:rsidRPr="007E0F00">
        <w:rPr>
          <w:noProof/>
        </w:rPr>
        <w:t>4</w:t>
      </w:r>
      <w:r w:rsidR="007E0F00" w:rsidRPr="007E0F00">
        <w:t>.</w:t>
      </w:r>
      <w:r w:rsidR="007E0F00" w:rsidRPr="007E0F00">
        <w:rPr>
          <w:noProof/>
        </w:rPr>
        <w:t>6</w:t>
      </w:r>
      <w:r w:rsidR="002E398B" w:rsidRPr="009B4965">
        <w:fldChar w:fldCharType="end"/>
      </w:r>
      <w:r w:rsidR="00370F04">
        <w:t>)</w:t>
      </w:r>
      <w:r w:rsidR="00676EA5">
        <w:t xml:space="preserve"> je vidět</w:t>
      </w:r>
      <w:r w:rsidR="00370F04">
        <w:t xml:space="preserve">, že </w:t>
      </w:r>
      <w:r w:rsidR="002E398B">
        <w:t>prvn</w:t>
      </w:r>
      <w:r w:rsidR="006B3517">
        <w:t>í hlavní komponenta PC1, obsahuje téměř všechen rozptyl původních dat.</w:t>
      </w:r>
      <w:r w:rsidR="00370F04">
        <w:t xml:space="preserve"> </w:t>
      </w:r>
      <w:r w:rsidR="006801B3">
        <w:t>Pro zobrazení výsledků budou</w:t>
      </w:r>
      <w:r w:rsidR="00A61C19">
        <w:t xml:space="preserve"> využity první dvě hlavní komponenty PC1 a PC2.</w:t>
      </w:r>
    </w:p>
    <w:p w14:paraId="564D3F51" w14:textId="77777777" w:rsidR="003E0726" w:rsidRDefault="003E0726" w:rsidP="008010F8">
      <w:pPr>
        <w:pStyle w:val="BPDPNormln"/>
      </w:pPr>
    </w:p>
    <w:p w14:paraId="6C82EB34" w14:textId="14158B82" w:rsidR="003E0726" w:rsidRDefault="0065749E" w:rsidP="00350A05">
      <w:pPr>
        <w:pStyle w:val="BPDPNormln"/>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72CA958B" w:rsidR="009A5AFE" w:rsidRDefault="003E0726" w:rsidP="00370F04">
      <w:pPr>
        <w:pStyle w:val="Titulek"/>
        <w:jc w:val="center"/>
        <w:rPr>
          <w:b w:val="0"/>
        </w:rPr>
      </w:pPr>
      <w:bookmarkStart w:id="115" w:name="_Ref32695294"/>
      <w:bookmarkStart w:id="116" w:name="_Toc41489584"/>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6</w:t>
      </w:r>
      <w:r w:rsidR="00E73D21">
        <w:rPr>
          <w:b w:val="0"/>
        </w:rPr>
        <w:fldChar w:fldCharType="end"/>
      </w:r>
      <w:bookmarkEnd w:id="115"/>
      <w:r w:rsidRPr="003E0726">
        <w:rPr>
          <w:b w:val="0"/>
        </w:rPr>
        <w:t xml:space="preserve">: </w:t>
      </w:r>
      <w:r w:rsidR="003822DC">
        <w:rPr>
          <w:b w:val="0"/>
        </w:rPr>
        <w:t>I</w:t>
      </w:r>
      <w:r w:rsidRPr="003E0726">
        <w:rPr>
          <w:b w:val="0"/>
        </w:rPr>
        <w:t>ndexový graf úpatí vlastních čísel</w:t>
      </w:r>
      <w:bookmarkEnd w:id="116"/>
    </w:p>
    <w:p w14:paraId="0331E014" w14:textId="77777777" w:rsidR="00C40968" w:rsidRPr="00C40968" w:rsidRDefault="00C40968" w:rsidP="00C40968"/>
    <w:p w14:paraId="19ADA7FF" w14:textId="4A4B7427" w:rsidR="00C40968" w:rsidRDefault="00370F04" w:rsidP="008010F8">
      <w:pPr>
        <w:pStyle w:val="BPDPNormln"/>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7E0F00" w:rsidRPr="007E0F00">
        <w:t xml:space="preserve">Tab. </w:t>
      </w:r>
      <w:r w:rsidR="007E0F00" w:rsidRPr="007E0F00">
        <w:rPr>
          <w:noProof/>
        </w:rPr>
        <w:t>4</w:t>
      </w:r>
      <w:r w:rsidR="007E0F00" w:rsidRPr="007E0F00">
        <w:t>.</w:t>
      </w:r>
      <w:r w:rsidR="007E0F00" w:rsidRPr="007E0F00">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8010F8">
      <w:pPr>
        <w:pStyle w:val="BPDPNormln"/>
      </w:pPr>
    </w:p>
    <w:p w14:paraId="7A5FE3DD" w14:textId="28C8A693" w:rsidR="00CE1857" w:rsidRPr="00CE1857" w:rsidRDefault="00CE1857" w:rsidP="00CE1857">
      <w:pPr>
        <w:pStyle w:val="Titulek"/>
        <w:keepNext/>
        <w:jc w:val="center"/>
        <w:rPr>
          <w:b w:val="0"/>
        </w:rPr>
      </w:pPr>
      <w:bookmarkStart w:id="117" w:name="_Ref32840166"/>
      <w:bookmarkStart w:id="118" w:name="_Toc41489611"/>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3</w:t>
      </w:r>
      <w:r w:rsidR="00982B7F">
        <w:rPr>
          <w:b w:val="0"/>
        </w:rPr>
        <w:fldChar w:fldCharType="end"/>
      </w:r>
      <w:bookmarkEnd w:id="117"/>
      <w:r w:rsidR="00D66706">
        <w:rPr>
          <w:b w:val="0"/>
        </w:rPr>
        <w:t>:</w:t>
      </w:r>
      <w:r w:rsidRPr="00CE1857">
        <w:rPr>
          <w:b w:val="0"/>
        </w:rPr>
        <w:t xml:space="preserve"> </w:t>
      </w:r>
      <w:r w:rsidR="00BB1EA0" w:rsidRPr="00430B95">
        <w:rPr>
          <w:b w:val="0"/>
        </w:rPr>
        <w:t xml:space="preserve">Tabulka </w:t>
      </w:r>
      <w:r w:rsidR="00A24C10">
        <w:rPr>
          <w:b w:val="0"/>
        </w:rPr>
        <w:t>komponentních vah</w:t>
      </w:r>
      <w:bookmarkEnd w:id="118"/>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350A05">
            <w:pPr>
              <w:pStyle w:val="BPDPNormln"/>
              <w:ind w:firstLine="0"/>
            </w:pPr>
            <w:r>
              <w:t>proměnná</w:t>
            </w:r>
          </w:p>
        </w:tc>
        <w:tc>
          <w:tcPr>
            <w:tcW w:w="1500" w:type="dxa"/>
          </w:tcPr>
          <w:p w14:paraId="5CD9670E" w14:textId="13614722" w:rsidR="0065749E" w:rsidRPr="00DC4C6B" w:rsidRDefault="0065749E" w:rsidP="00350A05">
            <w:pPr>
              <w:pStyle w:val="BPDPNormln"/>
              <w:ind w:firstLine="0"/>
              <w:jc w:val="center"/>
            </w:pPr>
            <w:r>
              <w:t>V</w:t>
            </w:r>
            <w:r>
              <w:rPr>
                <w:vertAlign w:val="subscript"/>
              </w:rPr>
              <w:t>1</w:t>
            </w:r>
          </w:p>
        </w:tc>
        <w:tc>
          <w:tcPr>
            <w:tcW w:w="851" w:type="dxa"/>
          </w:tcPr>
          <w:p w14:paraId="1B53753B" w14:textId="50CC7805" w:rsidR="0065749E" w:rsidRPr="00DC4C6B" w:rsidRDefault="0065749E" w:rsidP="00350A05">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350A05">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350A05">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350A05">
            <w:pPr>
              <w:pStyle w:val="BPDPNormln"/>
              <w:ind w:firstLine="0"/>
              <w:jc w:val="center"/>
            </w:pPr>
            <w:r>
              <w:t>V</w:t>
            </w:r>
            <w:r>
              <w:rPr>
                <w:vertAlign w:val="subscript"/>
              </w:rPr>
              <w:t>5</w:t>
            </w:r>
          </w:p>
        </w:tc>
        <w:tc>
          <w:tcPr>
            <w:tcW w:w="1381" w:type="dxa"/>
          </w:tcPr>
          <w:p w14:paraId="722CB3C4" w14:textId="1CEFC8AA" w:rsidR="0065749E" w:rsidRDefault="0065749E" w:rsidP="00350A05">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350A05">
            <w:pPr>
              <w:pStyle w:val="BPDPNormln"/>
              <w:ind w:firstLine="0"/>
            </w:pPr>
            <w:r>
              <w:t>cena</w:t>
            </w:r>
          </w:p>
        </w:tc>
        <w:tc>
          <w:tcPr>
            <w:tcW w:w="1500" w:type="dxa"/>
          </w:tcPr>
          <w:p w14:paraId="5AD5544F" w14:textId="484FEA1F" w:rsidR="0065749E" w:rsidRDefault="0065749E" w:rsidP="00350A05">
            <w:pPr>
              <w:pStyle w:val="BPDPNormln"/>
              <w:ind w:firstLine="0"/>
              <w:jc w:val="center"/>
            </w:pPr>
            <w:r>
              <w:t>0,1</w:t>
            </w:r>
          </w:p>
        </w:tc>
        <w:tc>
          <w:tcPr>
            <w:tcW w:w="851" w:type="dxa"/>
          </w:tcPr>
          <w:p w14:paraId="451050DC" w14:textId="452DA05C" w:rsidR="0065749E" w:rsidRDefault="0065749E" w:rsidP="00350A05">
            <w:pPr>
              <w:pStyle w:val="BPDPNormln"/>
              <w:ind w:firstLine="0"/>
              <w:jc w:val="center"/>
            </w:pPr>
            <w:r>
              <w:t>-</w:t>
            </w:r>
            <w:r w:rsidR="00996E79">
              <w:t>0,011</w:t>
            </w:r>
          </w:p>
        </w:tc>
        <w:tc>
          <w:tcPr>
            <w:tcW w:w="850" w:type="dxa"/>
          </w:tcPr>
          <w:p w14:paraId="1DFAF2EC" w14:textId="0A4345C7" w:rsidR="0065749E" w:rsidRDefault="00996E79" w:rsidP="00350A05">
            <w:pPr>
              <w:pStyle w:val="BPDPNormln"/>
              <w:ind w:firstLine="0"/>
              <w:jc w:val="center"/>
            </w:pPr>
            <w:r>
              <w:t>-0,002</w:t>
            </w:r>
          </w:p>
        </w:tc>
        <w:tc>
          <w:tcPr>
            <w:tcW w:w="1418" w:type="dxa"/>
          </w:tcPr>
          <w:p w14:paraId="3F4609E5" w14:textId="59A61A27" w:rsidR="0065749E" w:rsidRDefault="00996E79" w:rsidP="00350A05">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350A05">
            <w:pPr>
              <w:pStyle w:val="BPDPNormln"/>
              <w:ind w:firstLine="0"/>
              <w:jc w:val="center"/>
            </w:pPr>
            <w:r>
              <w:t>-0,001</w:t>
            </w:r>
          </w:p>
        </w:tc>
        <w:tc>
          <w:tcPr>
            <w:tcW w:w="1381" w:type="dxa"/>
          </w:tcPr>
          <w:p w14:paraId="75A997CC" w14:textId="073FB0A2" w:rsidR="0065749E" w:rsidRDefault="00996E79" w:rsidP="00350A05">
            <w:pPr>
              <w:pStyle w:val="BPDPNormln"/>
              <w:ind w:firstLine="0"/>
              <w:jc w:val="center"/>
            </w:pPr>
            <w:r>
              <w:t xml:space="preserve">2,077 </w:t>
            </w:r>
            <w:r w:rsidRPr="00830CCB">
              <w:t>∙</w:t>
            </w:r>
            <w:r>
              <w:t xml:space="preserve"> 10</w:t>
            </w:r>
            <w:r w:rsidRPr="00996E79">
              <w:rPr>
                <w:vertAlign w:val="superscript"/>
              </w:rPr>
              <w:t>-</w:t>
            </w:r>
            <w:r>
              <w:rPr>
                <w:vertAlign w:val="superscript"/>
              </w:rPr>
              <w:t>4</w:t>
            </w:r>
          </w:p>
        </w:tc>
      </w:tr>
      <w:tr w:rsidR="0065749E" w14:paraId="62D4AF22" w14:textId="06317422" w:rsidTr="00996E79">
        <w:trPr>
          <w:jc w:val="center"/>
        </w:trPr>
        <w:tc>
          <w:tcPr>
            <w:tcW w:w="1585" w:type="dxa"/>
          </w:tcPr>
          <w:p w14:paraId="1770BAD8" w14:textId="3D0CE27D" w:rsidR="0065749E" w:rsidRDefault="0065749E" w:rsidP="00350A05">
            <w:pPr>
              <w:pStyle w:val="BPDPNormln"/>
              <w:ind w:firstLine="0"/>
            </w:pPr>
            <w:r>
              <w:t>citlivost</w:t>
            </w:r>
          </w:p>
        </w:tc>
        <w:tc>
          <w:tcPr>
            <w:tcW w:w="1500" w:type="dxa"/>
          </w:tcPr>
          <w:p w14:paraId="5ABCBB78" w14:textId="0B8D6F6F" w:rsidR="0065749E" w:rsidRDefault="0065749E" w:rsidP="00350A05">
            <w:pPr>
              <w:pStyle w:val="BPDPNormln"/>
              <w:ind w:firstLine="0"/>
              <w:jc w:val="center"/>
            </w:pPr>
            <w:r>
              <w:t>0,001</w:t>
            </w:r>
          </w:p>
        </w:tc>
        <w:tc>
          <w:tcPr>
            <w:tcW w:w="851" w:type="dxa"/>
          </w:tcPr>
          <w:p w14:paraId="1570E3FB" w14:textId="19151211" w:rsidR="0065749E" w:rsidRDefault="00996E79" w:rsidP="00350A05">
            <w:pPr>
              <w:pStyle w:val="BPDPNormln"/>
              <w:ind w:firstLine="0"/>
              <w:jc w:val="center"/>
            </w:pPr>
            <w:r>
              <w:t>-0,072</w:t>
            </w:r>
          </w:p>
        </w:tc>
        <w:tc>
          <w:tcPr>
            <w:tcW w:w="850" w:type="dxa"/>
          </w:tcPr>
          <w:p w14:paraId="26E6D18D" w14:textId="3B589EC9" w:rsidR="0065749E" w:rsidRDefault="00996E79" w:rsidP="00350A05">
            <w:pPr>
              <w:pStyle w:val="BPDPNormln"/>
              <w:ind w:firstLine="0"/>
              <w:jc w:val="center"/>
            </w:pPr>
            <w:r>
              <w:t>0,998</w:t>
            </w:r>
          </w:p>
        </w:tc>
        <w:tc>
          <w:tcPr>
            <w:tcW w:w="1418" w:type="dxa"/>
          </w:tcPr>
          <w:p w14:paraId="0001DF00" w14:textId="11ED27F3" w:rsidR="0065749E" w:rsidRDefault="00996E79" w:rsidP="00350A05">
            <w:pPr>
              <w:pStyle w:val="BPDPNormln"/>
              <w:ind w:firstLine="0"/>
              <w:jc w:val="center"/>
            </w:pPr>
            <w:r>
              <w:t>0,009</w:t>
            </w:r>
          </w:p>
        </w:tc>
        <w:tc>
          <w:tcPr>
            <w:tcW w:w="1134" w:type="dxa"/>
          </w:tcPr>
          <w:p w14:paraId="026D9B0C" w14:textId="75D3BD90" w:rsidR="0065749E" w:rsidRDefault="00996E79" w:rsidP="00350A05">
            <w:pPr>
              <w:pStyle w:val="BPDPNormln"/>
              <w:ind w:firstLine="0"/>
              <w:jc w:val="center"/>
            </w:pPr>
            <w:r>
              <w:t>0,009</w:t>
            </w:r>
          </w:p>
        </w:tc>
        <w:tc>
          <w:tcPr>
            <w:tcW w:w="1381" w:type="dxa"/>
          </w:tcPr>
          <w:p w14:paraId="3240FC1E" w14:textId="2508E5DE" w:rsidR="0065749E" w:rsidRDefault="00996E79" w:rsidP="00350A05">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350A05">
            <w:pPr>
              <w:pStyle w:val="BPDPNormln"/>
              <w:ind w:firstLine="0"/>
            </w:pPr>
            <w:r>
              <w:t>impedance</w:t>
            </w:r>
          </w:p>
        </w:tc>
        <w:tc>
          <w:tcPr>
            <w:tcW w:w="1500" w:type="dxa"/>
          </w:tcPr>
          <w:p w14:paraId="49A1693D" w14:textId="1FC67559" w:rsidR="0065749E" w:rsidRDefault="0065749E" w:rsidP="00350A05">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350A05">
            <w:pPr>
              <w:pStyle w:val="BPDPNormln"/>
              <w:ind w:firstLine="0"/>
              <w:jc w:val="center"/>
            </w:pPr>
            <w:r>
              <w:t>0,044</w:t>
            </w:r>
          </w:p>
        </w:tc>
        <w:tc>
          <w:tcPr>
            <w:tcW w:w="850" w:type="dxa"/>
          </w:tcPr>
          <w:p w14:paraId="08F871EA" w14:textId="0461FFFF" w:rsidR="0065749E" w:rsidRDefault="00996E79" w:rsidP="00350A05">
            <w:pPr>
              <w:pStyle w:val="BPDPNormln"/>
              <w:ind w:firstLine="0"/>
              <w:jc w:val="center"/>
            </w:pPr>
            <w:r>
              <w:t>-0,008</w:t>
            </w:r>
          </w:p>
        </w:tc>
        <w:tc>
          <w:tcPr>
            <w:tcW w:w="1418" w:type="dxa"/>
          </w:tcPr>
          <w:p w14:paraId="3E36D4A2" w14:textId="4C8D09F4" w:rsidR="0065749E" w:rsidRDefault="00996E79" w:rsidP="00350A05">
            <w:pPr>
              <w:pStyle w:val="BPDPNormln"/>
              <w:ind w:firstLine="0"/>
              <w:jc w:val="center"/>
            </w:pPr>
            <w:r>
              <w:t>0,928</w:t>
            </w:r>
          </w:p>
        </w:tc>
        <w:tc>
          <w:tcPr>
            <w:tcW w:w="1134" w:type="dxa"/>
          </w:tcPr>
          <w:p w14:paraId="10D3E1E2" w14:textId="647E857B" w:rsidR="0065749E" w:rsidRDefault="00996E79" w:rsidP="00350A05">
            <w:pPr>
              <w:pStyle w:val="BPDPNormln"/>
              <w:ind w:firstLine="0"/>
              <w:jc w:val="center"/>
            </w:pPr>
            <w:r>
              <w:t>0,369</w:t>
            </w:r>
          </w:p>
        </w:tc>
        <w:tc>
          <w:tcPr>
            <w:tcW w:w="1381" w:type="dxa"/>
          </w:tcPr>
          <w:p w14:paraId="74283465" w14:textId="5DB84468" w:rsidR="0065749E" w:rsidRDefault="00996E79" w:rsidP="00350A05">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350A05">
            <w:pPr>
              <w:pStyle w:val="BPDPNormln"/>
              <w:ind w:firstLine="0"/>
            </w:pPr>
            <w:r>
              <w:t>výdrž baterie</w:t>
            </w:r>
          </w:p>
        </w:tc>
        <w:tc>
          <w:tcPr>
            <w:tcW w:w="1500" w:type="dxa"/>
          </w:tcPr>
          <w:p w14:paraId="64A15B89" w14:textId="1B373DDD" w:rsidR="0065749E" w:rsidRDefault="0065749E" w:rsidP="00350A05">
            <w:pPr>
              <w:pStyle w:val="BPDPNormln"/>
              <w:ind w:firstLine="0"/>
              <w:jc w:val="center"/>
            </w:pPr>
            <w:r>
              <w:t>0,003</w:t>
            </w:r>
          </w:p>
        </w:tc>
        <w:tc>
          <w:tcPr>
            <w:tcW w:w="851" w:type="dxa"/>
          </w:tcPr>
          <w:p w14:paraId="1D418E95" w14:textId="741B754A" w:rsidR="0065749E" w:rsidRDefault="00996E79" w:rsidP="00350A05">
            <w:pPr>
              <w:pStyle w:val="BPDPNormln"/>
              <w:ind w:firstLine="0"/>
              <w:jc w:val="center"/>
            </w:pPr>
            <w:r>
              <w:t>0,142</w:t>
            </w:r>
          </w:p>
        </w:tc>
        <w:tc>
          <w:tcPr>
            <w:tcW w:w="850" w:type="dxa"/>
          </w:tcPr>
          <w:p w14:paraId="7707AE9C" w14:textId="2FF5EB04" w:rsidR="0065749E" w:rsidRDefault="00996E79" w:rsidP="00350A05">
            <w:pPr>
              <w:pStyle w:val="BPDPNormln"/>
              <w:ind w:firstLine="0"/>
              <w:jc w:val="center"/>
            </w:pPr>
            <w:r>
              <w:t>0,005</w:t>
            </w:r>
          </w:p>
        </w:tc>
        <w:tc>
          <w:tcPr>
            <w:tcW w:w="1418" w:type="dxa"/>
          </w:tcPr>
          <w:p w14:paraId="7CC2979F" w14:textId="47029826" w:rsidR="0065749E" w:rsidRDefault="00996E79" w:rsidP="00350A05">
            <w:pPr>
              <w:pStyle w:val="BPDPNormln"/>
              <w:ind w:firstLine="0"/>
              <w:jc w:val="center"/>
            </w:pPr>
            <w:r>
              <w:t>-0,372</w:t>
            </w:r>
          </w:p>
        </w:tc>
        <w:tc>
          <w:tcPr>
            <w:tcW w:w="1134" w:type="dxa"/>
          </w:tcPr>
          <w:p w14:paraId="6742F2FA" w14:textId="0FCA4A8C" w:rsidR="0065749E" w:rsidRDefault="00996E79" w:rsidP="00350A05">
            <w:pPr>
              <w:pStyle w:val="BPDPNormln"/>
              <w:ind w:firstLine="0"/>
              <w:jc w:val="center"/>
            </w:pPr>
            <w:r>
              <w:t>0,917</w:t>
            </w:r>
          </w:p>
        </w:tc>
        <w:tc>
          <w:tcPr>
            <w:tcW w:w="1381" w:type="dxa"/>
          </w:tcPr>
          <w:p w14:paraId="4B60765E" w14:textId="31F779FD" w:rsidR="0065749E" w:rsidRDefault="00996E79" w:rsidP="00350A05">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350A05">
            <w:pPr>
              <w:pStyle w:val="BPDPNormln"/>
              <w:ind w:firstLine="0"/>
            </w:pPr>
            <w:r>
              <w:t>nabíjení</w:t>
            </w:r>
          </w:p>
        </w:tc>
        <w:tc>
          <w:tcPr>
            <w:tcW w:w="1500" w:type="dxa"/>
          </w:tcPr>
          <w:p w14:paraId="44E6F89C" w14:textId="5294B60A" w:rsidR="0065749E" w:rsidRDefault="0065749E" w:rsidP="00350A05">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350A05">
            <w:pPr>
              <w:pStyle w:val="BPDPNormln"/>
              <w:ind w:firstLine="0"/>
              <w:jc w:val="center"/>
            </w:pPr>
            <w:r>
              <w:t>0,009</w:t>
            </w:r>
          </w:p>
        </w:tc>
        <w:tc>
          <w:tcPr>
            <w:tcW w:w="850" w:type="dxa"/>
          </w:tcPr>
          <w:p w14:paraId="7E8FBAAC" w14:textId="73212E2F" w:rsidR="0065749E" w:rsidRDefault="00996E79" w:rsidP="00350A05">
            <w:pPr>
              <w:pStyle w:val="BPDPNormln"/>
              <w:ind w:firstLine="0"/>
              <w:jc w:val="center"/>
            </w:pPr>
            <w:r>
              <w:t>0,005</w:t>
            </w:r>
          </w:p>
        </w:tc>
        <w:tc>
          <w:tcPr>
            <w:tcW w:w="1418" w:type="dxa"/>
          </w:tcPr>
          <w:p w14:paraId="6AF952B1" w14:textId="5AB7590C" w:rsidR="0065749E" w:rsidRDefault="00996E79" w:rsidP="00350A05">
            <w:pPr>
              <w:pStyle w:val="BPDPNormln"/>
              <w:ind w:firstLine="0"/>
              <w:jc w:val="center"/>
            </w:pPr>
            <w:r>
              <w:t>0,015</w:t>
            </w:r>
          </w:p>
        </w:tc>
        <w:tc>
          <w:tcPr>
            <w:tcW w:w="1134" w:type="dxa"/>
          </w:tcPr>
          <w:p w14:paraId="07F95859" w14:textId="64E6E2E2" w:rsidR="0065749E" w:rsidRDefault="00996E79" w:rsidP="00350A05">
            <w:pPr>
              <w:pStyle w:val="BPDPNormln"/>
              <w:ind w:firstLine="0"/>
              <w:jc w:val="center"/>
            </w:pPr>
            <w:r>
              <w:t>0,041</w:t>
            </w:r>
          </w:p>
        </w:tc>
        <w:tc>
          <w:tcPr>
            <w:tcW w:w="1381" w:type="dxa"/>
          </w:tcPr>
          <w:p w14:paraId="662D339A" w14:textId="35373996" w:rsidR="0065749E" w:rsidRDefault="00996E79" w:rsidP="00350A05">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350A05">
            <w:pPr>
              <w:pStyle w:val="BPDPNormln"/>
              <w:ind w:firstLine="0"/>
            </w:pPr>
            <w:r>
              <w:t>hmotnost</w:t>
            </w:r>
          </w:p>
        </w:tc>
        <w:tc>
          <w:tcPr>
            <w:tcW w:w="1500" w:type="dxa"/>
          </w:tcPr>
          <w:p w14:paraId="0E95E073" w14:textId="15FC1293" w:rsidR="0065749E" w:rsidRDefault="00996E79" w:rsidP="00350A05">
            <w:pPr>
              <w:pStyle w:val="BPDPNormln"/>
              <w:ind w:firstLine="0"/>
              <w:jc w:val="center"/>
            </w:pPr>
            <w:r>
              <w:t>0,011</w:t>
            </w:r>
          </w:p>
        </w:tc>
        <w:tc>
          <w:tcPr>
            <w:tcW w:w="851" w:type="dxa"/>
          </w:tcPr>
          <w:p w14:paraId="26D05519" w14:textId="4DFD23BD" w:rsidR="0065749E" w:rsidRDefault="00996E79" w:rsidP="00350A05">
            <w:pPr>
              <w:pStyle w:val="BPDPNormln"/>
              <w:ind w:firstLine="0"/>
              <w:jc w:val="center"/>
            </w:pPr>
            <w:r>
              <w:t>0,986</w:t>
            </w:r>
          </w:p>
        </w:tc>
        <w:tc>
          <w:tcPr>
            <w:tcW w:w="850" w:type="dxa"/>
          </w:tcPr>
          <w:p w14:paraId="215D7833" w14:textId="4A19FF13" w:rsidR="0065749E" w:rsidRDefault="00996E79" w:rsidP="00350A05">
            <w:pPr>
              <w:pStyle w:val="BPDPNormln"/>
              <w:ind w:firstLine="0"/>
              <w:jc w:val="center"/>
            </w:pPr>
            <w:r>
              <w:t>0,072</w:t>
            </w:r>
          </w:p>
        </w:tc>
        <w:tc>
          <w:tcPr>
            <w:tcW w:w="1418" w:type="dxa"/>
          </w:tcPr>
          <w:p w14:paraId="19D90762" w14:textId="27098A9D" w:rsidR="0065749E" w:rsidRDefault="00996E79" w:rsidP="00350A05">
            <w:pPr>
              <w:pStyle w:val="BPDPNormln"/>
              <w:ind w:firstLine="0"/>
              <w:jc w:val="center"/>
            </w:pPr>
            <w:r>
              <w:t>0,013</w:t>
            </w:r>
          </w:p>
        </w:tc>
        <w:tc>
          <w:tcPr>
            <w:tcW w:w="1134" w:type="dxa"/>
          </w:tcPr>
          <w:p w14:paraId="51115B3E" w14:textId="59E26C37" w:rsidR="0065749E" w:rsidRDefault="00996E79" w:rsidP="00350A05">
            <w:pPr>
              <w:pStyle w:val="BPDPNormln"/>
              <w:ind w:firstLine="0"/>
              <w:jc w:val="center"/>
            </w:pPr>
            <w:r>
              <w:t>-0,148</w:t>
            </w:r>
          </w:p>
        </w:tc>
        <w:tc>
          <w:tcPr>
            <w:tcW w:w="1381" w:type="dxa"/>
          </w:tcPr>
          <w:p w14:paraId="74F6CD3E" w14:textId="5A7925A8" w:rsidR="0065749E" w:rsidRDefault="00996E79" w:rsidP="00350A05">
            <w:pPr>
              <w:pStyle w:val="BPDPNormln"/>
              <w:ind w:firstLine="0"/>
              <w:jc w:val="center"/>
            </w:pPr>
            <w:r>
              <w:t>-0,003</w:t>
            </w:r>
          </w:p>
        </w:tc>
      </w:tr>
    </w:tbl>
    <w:p w14:paraId="51CFEE3C" w14:textId="77777777" w:rsidR="00D47FF2" w:rsidRPr="00C40968" w:rsidRDefault="00D47FF2" w:rsidP="008010F8">
      <w:pPr>
        <w:pStyle w:val="BPDPNormln"/>
      </w:pPr>
    </w:p>
    <w:p w14:paraId="7F73051F" w14:textId="1B2E4051" w:rsidR="009A5AFE" w:rsidRDefault="009A5AFE" w:rsidP="008010F8">
      <w:pPr>
        <w:pStyle w:val="BPDPNormln"/>
      </w:pPr>
    </w:p>
    <w:p w14:paraId="27D94F1E" w14:textId="0CF50252" w:rsidR="00430B95" w:rsidRDefault="00DC4C6B" w:rsidP="008010F8">
      <w:pPr>
        <w:pStyle w:val="BPDPNormln"/>
      </w:pPr>
      <w:r>
        <w:t>V další tabulce (</w:t>
      </w:r>
      <w:r w:rsidRPr="00430B95">
        <w:fldChar w:fldCharType="begin"/>
      </w:r>
      <w:r w:rsidRPr="00430B95">
        <w:instrText xml:space="preserve"> REF _Ref32842516 \h  \* MERGEFORMAT </w:instrText>
      </w:r>
      <w:r w:rsidRPr="00430B95">
        <w:fldChar w:fldCharType="separate"/>
      </w:r>
      <w:r w:rsidR="007E0F00" w:rsidRPr="007E0F00">
        <w:t xml:space="preserve">Tab. </w:t>
      </w:r>
      <w:r w:rsidR="007E0F00" w:rsidRPr="007E0F00">
        <w:rPr>
          <w:noProof/>
        </w:rPr>
        <w:t>4</w:t>
      </w:r>
      <w:r w:rsidR="007E0F00" w:rsidRPr="007E0F00">
        <w:t>.</w:t>
      </w:r>
      <w:r w:rsidR="007E0F00" w:rsidRPr="007E0F00">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8010F8">
      <w:pPr>
        <w:pStyle w:val="BPDPNormln"/>
      </w:pPr>
    </w:p>
    <w:p w14:paraId="0A652CE1" w14:textId="6C362A27" w:rsidR="00430B95" w:rsidRPr="00430B95" w:rsidRDefault="00430B95" w:rsidP="00430B95">
      <w:pPr>
        <w:pStyle w:val="Titulek"/>
        <w:keepNext/>
        <w:jc w:val="center"/>
        <w:rPr>
          <w:b w:val="0"/>
        </w:rPr>
      </w:pPr>
      <w:bookmarkStart w:id="119" w:name="_Ref32842516"/>
      <w:bookmarkStart w:id="120" w:name="_Ref32846476"/>
      <w:bookmarkStart w:id="121" w:name="_Toc41489612"/>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4</w:t>
      </w:r>
      <w:r w:rsidR="00982B7F">
        <w:rPr>
          <w:b w:val="0"/>
        </w:rPr>
        <w:fldChar w:fldCharType="end"/>
      </w:r>
      <w:bookmarkEnd w:id="119"/>
      <w:r w:rsidR="00D66706">
        <w:rPr>
          <w:b w:val="0"/>
        </w:rPr>
        <w:t>:</w:t>
      </w:r>
      <w:r>
        <w:t xml:space="preserve"> </w:t>
      </w:r>
      <w:r w:rsidR="00BB1EA0" w:rsidRPr="00CE1857">
        <w:rPr>
          <w:b w:val="0"/>
        </w:rPr>
        <w:t xml:space="preserve">Tabulka </w:t>
      </w:r>
      <w:r w:rsidR="00A24C10">
        <w:rPr>
          <w:b w:val="0"/>
        </w:rPr>
        <w:t>komponentního skóre</w:t>
      </w:r>
      <w:bookmarkEnd w:id="120"/>
      <w:bookmarkEnd w:id="121"/>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8010F8">
      <w:pPr>
        <w:pStyle w:val="BPDPNormln"/>
      </w:pPr>
      <w:r>
        <w:t xml:space="preserve"> </w:t>
      </w:r>
    </w:p>
    <w:p w14:paraId="4789AA85" w14:textId="77777777" w:rsidR="009A5AFE" w:rsidRDefault="009A5AFE" w:rsidP="008010F8">
      <w:pPr>
        <w:pStyle w:val="BPDPNormln"/>
      </w:pPr>
    </w:p>
    <w:p w14:paraId="075F9ACB" w14:textId="0E580748" w:rsidR="009A5AFE" w:rsidRDefault="00D66706" w:rsidP="008010F8">
      <w:pPr>
        <w:pStyle w:val="BPDPNormln"/>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7E0F00" w:rsidRPr="007E0F00">
        <w:t xml:space="preserve">Tab. </w:t>
      </w:r>
      <w:r w:rsidR="007E0F00" w:rsidRPr="007E0F00">
        <w:rPr>
          <w:noProof/>
        </w:rPr>
        <w:t>4</w:t>
      </w:r>
      <w:r w:rsidR="007E0F00" w:rsidRPr="007E0F00">
        <w:t>.</w:t>
      </w:r>
      <w:r w:rsidR="007E0F00" w:rsidRPr="007E0F00">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7E0F00" w:rsidRPr="007E0F00">
        <w:t xml:space="preserve">Obr. </w:t>
      </w:r>
      <w:r w:rsidR="007E0F00" w:rsidRPr="007E0F00">
        <w:rPr>
          <w:noProof/>
        </w:rPr>
        <w:t>4</w:t>
      </w:r>
      <w:r w:rsidR="007E0F00" w:rsidRPr="007E0F00">
        <w:t>.</w:t>
      </w:r>
      <w:r w:rsidR="007E0F00" w:rsidRPr="007E0F00">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8010F8">
      <w:pPr>
        <w:pStyle w:val="BPDPNormln"/>
      </w:pPr>
    </w:p>
    <w:p w14:paraId="5481AF02" w14:textId="1F9BE3E6" w:rsidR="00D66706" w:rsidRDefault="005D2819" w:rsidP="00350A05">
      <w:pPr>
        <w:pStyle w:val="BPDPNormln"/>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6D2EB333" w:rsidR="00D66706" w:rsidRDefault="00D66706" w:rsidP="00D66706">
      <w:pPr>
        <w:pStyle w:val="Titulek"/>
        <w:jc w:val="center"/>
        <w:rPr>
          <w:b w:val="0"/>
        </w:rPr>
      </w:pPr>
      <w:bookmarkStart w:id="122" w:name="_Ref32843150"/>
      <w:bookmarkStart w:id="123" w:name="_Toc41489585"/>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bookmarkEnd w:id="122"/>
      <w:r w:rsidRPr="00D66706">
        <w:rPr>
          <w:b w:val="0"/>
        </w:rPr>
        <w:t>: Graf komponentních vah</w:t>
      </w:r>
      <w:bookmarkEnd w:id="123"/>
    </w:p>
    <w:p w14:paraId="3EB5FD9C" w14:textId="46FD5B70" w:rsidR="00B61AF4" w:rsidRDefault="00B61AF4" w:rsidP="008010F8">
      <w:pPr>
        <w:pStyle w:val="BPDPNormln"/>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2AEE6D74" w:rsidR="00A24C10" w:rsidRDefault="00DC4C6B" w:rsidP="008010F8">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7E0F00" w:rsidRPr="007E0F00">
        <w:t xml:space="preserve">Obr. </w:t>
      </w:r>
      <w:r w:rsidR="007E0F00" w:rsidRPr="007E0F00">
        <w:rPr>
          <w:noProof/>
        </w:rPr>
        <w:t>4</w:t>
      </w:r>
      <w:r w:rsidR="007E0F00" w:rsidRPr="007E0F00">
        <w:t>.</w:t>
      </w:r>
      <w:r w:rsidR="007E0F00" w:rsidRPr="007E0F00">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73072F" w:rsidRPr="00A60866">
        <w:fldChar w:fldCharType="begin"/>
      </w:r>
      <w:r w:rsidR="0073072F" w:rsidRPr="00A60866">
        <w:instrText xml:space="preserve"> REF _Ref32842516 \h  \* MERGEFORMAT </w:instrText>
      </w:r>
      <w:r w:rsidR="0073072F" w:rsidRPr="00A60866">
        <w:fldChar w:fldCharType="separate"/>
      </w:r>
      <w:r w:rsidR="007E0F00" w:rsidRPr="007E0F00">
        <w:t>Tab.</w:t>
      </w:r>
      <w:r w:rsidR="007E0F00" w:rsidRPr="007E0F00">
        <w:rPr>
          <w:noProof/>
        </w:rPr>
        <w:t xml:space="preserve"> </w:t>
      </w:r>
      <w:r w:rsidR="007E0F00" w:rsidRPr="007E0F00">
        <w:t>4</w:t>
      </w:r>
      <w:r w:rsidR="007E0F00" w:rsidRPr="007E0F00">
        <w:rPr>
          <w:noProof/>
        </w:rPr>
        <w:t>.</w:t>
      </w:r>
      <w:r w:rsidR="007E0F00">
        <w:rPr>
          <w:b/>
          <w:noProof/>
        </w:rPr>
        <w:t>4</w:t>
      </w:r>
      <w:r w:rsidR="0073072F" w:rsidRPr="00A60866">
        <w:fldChar w:fldCharType="end"/>
      </w:r>
      <w:r w:rsidR="00527829">
        <w:t>).</w:t>
      </w:r>
      <w:r w:rsidR="00413357">
        <w:t xml:space="preserve"> Sluchátka značek </w:t>
      </w:r>
      <w:proofErr w:type="spellStart"/>
      <w:r w:rsidR="00413357" w:rsidRPr="00947FA7">
        <w:t>Marshall</w:t>
      </w:r>
      <w:proofErr w:type="spellEnd"/>
      <w:r w:rsidR="00413357" w:rsidRPr="00947FA7">
        <w:t xml:space="preserve">, </w:t>
      </w:r>
      <w:proofErr w:type="spellStart"/>
      <w:r w:rsidR="00413357" w:rsidRPr="00947FA7">
        <w:t>Niceboy</w:t>
      </w:r>
      <w:proofErr w:type="spellEnd"/>
      <w:r w:rsidR="00413357" w:rsidRPr="00947FA7">
        <w:t>,</w:t>
      </w:r>
      <w:r w:rsidR="00413357">
        <w:t xml:space="preserve"> </w:t>
      </w:r>
      <w:r w:rsidR="00413357" w:rsidRPr="00947FA7">
        <w:t xml:space="preserve">JBL, QCY, </w:t>
      </w:r>
      <w:proofErr w:type="spellStart"/>
      <w:r w:rsidR="00413357" w:rsidRPr="00947FA7">
        <w:t>Fixed</w:t>
      </w:r>
      <w:proofErr w:type="spellEnd"/>
      <w:r w:rsidR="00413357" w:rsidRPr="00947FA7">
        <w:t xml:space="preserve"> si jsou podobná a tvoří shluk</w:t>
      </w:r>
      <w:r w:rsidR="00574C5C">
        <w:t xml:space="preserve">. Osamocené </w:t>
      </w:r>
      <w:r w:rsidR="00413357">
        <w:t>sluchátka</w:t>
      </w:r>
      <w:r w:rsidR="00574C5C">
        <w:t xml:space="preserve"> jako </w:t>
      </w:r>
      <w:r w:rsidR="00413357" w:rsidRPr="00947FA7">
        <w:t xml:space="preserve">Apple </w:t>
      </w:r>
      <w:proofErr w:type="spellStart"/>
      <w:r w:rsidR="00413357" w:rsidRPr="00947FA7">
        <w:t>AirPods</w:t>
      </w:r>
      <w:proofErr w:type="spellEnd"/>
      <w:r w:rsidR="00413357" w:rsidRPr="00947FA7">
        <w:t xml:space="preserve"> PRO</w:t>
      </w:r>
      <w:r w:rsidR="00413357">
        <w:t xml:space="preserve"> a</w:t>
      </w:r>
      <w:r w:rsidR="00574C5C">
        <w:t xml:space="preserve"> </w:t>
      </w:r>
      <w:r w:rsidR="00413357" w:rsidRPr="00947FA7">
        <w:t xml:space="preserve">Sony WH-1000XM3 </w:t>
      </w:r>
      <w:r w:rsidR="004E019C" w:rsidRPr="00947FA7">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8010F8">
      <w:pPr>
        <w:pStyle w:val="BPDPNormln"/>
      </w:pPr>
    </w:p>
    <w:p w14:paraId="0C9B6C6E" w14:textId="22B26BBB" w:rsidR="00527829" w:rsidRDefault="00A94056" w:rsidP="00350A05">
      <w:pPr>
        <w:pStyle w:val="BPDPNormln"/>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581B5088" w:rsidR="00DC4C6B" w:rsidRDefault="00527829" w:rsidP="00527829">
      <w:pPr>
        <w:pStyle w:val="Titulek"/>
        <w:jc w:val="center"/>
        <w:rPr>
          <w:b w:val="0"/>
        </w:rPr>
      </w:pPr>
      <w:bookmarkStart w:id="124" w:name="_Ref32846202"/>
      <w:bookmarkStart w:id="125" w:name="_Toc41489586"/>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8</w:t>
      </w:r>
      <w:r w:rsidR="00E73D21">
        <w:rPr>
          <w:b w:val="0"/>
        </w:rPr>
        <w:fldChar w:fldCharType="end"/>
      </w:r>
      <w:bookmarkEnd w:id="124"/>
      <w:r w:rsidRPr="00527829">
        <w:rPr>
          <w:b w:val="0"/>
        </w:rPr>
        <w:t>: Rozptylový diagram komponentního skóre</w:t>
      </w:r>
      <w:bookmarkEnd w:id="125"/>
    </w:p>
    <w:p w14:paraId="758C0FFA" w14:textId="096E85EA" w:rsidR="002E248F" w:rsidRDefault="002E248F" w:rsidP="008010F8">
      <w:pPr>
        <w:pStyle w:val="BPDPNormln"/>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7E0F00" w:rsidRPr="007E0F00">
        <w:t xml:space="preserve">Obr. </w:t>
      </w:r>
      <w:r w:rsidR="007E0F00" w:rsidRPr="007E0F00">
        <w:rPr>
          <w:noProof/>
        </w:rPr>
        <w:t>4</w:t>
      </w:r>
      <w:r w:rsidR="007E0F00" w:rsidRPr="007E0F00">
        <w:t>.</w:t>
      </w:r>
      <w:r w:rsidR="007E0F00" w:rsidRPr="007E0F00">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8010F8">
      <w:pPr>
        <w:pStyle w:val="BPDPNormln"/>
      </w:pPr>
    </w:p>
    <w:p w14:paraId="5B8AA9C1" w14:textId="340AC32A" w:rsidR="002E248F" w:rsidRDefault="00A94056" w:rsidP="00350A05">
      <w:pPr>
        <w:pStyle w:val="BPDPNormln"/>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5D591A8F" w:rsidR="002E248F" w:rsidRDefault="002E248F" w:rsidP="002E248F">
      <w:pPr>
        <w:pStyle w:val="Titulek"/>
        <w:jc w:val="center"/>
        <w:rPr>
          <w:b w:val="0"/>
        </w:rPr>
      </w:pPr>
      <w:bookmarkStart w:id="126" w:name="_Ref32849215"/>
      <w:bookmarkStart w:id="127" w:name="_Toc41489587"/>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9</w:t>
      </w:r>
      <w:r w:rsidR="00E73D21">
        <w:rPr>
          <w:b w:val="0"/>
        </w:rPr>
        <w:fldChar w:fldCharType="end"/>
      </w:r>
      <w:bookmarkEnd w:id="126"/>
      <w:r w:rsidRPr="002E248F">
        <w:rPr>
          <w:b w:val="0"/>
        </w:rPr>
        <w:t>: Dvojný graf</w:t>
      </w:r>
      <w:bookmarkEnd w:id="127"/>
    </w:p>
    <w:p w14:paraId="52657097" w14:textId="554E1CC0" w:rsidR="0024279E" w:rsidRDefault="00676EA5" w:rsidP="008010F8">
      <w:pPr>
        <w:pStyle w:val="BPDPNormln"/>
      </w:pPr>
      <w:r>
        <w:t>Kdyby byl</w:t>
      </w:r>
      <w:r w:rsidR="00723320">
        <w:t xml:space="preserve"> objekt ve stejném bodě jako proměnná</w:t>
      </w:r>
      <w:r w:rsidR="00322C14">
        <w:t xml:space="preserve"> (parametr sluchátek)</w:t>
      </w:r>
      <w:r w:rsidR="00723320">
        <w:t>, nebo byl v její blízkosti, znamenalo by to vzájemnou interakci mezi danou proměnnou a blízkým objektem.</w:t>
      </w:r>
      <w:r w:rsidR="00DA2F69">
        <w:t xml:space="preserve"> </w:t>
      </w:r>
      <w:r w:rsidR="00723320">
        <w:t>Interakce může sloužit inter</w:t>
      </w:r>
      <w:r>
        <w:t xml:space="preserve">pretaci objektů. </w:t>
      </w:r>
      <w:r w:rsidR="00947FA7">
        <w:fldChar w:fldCharType="begin"/>
      </w:r>
      <w:r w:rsidR="00947FA7">
        <w:instrText xml:space="preserve"> REF _Ref40809014 \r \h </w:instrText>
      </w:r>
      <w:r w:rsidR="00947FA7">
        <w:fldChar w:fldCharType="separate"/>
      </w:r>
      <w:r w:rsidR="007E0F00">
        <w:t>[14]</w:t>
      </w:r>
      <w:r w:rsidR="00947FA7">
        <w:fldChar w:fldCharType="end"/>
      </w:r>
      <w:r w:rsidR="00DA2F69">
        <w:t xml:space="preserve"> </w:t>
      </w:r>
      <w:r>
        <w:t>V tomto případě</w:t>
      </w:r>
      <w:r w:rsidR="00723320">
        <w:t xml:space="preserve"> </w:t>
      </w:r>
      <w:r w:rsidR="009E3C23">
        <w:t xml:space="preserve">si jsou </w:t>
      </w:r>
      <w:r w:rsidR="009E3C23">
        <w:lastRenderedPageBreak/>
        <w:t>velice blízko sluchátka Sony a cena</w:t>
      </w:r>
      <w:r w:rsidR="00723320">
        <w:t xml:space="preserve">. </w:t>
      </w:r>
      <w:r w:rsidR="009E3C23">
        <w:t xml:space="preserve">To může naznačovat, že u sluchátek </w:t>
      </w:r>
      <w:r w:rsidR="00D920C1">
        <w:t>S</w:t>
      </w:r>
      <w:r w:rsidR="009E3C23">
        <w:t xml:space="preserve">ony je cena zásadním </w:t>
      </w:r>
      <w:r w:rsidR="00322C14">
        <w:t xml:space="preserve">odlišujícím </w:t>
      </w:r>
      <w:r w:rsidR="009E3C23">
        <w:t>parametrem. Tyto sluchátka jsou v uvedeném přehledu nejdražší (</w:t>
      </w:r>
      <w:r w:rsidR="009E3C23" w:rsidRPr="00B4066B">
        <w:fldChar w:fldCharType="begin"/>
      </w:r>
      <w:r w:rsidR="009E3C23" w:rsidRPr="00B4066B">
        <w:instrText xml:space="preserve"> REF _Ref33209722 \h </w:instrText>
      </w:r>
      <w:r w:rsidR="00B4066B" w:rsidRPr="00B4066B">
        <w:instrText xml:space="preserve"> \* MERGEFORMAT </w:instrText>
      </w:r>
      <w:r w:rsidR="009E3C23" w:rsidRPr="00B4066B">
        <w:fldChar w:fldCharType="separate"/>
      </w:r>
      <w:r w:rsidR="007E0F00" w:rsidRPr="007E0F00">
        <w:t xml:space="preserve">Tab. </w:t>
      </w:r>
      <w:r w:rsidR="007E0F00" w:rsidRPr="007E0F00">
        <w:rPr>
          <w:noProof/>
        </w:rPr>
        <w:t>3</w:t>
      </w:r>
      <w:r w:rsidR="007E0F00" w:rsidRPr="007E0F00">
        <w:t>.</w:t>
      </w:r>
      <w:r w:rsidR="007E0F00" w:rsidRPr="007E0F00">
        <w:rPr>
          <w:noProof/>
        </w:rPr>
        <w:t>1</w:t>
      </w:r>
      <w:r w:rsidR="009E3C23" w:rsidRPr="00B4066B">
        <w:fldChar w:fldCharType="end"/>
      </w:r>
      <w:r w:rsidR="009E3C23">
        <w:t>).</w:t>
      </w:r>
      <w:r w:rsidR="006837D2">
        <w:t xml:space="preserve"> Výsledky PCA, nemusí být využity pouze pro grafické zobrazení</w:t>
      </w:r>
      <w:r w:rsidR="00CB4B1A">
        <w:t>, ale můžou být podrobeny dalším analýzám pro třízení a klasifikaci dat. Sluchátka by mohly být roztřízeny do skupin s podobnými vlastnostmi.</w:t>
      </w:r>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128" w:name="_Toc41489563"/>
      <w:r>
        <w:lastRenderedPageBreak/>
        <w:t>Klasifikace dat</w:t>
      </w:r>
      <w:bookmarkEnd w:id="128"/>
    </w:p>
    <w:p w14:paraId="56D69337" w14:textId="32269725" w:rsidR="00B41697" w:rsidRDefault="00400D7F" w:rsidP="008010F8">
      <w:pPr>
        <w:pStyle w:val="BPDPNormln"/>
      </w:pPr>
      <w:r>
        <w:t xml:space="preserve">Po snížení dimenze dat pomocí analýzy hlavních komponent, budou </w:t>
      </w:r>
      <w:r w:rsidR="00CB4B1A">
        <w:t>údery</w:t>
      </w:r>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w:t>
      </w:r>
      <w:r w:rsidR="00947FA7">
        <w:fldChar w:fldCharType="begin"/>
      </w:r>
      <w:r w:rsidR="00947FA7">
        <w:instrText xml:space="preserve"> REF _Ref40809014 \r \h </w:instrText>
      </w:r>
      <w:r w:rsidR="00947FA7">
        <w:fldChar w:fldCharType="separate"/>
      </w:r>
      <w:r w:rsidR="007E0F00">
        <w:t>[14]</w:t>
      </w:r>
      <w:r w:rsidR="00947FA7">
        <w:fldChar w:fldCharType="end"/>
      </w:r>
      <w:r w:rsidR="00B41697">
        <w:t xml:space="preserve"> Rozdělení objektů do tříd může být pro provedeno pomocí následujících způsobů:</w:t>
      </w:r>
    </w:p>
    <w:p w14:paraId="25BF6202" w14:textId="6D009800" w:rsidR="009A5AFE" w:rsidRDefault="00B41697" w:rsidP="008010F8">
      <w:pPr>
        <w:pStyle w:val="BPDPNormln"/>
        <w:numPr>
          <w:ilvl w:val="0"/>
          <w:numId w:val="42"/>
        </w:numPr>
      </w:pPr>
      <w:r>
        <w:t>Klasifikace pomocí diskriminačních funkcí</w:t>
      </w:r>
    </w:p>
    <w:p w14:paraId="4AD41B0E" w14:textId="5A727660" w:rsidR="006E2479" w:rsidRDefault="006E2479" w:rsidP="008010F8">
      <w:pPr>
        <w:pStyle w:val="BPDPNormln"/>
        <w:numPr>
          <w:ilvl w:val="0"/>
          <w:numId w:val="42"/>
        </w:numPr>
      </w:pPr>
      <w:r>
        <w:t>Klasifikace pomocí minimální vzdálenosti od etalonů tříd</w:t>
      </w:r>
    </w:p>
    <w:p w14:paraId="3A1FBB79" w14:textId="384402BC" w:rsidR="009A5AFE" w:rsidRDefault="006E2479" w:rsidP="008010F8">
      <w:pPr>
        <w:pStyle w:val="BPDPNormln"/>
        <w:numPr>
          <w:ilvl w:val="0"/>
          <w:numId w:val="42"/>
        </w:numPr>
      </w:pPr>
      <w:r>
        <w:t>Klasifikace pomocí hraničních ploch</w:t>
      </w:r>
    </w:p>
    <w:p w14:paraId="2429ADDB" w14:textId="77777777" w:rsidR="006E2479" w:rsidRPr="006E2479" w:rsidRDefault="006E2479" w:rsidP="008010F8">
      <w:pPr>
        <w:pStyle w:val="BPDPNormln"/>
      </w:pPr>
    </w:p>
    <w:p w14:paraId="2F032533" w14:textId="6C97A4B6" w:rsidR="006E2479" w:rsidRDefault="006E2479" w:rsidP="008010F8">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r w:rsidR="001370CB">
        <w:t xml:space="preserve">Do této skupiny patří například metoda rozhodovacího stromu.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2068AB29" w14:textId="16FAC049" w:rsidR="009A5AFE" w:rsidRDefault="006E2479" w:rsidP="008010F8">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 xml:space="preserve">klasifikačních tříd na základě výpočtu vzdálenosti daného objektu od etalonu dané třídy. Etalon je reprezentativní objekt dané třídy. Počet etalonů </w:t>
      </w:r>
      <w:r w:rsidR="00AE7859">
        <w:t xml:space="preserve">klasifikační třídy </w:t>
      </w:r>
      <w:r w:rsidR="003101C2">
        <w:t xml:space="preserve">není </w:t>
      </w:r>
      <w:r w:rsidR="007F29C7">
        <w:t>dán,</w:t>
      </w:r>
      <w:r w:rsidR="003101C2">
        <w:t xml:space="preserve"> záleží na zvolené klasifikační metodě. Například u </w:t>
      </w:r>
      <w:proofErr w:type="spellStart"/>
      <w:r w:rsidR="003101C2">
        <w:t>centroidové</w:t>
      </w:r>
      <w:proofErr w:type="spellEnd"/>
      <w:r w:rsidR="003101C2">
        <w:t xml:space="preserve"> metody je etalon pouze jeden (</w:t>
      </w:r>
      <w:proofErr w:type="spellStart"/>
      <w:r w:rsidR="003101C2">
        <w:t>centroid</w:t>
      </w:r>
      <w:proofErr w:type="spellEnd"/>
      <w:r w:rsidR="003101C2">
        <w:t>), oproti metodě průměrné vazby, kde je etalonem každý prvek dané třídy.</w:t>
      </w:r>
      <w:r w:rsidR="003101C2" w:rsidDel="003101C2">
        <w:t xml:space="preserve"> </w:t>
      </w:r>
      <w:r w:rsidR="00322C14">
        <w:t xml:space="preserve">Takto probíhá výpočet například u metody k – průměrů.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0E80EC1C" w14:textId="57345F0E" w:rsidR="009A5AFE" w:rsidRDefault="007F29C7" w:rsidP="008010F8">
      <w:pPr>
        <w:pStyle w:val="BPDPNormln"/>
      </w:pPr>
      <w:r w:rsidRPr="007F29C7">
        <w:rPr>
          <w:b/>
          <w:bCs/>
        </w:rPr>
        <w:t>Klasifikace pomocí hraničních ploch</w:t>
      </w:r>
      <w:r>
        <w:t xml:space="preserve"> využívá hranic definovaných tak</w:t>
      </w:r>
      <w:r w:rsidR="00BF6643">
        <w:t>,</w:t>
      </w:r>
      <w:r>
        <w:t xml:space="preserve"> aby</w:t>
      </w:r>
      <w:r w:rsidR="009932D7">
        <w:t> </w:t>
      </w:r>
      <w:r>
        <w:t xml:space="preserve">v prostoru oddělovaly jednotlivé třídy. Objekt umístěný v daném hraničním prostoru je </w:t>
      </w:r>
      <w:r w:rsidR="00653276">
        <w:t>přidělen dané třídě.</w:t>
      </w:r>
      <w:r w:rsidR="001370CB">
        <w:t xml:space="preserve"> Typickým představitelem této skupiny může být metoda podpůrných vektorů (SVM).</w:t>
      </w:r>
      <w:r w:rsidR="00653276">
        <w:t xml:space="preserve">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6C49F7FA" w14:textId="0E6CEACF" w:rsidR="000C7324" w:rsidRDefault="000C7324" w:rsidP="000C7324">
      <w:pPr>
        <w:pStyle w:val="Nadpis2"/>
      </w:pPr>
      <w:bookmarkStart w:id="129" w:name="_Toc41489564"/>
      <w:r>
        <w:t>Výběr klasifikační metody</w:t>
      </w:r>
      <w:bookmarkEnd w:id="129"/>
    </w:p>
    <w:p w14:paraId="0378AFF7" w14:textId="17245D1E" w:rsidR="000C7324" w:rsidRDefault="009E0267" w:rsidP="008010F8">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počteny energie v jednotlivých pásmech</w:t>
      </w:r>
      <w:r w:rsidR="00322C14">
        <w:t xml:space="preserve"> dle vztahu </w:t>
      </w:r>
      <w:r w:rsidR="00322C14">
        <w:fldChar w:fldCharType="begin"/>
      </w:r>
      <w:r w:rsidR="00322C14">
        <w:instrText xml:space="preserve"> REF _Ref40456144 \h </w:instrText>
      </w:r>
      <w:r w:rsidR="00322C14">
        <w:fldChar w:fldCharType="separate"/>
      </w:r>
      <w:r w:rsidR="007E0F00">
        <w:t>(</w:t>
      </w:r>
      <w:r w:rsidR="007E0F00">
        <w:rPr>
          <w:noProof/>
        </w:rPr>
        <w:t>3</w:t>
      </w:r>
      <w:r w:rsidR="007E0F00">
        <w:t>.</w:t>
      </w:r>
      <w:r w:rsidR="007E0F00">
        <w:rPr>
          <w:noProof/>
        </w:rPr>
        <w:t>2</w:t>
      </w:r>
      <w:r w:rsidR="00322C14">
        <w:fldChar w:fldCharType="end"/>
      </w:r>
      <w:r w:rsidR="00322C14">
        <w:t>)</w:t>
      </w:r>
      <w:r w:rsidR="003A4D80">
        <w:t xml:space="preserve">.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7E0F00" w:rsidRPr="007E0F00">
        <w:t xml:space="preserve">Obr. </w:t>
      </w:r>
      <w:r w:rsidR="007E0F00" w:rsidRPr="007E0F00">
        <w:rPr>
          <w:noProof/>
        </w:rPr>
        <w:t>5</w:t>
      </w:r>
      <w:r w:rsidR="007E0F00" w:rsidRPr="007E0F00">
        <w:t>.</w:t>
      </w:r>
      <w:r w:rsidR="007E0F00" w:rsidRPr="007E0F00">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8010F8">
      <w:pPr>
        <w:pStyle w:val="BPDPNormln"/>
      </w:pPr>
    </w:p>
    <w:p w14:paraId="6A971485" w14:textId="77777777" w:rsidR="00697CBF" w:rsidRDefault="003A4D80" w:rsidP="00350A05">
      <w:pPr>
        <w:pStyle w:val="BPDPNormln"/>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4CC1174F" w:rsidR="003A4D80" w:rsidRDefault="00697CBF" w:rsidP="00697CBF">
      <w:pPr>
        <w:pStyle w:val="Titulek"/>
        <w:jc w:val="center"/>
        <w:rPr>
          <w:b w:val="0"/>
        </w:rPr>
      </w:pPr>
      <w:bookmarkStart w:id="130" w:name="_Ref34062154"/>
      <w:bookmarkStart w:id="131" w:name="_Toc41489588"/>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130"/>
      <w:r w:rsidRPr="00697CBF">
        <w:rPr>
          <w:b w:val="0"/>
        </w:rPr>
        <w:t xml:space="preserve">: </w:t>
      </w:r>
      <w:r>
        <w:rPr>
          <w:b w:val="0"/>
        </w:rPr>
        <w:t>Trénovací nahrávky</w:t>
      </w:r>
      <w:r w:rsidRPr="00697CBF">
        <w:rPr>
          <w:b w:val="0"/>
        </w:rPr>
        <w:t xml:space="preserve"> v prostoru prvních dvou hlavních komponen</w:t>
      </w:r>
      <w:r>
        <w:rPr>
          <w:b w:val="0"/>
        </w:rPr>
        <w:t>t</w:t>
      </w:r>
      <w:bookmarkEnd w:id="131"/>
    </w:p>
    <w:p w14:paraId="4A701063" w14:textId="483181E7" w:rsidR="00697CBF" w:rsidRDefault="00697CBF" w:rsidP="008010F8">
      <w:pPr>
        <w:pStyle w:val="BPDPNormln"/>
      </w:pPr>
    </w:p>
    <w:p w14:paraId="2E514FE3" w14:textId="659D5C4D" w:rsidR="00697CBF" w:rsidRDefault="00697CBF" w:rsidP="008010F8">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r w:rsidR="000A7732">
        <w:t xml:space="preserve">První testovanou metodou byla </w:t>
      </w:r>
      <w:r w:rsidR="005F6C5B">
        <w:t xml:space="preserve">k-průměrů. Tato metoda má předem daný počat shluků. Na začátku se provede náhodné rozdělení do shluků. Určí se </w:t>
      </w:r>
      <w:proofErr w:type="spellStart"/>
      <w:r w:rsidR="005F6C5B">
        <w:t>centroidy</w:t>
      </w:r>
      <w:proofErr w:type="spellEnd"/>
      <w:r w:rsidR="005F6C5B">
        <w:t xml:space="preserve"> těchto shluků a jednotlivé prvky jsou přiřazeny k nejbližším </w:t>
      </w:r>
      <w:proofErr w:type="spellStart"/>
      <w:r w:rsidR="005F6C5B">
        <w:t>centroidům</w:t>
      </w:r>
      <w:proofErr w:type="spellEnd"/>
      <w:r w:rsidR="005F6C5B">
        <w:t>.</w:t>
      </w:r>
      <w:r w:rsidR="00F10821">
        <w:t xml:space="preserve"> </w:t>
      </w:r>
      <w:proofErr w:type="spellStart"/>
      <w:r w:rsidR="00F10821">
        <w:t>Centroidy</w:t>
      </w:r>
      <w:proofErr w:type="spellEnd"/>
      <w:r w:rsidR="00F10821">
        <w:t xml:space="preserve"> se znovu přepočítají. Tyto operace se opakují, dokud se přesuny neustálí. </w:t>
      </w:r>
      <w:r w:rsidR="00947FA7">
        <w:fldChar w:fldCharType="begin"/>
      </w:r>
      <w:r w:rsidR="00947FA7">
        <w:instrText xml:space="preserve"> REF _Ref40809069 \r \h </w:instrText>
      </w:r>
      <w:r w:rsidR="00947FA7">
        <w:fldChar w:fldCharType="separate"/>
      </w:r>
      <w:r w:rsidR="007E0F00">
        <w:t>[15]</w:t>
      </w:r>
      <w:r w:rsidR="00947FA7">
        <w:fldChar w:fldCharType="end"/>
      </w:r>
    </w:p>
    <w:p w14:paraId="59DB922C" w14:textId="77777777" w:rsidR="007961A6" w:rsidRDefault="007961A6" w:rsidP="008010F8">
      <w:pPr>
        <w:pStyle w:val="BPDPNormln"/>
      </w:pPr>
    </w:p>
    <w:p w14:paraId="3E9D5709" w14:textId="77777777" w:rsidR="007961A6" w:rsidRDefault="007961A6" w:rsidP="00350A05">
      <w:pPr>
        <w:pStyle w:val="BPDPNormln"/>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6DAEFFB7" w:rsidR="007961A6" w:rsidRDefault="007961A6" w:rsidP="007961A6">
      <w:pPr>
        <w:pStyle w:val="Titulek"/>
        <w:jc w:val="center"/>
        <w:rPr>
          <w:b w:val="0"/>
        </w:rPr>
      </w:pPr>
      <w:bookmarkStart w:id="132" w:name="_Ref34063038"/>
      <w:bookmarkStart w:id="133" w:name="_Toc41489589"/>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132"/>
      <w:r w:rsidRPr="007961A6">
        <w:rPr>
          <w:b w:val="0"/>
        </w:rPr>
        <w:t xml:space="preserve">: Klasifikace trénovacích nahrávek metodou </w:t>
      </w:r>
      <w:r w:rsidR="00752BB5" w:rsidRPr="007961A6">
        <w:rPr>
          <w:b w:val="0"/>
        </w:rPr>
        <w:t>k</w:t>
      </w:r>
      <w:r w:rsidR="00752BB5">
        <w:rPr>
          <w:b w:val="0"/>
        </w:rPr>
        <w:t xml:space="preserve"> </w:t>
      </w:r>
      <w:r w:rsidR="00752BB5" w:rsidRPr="007961A6">
        <w:rPr>
          <w:b w:val="0"/>
        </w:rPr>
        <w:t>– průměrů</w:t>
      </w:r>
      <w:bookmarkEnd w:id="133"/>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644D0CA7" w:rsidR="007961A6" w:rsidRDefault="007961A6" w:rsidP="007961A6">
      <w:pPr>
        <w:pStyle w:val="Titulek"/>
        <w:jc w:val="center"/>
        <w:rPr>
          <w:b w:val="0"/>
        </w:rPr>
      </w:pPr>
      <w:bookmarkStart w:id="134" w:name="_Ref34063097"/>
      <w:bookmarkStart w:id="135" w:name="_Toc41489590"/>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34"/>
      <w:r w:rsidRPr="007961A6">
        <w:rPr>
          <w:b w:val="0"/>
        </w:rPr>
        <w:t>: Klasifikace trénovacích nahrávek metodou hierarchické shlukování</w:t>
      </w:r>
      <w:bookmarkEnd w:id="135"/>
    </w:p>
    <w:p w14:paraId="65B5B4BD" w14:textId="005E2922" w:rsidR="007961A6" w:rsidRDefault="007961A6" w:rsidP="008010F8">
      <w:pPr>
        <w:pStyle w:val="BPDPNormln"/>
      </w:pPr>
      <w:r>
        <w:t>Na obrázku (</w:t>
      </w:r>
      <w:r w:rsidRPr="007961A6">
        <w:fldChar w:fldCharType="begin"/>
      </w:r>
      <w:r w:rsidRPr="007961A6">
        <w:instrText xml:space="preserve"> REF _Ref34063038 \h  \* MERGEFORMAT </w:instrText>
      </w:r>
      <w:r w:rsidRPr="007961A6">
        <w:fldChar w:fldCharType="separate"/>
      </w:r>
      <w:r w:rsidR="007E0F00" w:rsidRPr="007E0F00">
        <w:t xml:space="preserve">Obr. </w:t>
      </w:r>
      <w:r w:rsidR="007E0F00" w:rsidRPr="007E0F00">
        <w:rPr>
          <w:noProof/>
        </w:rPr>
        <w:t>5</w:t>
      </w:r>
      <w:r w:rsidR="007E0F00" w:rsidRPr="007E0F00">
        <w:t>.</w:t>
      </w:r>
      <w:r w:rsidR="007E0F00" w:rsidRPr="007E0F00">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7E0F00" w:rsidRPr="007E0F00">
        <w:t xml:space="preserve">Obr. </w:t>
      </w:r>
      <w:r w:rsidR="007E0F00" w:rsidRPr="007E0F00">
        <w:rPr>
          <w:noProof/>
        </w:rPr>
        <w:t>5</w:t>
      </w:r>
      <w:r w:rsidR="007E0F00" w:rsidRPr="007E0F00">
        <w:t>.</w:t>
      </w:r>
      <w:r w:rsidR="007E0F00" w:rsidRPr="007E0F00">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r w:rsidR="00F10821">
        <w:t xml:space="preserve">Hierarchické shlukování nemá předem daný počet tříd. </w:t>
      </w:r>
      <w:r w:rsidR="006A01E5">
        <w:t>Každá třída se rozdělí na dvě poloviny</w:t>
      </w:r>
      <w:r w:rsidR="00D51F32">
        <w:t xml:space="preserve"> d</w:t>
      </w:r>
      <w:r w:rsidR="00FC6667">
        <w:t>ě</w:t>
      </w:r>
      <w:r w:rsidR="00D51F32">
        <w:t>lení končí</w:t>
      </w:r>
      <w:r w:rsidR="00FC6667">
        <w:t>,</w:t>
      </w:r>
      <w:r w:rsidR="006A01E5">
        <w:t xml:space="preserve"> </w:t>
      </w:r>
      <w:r w:rsidR="00FC6667">
        <w:t xml:space="preserve">když v třídě zbyde poslední prvek. Tento proces může probíhat i obráceně, tedy jednotlivé prvky se seskupují, dokud nejsou v jedné třídě. </w:t>
      </w:r>
      <w:r w:rsidR="00E30C5A">
        <w:fldChar w:fldCharType="begin"/>
      </w:r>
      <w:r w:rsidR="00E30C5A">
        <w:instrText xml:space="preserve"> REF _Ref40809069 \r \h </w:instrText>
      </w:r>
      <w:r w:rsidR="00E30C5A">
        <w:fldChar w:fldCharType="separate"/>
      </w:r>
      <w:r w:rsidR="007E0F00">
        <w:t>[15]</w:t>
      </w:r>
      <w:r w:rsidR="00E30C5A">
        <w:fldChar w:fldCharType="end"/>
      </w:r>
      <w:r w:rsidR="00E30C5A">
        <w:t xml:space="preserve"> </w:t>
      </w:r>
      <w:r>
        <w:t xml:space="preserve">Z obrázků vyplývá, že oběma metodám </w:t>
      </w:r>
      <w:r w:rsidR="004E019C">
        <w:t xml:space="preserve">činí potíže </w:t>
      </w:r>
      <w:r>
        <w:t>osamocené objekty, a z objektů v levém dolním rohu vytvoří jeden shluk.</w:t>
      </w:r>
    </w:p>
    <w:p w14:paraId="52B1453F" w14:textId="3E0A42A0" w:rsidR="00BA09D6" w:rsidRDefault="00BA09D6" w:rsidP="008010F8">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7E0F00" w:rsidRPr="00322C14">
        <w:t xml:space="preserve">Obr. </w:t>
      </w:r>
      <w:r w:rsidR="007E0F00">
        <w:rPr>
          <w:noProof/>
        </w:rPr>
        <w:t>5</w:t>
      </w:r>
      <w:r w:rsidR="007E0F00" w:rsidRPr="00322C14">
        <w:t>.</w:t>
      </w:r>
      <w:r w:rsidR="007E0F00">
        <w:rPr>
          <w:noProof/>
        </w:rPr>
        <w:t>4</w:t>
      </w:r>
      <w:r w:rsidRPr="00BA09D6">
        <w:fldChar w:fldCharType="end"/>
      </w:r>
      <w:r>
        <w:t>).</w:t>
      </w:r>
    </w:p>
    <w:p w14:paraId="0BE0D97C" w14:textId="4C042F35" w:rsidR="00BA09D6" w:rsidRDefault="00BA09D6" w:rsidP="008010F8">
      <w:pPr>
        <w:pStyle w:val="BPDPNormln"/>
      </w:pPr>
    </w:p>
    <w:p w14:paraId="6C015D7F" w14:textId="77777777" w:rsidR="00BA09D6" w:rsidRDefault="00BA09D6" w:rsidP="00350A05">
      <w:pPr>
        <w:pStyle w:val="BPDPNormln"/>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2ADF8BDC" w14:textId="13C5F66C" w:rsidR="00322C14" w:rsidRDefault="00BA09D6" w:rsidP="008010F8">
      <w:pPr>
        <w:pStyle w:val="BPDPNormln"/>
      </w:pPr>
      <w:bookmarkStart w:id="136" w:name="_Ref34063471"/>
      <w:bookmarkStart w:id="137" w:name="_Toc41489591"/>
      <w:r w:rsidRPr="00322C14">
        <w:t xml:space="preserve">Obr. </w:t>
      </w:r>
      <w:r w:rsidR="008D6C24">
        <w:rPr>
          <w:noProof/>
        </w:rPr>
        <w:fldChar w:fldCharType="begin"/>
      </w:r>
      <w:r w:rsidR="008D6C24">
        <w:rPr>
          <w:noProof/>
        </w:rPr>
        <w:instrText xml:space="preserve"> STYLEREF 1 \s </w:instrText>
      </w:r>
      <w:r w:rsidR="008D6C24">
        <w:rPr>
          <w:noProof/>
        </w:rPr>
        <w:fldChar w:fldCharType="separate"/>
      </w:r>
      <w:r w:rsidR="007E0F00">
        <w:rPr>
          <w:noProof/>
        </w:rPr>
        <w:t>5</w:t>
      </w:r>
      <w:r w:rsidR="008D6C24">
        <w:rPr>
          <w:noProof/>
        </w:rPr>
        <w:fldChar w:fldCharType="end"/>
      </w:r>
      <w:r w:rsidR="00E73D21" w:rsidRPr="00322C14">
        <w:t>.</w:t>
      </w:r>
      <w:r w:rsidR="008D6C24">
        <w:rPr>
          <w:noProof/>
        </w:rPr>
        <w:fldChar w:fldCharType="begin"/>
      </w:r>
      <w:r w:rsidR="008D6C24">
        <w:rPr>
          <w:noProof/>
        </w:rPr>
        <w:instrText xml:space="preserve"> SEQ Obr. \* ARABIC \s 1 </w:instrText>
      </w:r>
      <w:r w:rsidR="008D6C24">
        <w:rPr>
          <w:noProof/>
        </w:rPr>
        <w:fldChar w:fldCharType="separate"/>
      </w:r>
      <w:r w:rsidR="007E0F00">
        <w:rPr>
          <w:noProof/>
        </w:rPr>
        <w:t>4</w:t>
      </w:r>
      <w:r w:rsidR="008D6C24">
        <w:rPr>
          <w:noProof/>
        </w:rPr>
        <w:fldChar w:fldCharType="end"/>
      </w:r>
      <w:bookmarkEnd w:id="136"/>
      <w:r w:rsidRPr="00322C14">
        <w:t>: Klasifikace trénovacích nahrávek metodou podpůrných vektorů</w:t>
      </w:r>
      <w:bookmarkEnd w:id="137"/>
    </w:p>
    <w:p w14:paraId="3BBD7268" w14:textId="77777777" w:rsidR="00322C14" w:rsidRPr="00322C14" w:rsidRDefault="00322C14" w:rsidP="008010F8">
      <w:pPr>
        <w:pStyle w:val="BPDPNormln"/>
      </w:pPr>
    </w:p>
    <w:p w14:paraId="5A46E9BC" w14:textId="17A94D63" w:rsidR="007A31A1" w:rsidRDefault="00E41787" w:rsidP="00350A05">
      <w:pPr>
        <w:pStyle w:val="BPDPNormln"/>
        <w:jc w:val="center"/>
      </w:pPr>
      <w:r>
        <w:t>Na obrázku (</w:t>
      </w:r>
      <w:r w:rsidRPr="00E41787">
        <w:fldChar w:fldCharType="begin"/>
      </w:r>
      <w:r w:rsidRPr="00E41787">
        <w:instrText xml:space="preserve"> REF _Ref40364532 \h  \* MERGEFORMAT </w:instrText>
      </w:r>
      <w:r w:rsidRPr="00E41787">
        <w:fldChar w:fldCharType="separate"/>
      </w:r>
      <w:r w:rsidR="007E0F00" w:rsidRPr="007E0F00">
        <w:t xml:space="preserve">Obr. </w:t>
      </w:r>
      <w:r w:rsidR="007E0F00" w:rsidRPr="007E0F00">
        <w:rPr>
          <w:noProof/>
        </w:rPr>
        <w:t>5</w:t>
      </w:r>
      <w:r w:rsidR="007E0F00" w:rsidRPr="007E0F00">
        <w:t>.</w:t>
      </w:r>
      <w:r w:rsidR="007E0F00" w:rsidRPr="007E0F00">
        <w:rPr>
          <w:noProof/>
        </w:rPr>
        <w:t>5</w:t>
      </w:r>
      <w:r w:rsidRPr="00E41787">
        <w:fldChar w:fldCharType="end"/>
      </w:r>
      <w:r>
        <w:t>) je přiblížený shluk nacházející se poblíž počátku. Barevně jsou rozlišeny reálné třídy podle vstupních dat. Rozdělení do tříd pomoci metody podpůrných vektorů je rozlišeno pomocí symbolů. Zde je vidět že opravdová většina dat je zařazena do správných tříd.</w:t>
      </w:r>
      <w:r w:rsidR="007A31A1">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1">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74E96EA8" w:rsidR="00287732" w:rsidRPr="00E41787" w:rsidRDefault="007A31A1" w:rsidP="007A31A1">
      <w:pPr>
        <w:pStyle w:val="Titulek"/>
        <w:jc w:val="center"/>
        <w:rPr>
          <w:b w:val="0"/>
        </w:rPr>
      </w:pPr>
      <w:bookmarkStart w:id="138" w:name="_Ref40364532"/>
      <w:bookmarkStart w:id="139" w:name="_Toc41489592"/>
      <w:commentRangeStart w:id="140"/>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38"/>
      <w:r w:rsidRPr="00E41787">
        <w:rPr>
          <w:b w:val="0"/>
        </w:rPr>
        <w:t xml:space="preserve"> Srovnání reálných tříd a tříd vytvořených </w:t>
      </w:r>
      <w:r w:rsidR="00E41787" w:rsidRPr="00E41787">
        <w:rPr>
          <w:b w:val="0"/>
        </w:rPr>
        <w:t>metodou podpůrných vektorů</w:t>
      </w:r>
      <w:commentRangeEnd w:id="140"/>
      <w:r w:rsidR="00322C14">
        <w:rPr>
          <w:rStyle w:val="Odkaznakoment"/>
          <w:b w:val="0"/>
          <w:iCs w:val="0"/>
          <w:color w:val="auto"/>
        </w:rPr>
        <w:commentReference w:id="140"/>
      </w:r>
      <w:bookmarkEnd w:id="139"/>
    </w:p>
    <w:p w14:paraId="62EB7AA3" w14:textId="4373CDB9" w:rsidR="00BA09D6" w:rsidRPr="00BA09D6" w:rsidRDefault="00BA09D6" w:rsidP="008010F8">
      <w:pPr>
        <w:pStyle w:val="BPDPNormln"/>
      </w:pPr>
      <w:r>
        <w:t>Na základě výsledků toho testu, byla vybrána metoda podpůrných vektorů.</w:t>
      </w:r>
    </w:p>
    <w:p w14:paraId="02EEA0E7" w14:textId="61D180ED" w:rsidR="009A5AFE" w:rsidRDefault="00DE57B4" w:rsidP="00DE57B4">
      <w:pPr>
        <w:pStyle w:val="Nadpis2"/>
      </w:pPr>
      <w:bookmarkStart w:id="141" w:name="_Toc41489565"/>
      <w:r>
        <w:lastRenderedPageBreak/>
        <w:t>Metoda podpůrných vektorů</w:t>
      </w:r>
      <w:bookmarkEnd w:id="141"/>
    </w:p>
    <w:p w14:paraId="179F7046" w14:textId="100FB128" w:rsidR="009A5AFE" w:rsidRDefault="00DE57B4" w:rsidP="008010F8">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r w:rsidR="00292B6F">
        <w:t xml:space="preserve"> </w:t>
      </w:r>
      <w:r w:rsidR="000028E3">
        <w:t xml:space="preserve">SVM má mnoho variant použitelných pro různé klasifikační metody. Pro pochopení problematiky je zde vysvětlena lineární separace do klasifikačních tříd. </w:t>
      </w:r>
      <w:r w:rsidR="00B82A42">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p>
    <w:p w14:paraId="7F0DEF23" w14:textId="1FF33CC7" w:rsidR="00B82A42" w:rsidRDefault="009A6728" w:rsidP="008010F8">
      <w:pPr>
        <w:pStyle w:val="BPDPNormln"/>
      </w:pPr>
      <w:r>
        <w:t xml:space="preserve">Jsou-li třídy lineárně </w:t>
      </w:r>
      <w:proofErr w:type="spellStart"/>
      <w:r w:rsidR="00353698">
        <w:t>separovatelné</w:t>
      </w:r>
      <w:proofErr w:type="spellEnd"/>
      <w:r>
        <w:t xml:space="preserve"> existuje množina hranic,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7E0F00" w:rsidRPr="007E0F00">
        <w:t>Obr. 5</w:t>
      </w:r>
      <w:r w:rsidR="007E0F00" w:rsidRPr="007E0F00">
        <w:rPr>
          <w:noProof/>
        </w:rPr>
        <w:t>.</w:t>
      </w:r>
      <w:r w:rsidR="007E0F00">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7E0F00" w:rsidRPr="007E0F00">
        <w:t xml:space="preserve">Obr. </w:t>
      </w:r>
      <w:r w:rsidR="007E0F00" w:rsidRPr="007E0F00">
        <w:rPr>
          <w:noProof/>
        </w:rPr>
        <w:t>5</w:t>
      </w:r>
      <w:r w:rsidR="007E0F00" w:rsidRPr="007E0F00">
        <w:t>.</w:t>
      </w:r>
      <w:r w:rsidR="007E0F00" w:rsidRPr="007E0F00">
        <w:rPr>
          <w:noProof/>
        </w:rPr>
        <w:t>6</w:t>
      </w:r>
      <w:r w:rsidR="00731243" w:rsidRPr="00731243">
        <w:fldChar w:fldCharType="end"/>
      </w:r>
      <w:r w:rsidR="00731243">
        <w:t xml:space="preserve">) je tato hranice zobrazena plnou čarou. </w:t>
      </w:r>
      <w:r w:rsidR="00E30C5A">
        <w:fldChar w:fldCharType="begin"/>
      </w:r>
      <w:r w:rsidR="00E30C5A">
        <w:instrText xml:space="preserve"> REF _Ref40809013 \r \h </w:instrText>
      </w:r>
      <w:r w:rsidR="00E30C5A">
        <w:fldChar w:fldCharType="separate"/>
      </w:r>
      <w:r w:rsidR="007E0F00">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E30C5A">
        <w:t xml:space="preserve"> </w:t>
      </w:r>
    </w:p>
    <w:p w14:paraId="38244761" w14:textId="62D31978" w:rsidR="0072410D" w:rsidRDefault="0072410D" w:rsidP="008010F8">
      <w:pPr>
        <w:pStyle w:val="BPDPNormln"/>
      </w:pPr>
    </w:p>
    <w:p w14:paraId="59063879" w14:textId="38108FC1" w:rsidR="00BA1E13" w:rsidRDefault="00280DDA" w:rsidP="00350A05">
      <w:pPr>
        <w:pStyle w:val="BPDPNormln"/>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045C25E1" w:rsidR="0072410D" w:rsidRPr="00BA1E13" w:rsidRDefault="00BA1E13" w:rsidP="00BA1E13">
      <w:pPr>
        <w:pStyle w:val="Titulek"/>
        <w:jc w:val="center"/>
        <w:rPr>
          <w:b w:val="0"/>
        </w:rPr>
      </w:pPr>
      <w:bookmarkStart w:id="142" w:name="_Ref33792152"/>
      <w:bookmarkStart w:id="143" w:name="_Toc41489593"/>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6</w:t>
      </w:r>
      <w:r w:rsidR="00E73D21">
        <w:rPr>
          <w:b w:val="0"/>
        </w:rPr>
        <w:fldChar w:fldCharType="end"/>
      </w:r>
      <w:bookmarkEnd w:id="142"/>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143"/>
    </w:p>
    <w:p w14:paraId="785835A9" w14:textId="64B1C810" w:rsidR="00D46619" w:rsidRDefault="00D46619" w:rsidP="008010F8">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7E0F00">
        <w:t>(</w:t>
      </w:r>
      <w:r w:rsidR="007E0F00">
        <w:rPr>
          <w:noProof/>
        </w:rPr>
        <w:t>5</w:t>
      </w:r>
      <w:r w:rsidR="007E0F00">
        <w:t>.</w:t>
      </w:r>
      <w:r w:rsidR="007E0F00">
        <w:rPr>
          <w:noProof/>
        </w:rPr>
        <w:t>1</w:t>
      </w:r>
      <w:r w:rsidR="007E0F00">
        <w:t>)</w:t>
      </w:r>
      <w:r w:rsidR="00B7767F">
        <w:fldChar w:fldCharType="end"/>
      </w:r>
      <w:r>
        <w:t>.</w:t>
      </w:r>
      <w:r w:rsidR="00280DDA">
        <w:t xml:space="preserve"> </w:t>
      </w:r>
      <w:r w:rsidR="00947FA7">
        <w:fldChar w:fldCharType="begin"/>
      </w:r>
      <w:r w:rsidR="00947FA7">
        <w:instrText xml:space="preserve"> REF _Ref40809013 \r \h </w:instrText>
      </w:r>
      <w:r w:rsidR="00947FA7">
        <w:fldChar w:fldCharType="separate"/>
      </w:r>
      <w:r w:rsidR="007E0F00">
        <w:t>[13]</w:t>
      </w:r>
      <w:r w:rsidR="00947FA7">
        <w:fldChar w:fldCharType="end"/>
      </w:r>
    </w:p>
    <w:p w14:paraId="4CD924F4" w14:textId="77777777" w:rsidR="00D46619" w:rsidRDefault="00D4661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03EEEA9A"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045F82CA" w:rsidR="00D46619" w:rsidRDefault="00D46619" w:rsidP="00B509D7">
            <w:pPr>
              <w:jc w:val="right"/>
            </w:pPr>
            <w:bookmarkStart w:id="144" w:name="_Ref3379693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w:t>
            </w:r>
            <w:r w:rsidR="001C2707">
              <w:rPr>
                <w:noProof/>
              </w:rPr>
              <w:fldChar w:fldCharType="end"/>
            </w:r>
            <w:r>
              <w:t>)</w:t>
            </w:r>
            <w:bookmarkEnd w:id="144"/>
          </w:p>
        </w:tc>
      </w:tr>
    </w:tbl>
    <w:p w14:paraId="35523CA0" w14:textId="77777777" w:rsidR="00D46619" w:rsidRDefault="00D46619" w:rsidP="008010F8">
      <w:pPr>
        <w:pStyle w:val="BPDPNormln"/>
      </w:pPr>
    </w:p>
    <w:p w14:paraId="75EE2E2D" w14:textId="1FE6E80C" w:rsidR="00D46619" w:rsidRDefault="00B7767F" w:rsidP="008010F8">
      <w:pPr>
        <w:pStyle w:val="BPDPNormln"/>
      </w:pPr>
      <w:r>
        <w:t>Kde</w:t>
      </w:r>
      <w:r w:rsidR="00D46619">
        <w:t xml:space="preserve"> </w:t>
      </w:r>
      <w:r>
        <w:t xml:space="preserve">vektor </w:t>
      </w:r>
      <w:r w:rsidRPr="003C785D">
        <w:rPr>
          <w:b/>
          <w:i/>
        </w:rPr>
        <w:t>w</w:t>
      </w:r>
      <w:r>
        <w:rPr>
          <w:b/>
        </w:rPr>
        <w:t xml:space="preserve"> </w:t>
      </w:r>
      <w:r>
        <w:t xml:space="preserve">udává orientaci hranice a </w:t>
      </w:r>
      <w:r w:rsidRPr="003C785D">
        <w:rPr>
          <w:b/>
          <w:i/>
        </w:rPr>
        <w:t>w</w:t>
      </w:r>
      <w:r w:rsidRPr="003C785D">
        <w:rPr>
          <w:b/>
          <w:i/>
          <w:vertAlign w:val="subscript"/>
        </w:rPr>
        <w:t>0</w:t>
      </w:r>
      <w:r>
        <w:rPr>
          <w:b/>
          <w:vertAlign w:val="subscript"/>
        </w:rPr>
        <w:t xml:space="preserve"> </w:t>
      </w:r>
      <w:r w:rsidRPr="00B7767F">
        <w:t>její polohu</w:t>
      </w:r>
      <w:r w:rsidR="00280DDA">
        <w:rPr>
          <w:b/>
        </w:rPr>
        <w:t xml:space="preserve">, </w:t>
      </w:r>
      <w:r w:rsidR="00280DDA" w:rsidRPr="003C785D">
        <w:t>x</w:t>
      </w:r>
      <w:r w:rsidR="00280DDA">
        <w:rPr>
          <w:b/>
        </w:rPr>
        <w:t xml:space="preserve"> </w:t>
      </w:r>
      <w:r w:rsidR="00280DDA" w:rsidRPr="00280DDA">
        <w:t>je prvkem, který má být klasifikován.</w:t>
      </w:r>
    </w:p>
    <w:p w14:paraId="5FA3A577" w14:textId="240FA35E" w:rsidR="00727D47" w:rsidRDefault="00727D4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14376C">
        <w:tc>
          <w:tcPr>
            <w:tcW w:w="750" w:type="pct"/>
          </w:tcPr>
          <w:p w14:paraId="6ACEB832" w14:textId="77777777" w:rsidR="00727D47" w:rsidRDefault="00727D47" w:rsidP="008B45A1"/>
        </w:tc>
        <w:tc>
          <w:tcPr>
            <w:tcW w:w="0" w:type="auto"/>
          </w:tcPr>
          <w:p w14:paraId="177D34E0" w14:textId="2F98A970" w:rsidR="00727D47" w:rsidRDefault="00A82A1D" w:rsidP="00B509D7">
            <w:pPr>
              <w:jc w:val="center"/>
            </w:pPr>
            <m:oMathPara>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b/>
                        <w:i/>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≥1 pro všechna x v první třídě</m:t>
                          </m:r>
                          <m:r>
                            <w:rPr>
                              <w:rStyle w:val="Zstupntext"/>
                              <w:rFonts w:ascii="Cambria Math" w:hAnsi="Cambria Math"/>
                            </w:rPr>
                            <m:t xml:space="preserve"> </m:t>
                          </m:r>
                        </m:e>
                      </m:mr>
                      <m:mr>
                        <m:e>
                          <m:r>
                            <w:rPr>
                              <w:rStyle w:val="Zstupntext"/>
                              <w:rFonts w:ascii="Cambria Math" w:hAnsi="Cambria Math"/>
                              <w:color w:val="auto"/>
                            </w:rPr>
                            <m:t>≤1 pro všechna x v druhé třídě</m:t>
                          </m:r>
                        </m:e>
                      </m:mr>
                    </m:m>
                  </m:e>
                </m:d>
              </m:oMath>
            </m:oMathPara>
          </w:p>
        </w:tc>
        <w:tc>
          <w:tcPr>
            <w:tcW w:w="750" w:type="pct"/>
            <w:tcMar>
              <w:right w:w="0" w:type="dxa"/>
            </w:tcMar>
            <w:vAlign w:val="center"/>
          </w:tcPr>
          <w:p w14:paraId="39623FA1" w14:textId="3A9CC7EC" w:rsidR="00727D47" w:rsidRDefault="00727D47" w:rsidP="0014376C">
            <w:pPr>
              <w:jc w:val="right"/>
            </w:pPr>
            <w:bookmarkStart w:id="145" w:name="_Ref3379893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2</w:t>
            </w:r>
            <w:r w:rsidR="001C2707">
              <w:rPr>
                <w:noProof/>
              </w:rPr>
              <w:fldChar w:fldCharType="end"/>
            </w:r>
            <w:r>
              <w:t>)</w:t>
            </w:r>
            <w:bookmarkEnd w:id="145"/>
          </w:p>
        </w:tc>
      </w:tr>
    </w:tbl>
    <w:p w14:paraId="06FB1E86" w14:textId="77777777" w:rsidR="00727D47" w:rsidRPr="00B7767F" w:rsidRDefault="00727D47" w:rsidP="008010F8">
      <w:pPr>
        <w:pStyle w:val="BPDPNormln"/>
      </w:pPr>
    </w:p>
    <w:p w14:paraId="35F708D2" w14:textId="145CCA99" w:rsidR="009A5AFE" w:rsidRDefault="00887AF7" w:rsidP="008010F8">
      <w:pPr>
        <w:pStyle w:val="BPDPNormln"/>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7E0F00">
        <w:t>(</w:t>
      </w:r>
      <w:r w:rsidR="007E0F00">
        <w:rPr>
          <w:noProof/>
        </w:rPr>
        <w:t>5</w:t>
      </w:r>
      <w:r w:rsidR="007E0F00">
        <w:t>.</w:t>
      </w:r>
      <w:r w:rsidR="007E0F00">
        <w:rPr>
          <w:noProof/>
        </w:rPr>
        <w:t>2</w:t>
      </w:r>
      <w:r w:rsidR="007E0F00">
        <w:t>)</w:t>
      </w:r>
      <w:r>
        <w:fldChar w:fldCharType="end"/>
      </w:r>
      <w:r>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947FA7">
        <w:fldChar w:fldCharType="begin"/>
      </w:r>
      <w:r w:rsidR="00947FA7">
        <w:instrText xml:space="preserve"> REF _Ref40809788 \r \h </w:instrText>
      </w:r>
      <w:r w:rsidR="00947FA7">
        <w:fldChar w:fldCharType="separate"/>
      </w:r>
      <w:r w:rsidR="007E0F00">
        <w:t>[19]</w:t>
      </w:r>
      <w:r w:rsidR="00947FA7">
        <w:fldChar w:fldCharType="end"/>
      </w:r>
    </w:p>
    <w:p w14:paraId="309CD330" w14:textId="0B5E94C2"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329CA2F8"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4895632D" w14:textId="366873BC" w:rsidR="00660596" w:rsidRDefault="00660596" w:rsidP="00660596">
            <w:pPr>
              <w:jc w:val="right"/>
            </w:pPr>
            <w:bookmarkStart w:id="146" w:name="_Ref34042946"/>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r>
              <w:t>)</w:t>
            </w:r>
            <w:bookmarkEnd w:id="146"/>
          </w:p>
        </w:tc>
      </w:tr>
    </w:tbl>
    <w:p w14:paraId="467D926B" w14:textId="0FE20D18" w:rsidR="00660596" w:rsidRDefault="00660596" w:rsidP="008010F8">
      <w:pPr>
        <w:pStyle w:val="BPDPNormln"/>
      </w:pPr>
    </w:p>
    <w:p w14:paraId="6D653DEA" w14:textId="2E58DDE4" w:rsidR="00660596" w:rsidRDefault="00660596" w:rsidP="008010F8">
      <w:pPr>
        <w:pStyle w:val="BPDPNormln"/>
      </w:pPr>
      <w:r>
        <w:t xml:space="preserve">Vzdálenost bodu od hranice je dána vztahem </w:t>
      </w:r>
      <w:r>
        <w:fldChar w:fldCharType="begin"/>
      </w:r>
      <w:r>
        <w:instrText xml:space="preserve"> REF _Ref34042946 \h </w:instrText>
      </w:r>
      <w:r>
        <w:fldChar w:fldCharType="separate"/>
      </w:r>
      <w:r w:rsidR="007E0F00">
        <w:t>(</w:t>
      </w:r>
      <w:r w:rsidR="007E0F00">
        <w:rPr>
          <w:noProof/>
        </w:rPr>
        <w:t>5</w:t>
      </w:r>
      <w:r w:rsidR="007E0F00">
        <w:t>.</w:t>
      </w:r>
      <w:r w:rsidR="007E0F00">
        <w:rPr>
          <w:noProof/>
        </w:rPr>
        <w:t>3</w:t>
      </w:r>
      <w:r w:rsidR="007E0F00">
        <w:t>)</w:t>
      </w:r>
      <w:r>
        <w:fldChar w:fldCharType="end"/>
      </w:r>
      <w:r w:rsidR="00BF0600">
        <w:t xml:space="preserve">. Souřadnice vektoru </w:t>
      </w:r>
      <w:r w:rsidR="00BF0600" w:rsidRPr="00876D9D">
        <w:rPr>
          <w:b/>
          <w:i/>
        </w:rPr>
        <w:t>w</w:t>
      </w:r>
      <w:r w:rsidR="00BF0600">
        <w:t xml:space="preserve"> určují orientaci hranice.</w:t>
      </w:r>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7E0F00">
        <w:t>(</w:t>
      </w:r>
      <w:r w:rsidR="007E0F00">
        <w:rPr>
          <w:noProof/>
        </w:rPr>
        <w:t>5</w:t>
      </w:r>
      <w:r w:rsidR="007E0F00">
        <w:t>.</w:t>
      </w:r>
      <w:r w:rsidR="007E0F00">
        <w:rPr>
          <w:noProof/>
        </w:rPr>
        <w:t>4</w:t>
      </w:r>
      <w:r w:rsidR="007E0F00">
        <w:t>)</w:t>
      </w:r>
      <w:r>
        <w:fldChar w:fldCharType="end"/>
      </w:r>
      <w:r>
        <w:t>.</w:t>
      </w:r>
    </w:p>
    <w:p w14:paraId="460E6117" w14:textId="30AF9615"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4B61224" w:rsidR="00660596" w:rsidRDefault="00A82A1D"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632721FC" w14:textId="7D995751" w:rsidR="00660596" w:rsidRDefault="00660596" w:rsidP="00660596">
            <w:pPr>
              <w:jc w:val="right"/>
            </w:pPr>
            <w:bookmarkStart w:id="147" w:name="_Ref3404334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147"/>
          </w:p>
        </w:tc>
      </w:tr>
    </w:tbl>
    <w:p w14:paraId="510447D3" w14:textId="6FC55E7F" w:rsidR="006C5CB2" w:rsidRDefault="006C5CB2" w:rsidP="008010F8">
      <w:pPr>
        <w:pStyle w:val="BPDPNormln"/>
      </w:pPr>
    </w:p>
    <w:p w14:paraId="01C72EA5" w14:textId="14D74EDA" w:rsidR="00A74417" w:rsidRDefault="00A74417" w:rsidP="008010F8">
      <w:pPr>
        <w:pStyle w:val="BPDPNormln"/>
      </w:pPr>
      <w:r>
        <w:t xml:space="preserve">Z toho vyplývá definice kritéria pro stanovení hranice </w:t>
      </w:r>
      <w:r>
        <w:fldChar w:fldCharType="begin"/>
      </w:r>
      <w:r>
        <w:instrText xml:space="preserve"> REF _Ref34050945 \h </w:instrText>
      </w:r>
      <w:r>
        <w:fldChar w:fldCharType="separate"/>
      </w:r>
      <w:r w:rsidR="007E0F00">
        <w:t>(</w:t>
      </w:r>
      <w:r w:rsidR="007E0F00">
        <w:rPr>
          <w:noProof/>
        </w:rPr>
        <w:t>5</w:t>
      </w:r>
      <w:r w:rsidR="007E0F00">
        <w:t>.</w:t>
      </w:r>
      <w:r w:rsidR="007E0F00">
        <w:rPr>
          <w:noProof/>
        </w:rPr>
        <w:t>5</w:t>
      </w:r>
      <w:r w:rsidR="007E0F00">
        <w:t>)</w:t>
      </w:r>
      <w:r>
        <w:fldChar w:fldCharType="end"/>
      </w:r>
      <w:r>
        <w:t>, kde je hledáno minimum</w:t>
      </w:r>
      <w:r w:rsidR="00402553">
        <w:t xml:space="preserve"> funkce</w:t>
      </w:r>
      <w:r>
        <w:t>.</w:t>
      </w:r>
    </w:p>
    <w:p w14:paraId="3E8054F2" w14:textId="5C479B75" w:rsidR="00A74417" w:rsidRDefault="00A7441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A2B5164" w:rsidR="00A74417" w:rsidRDefault="00A74417" w:rsidP="00B509D7">
            <w:pPr>
              <w:jc w:val="center"/>
            </w:pPr>
            <m:oMathPara>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7229418D" w:rsidR="00A74417" w:rsidRDefault="00A74417" w:rsidP="00A74417">
            <w:pPr>
              <w:jc w:val="right"/>
            </w:pPr>
            <w:bookmarkStart w:id="148" w:name="_Ref3405094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bookmarkEnd w:id="148"/>
          </w:p>
        </w:tc>
      </w:tr>
    </w:tbl>
    <w:p w14:paraId="6E1D196C" w14:textId="1C3984FA" w:rsidR="00660596" w:rsidRDefault="00660596" w:rsidP="008010F8">
      <w:pPr>
        <w:pStyle w:val="BPDPNormln"/>
      </w:pPr>
    </w:p>
    <w:p w14:paraId="65AF1B99" w14:textId="77115BE9" w:rsidR="00402553" w:rsidRDefault="00402553" w:rsidP="008010F8">
      <w:pPr>
        <w:pStyle w:val="BPDPNormln"/>
      </w:pPr>
      <w:r>
        <w:t xml:space="preserve">Za podmínky </w:t>
      </w:r>
      <w:r>
        <w:fldChar w:fldCharType="begin"/>
      </w:r>
      <w:r>
        <w:instrText xml:space="preserve"> REF _Ref34051581 \h </w:instrText>
      </w:r>
      <w:r>
        <w:fldChar w:fldCharType="separate"/>
      </w:r>
      <w:r w:rsidR="007E0F00">
        <w:t>(</w:t>
      </w:r>
      <w:r w:rsidR="007E0F00">
        <w:rPr>
          <w:noProof/>
        </w:rPr>
        <w:t>5</w:t>
      </w:r>
      <w:r w:rsidR="007E0F00">
        <w:t>.</w:t>
      </w:r>
      <w:r w:rsidR="007E0F00">
        <w:rPr>
          <w:noProof/>
        </w:rPr>
        <w:t>6</w:t>
      </w:r>
      <w:r w:rsidR="007E0F00">
        <w:t>)</w:t>
      </w:r>
      <w:r>
        <w:fldChar w:fldCharType="end"/>
      </w:r>
      <w:r>
        <w:t>.</w:t>
      </w:r>
    </w:p>
    <w:p w14:paraId="3FD4F706" w14:textId="6815849B" w:rsidR="00402553" w:rsidRDefault="00402553"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5D613212" w:rsidR="00402553" w:rsidRPr="00402553" w:rsidRDefault="00A82A1D"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b/>
                            <w:color w:val="auto"/>
                          </w:rPr>
                        </m:ctrlPr>
                      </m:sSupPr>
                      <m:e>
                        <m:r>
                          <m:rPr>
                            <m:sty m:val="bi"/>
                          </m:rPr>
                          <w:rPr>
                            <w:rStyle w:val="Zstupntext"/>
                            <w:rFonts w:ascii="Cambria Math" w:hAnsi="Cambria Math"/>
                            <w:color w:val="auto"/>
                          </w:rPr>
                          <m:t>w</m:t>
                        </m:r>
                      </m:e>
                      <m:sup>
                        <m:r>
                          <m:rPr>
                            <m:sty m:val="bi"/>
                          </m:rP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4E692B3B" w:rsidR="00402553" w:rsidRDefault="00402553" w:rsidP="00B509D7">
            <w:pPr>
              <w:jc w:val="right"/>
            </w:pPr>
            <w:bookmarkStart w:id="149" w:name="_Ref3405158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149"/>
          </w:p>
        </w:tc>
      </w:tr>
    </w:tbl>
    <w:p w14:paraId="1C8D2FF0" w14:textId="77777777" w:rsidR="00402553" w:rsidRPr="00660596" w:rsidRDefault="00402553" w:rsidP="008010F8">
      <w:pPr>
        <w:pStyle w:val="BPDPNormln"/>
      </w:pPr>
    </w:p>
    <w:p w14:paraId="16537BB3" w14:textId="66F452AD" w:rsidR="00402553" w:rsidRPr="00402553" w:rsidRDefault="00402553" w:rsidP="008010F8">
      <w:pPr>
        <w:pStyle w:val="BPDPNormln"/>
      </w:pPr>
      <w:r>
        <w:t xml:space="preserve">Kde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první třídu a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druhou třídu. </w:t>
      </w:r>
      <w:r w:rsidR="00947FA7">
        <w:fldChar w:fldCharType="begin"/>
      </w:r>
      <w:r w:rsidR="00947FA7">
        <w:instrText xml:space="preserve"> REF _Ref40809071 \r \h </w:instrText>
      </w:r>
      <w:r w:rsidR="00947FA7">
        <w:fldChar w:fldCharType="separate"/>
      </w:r>
      <w:r w:rsidR="007E0F00">
        <w:t>[16]</w:t>
      </w:r>
      <w:r w:rsidR="00947FA7">
        <w:fldChar w:fldCharType="end"/>
      </w:r>
      <w:r w:rsidR="00947FA7">
        <w:fldChar w:fldCharType="begin"/>
      </w:r>
      <w:r w:rsidR="00947FA7">
        <w:instrText xml:space="preserve"> REF _Ref40809013 \r \h </w:instrText>
      </w:r>
      <w:r w:rsidR="00947FA7">
        <w:fldChar w:fldCharType="separate"/>
      </w:r>
      <w:r w:rsidR="007E0F00">
        <w:t>[13]</w:t>
      </w:r>
      <w:r w:rsidR="00947FA7">
        <w:fldChar w:fldCharType="end"/>
      </w:r>
      <w:r w:rsidR="00947FA7">
        <w:fldChar w:fldCharType="begin"/>
      </w:r>
      <w:r w:rsidR="00947FA7">
        <w:instrText xml:space="preserve"> REF _Ref40809788 \r \h </w:instrText>
      </w:r>
      <w:r w:rsidR="00947FA7">
        <w:fldChar w:fldCharType="separate"/>
      </w:r>
      <w:r w:rsidR="007E0F00">
        <w:t>[19]</w:t>
      </w:r>
      <w:r w:rsidR="00947FA7">
        <w:fldChar w:fldCharType="end"/>
      </w:r>
    </w:p>
    <w:p w14:paraId="4243E30E" w14:textId="69EE642B" w:rsidR="009A5AFE" w:rsidRDefault="003B4218" w:rsidP="008010F8">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7E0F00">
        <w:t>(</w:t>
      </w:r>
      <w:r w:rsidR="007E0F00">
        <w:rPr>
          <w:noProof/>
        </w:rPr>
        <w:t>5</w:t>
      </w:r>
      <w:r w:rsidR="007E0F00">
        <w:t>.</w:t>
      </w:r>
      <w:r w:rsidR="007E0F00">
        <w:rPr>
          <w:noProof/>
        </w:rPr>
        <w:t>6</w:t>
      </w:r>
      <w:r w:rsidR="007E0F00">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7E0F00" w:rsidRPr="007E0F00">
        <w:t xml:space="preserve">Obr. </w:t>
      </w:r>
      <w:r w:rsidR="007E0F00" w:rsidRPr="007E0F00">
        <w:rPr>
          <w:noProof/>
        </w:rPr>
        <w:t>5</w:t>
      </w:r>
      <w:r w:rsidR="007E0F00" w:rsidRPr="007E0F00">
        <w:t>.</w:t>
      </w:r>
      <w:r w:rsidR="007E0F00" w:rsidRPr="007E0F00">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8010F8">
      <w:pPr>
        <w:pStyle w:val="BPDPNormln"/>
      </w:pPr>
    </w:p>
    <w:p w14:paraId="35FE293B" w14:textId="77777777" w:rsidR="007564F2" w:rsidRDefault="007564F2" w:rsidP="00350A05">
      <w:pPr>
        <w:pStyle w:val="BPDPNormln"/>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1B4F13D7" w:rsidR="007564F2" w:rsidRPr="007564F2" w:rsidRDefault="007564F2" w:rsidP="007564F2">
      <w:pPr>
        <w:pStyle w:val="Titulek"/>
        <w:jc w:val="center"/>
        <w:rPr>
          <w:b w:val="0"/>
        </w:rPr>
      </w:pPr>
      <w:bookmarkStart w:id="150" w:name="_Ref34053329"/>
      <w:bookmarkStart w:id="151" w:name="_Toc41489594"/>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bookmarkEnd w:id="150"/>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151"/>
    </w:p>
    <w:p w14:paraId="416A5E29" w14:textId="17825530" w:rsidR="009A5AFE" w:rsidRDefault="007564F2" w:rsidP="008010F8">
      <w:pPr>
        <w:pStyle w:val="BPDPNormln"/>
      </w:pPr>
      <w:r>
        <w:t xml:space="preserve">Někdy také může být výhodnější vytvořit robustnější klasifikátor s širším </w:t>
      </w:r>
      <w:r w:rsidR="001F7B6E">
        <w:t xml:space="preserve">tolerančním pásmem za cenu špatné klasifikace několika málo objektů. Klasifikátory s úzkým tolerančním pásmem nemusí správně třídit nové testovací objekty. </w:t>
      </w:r>
      <w:r w:rsidR="00947FA7">
        <w:fldChar w:fldCharType="begin"/>
      </w:r>
      <w:r w:rsidR="00947FA7">
        <w:instrText xml:space="preserve"> REF _Ref40809013 \r \h </w:instrText>
      </w:r>
      <w:r w:rsidR="00947FA7">
        <w:fldChar w:fldCharType="separate"/>
      </w:r>
      <w:r w:rsidR="007E0F00">
        <w:t>[13]</w:t>
      </w:r>
      <w:r w:rsidR="00947FA7">
        <w:fldChar w:fldCharType="end"/>
      </w:r>
    </w:p>
    <w:p w14:paraId="3F54F6D5" w14:textId="719B6E5A" w:rsidR="001F7B6E" w:rsidRDefault="00F21A54" w:rsidP="008010F8">
      <w:pPr>
        <w:pStyle w:val="BPDPNormln"/>
      </w:pPr>
      <w:r>
        <w:t xml:space="preserve">Kritérium </w:t>
      </w:r>
      <w:r>
        <w:fldChar w:fldCharType="begin"/>
      </w:r>
      <w:r>
        <w:instrText xml:space="preserve"> REF _Ref34051581 \h </w:instrText>
      </w:r>
      <w:r>
        <w:fldChar w:fldCharType="separate"/>
      </w:r>
      <w:r w:rsidR="007E0F00">
        <w:t>(</w:t>
      </w:r>
      <w:r w:rsidR="007E0F00">
        <w:rPr>
          <w:noProof/>
        </w:rPr>
        <w:t>5</w:t>
      </w:r>
      <w:r w:rsidR="007E0F00">
        <w:t>.</w:t>
      </w:r>
      <w:r w:rsidR="007E0F00">
        <w:rPr>
          <w:noProof/>
        </w:rPr>
        <w:t>6</w:t>
      </w:r>
      <w:r w:rsidR="007E0F00">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8010F8">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8010F8">
      <w:pPr>
        <w:pStyle w:val="BPDPNormln"/>
        <w:numPr>
          <w:ilvl w:val="0"/>
          <w:numId w:val="43"/>
        </w:numPr>
      </w:pPr>
      <w:r>
        <w:t>l</w:t>
      </w:r>
      <w:r w:rsidR="00F21A54">
        <w:t xml:space="preserve">eží-li objekt uvnitř tolerančního pásma a je správně klasifikován </w:t>
      </w:r>
      <w:r w:rsidR="00F21A54" w:rsidRPr="006E111F">
        <w:t xml:space="preserve">0 &lt;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8010F8">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r w:rsidRPr="00BF6643">
        <w:rPr>
          <w:b/>
        </w:rPr>
        <w:t> </w:t>
      </w:r>
      <w:r w:rsidR="00F21A54" w:rsidRPr="006E111F">
        <w:t>1</w:t>
      </w:r>
    </w:p>
    <w:p w14:paraId="5FC24960" w14:textId="51E9198F" w:rsidR="00000D32" w:rsidRDefault="00000D32" w:rsidP="008010F8">
      <w:pPr>
        <w:pStyle w:val="BPDPNormln"/>
      </w:pPr>
      <w:r>
        <w:t xml:space="preserve">Podmínka je tedy nově definována jako </w:t>
      </w:r>
      <w:r>
        <w:fldChar w:fldCharType="begin"/>
      </w:r>
      <w:r>
        <w:instrText xml:space="preserve"> REF _Ref34055027 \h </w:instrText>
      </w:r>
      <w:r>
        <w:fldChar w:fldCharType="separate"/>
      </w:r>
      <w:r w:rsidR="007E0F00">
        <w:t>(</w:t>
      </w:r>
      <w:r w:rsidR="007E0F00">
        <w:rPr>
          <w:noProof/>
        </w:rPr>
        <w:t>5</w:t>
      </w:r>
      <w:r w:rsidR="007E0F00">
        <w:t>.</w:t>
      </w:r>
      <w:r w:rsidR="007E0F00">
        <w:rPr>
          <w:noProof/>
        </w:rPr>
        <w:t>7</w:t>
      </w:r>
      <w:r w:rsidR="007E0F00">
        <w:t>)</w:t>
      </w:r>
      <w:r>
        <w:fldChar w:fldCharType="end"/>
      </w:r>
      <w:r>
        <w:t>.</w:t>
      </w:r>
    </w:p>
    <w:p w14:paraId="5F3D4F77" w14:textId="4E1E7BB2" w:rsidR="00000D32" w:rsidRDefault="00000D3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5E476717" w:rsidR="00000D32" w:rsidRDefault="00A82A1D"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b/>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4C3A3DCC" w:rsidR="00000D32" w:rsidRDefault="00000D32" w:rsidP="00000D32">
            <w:pPr>
              <w:jc w:val="right"/>
            </w:pPr>
            <w:bookmarkStart w:id="152" w:name="_Ref3405502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152"/>
          </w:p>
        </w:tc>
      </w:tr>
    </w:tbl>
    <w:p w14:paraId="027C31FC" w14:textId="092D7A54" w:rsidR="00000D32" w:rsidRDefault="00000D32" w:rsidP="008010F8">
      <w:pPr>
        <w:pStyle w:val="BPDPNormln"/>
      </w:pPr>
    </w:p>
    <w:p w14:paraId="30BA92DA" w14:textId="68F4A94B" w:rsidR="00000D32" w:rsidRPr="001F7B6E" w:rsidRDefault="00000D32" w:rsidP="008010F8">
      <w:pPr>
        <w:pStyle w:val="BPDPNormln"/>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w:t>
      </w:r>
      <w:r w:rsidR="00E30C5A">
        <w:fldChar w:fldCharType="begin"/>
      </w:r>
      <w:r w:rsidR="00E30C5A">
        <w:instrText xml:space="preserve"> REF _Ref40809013 \r \h </w:instrText>
      </w:r>
      <w:r w:rsidR="00E30C5A">
        <w:fldChar w:fldCharType="separate"/>
      </w:r>
      <w:r w:rsidR="007E0F00">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E30C5A" w:rsidRPr="001F7B6E">
        <w:t xml:space="preserve"> </w:t>
      </w:r>
    </w:p>
    <w:p w14:paraId="28AB2F13" w14:textId="77777777" w:rsidR="009A5AFE" w:rsidRDefault="009A5AFE" w:rsidP="008010F8">
      <w:pPr>
        <w:pStyle w:val="BPDPNormln"/>
      </w:pPr>
    </w:p>
    <w:p w14:paraId="4A39C01F" w14:textId="77777777" w:rsidR="009A5AFE" w:rsidRDefault="009A5AFE" w:rsidP="008010F8">
      <w:pPr>
        <w:pStyle w:val="BPDPNormln"/>
      </w:pPr>
    </w:p>
    <w:p w14:paraId="248C4566" w14:textId="139BE831" w:rsidR="00006017" w:rsidRDefault="00006017">
      <w:pPr>
        <w:spacing w:line="240" w:lineRule="auto"/>
        <w:ind w:left="0"/>
        <w:rPr>
          <w:color w:val="000000"/>
        </w:rPr>
      </w:pPr>
      <w:r>
        <w:br w:type="page"/>
      </w:r>
    </w:p>
    <w:p w14:paraId="58E81D90" w14:textId="03D1700A" w:rsidR="00006017" w:rsidRDefault="007972C5" w:rsidP="00006017">
      <w:pPr>
        <w:pStyle w:val="Nadpis1"/>
      </w:pPr>
      <w:bookmarkStart w:id="153" w:name="_Toc41489566"/>
      <w:r>
        <w:lastRenderedPageBreak/>
        <w:t>R</w:t>
      </w:r>
      <w:r w:rsidR="00006017">
        <w:t>ealizace</w:t>
      </w:r>
      <w:bookmarkEnd w:id="153"/>
    </w:p>
    <w:p w14:paraId="5BC31053" w14:textId="58CF531B" w:rsidR="00006017" w:rsidRDefault="00006017" w:rsidP="008010F8">
      <w:pPr>
        <w:pStyle w:val="BPDPNormln"/>
      </w:pPr>
      <w:r>
        <w:t xml:space="preserve">Program pro </w:t>
      </w:r>
      <w:proofErr w:type="spellStart"/>
      <w:r>
        <w:t>tri</w:t>
      </w:r>
      <w:r w:rsidR="004A58B5">
        <w:t>g</w:t>
      </w:r>
      <w:r>
        <w:t>grování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7E0F00" w:rsidRPr="007E0F00">
        <w:rPr>
          <w:bCs/>
        </w:rPr>
        <w:t xml:space="preserve">Obr. </w:t>
      </w:r>
      <w:r w:rsidR="007E0F00" w:rsidRPr="007E0F00">
        <w:rPr>
          <w:bCs/>
          <w:noProof/>
        </w:rPr>
        <w:t>6</w:t>
      </w:r>
      <w:r w:rsidR="007E0F00" w:rsidRPr="007E0F00">
        <w:rPr>
          <w:bCs/>
        </w:rPr>
        <w:t>.</w:t>
      </w:r>
      <w:r w:rsidR="007E0F00" w:rsidRPr="007E0F00">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8010F8">
      <w:pPr>
        <w:pStyle w:val="BPDPNormln"/>
      </w:pPr>
    </w:p>
    <w:p w14:paraId="37E460C2" w14:textId="32D051B8" w:rsidR="00006017" w:rsidRDefault="00EE303D" w:rsidP="00350A05">
      <w:pPr>
        <w:pStyle w:val="BPDPNormln"/>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58863669" w:rsidR="00006017" w:rsidRDefault="00006017" w:rsidP="00006017">
      <w:pPr>
        <w:pStyle w:val="Titulek"/>
        <w:jc w:val="center"/>
        <w:rPr>
          <w:b w:val="0"/>
          <w:bCs/>
        </w:rPr>
      </w:pPr>
      <w:bookmarkStart w:id="154" w:name="_Ref36819977"/>
      <w:bookmarkStart w:id="155" w:name="_Toc41489595"/>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7E0F00">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7E0F00">
        <w:rPr>
          <w:b w:val="0"/>
          <w:bCs/>
          <w:noProof/>
        </w:rPr>
        <w:t>1</w:t>
      </w:r>
      <w:r w:rsidR="00E73D21">
        <w:rPr>
          <w:b w:val="0"/>
          <w:bCs/>
        </w:rPr>
        <w:fldChar w:fldCharType="end"/>
      </w:r>
      <w:bookmarkEnd w:id="154"/>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155"/>
    </w:p>
    <w:p w14:paraId="4F6B7285" w14:textId="7F22B4DE" w:rsidR="00006017" w:rsidRDefault="00006017" w:rsidP="00006017"/>
    <w:p w14:paraId="12076FAD" w14:textId="5D312F97" w:rsidR="00EA1D38" w:rsidRDefault="00EE303D" w:rsidP="008010F8">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7E0F00" w:rsidRPr="007E0F00">
        <w:t xml:space="preserve">Obr. </w:t>
      </w:r>
      <w:r w:rsidR="007E0F00" w:rsidRPr="007E0F00">
        <w:rPr>
          <w:noProof/>
        </w:rPr>
        <w:t>6</w:t>
      </w:r>
      <w:r w:rsidR="007E0F00" w:rsidRPr="007E0F00">
        <w:t>.</w:t>
      </w:r>
      <w:r w:rsidR="007E0F00" w:rsidRPr="007E0F00">
        <w:rPr>
          <w:noProof/>
        </w:rPr>
        <w:t>2</w:t>
      </w:r>
      <w:r w:rsidRPr="00EE303D">
        <w:fldChar w:fldCharType="end"/>
      </w:r>
      <w:r>
        <w:t xml:space="preserve">). </w:t>
      </w:r>
    </w:p>
    <w:p w14:paraId="192AD444" w14:textId="7E049CFC" w:rsidR="00EE303D" w:rsidRDefault="00EE303D" w:rsidP="008010F8">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350A05">
      <w:pPr>
        <w:pStyle w:val="BPDPNormln"/>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0F9F4375" w:rsidR="00EE303D" w:rsidRPr="00EE303D" w:rsidRDefault="00EE303D" w:rsidP="00EE303D">
      <w:pPr>
        <w:pStyle w:val="Titulek"/>
        <w:jc w:val="center"/>
        <w:rPr>
          <w:b w:val="0"/>
        </w:rPr>
      </w:pPr>
      <w:bookmarkStart w:id="156" w:name="_Ref40373709"/>
      <w:bookmarkStart w:id="157" w:name="_Toc41489596"/>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156"/>
      <w:r>
        <w:rPr>
          <w:b w:val="0"/>
        </w:rPr>
        <w:t>:</w:t>
      </w:r>
      <w:r w:rsidRPr="00EE303D">
        <w:rPr>
          <w:b w:val="0"/>
        </w:rPr>
        <w:t xml:space="preserve"> Blokové schéma </w:t>
      </w:r>
      <w:r>
        <w:rPr>
          <w:b w:val="0"/>
        </w:rPr>
        <w:t>testovací</w:t>
      </w:r>
      <w:r w:rsidRPr="00EE303D">
        <w:rPr>
          <w:b w:val="0"/>
        </w:rPr>
        <w:t xml:space="preserve"> části programu</w:t>
      </w:r>
      <w:bookmarkEnd w:id="157"/>
    </w:p>
    <w:p w14:paraId="73456988" w14:textId="77777777" w:rsidR="00EE303D" w:rsidRDefault="00EE303D" w:rsidP="00006017"/>
    <w:p w14:paraId="681538AC" w14:textId="3FB660A7" w:rsidR="00006017" w:rsidRDefault="00006017" w:rsidP="00006017">
      <w:pPr>
        <w:pStyle w:val="Nadpis2"/>
      </w:pPr>
      <w:r>
        <w:t xml:space="preserve"> </w:t>
      </w:r>
      <w:bookmarkStart w:id="158" w:name="_Toc41489567"/>
      <w:r w:rsidR="00D27205">
        <w:t>Segmentace plovoucím oknem</w:t>
      </w:r>
      <w:bookmarkEnd w:id="158"/>
    </w:p>
    <w:p w14:paraId="52A6AC80" w14:textId="0CE7CA4B" w:rsidR="00D27205" w:rsidRDefault="00D27205" w:rsidP="008010F8">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8010F8">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8010F8">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159" w:name="_Toc41489568"/>
      <w:r>
        <w:t>Detekce úderů</w:t>
      </w:r>
      <w:bookmarkEnd w:id="159"/>
    </w:p>
    <w:p w14:paraId="36C6CE80" w14:textId="005ACAC9" w:rsidR="004126EA" w:rsidRDefault="00001F08" w:rsidP="008010F8">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w:t>
      </w:r>
      <w:r w:rsidR="008B0EBA">
        <w:lastRenderedPageBreak/>
        <w:t xml:space="preserve">normalizovány na hodnotu 0.4 (RMS).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5AACCAC7" w:rsidR="00896202" w:rsidRDefault="00030897" w:rsidP="008010F8">
      <w:pPr>
        <w:pStyle w:val="BPDPNormln"/>
      </w:pPr>
      <w:r>
        <w:t>Pro takto upravený signál je vypočtena jeho obálka</w:t>
      </w:r>
      <w:r w:rsidR="0014376C">
        <w:t xml:space="preserve"> pomocí funkce </w:t>
      </w:r>
      <w:proofErr w:type="spellStart"/>
      <w:r w:rsidR="0014376C" w:rsidRPr="0014376C">
        <w:rPr>
          <w:i/>
        </w:rPr>
        <w:t>envelop</w:t>
      </w:r>
      <w:proofErr w:type="spellEnd"/>
      <w:r w:rsidR="0014376C">
        <w:t xml:space="preserve"> obsažené v </w:t>
      </w:r>
      <w:proofErr w:type="spellStart"/>
      <w:r w:rsidR="0014376C">
        <w:t>Matlabu</w:t>
      </w:r>
      <w:proofErr w:type="spellEnd"/>
      <w:r>
        <w:t>.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8010F8">
      <w:pPr>
        <w:pStyle w:val="BPDPNormln"/>
      </w:pPr>
    </w:p>
    <w:p w14:paraId="2677B49F" w14:textId="629ED8AD" w:rsidR="00001EC6" w:rsidRDefault="00A8565E" w:rsidP="00350A05">
      <w:pPr>
        <w:pStyle w:val="BPDPNormln"/>
        <w:jc w:val="center"/>
      </w:pPr>
      <w:r>
        <w:rPr>
          <w:noProof/>
        </w:rPr>
        <w:drawing>
          <wp:inline distT="0" distB="0" distL="0" distR="0" wp14:anchorId="02EB4F7A" wp14:editId="1192245E">
            <wp:extent cx="4323559" cy="3240000"/>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6452BCE9" w:rsidR="00030897" w:rsidRDefault="00001EC6" w:rsidP="00001EC6">
      <w:pPr>
        <w:pStyle w:val="Titulek"/>
        <w:jc w:val="center"/>
        <w:rPr>
          <w:b w:val="0"/>
        </w:rPr>
      </w:pPr>
      <w:bookmarkStart w:id="160" w:name="_Ref40389072"/>
      <w:bookmarkStart w:id="161" w:name="_Toc41489597"/>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60"/>
      <w:r w:rsidRPr="00001EC6">
        <w:rPr>
          <w:b w:val="0"/>
        </w:rPr>
        <w:t>: Ukázka funkce detektoru úderů</w:t>
      </w:r>
      <w:bookmarkEnd w:id="161"/>
    </w:p>
    <w:p w14:paraId="1FBDB55F" w14:textId="5C72308E" w:rsidR="00001EC6" w:rsidRDefault="00001EC6" w:rsidP="008010F8">
      <w:pPr>
        <w:pStyle w:val="BPDPNormln"/>
      </w:pPr>
      <w:r>
        <w:t>Na obrázku (</w:t>
      </w:r>
      <w:r w:rsidRPr="00001EC6">
        <w:fldChar w:fldCharType="begin"/>
      </w:r>
      <w:r w:rsidRPr="00001EC6">
        <w:instrText xml:space="preserve"> REF _Ref40389072 \h  \* MERGEFORMAT </w:instrText>
      </w:r>
      <w:r w:rsidRPr="00001EC6">
        <w:fldChar w:fldCharType="separate"/>
      </w:r>
      <w:r w:rsidR="007E0F00" w:rsidRPr="007E0F00">
        <w:t xml:space="preserve">Obr. </w:t>
      </w:r>
      <w:r w:rsidR="007E0F00" w:rsidRPr="007E0F00">
        <w:rPr>
          <w:noProof/>
        </w:rPr>
        <w:t>6</w:t>
      </w:r>
      <w:r w:rsidR="007E0F00" w:rsidRPr="007E0F00">
        <w:t>.</w:t>
      </w:r>
      <w:r w:rsidR="007E0F00" w:rsidRPr="007E0F00">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162" w:name="_Ref41387725"/>
      <w:bookmarkStart w:id="163" w:name="_Toc41489569"/>
      <w:r>
        <w:t>Banka filtrů</w:t>
      </w:r>
      <w:bookmarkEnd w:id="162"/>
      <w:bookmarkEnd w:id="163"/>
    </w:p>
    <w:p w14:paraId="3B288FF0" w14:textId="77777777" w:rsidR="00C44721" w:rsidRDefault="00365280" w:rsidP="008010F8">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8010F8">
      <w:pPr>
        <w:pStyle w:val="BPDPNormln"/>
      </w:pPr>
      <w:r>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2A9231AE" w:rsidR="007450C1" w:rsidRDefault="008D79DF" w:rsidP="008010F8">
      <w:pPr>
        <w:pStyle w:val="BPDPNormln"/>
      </w:pPr>
      <w:r>
        <w:t xml:space="preserve">Rozlišení spektrální analýzy je dáno počtem pásem. Na základě podobnosti kritických pásem lidského sluchu byla jako výchozí zvolena třetino – oktávová banka </w:t>
      </w:r>
      <w:r>
        <w:lastRenderedPageBreak/>
        <w:t>filtr</w:t>
      </w:r>
      <w:r w:rsidR="00912727">
        <w:t>ů</w:t>
      </w:r>
      <w:r>
        <w:t>.</w:t>
      </w:r>
      <w:r w:rsidR="007450C1">
        <w:t xml:space="preserve"> Pro ověření její vhodnosti byly ještě otestovány oktávová a </w:t>
      </w:r>
      <w:r w:rsidR="00350A05">
        <w:t>šestino – oktávová</w:t>
      </w:r>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7E0F00" w:rsidRPr="007E0F00">
        <w:t xml:space="preserve">Tab. </w:t>
      </w:r>
      <w:r w:rsidR="007E0F00" w:rsidRPr="007E0F00">
        <w:rPr>
          <w:noProof/>
        </w:rPr>
        <w:t>6</w:t>
      </w:r>
      <w:r w:rsidR="007E0F00" w:rsidRPr="007E0F00">
        <w:t>.</w:t>
      </w:r>
      <w:r w:rsidR="007E0F00" w:rsidRPr="007E0F00">
        <w:rPr>
          <w:noProof/>
        </w:rPr>
        <w:t>1</w:t>
      </w:r>
      <w:r w:rsidR="004525EF" w:rsidRPr="004525EF">
        <w:fldChar w:fldCharType="end"/>
      </w:r>
      <w:r w:rsidR="004525EF">
        <w:t>)</w:t>
      </w:r>
      <w:r w:rsidR="009F6FD6">
        <w:t xml:space="preserve">. </w:t>
      </w:r>
    </w:p>
    <w:p w14:paraId="336A7CFC" w14:textId="77777777" w:rsidR="004525EF" w:rsidRDefault="004525EF" w:rsidP="008010F8">
      <w:pPr>
        <w:pStyle w:val="BPDPNormln"/>
      </w:pPr>
    </w:p>
    <w:p w14:paraId="0438D831" w14:textId="334DAB76" w:rsidR="004525EF" w:rsidRPr="004525EF" w:rsidRDefault="004525EF" w:rsidP="004525EF">
      <w:pPr>
        <w:pStyle w:val="Titulek"/>
        <w:keepNext/>
        <w:jc w:val="center"/>
        <w:rPr>
          <w:b w:val="0"/>
        </w:rPr>
      </w:pPr>
      <w:bookmarkStart w:id="164" w:name="_Ref40450916"/>
      <w:bookmarkStart w:id="165" w:name="_Toc41489613"/>
      <w:r w:rsidRPr="004525EF">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1</w:t>
      </w:r>
      <w:r w:rsidR="00982B7F">
        <w:rPr>
          <w:b w:val="0"/>
        </w:rPr>
        <w:fldChar w:fldCharType="end"/>
      </w:r>
      <w:bookmarkEnd w:id="164"/>
      <w:r w:rsidRPr="004525EF">
        <w:rPr>
          <w:b w:val="0"/>
        </w:rPr>
        <w:t>: Srovnání úspěšnosti klasifikace s různými bankami filtrů</w:t>
      </w:r>
      <w:bookmarkEnd w:id="165"/>
    </w:p>
    <w:tbl>
      <w:tblPr>
        <w:tblStyle w:val="Mkatabulky"/>
        <w:tblW w:w="0" w:type="auto"/>
        <w:jc w:val="center"/>
        <w:tblLook w:val="04A0" w:firstRow="1" w:lastRow="0" w:firstColumn="1" w:lastColumn="0" w:noHBand="0" w:noVBand="1"/>
      </w:tblPr>
      <w:tblGrid>
        <w:gridCol w:w="2055"/>
        <w:gridCol w:w="2126"/>
        <w:gridCol w:w="2301"/>
        <w:gridCol w:w="2161"/>
      </w:tblGrid>
      <w:tr w:rsidR="007450C1" w14:paraId="1A212F0C" w14:textId="77777777" w:rsidTr="00350A05">
        <w:trPr>
          <w:jc w:val="center"/>
        </w:trPr>
        <w:tc>
          <w:tcPr>
            <w:tcW w:w="2055" w:type="dxa"/>
          </w:tcPr>
          <w:p w14:paraId="79928080" w14:textId="77777777" w:rsidR="007450C1" w:rsidRDefault="007450C1" w:rsidP="008010F8">
            <w:pPr>
              <w:pStyle w:val="BPDPNormln"/>
            </w:pPr>
          </w:p>
        </w:tc>
        <w:tc>
          <w:tcPr>
            <w:tcW w:w="2126" w:type="dxa"/>
          </w:tcPr>
          <w:p w14:paraId="0458BA8C" w14:textId="0048B2DB" w:rsidR="007450C1" w:rsidRDefault="007450C1" w:rsidP="00350A05">
            <w:pPr>
              <w:pStyle w:val="BPDPNormln"/>
              <w:ind w:firstLine="0"/>
              <w:jc w:val="center"/>
            </w:pPr>
            <w:r>
              <w:t>oktávová banka</w:t>
            </w:r>
            <w:r w:rsidR="00350A05">
              <w:t xml:space="preserve"> </w:t>
            </w:r>
            <w:r>
              <w:t>[%]</w:t>
            </w:r>
          </w:p>
        </w:tc>
        <w:tc>
          <w:tcPr>
            <w:tcW w:w="2301" w:type="dxa"/>
          </w:tcPr>
          <w:p w14:paraId="5AF92CB4" w14:textId="7F4CE3B5" w:rsidR="007450C1" w:rsidRDefault="007450C1" w:rsidP="00350A05">
            <w:pPr>
              <w:pStyle w:val="BPDPNormln"/>
              <w:ind w:firstLine="0"/>
              <w:jc w:val="center"/>
            </w:pPr>
            <w:r>
              <w:t>1/3</w:t>
            </w:r>
            <w:r w:rsidR="00350A05">
              <w:t xml:space="preserve"> </w:t>
            </w:r>
            <w:r>
              <w:t>oktávová banka</w:t>
            </w:r>
            <w:r w:rsidR="00350A05">
              <w:t xml:space="preserve"> </w:t>
            </w:r>
            <w:r>
              <w:t>[%]</w:t>
            </w:r>
          </w:p>
        </w:tc>
        <w:tc>
          <w:tcPr>
            <w:tcW w:w="2161" w:type="dxa"/>
          </w:tcPr>
          <w:p w14:paraId="2434D6CD" w14:textId="6E13DA71" w:rsidR="007450C1" w:rsidRDefault="007450C1" w:rsidP="00350A05">
            <w:pPr>
              <w:pStyle w:val="BPDPNormln"/>
              <w:ind w:firstLine="0"/>
              <w:jc w:val="center"/>
            </w:pPr>
            <w:r>
              <w:t>1/6 oktávová banka [%]</w:t>
            </w:r>
          </w:p>
        </w:tc>
      </w:tr>
      <w:tr w:rsidR="007450C1" w14:paraId="5A32049B" w14:textId="77777777" w:rsidTr="00350A05">
        <w:trPr>
          <w:jc w:val="center"/>
        </w:trPr>
        <w:tc>
          <w:tcPr>
            <w:tcW w:w="2055" w:type="dxa"/>
          </w:tcPr>
          <w:p w14:paraId="06169829" w14:textId="56AD8DFE" w:rsidR="007450C1" w:rsidRDefault="007450C1" w:rsidP="008010F8">
            <w:pPr>
              <w:pStyle w:val="BPDPNormln"/>
            </w:pPr>
            <w:r>
              <w:t>malý buben</w:t>
            </w:r>
          </w:p>
        </w:tc>
        <w:tc>
          <w:tcPr>
            <w:tcW w:w="2126" w:type="dxa"/>
          </w:tcPr>
          <w:p w14:paraId="2BD8043C" w14:textId="5A717E4B" w:rsidR="007450C1" w:rsidRDefault="007450C1" w:rsidP="00350A05">
            <w:pPr>
              <w:pStyle w:val="BPDPNormln"/>
              <w:ind w:firstLine="0"/>
              <w:jc w:val="center"/>
            </w:pPr>
            <w:r>
              <w:t>88</w:t>
            </w:r>
          </w:p>
        </w:tc>
        <w:tc>
          <w:tcPr>
            <w:tcW w:w="2301" w:type="dxa"/>
          </w:tcPr>
          <w:p w14:paraId="19273323" w14:textId="76109C8C" w:rsidR="007450C1" w:rsidRDefault="007450C1" w:rsidP="00350A05">
            <w:pPr>
              <w:pStyle w:val="BPDPNormln"/>
              <w:ind w:firstLine="0"/>
              <w:jc w:val="center"/>
            </w:pPr>
            <w:r>
              <w:t>75</w:t>
            </w:r>
          </w:p>
        </w:tc>
        <w:tc>
          <w:tcPr>
            <w:tcW w:w="2161" w:type="dxa"/>
          </w:tcPr>
          <w:p w14:paraId="0FE1882E" w14:textId="518A6DD8" w:rsidR="007450C1" w:rsidRDefault="007450C1" w:rsidP="00350A05">
            <w:pPr>
              <w:pStyle w:val="BPDPNormln"/>
              <w:ind w:firstLine="0"/>
              <w:jc w:val="center"/>
            </w:pPr>
            <w:r>
              <w:t>78</w:t>
            </w:r>
          </w:p>
        </w:tc>
      </w:tr>
      <w:tr w:rsidR="007450C1" w14:paraId="15FACCED" w14:textId="77777777" w:rsidTr="00350A05">
        <w:trPr>
          <w:jc w:val="center"/>
        </w:trPr>
        <w:tc>
          <w:tcPr>
            <w:tcW w:w="2055" w:type="dxa"/>
          </w:tcPr>
          <w:p w14:paraId="4BE79B7B" w14:textId="3AA76D03" w:rsidR="007450C1" w:rsidRDefault="007450C1" w:rsidP="008010F8">
            <w:pPr>
              <w:pStyle w:val="BPDPNormln"/>
            </w:pPr>
            <w:r>
              <w:t>velký buben</w:t>
            </w:r>
          </w:p>
        </w:tc>
        <w:tc>
          <w:tcPr>
            <w:tcW w:w="2126" w:type="dxa"/>
          </w:tcPr>
          <w:p w14:paraId="0F448A1D" w14:textId="57F188EB" w:rsidR="007450C1" w:rsidRDefault="007450C1" w:rsidP="00350A05">
            <w:pPr>
              <w:pStyle w:val="BPDPNormln"/>
              <w:ind w:firstLine="0"/>
              <w:jc w:val="center"/>
            </w:pPr>
            <w:r>
              <w:t>91</w:t>
            </w:r>
          </w:p>
        </w:tc>
        <w:tc>
          <w:tcPr>
            <w:tcW w:w="2301" w:type="dxa"/>
          </w:tcPr>
          <w:p w14:paraId="53733880" w14:textId="57ACD2ED" w:rsidR="007450C1" w:rsidRDefault="007450C1" w:rsidP="00350A05">
            <w:pPr>
              <w:pStyle w:val="BPDPNormln"/>
              <w:ind w:firstLine="0"/>
              <w:jc w:val="center"/>
            </w:pPr>
            <w:r>
              <w:t>94</w:t>
            </w:r>
          </w:p>
        </w:tc>
        <w:tc>
          <w:tcPr>
            <w:tcW w:w="2161" w:type="dxa"/>
          </w:tcPr>
          <w:p w14:paraId="064B68A9" w14:textId="3AC82357" w:rsidR="007450C1" w:rsidRDefault="007450C1" w:rsidP="00350A05">
            <w:pPr>
              <w:pStyle w:val="BPDPNormln"/>
              <w:ind w:firstLine="0"/>
              <w:jc w:val="center"/>
            </w:pPr>
            <w:r>
              <w:t>91</w:t>
            </w:r>
          </w:p>
        </w:tc>
      </w:tr>
      <w:tr w:rsidR="007450C1" w14:paraId="46A871E3" w14:textId="77777777" w:rsidTr="00350A05">
        <w:trPr>
          <w:jc w:val="center"/>
        </w:trPr>
        <w:tc>
          <w:tcPr>
            <w:tcW w:w="2055" w:type="dxa"/>
          </w:tcPr>
          <w:p w14:paraId="5194560C" w14:textId="47F1F03B" w:rsidR="007450C1" w:rsidRDefault="007450C1" w:rsidP="008010F8">
            <w:pPr>
              <w:pStyle w:val="BPDPNormln"/>
            </w:pPr>
            <w:r>
              <w:t>hi-hat</w:t>
            </w:r>
          </w:p>
        </w:tc>
        <w:tc>
          <w:tcPr>
            <w:tcW w:w="2126" w:type="dxa"/>
          </w:tcPr>
          <w:p w14:paraId="42B5DBCE" w14:textId="75BACBAA" w:rsidR="007450C1" w:rsidRDefault="007450C1" w:rsidP="00350A05">
            <w:pPr>
              <w:pStyle w:val="BPDPNormln"/>
              <w:ind w:firstLine="0"/>
              <w:jc w:val="center"/>
            </w:pPr>
            <w:r>
              <w:t>47</w:t>
            </w:r>
          </w:p>
        </w:tc>
        <w:tc>
          <w:tcPr>
            <w:tcW w:w="2301" w:type="dxa"/>
          </w:tcPr>
          <w:p w14:paraId="55BE58AF" w14:textId="474B1CD7" w:rsidR="007450C1" w:rsidRDefault="007450C1" w:rsidP="00350A05">
            <w:pPr>
              <w:pStyle w:val="BPDPNormln"/>
              <w:ind w:firstLine="0"/>
              <w:jc w:val="center"/>
            </w:pPr>
            <w:r>
              <w:t>53</w:t>
            </w:r>
          </w:p>
        </w:tc>
        <w:tc>
          <w:tcPr>
            <w:tcW w:w="2161" w:type="dxa"/>
          </w:tcPr>
          <w:p w14:paraId="025D0C2B" w14:textId="4ED6343E" w:rsidR="007450C1" w:rsidRDefault="007450C1" w:rsidP="00350A05">
            <w:pPr>
              <w:pStyle w:val="BPDPNormln"/>
              <w:ind w:firstLine="0"/>
              <w:jc w:val="center"/>
            </w:pPr>
            <w:r>
              <w:t>53</w:t>
            </w:r>
          </w:p>
        </w:tc>
      </w:tr>
      <w:tr w:rsidR="007450C1" w14:paraId="2994F565" w14:textId="77777777" w:rsidTr="00350A05">
        <w:trPr>
          <w:jc w:val="center"/>
        </w:trPr>
        <w:tc>
          <w:tcPr>
            <w:tcW w:w="2055" w:type="dxa"/>
          </w:tcPr>
          <w:p w14:paraId="4725E802" w14:textId="72016ACD" w:rsidR="007450C1" w:rsidRDefault="007450C1" w:rsidP="008010F8">
            <w:pPr>
              <w:pStyle w:val="BPDPNormln"/>
            </w:pPr>
            <w:proofErr w:type="spellStart"/>
            <w:r>
              <w:t>crash</w:t>
            </w:r>
            <w:proofErr w:type="spellEnd"/>
          </w:p>
        </w:tc>
        <w:tc>
          <w:tcPr>
            <w:tcW w:w="2126" w:type="dxa"/>
          </w:tcPr>
          <w:p w14:paraId="14427DB4" w14:textId="77E6E6ED" w:rsidR="007450C1" w:rsidRDefault="007450C1" w:rsidP="00350A05">
            <w:pPr>
              <w:pStyle w:val="BPDPNormln"/>
              <w:ind w:firstLine="0"/>
              <w:jc w:val="center"/>
            </w:pPr>
            <w:r>
              <w:t>78</w:t>
            </w:r>
          </w:p>
        </w:tc>
        <w:tc>
          <w:tcPr>
            <w:tcW w:w="2301" w:type="dxa"/>
          </w:tcPr>
          <w:p w14:paraId="55DD2839" w14:textId="7BF7C760" w:rsidR="007450C1" w:rsidRDefault="007450C1" w:rsidP="00350A05">
            <w:pPr>
              <w:pStyle w:val="BPDPNormln"/>
              <w:ind w:firstLine="0"/>
              <w:jc w:val="center"/>
            </w:pPr>
            <w:r>
              <w:t>84</w:t>
            </w:r>
          </w:p>
        </w:tc>
        <w:tc>
          <w:tcPr>
            <w:tcW w:w="2161" w:type="dxa"/>
          </w:tcPr>
          <w:p w14:paraId="205CF7A3" w14:textId="78CA2CE7" w:rsidR="007450C1" w:rsidRDefault="004525EF" w:rsidP="00350A05">
            <w:pPr>
              <w:pStyle w:val="BPDPNormln"/>
              <w:ind w:firstLine="0"/>
              <w:jc w:val="center"/>
            </w:pPr>
            <w:r>
              <w:t>67</w:t>
            </w:r>
          </w:p>
        </w:tc>
      </w:tr>
      <w:tr w:rsidR="007450C1" w14:paraId="71D30729" w14:textId="77777777" w:rsidTr="00350A05">
        <w:trPr>
          <w:jc w:val="center"/>
        </w:trPr>
        <w:tc>
          <w:tcPr>
            <w:tcW w:w="2055" w:type="dxa"/>
          </w:tcPr>
          <w:p w14:paraId="5296DA9D" w14:textId="4FFC093D" w:rsidR="007450C1" w:rsidRDefault="007450C1" w:rsidP="008010F8">
            <w:pPr>
              <w:pStyle w:val="BPDPNormln"/>
            </w:pPr>
            <w:proofErr w:type="spellStart"/>
            <w:r>
              <w:t>ride</w:t>
            </w:r>
            <w:proofErr w:type="spellEnd"/>
          </w:p>
        </w:tc>
        <w:tc>
          <w:tcPr>
            <w:tcW w:w="2126" w:type="dxa"/>
          </w:tcPr>
          <w:p w14:paraId="004D9859" w14:textId="6315E06A" w:rsidR="007450C1" w:rsidRDefault="007450C1" w:rsidP="00350A05">
            <w:pPr>
              <w:pStyle w:val="BPDPNormln"/>
              <w:ind w:firstLine="0"/>
              <w:jc w:val="center"/>
            </w:pPr>
            <w:r>
              <w:t>38</w:t>
            </w:r>
          </w:p>
        </w:tc>
        <w:tc>
          <w:tcPr>
            <w:tcW w:w="2301" w:type="dxa"/>
          </w:tcPr>
          <w:p w14:paraId="3BDA439B" w14:textId="42DA339D" w:rsidR="007450C1" w:rsidRDefault="007450C1" w:rsidP="00350A05">
            <w:pPr>
              <w:pStyle w:val="BPDPNormln"/>
              <w:ind w:firstLine="0"/>
              <w:jc w:val="center"/>
            </w:pPr>
            <w:r>
              <w:t>56</w:t>
            </w:r>
          </w:p>
        </w:tc>
        <w:tc>
          <w:tcPr>
            <w:tcW w:w="2161" w:type="dxa"/>
          </w:tcPr>
          <w:p w14:paraId="3F6070C5" w14:textId="793B7251" w:rsidR="007450C1" w:rsidRDefault="004525EF" w:rsidP="00350A05">
            <w:pPr>
              <w:pStyle w:val="BPDPNormln"/>
              <w:ind w:firstLine="0"/>
              <w:jc w:val="center"/>
            </w:pPr>
            <w:r>
              <w:t>63</w:t>
            </w:r>
          </w:p>
        </w:tc>
      </w:tr>
      <w:tr w:rsidR="007450C1" w14:paraId="01D0D895" w14:textId="77777777" w:rsidTr="00350A05">
        <w:trPr>
          <w:jc w:val="center"/>
        </w:trPr>
        <w:tc>
          <w:tcPr>
            <w:tcW w:w="2055" w:type="dxa"/>
          </w:tcPr>
          <w:p w14:paraId="47C6A8AE" w14:textId="2524CA88" w:rsidR="007450C1" w:rsidRDefault="007450C1" w:rsidP="008010F8">
            <w:pPr>
              <w:pStyle w:val="BPDPNormln"/>
            </w:pPr>
            <w:r>
              <w:t>malý + hi-hat</w:t>
            </w:r>
          </w:p>
        </w:tc>
        <w:tc>
          <w:tcPr>
            <w:tcW w:w="2126" w:type="dxa"/>
          </w:tcPr>
          <w:p w14:paraId="2B41ED8F" w14:textId="4C4CC500" w:rsidR="007450C1" w:rsidRDefault="007450C1" w:rsidP="00350A05">
            <w:pPr>
              <w:pStyle w:val="BPDPNormln"/>
              <w:ind w:firstLine="0"/>
              <w:jc w:val="center"/>
            </w:pPr>
            <w:r>
              <w:t>72</w:t>
            </w:r>
          </w:p>
        </w:tc>
        <w:tc>
          <w:tcPr>
            <w:tcW w:w="2301" w:type="dxa"/>
          </w:tcPr>
          <w:p w14:paraId="1B435254" w14:textId="7FF48A2A" w:rsidR="007450C1" w:rsidRDefault="007450C1" w:rsidP="00350A05">
            <w:pPr>
              <w:pStyle w:val="BPDPNormln"/>
              <w:ind w:firstLine="0"/>
              <w:jc w:val="center"/>
            </w:pPr>
            <w:r>
              <w:t>84</w:t>
            </w:r>
          </w:p>
        </w:tc>
        <w:tc>
          <w:tcPr>
            <w:tcW w:w="2161" w:type="dxa"/>
          </w:tcPr>
          <w:p w14:paraId="00BA3005" w14:textId="4EC53171" w:rsidR="007450C1" w:rsidRDefault="004525EF" w:rsidP="00350A05">
            <w:pPr>
              <w:pStyle w:val="BPDPNormln"/>
              <w:ind w:firstLine="0"/>
              <w:jc w:val="center"/>
            </w:pPr>
            <w:r>
              <w:t>72</w:t>
            </w:r>
          </w:p>
        </w:tc>
      </w:tr>
      <w:tr w:rsidR="007450C1" w14:paraId="3C7E2532" w14:textId="77777777" w:rsidTr="00350A05">
        <w:trPr>
          <w:jc w:val="center"/>
        </w:trPr>
        <w:tc>
          <w:tcPr>
            <w:tcW w:w="2055" w:type="dxa"/>
          </w:tcPr>
          <w:p w14:paraId="4411786A" w14:textId="793087DE" w:rsidR="007450C1" w:rsidRDefault="007450C1" w:rsidP="008010F8">
            <w:pPr>
              <w:pStyle w:val="BPDPNormln"/>
            </w:pPr>
            <w:r>
              <w:t>velký + hi-hat</w:t>
            </w:r>
          </w:p>
        </w:tc>
        <w:tc>
          <w:tcPr>
            <w:tcW w:w="2126" w:type="dxa"/>
          </w:tcPr>
          <w:p w14:paraId="6D4546E4" w14:textId="6ACDA8DB" w:rsidR="007450C1" w:rsidRDefault="007450C1" w:rsidP="00350A05">
            <w:pPr>
              <w:pStyle w:val="BPDPNormln"/>
              <w:ind w:firstLine="0"/>
              <w:jc w:val="center"/>
            </w:pPr>
            <w:r>
              <w:t>62</w:t>
            </w:r>
          </w:p>
        </w:tc>
        <w:tc>
          <w:tcPr>
            <w:tcW w:w="2301" w:type="dxa"/>
          </w:tcPr>
          <w:p w14:paraId="15BD9C41" w14:textId="43CC2922" w:rsidR="007450C1" w:rsidRDefault="007450C1" w:rsidP="00350A05">
            <w:pPr>
              <w:pStyle w:val="BPDPNormln"/>
              <w:ind w:firstLine="0"/>
              <w:jc w:val="center"/>
            </w:pPr>
            <w:r>
              <w:t>81</w:t>
            </w:r>
          </w:p>
        </w:tc>
        <w:tc>
          <w:tcPr>
            <w:tcW w:w="2161" w:type="dxa"/>
          </w:tcPr>
          <w:p w14:paraId="2620342B" w14:textId="4CFB0EAC" w:rsidR="007450C1" w:rsidRDefault="004525EF" w:rsidP="00350A05">
            <w:pPr>
              <w:pStyle w:val="BPDPNormln"/>
              <w:ind w:firstLine="0"/>
              <w:jc w:val="center"/>
            </w:pPr>
            <w:r>
              <w:t>100</w:t>
            </w:r>
          </w:p>
        </w:tc>
      </w:tr>
      <w:tr w:rsidR="007450C1" w14:paraId="0282BF38" w14:textId="77777777" w:rsidTr="00350A05">
        <w:trPr>
          <w:jc w:val="center"/>
        </w:trPr>
        <w:tc>
          <w:tcPr>
            <w:tcW w:w="2055" w:type="dxa"/>
            <w:shd w:val="clear" w:color="auto" w:fill="D9D9D9" w:themeFill="background1" w:themeFillShade="D9"/>
          </w:tcPr>
          <w:p w14:paraId="4E65C542" w14:textId="6B01BE14" w:rsidR="007450C1" w:rsidRDefault="005E243D" w:rsidP="008010F8">
            <w:pPr>
              <w:pStyle w:val="BPDPNormln"/>
            </w:pPr>
            <w:r>
              <w:t>průměrně</w:t>
            </w:r>
          </w:p>
        </w:tc>
        <w:tc>
          <w:tcPr>
            <w:tcW w:w="2126" w:type="dxa"/>
            <w:shd w:val="clear" w:color="auto" w:fill="D9D9D9" w:themeFill="background1" w:themeFillShade="D9"/>
          </w:tcPr>
          <w:p w14:paraId="314D4381" w14:textId="503EE09F" w:rsidR="007450C1" w:rsidRDefault="007450C1" w:rsidP="00350A05">
            <w:pPr>
              <w:pStyle w:val="BPDPNormln"/>
              <w:ind w:firstLine="0"/>
              <w:jc w:val="center"/>
            </w:pPr>
            <w:r>
              <w:t>68</w:t>
            </w:r>
          </w:p>
        </w:tc>
        <w:tc>
          <w:tcPr>
            <w:tcW w:w="2301" w:type="dxa"/>
            <w:shd w:val="clear" w:color="auto" w:fill="D9D9D9" w:themeFill="background1" w:themeFillShade="D9"/>
          </w:tcPr>
          <w:p w14:paraId="7C236D1F" w14:textId="276F6077" w:rsidR="007450C1" w:rsidRDefault="007450C1" w:rsidP="00350A05">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350A05">
            <w:pPr>
              <w:pStyle w:val="BPDPNormln"/>
              <w:ind w:firstLine="0"/>
              <w:jc w:val="center"/>
            </w:pPr>
            <w:r>
              <w:t>75</w:t>
            </w:r>
          </w:p>
        </w:tc>
      </w:tr>
    </w:tbl>
    <w:p w14:paraId="6F29B05D" w14:textId="5C28A142" w:rsidR="008D79DF" w:rsidRDefault="007450C1" w:rsidP="008010F8">
      <w:pPr>
        <w:pStyle w:val="BPDPNormln"/>
      </w:pPr>
      <w:r>
        <w:t xml:space="preserve"> </w:t>
      </w:r>
    </w:p>
    <w:p w14:paraId="1DBF4216" w14:textId="1539A307" w:rsidR="0018613B" w:rsidRDefault="0018613B" w:rsidP="008010F8">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7E0F00">
        <w:t>Příloha 1 -</w:t>
      </w:r>
      <w:r>
        <w:fldChar w:fldCharType="end"/>
      </w:r>
      <w:r>
        <w:t xml:space="preserve">, </w:t>
      </w:r>
      <w:r>
        <w:fldChar w:fldCharType="begin"/>
      </w:r>
      <w:r>
        <w:instrText xml:space="preserve"> REF _Ref40454778 \r \h </w:instrText>
      </w:r>
      <w:r>
        <w:fldChar w:fldCharType="separate"/>
      </w:r>
      <w:r w:rsidR="007E0F00">
        <w:t>Příloha 1 -</w:t>
      </w:r>
      <w:r>
        <w:fldChar w:fldCharType="end"/>
      </w:r>
      <w:r w:rsidR="0009115A">
        <w:t xml:space="preserve"> a </w:t>
      </w:r>
      <w:r>
        <w:fldChar w:fldCharType="begin"/>
      </w:r>
      <w:r>
        <w:instrText xml:space="preserve"> REF _Ref40454780 \r \h </w:instrText>
      </w:r>
      <w:r>
        <w:fldChar w:fldCharType="separate"/>
      </w:r>
      <w:r w:rsidR="007E0F00">
        <w:t>Příloha 3 -</w:t>
      </w:r>
      <w:r>
        <w:fldChar w:fldCharType="end"/>
      </w:r>
      <w:r w:rsidR="0009115A">
        <w:t>).</w:t>
      </w:r>
    </w:p>
    <w:p w14:paraId="2AE5555E" w14:textId="07D2FE47" w:rsidR="0009115A" w:rsidRDefault="0009115A" w:rsidP="0009115A">
      <w:pPr>
        <w:pStyle w:val="Nadpis2"/>
      </w:pPr>
      <w:bookmarkStart w:id="166" w:name="_Toc41489570"/>
      <w:r>
        <w:t>Výpočet energií ve frekvenčních pásmech</w:t>
      </w:r>
      <w:bookmarkEnd w:id="166"/>
    </w:p>
    <w:p w14:paraId="4471A656" w14:textId="38DE45AB" w:rsidR="0009115A" w:rsidRDefault="0009115A" w:rsidP="008010F8">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7E0F00">
        <w:t>(</w:t>
      </w:r>
      <w:r w:rsidR="007E0F00">
        <w:rPr>
          <w:noProof/>
        </w:rPr>
        <w:t>3</w:t>
      </w:r>
      <w:r w:rsidR="007E0F00">
        <w:t>.</w:t>
      </w:r>
      <w:r w:rsidR="007E0F00">
        <w:rPr>
          <w:noProof/>
        </w:rPr>
        <w:t>2</w:t>
      </w:r>
      <w:r w:rsidR="00101CB1">
        <w:fldChar w:fldCharType="end"/>
      </w:r>
      <w:r w:rsidR="00101CB1">
        <w:t>)</w:t>
      </w:r>
      <w:r w:rsidR="00C30A51">
        <w:t>.</w:t>
      </w:r>
    </w:p>
    <w:p w14:paraId="0C6EF3A9" w14:textId="77777777" w:rsidR="00C30A51" w:rsidRDefault="00C30A51" w:rsidP="008010F8">
      <w:pPr>
        <w:pStyle w:val="BPDPNormln"/>
      </w:pPr>
    </w:p>
    <w:p w14:paraId="78A35636" w14:textId="3C21E827" w:rsidR="001A6A8F" w:rsidRPr="001A6A8F" w:rsidRDefault="001A6A8F" w:rsidP="008010F8">
      <w:pPr>
        <w:pStyle w:val="BPDPNormln"/>
      </w:pPr>
      <w:r>
        <w:t>Na obrázku (</w:t>
      </w:r>
      <w:r w:rsidRPr="001A6A8F">
        <w:fldChar w:fldCharType="begin"/>
      </w:r>
      <w:r w:rsidRPr="001A6A8F">
        <w:instrText xml:space="preserve"> REF _Ref40465357 \h  \* MERGEFORMAT </w:instrText>
      </w:r>
      <w:r w:rsidRPr="001A6A8F">
        <w:fldChar w:fldCharType="separate"/>
      </w:r>
      <w:r w:rsidR="007E0F00" w:rsidRPr="007E0F00">
        <w:t xml:space="preserve">Obr. </w:t>
      </w:r>
      <w:r w:rsidR="007E0F00" w:rsidRPr="007E0F00">
        <w:rPr>
          <w:noProof/>
        </w:rPr>
        <w:t>6</w:t>
      </w:r>
      <w:r w:rsidR="007E0F00" w:rsidRPr="007E0F00">
        <w:t>.</w:t>
      </w:r>
      <w:r w:rsidR="007E0F00" w:rsidRPr="007E0F00">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0C559E88" w:rsidR="001A6A8F" w:rsidRDefault="00635108" w:rsidP="00350A05">
      <w:pPr>
        <w:pStyle w:val="BPDPNormln"/>
        <w:jc w:val="center"/>
      </w:pPr>
      <w:r>
        <w:rPr>
          <w:noProof/>
        </w:rPr>
        <w:lastRenderedPageBreak/>
        <w:drawing>
          <wp:inline distT="0" distB="0" distL="0" distR="0" wp14:anchorId="4BAF7EED" wp14:editId="099B1088">
            <wp:extent cx="4627872" cy="3240000"/>
            <wp:effectExtent l="0" t="0" r="190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ektrum_snare.emf"/>
                    <pic:cNvPicPr/>
                  </pic:nvPicPr>
                  <pic:blipFill>
                    <a:blip r:embed="rId40">
                      <a:extLst>
                        <a:ext uri="{28A0092B-C50C-407E-A947-70E740481C1C}">
                          <a14:useLocalDpi xmlns:a14="http://schemas.microsoft.com/office/drawing/2010/main" val="0"/>
                        </a:ext>
                      </a:extLst>
                    </a:blip>
                    <a:stretch>
                      <a:fillRect/>
                    </a:stretch>
                  </pic:blipFill>
                  <pic:spPr>
                    <a:xfrm>
                      <a:off x="0" y="0"/>
                      <a:ext cx="4627872" cy="3240000"/>
                    </a:xfrm>
                    <a:prstGeom prst="rect">
                      <a:avLst/>
                    </a:prstGeom>
                  </pic:spPr>
                </pic:pic>
              </a:graphicData>
            </a:graphic>
          </wp:inline>
        </w:drawing>
      </w:r>
    </w:p>
    <w:p w14:paraId="727A98E9" w14:textId="6862CEB8" w:rsidR="00FC6161" w:rsidRPr="001A6A8F" w:rsidRDefault="001A6A8F" w:rsidP="001A6A8F">
      <w:pPr>
        <w:pStyle w:val="Titulek"/>
        <w:jc w:val="center"/>
        <w:rPr>
          <w:b w:val="0"/>
        </w:rPr>
      </w:pPr>
      <w:bookmarkStart w:id="167" w:name="_Ref40465357"/>
      <w:bookmarkStart w:id="168" w:name="_Toc41489598"/>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4</w:t>
      </w:r>
      <w:r w:rsidR="00E73D21">
        <w:rPr>
          <w:b w:val="0"/>
        </w:rPr>
        <w:fldChar w:fldCharType="end"/>
      </w:r>
      <w:bookmarkEnd w:id="167"/>
      <w:r w:rsidRPr="001A6A8F">
        <w:rPr>
          <w:b w:val="0"/>
        </w:rPr>
        <w:t>: Srovnání energií spočtených ve frekvenčních pásmech s amplitudovým spektrem malého bubnu</w:t>
      </w:r>
      <w:bookmarkEnd w:id="168"/>
    </w:p>
    <w:p w14:paraId="2A8D4D25" w14:textId="38C1BC8C" w:rsidR="00006017" w:rsidRDefault="00001EC6" w:rsidP="001A6A8F">
      <w:pPr>
        <w:pStyle w:val="Nadpis2"/>
      </w:pPr>
      <w:r>
        <w:t xml:space="preserve"> </w:t>
      </w:r>
      <w:bookmarkStart w:id="169" w:name="_Toc41489571"/>
      <w:r w:rsidR="001A6A8F">
        <w:t>Analýza hlavních komponent</w:t>
      </w:r>
      <w:bookmarkEnd w:id="169"/>
    </w:p>
    <w:p w14:paraId="09D53EE4" w14:textId="0D05BD98" w:rsidR="00006017" w:rsidRDefault="00177593" w:rsidP="008010F8">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7E0F00">
        <w:t>4.3</w:t>
      </w:r>
      <w:r>
        <w:fldChar w:fldCharType="end"/>
      </w:r>
      <w:r w:rsidR="00006017">
        <w:t>.</w:t>
      </w:r>
    </w:p>
    <w:p w14:paraId="54DA5804" w14:textId="0C8D328D" w:rsidR="00006017" w:rsidRDefault="00006017" w:rsidP="008010F8">
      <w:pPr>
        <w:pStyle w:val="BPDPNormln"/>
      </w:pPr>
      <w:r>
        <w:t xml:space="preserve">Vstupem této funkce je matice vypočtených energií, kde řádky jsou frekvenčními </w:t>
      </w:r>
      <w:proofErr w:type="spellStart"/>
      <w:r>
        <w:t>pásm</w:t>
      </w:r>
      <w:r w:rsidR="00912727">
        <w:t>i</w:t>
      </w:r>
      <w:proofErr w:type="spellEnd"/>
      <w:r>
        <w:t xml:space="preserve"> a sloupce představují jednotlivé nahrávky úderů. Dalším vstupem je počet hlavních komponent, které budou vypočteny. </w:t>
      </w:r>
    </w:p>
    <w:p w14:paraId="51F4AFF9" w14:textId="2F8CB9DB" w:rsidR="003A29E9" w:rsidRDefault="003A29E9" w:rsidP="008010F8">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7E0F00" w:rsidRPr="007E0F00">
        <w:t xml:space="preserve">Tab. </w:t>
      </w:r>
      <w:r w:rsidR="007E0F00" w:rsidRPr="007E0F00">
        <w:rPr>
          <w:noProof/>
        </w:rPr>
        <w:t>6</w:t>
      </w:r>
      <w:r w:rsidR="007E0F00" w:rsidRPr="007E0F00">
        <w:t>.</w:t>
      </w:r>
      <w:r w:rsidR="007E0F00" w:rsidRPr="007E0F00">
        <w:rPr>
          <w:noProof/>
        </w:rPr>
        <w:t>2</w:t>
      </w:r>
      <w:r w:rsidR="00C53017" w:rsidRPr="00C53017">
        <w:fldChar w:fldCharType="end"/>
      </w:r>
      <w:r w:rsidR="00F36002">
        <w:t xml:space="preserve">) poslouží k určení počtu hlavních komponent. </w:t>
      </w:r>
    </w:p>
    <w:p w14:paraId="6D696113" w14:textId="77777777" w:rsidR="0035367B" w:rsidRDefault="0035367B" w:rsidP="008010F8">
      <w:pPr>
        <w:pStyle w:val="BPDPNormln"/>
      </w:pPr>
    </w:p>
    <w:p w14:paraId="586AAC0F" w14:textId="573B676A" w:rsidR="00C53017" w:rsidRPr="00C53017" w:rsidRDefault="00C53017" w:rsidP="00C53017">
      <w:pPr>
        <w:pStyle w:val="Titulek"/>
        <w:keepNext/>
        <w:jc w:val="center"/>
        <w:rPr>
          <w:b w:val="0"/>
        </w:rPr>
      </w:pPr>
      <w:bookmarkStart w:id="170" w:name="_Ref40532841"/>
      <w:bookmarkStart w:id="171" w:name="_Toc41489614"/>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2</w:t>
      </w:r>
      <w:r w:rsidR="00982B7F">
        <w:rPr>
          <w:b w:val="0"/>
        </w:rPr>
        <w:fldChar w:fldCharType="end"/>
      </w:r>
      <w:bookmarkEnd w:id="170"/>
      <w:r w:rsidRPr="00C53017">
        <w:rPr>
          <w:b w:val="0"/>
        </w:rPr>
        <w:t>: Vlastní čísla [%]</w:t>
      </w:r>
      <w:bookmarkEnd w:id="171"/>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0A05">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0A05">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0A05">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0A05">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0A05">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0A05">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0A05">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0A05">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0A05">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0A05">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0A05">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0A05">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0A05">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0A05">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0A05">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0A05">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0A05">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0A05">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0A05">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0A05">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0A05">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0A05">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0A05">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0A05">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0A05">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0A05">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0A05">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0A05">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0A05">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0A05">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0A05">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0A05">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0A05">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0A05">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0A05">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0A05">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0A05">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0A05">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0A05">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0A05">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0A05">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0A05">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0A05">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0A05">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0A05">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0A05">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0A05">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0A05">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0A05">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0A05">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0A05">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0A05">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0A05">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0A05">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0A05">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0A05">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0A05">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0A05">
            <w:pPr>
              <w:pStyle w:val="BPDPNormln"/>
              <w:jc w:val="center"/>
            </w:pPr>
            <w:r>
              <w:t>-</w:t>
            </w:r>
          </w:p>
        </w:tc>
        <w:tc>
          <w:tcPr>
            <w:tcW w:w="865" w:type="dxa"/>
            <w:shd w:val="clear" w:color="auto" w:fill="D9E2F3" w:themeFill="accent1" w:themeFillTint="33"/>
            <w:vAlign w:val="center"/>
          </w:tcPr>
          <w:p w14:paraId="75475256" w14:textId="735231D5" w:rsidR="0035367B" w:rsidRDefault="0035367B" w:rsidP="00350A05">
            <w:pPr>
              <w:pStyle w:val="BPDPNormln"/>
              <w:jc w:val="center"/>
            </w:pPr>
            <w:r>
              <w:t>-</w:t>
            </w:r>
          </w:p>
        </w:tc>
        <w:tc>
          <w:tcPr>
            <w:tcW w:w="865" w:type="dxa"/>
            <w:shd w:val="clear" w:color="auto" w:fill="D9E2F3" w:themeFill="accent1" w:themeFillTint="33"/>
            <w:vAlign w:val="center"/>
          </w:tcPr>
          <w:p w14:paraId="4C2E9099" w14:textId="334EA254" w:rsidR="0035367B" w:rsidRDefault="0035367B" w:rsidP="00350A05">
            <w:pPr>
              <w:pStyle w:val="BPDPNormln"/>
              <w:jc w:val="center"/>
            </w:pPr>
            <w:r>
              <w:t>-</w:t>
            </w:r>
          </w:p>
        </w:tc>
      </w:tr>
    </w:tbl>
    <w:p w14:paraId="3D7F933D" w14:textId="62405C61" w:rsidR="00C53017" w:rsidRDefault="00C53017" w:rsidP="008010F8">
      <w:pPr>
        <w:pStyle w:val="BPDPNormln"/>
      </w:pPr>
    </w:p>
    <w:p w14:paraId="5A24F18B" w14:textId="0A7A7A72" w:rsidR="00C53017" w:rsidRDefault="00C53017" w:rsidP="008010F8">
      <w:pPr>
        <w:pStyle w:val="BPDPNormln"/>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7E0F00" w:rsidRPr="007E0F00">
        <w:t xml:space="preserve">Obr. </w:t>
      </w:r>
      <w:r w:rsidR="007E0F00" w:rsidRPr="007E0F00">
        <w:rPr>
          <w:noProof/>
        </w:rPr>
        <w:t>6</w:t>
      </w:r>
      <w:r w:rsidR="007E0F00" w:rsidRPr="007E0F00">
        <w:t>.</w:t>
      </w:r>
      <w:r w:rsidR="007E0F00" w:rsidRPr="007E0F00">
        <w:rPr>
          <w:noProof/>
        </w:rPr>
        <w:t>5</w:t>
      </w:r>
      <w:r w:rsidRPr="00C53017">
        <w:fldChar w:fldCharType="end"/>
      </w:r>
      <w:r>
        <w:t>) uveden i</w:t>
      </w:r>
      <w:r w:rsidRPr="00C53017">
        <w:t>ndexový graf úpatí vlastních čísel</w:t>
      </w:r>
      <w:r>
        <w:t>.</w:t>
      </w:r>
    </w:p>
    <w:p w14:paraId="7E33637F" w14:textId="77777777" w:rsidR="00C53017" w:rsidRDefault="00C53017" w:rsidP="00350A05">
      <w:pPr>
        <w:pStyle w:val="BPDPNormln"/>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330DAF9B" w:rsidR="00C53017" w:rsidRDefault="00C53017" w:rsidP="00C53017">
      <w:pPr>
        <w:pStyle w:val="Titulek"/>
        <w:jc w:val="center"/>
        <w:rPr>
          <w:b w:val="0"/>
        </w:rPr>
      </w:pPr>
      <w:bookmarkStart w:id="172" w:name="_Ref40533199"/>
      <w:bookmarkStart w:id="173" w:name="_Toc41489599"/>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72"/>
      <w:r w:rsidRPr="00C53017">
        <w:rPr>
          <w:b w:val="0"/>
        </w:rPr>
        <w:t>: Indexový graf úpatí vlastních čísel</w:t>
      </w:r>
      <w:bookmarkEnd w:id="173"/>
    </w:p>
    <w:p w14:paraId="49A5C7AD" w14:textId="77777777" w:rsidR="00276E99" w:rsidRDefault="00802FAB" w:rsidP="008010F8">
      <w:pPr>
        <w:pStyle w:val="BPDPNormln"/>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7A769151" w:rsidR="00006017" w:rsidRDefault="00276E99" w:rsidP="008010F8">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7E0F00" w:rsidRPr="007E0F00">
        <w:t xml:space="preserve">Obr. </w:t>
      </w:r>
      <w:r w:rsidR="007E0F00" w:rsidRPr="007E0F00">
        <w:rPr>
          <w:noProof/>
        </w:rPr>
        <w:t>6</w:t>
      </w:r>
      <w:r w:rsidR="007E0F00" w:rsidRPr="007E0F00">
        <w:t>.</w:t>
      </w:r>
      <w:r w:rsidR="007E0F00" w:rsidRPr="007E0F00">
        <w:rPr>
          <w:noProof/>
        </w:rPr>
        <w:t>6</w:t>
      </w:r>
      <w:r w:rsidR="00006017" w:rsidRPr="00576B16">
        <w:fldChar w:fldCharType="end"/>
      </w:r>
      <w:r w:rsidR="00006017">
        <w:t xml:space="preserve">). </w:t>
      </w:r>
    </w:p>
    <w:p w14:paraId="68710E0C" w14:textId="4DE3E8DD" w:rsidR="00006017" w:rsidRDefault="00EE03EF" w:rsidP="00350A05">
      <w:pPr>
        <w:pStyle w:val="BPDPNormln"/>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6C39EF75" w:rsidR="00006017" w:rsidRDefault="00006017" w:rsidP="00006017">
      <w:pPr>
        <w:pStyle w:val="Titulek"/>
        <w:jc w:val="center"/>
        <w:rPr>
          <w:b w:val="0"/>
          <w:bCs/>
        </w:rPr>
      </w:pPr>
      <w:bookmarkStart w:id="174" w:name="_Ref37070801"/>
      <w:bookmarkStart w:id="175" w:name="_Toc41489600"/>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7E0F00">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7E0F00">
        <w:rPr>
          <w:b w:val="0"/>
          <w:bCs/>
          <w:noProof/>
        </w:rPr>
        <w:t>6</w:t>
      </w:r>
      <w:r w:rsidR="00E73D21">
        <w:rPr>
          <w:b w:val="0"/>
          <w:bCs/>
        </w:rPr>
        <w:fldChar w:fldCharType="end"/>
      </w:r>
      <w:bookmarkEnd w:id="174"/>
      <w:r w:rsidRPr="00576B16">
        <w:rPr>
          <w:b w:val="0"/>
          <w:bCs/>
        </w:rPr>
        <w:t>: Graf komponentních vah</w:t>
      </w:r>
      <w:bookmarkEnd w:id="175"/>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4623471D" w:rsidR="0092239E" w:rsidRPr="0092239E" w:rsidRDefault="0092239E" w:rsidP="0092239E">
      <w:pPr>
        <w:pStyle w:val="Titulek"/>
        <w:jc w:val="center"/>
        <w:rPr>
          <w:b w:val="0"/>
        </w:rPr>
      </w:pPr>
      <w:bookmarkStart w:id="176" w:name="_Toc41489601"/>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r w:rsidRPr="0092239E">
        <w:rPr>
          <w:b w:val="0"/>
        </w:rPr>
        <w:t>: Výřez grafu komponentních vah</w:t>
      </w:r>
      <w:bookmarkEnd w:id="176"/>
    </w:p>
    <w:p w14:paraId="43C3B26A" w14:textId="1AFA5F12" w:rsidR="00006017" w:rsidRDefault="006E7A20" w:rsidP="008010F8">
      <w:pPr>
        <w:pStyle w:val="BPDPNormln"/>
      </w:pPr>
      <w:r>
        <w:t xml:space="preserve">Z grafu se dá usoudit, že tři hlavní skupiny frekvencí, které vystupují ze shluku, budou zásadní pro tři základní kategorie. </w:t>
      </w:r>
      <w:r w:rsidR="005E243D">
        <w:t>Frekvenční pásma s </w:t>
      </w:r>
      <w:proofErr w:type="spellStart"/>
      <w:r w:rsidR="005E243D">
        <w:t>fc</w:t>
      </w:r>
      <w:proofErr w:type="spellEnd"/>
      <w:r w:rsidR="005E243D">
        <w:t xml:space="preserve"> = 50 Hz a 60</w:t>
      </w:r>
      <w:r>
        <w:t xml:space="preserve"> Hz pro velký buben, 200 a</w:t>
      </w:r>
      <w:r w:rsidR="008144E7">
        <w:t> </w:t>
      </w:r>
      <w:r>
        <w:t xml:space="preserve">250 Hz </w:t>
      </w:r>
      <w:r w:rsidR="00696F5A">
        <w:t xml:space="preserve">pro malý buben a </w:t>
      </w:r>
      <w:r w:rsidR="005E243D">
        <w:t>frekvenční pásma s </w:t>
      </w:r>
      <w:proofErr w:type="spellStart"/>
      <w:r w:rsidR="005E243D">
        <w:t>fc</w:t>
      </w:r>
      <w:proofErr w:type="spellEnd"/>
      <w:r w:rsidR="005E243D">
        <w:t xml:space="preserve"> = </w:t>
      </w:r>
      <w:r w:rsidR="00696F5A">
        <w:t xml:space="preserve">4 000 až 8 000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EF09BE">
        <w:t xml:space="preserve"> a proto nejsou jejich typickými představiteli. </w:t>
      </w:r>
    </w:p>
    <w:p w14:paraId="6CAE28E7" w14:textId="75597566" w:rsidR="00663903" w:rsidRDefault="00663903" w:rsidP="008010F8">
      <w:pPr>
        <w:pStyle w:val="BPDPNormln"/>
      </w:pPr>
      <w:r>
        <w:t xml:space="preserve">Dalším výstupním parametrem je matice komponentního skóre. Nese označení </w:t>
      </w:r>
      <w:proofErr w:type="spellStart"/>
      <w: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7E0F00" w:rsidRPr="007E0F00">
        <w:t xml:space="preserve">Obr. </w:t>
      </w:r>
      <w:r w:rsidR="007E0F00" w:rsidRPr="007E0F00">
        <w:rPr>
          <w:noProof/>
        </w:rPr>
        <w:t>6</w:t>
      </w:r>
      <w:r w:rsidR="007E0F00" w:rsidRPr="007E0F00">
        <w:t>.</w:t>
      </w:r>
      <w:r w:rsidR="007E0F00" w:rsidRPr="007E0F00">
        <w:rPr>
          <w:noProof/>
        </w:rPr>
        <w:t>8</w:t>
      </w:r>
      <w:r w:rsidRPr="00663903">
        <w:fldChar w:fldCharType="end"/>
      </w:r>
      <w:r>
        <w:t>).</w:t>
      </w:r>
    </w:p>
    <w:p w14:paraId="6A59A90D" w14:textId="77777777" w:rsidR="00663903" w:rsidRDefault="00663903" w:rsidP="00350A05">
      <w:pPr>
        <w:pStyle w:val="BPDPNormln"/>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068A51C5" w:rsidR="00663903" w:rsidRDefault="00663903" w:rsidP="00663903">
      <w:pPr>
        <w:pStyle w:val="Titulek"/>
        <w:jc w:val="center"/>
        <w:rPr>
          <w:b w:val="0"/>
        </w:rPr>
      </w:pPr>
      <w:bookmarkStart w:id="177" w:name="_Ref40471095"/>
      <w:bookmarkStart w:id="178" w:name="_Toc41489602"/>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8</w:t>
      </w:r>
      <w:r w:rsidR="00E73D21">
        <w:rPr>
          <w:b w:val="0"/>
        </w:rPr>
        <w:fldChar w:fldCharType="end"/>
      </w:r>
      <w:bookmarkEnd w:id="177"/>
      <w:r w:rsidRPr="00663903">
        <w:rPr>
          <w:b w:val="0"/>
        </w:rPr>
        <w:t>: Graf komponentního skóre</w:t>
      </w:r>
      <w:bookmarkEnd w:id="178"/>
    </w:p>
    <w:p w14:paraId="747AA624" w14:textId="1A613516" w:rsidR="00663903" w:rsidRPr="00663903" w:rsidRDefault="00663903" w:rsidP="008010F8">
      <w:pPr>
        <w:pStyle w:val="BPDPNormln"/>
      </w:pPr>
      <w:r>
        <w:lastRenderedPageBreak/>
        <w:t>Na obrázku (</w:t>
      </w:r>
      <w:r w:rsidRPr="00663903">
        <w:fldChar w:fldCharType="begin"/>
      </w:r>
      <w:r w:rsidRPr="00663903">
        <w:instrText xml:space="preserve"> REF _Ref40471216 \h  \* MERGEFORMAT </w:instrText>
      </w:r>
      <w:r w:rsidRPr="00663903">
        <w:fldChar w:fldCharType="separate"/>
      </w:r>
      <w:r w:rsidR="007E0F00" w:rsidRPr="007E0F00">
        <w:t xml:space="preserve">Obr. </w:t>
      </w:r>
      <w:r w:rsidR="007E0F00" w:rsidRPr="007E0F00">
        <w:rPr>
          <w:noProof/>
        </w:rPr>
        <w:t>6</w:t>
      </w:r>
      <w:r w:rsidR="007E0F00" w:rsidRPr="007E0F00">
        <w:t>.</w:t>
      </w:r>
      <w:r w:rsidR="007E0F00" w:rsidRPr="007E0F00">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5F69CCE9" w:rsidR="00663903" w:rsidRDefault="00663903" w:rsidP="00663903">
      <w:pPr>
        <w:pStyle w:val="Titulek"/>
        <w:jc w:val="center"/>
        <w:rPr>
          <w:b w:val="0"/>
        </w:rPr>
      </w:pPr>
      <w:bookmarkStart w:id="179" w:name="_Ref40471216"/>
      <w:bookmarkStart w:id="180" w:name="_Toc41489603"/>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9</w:t>
      </w:r>
      <w:r w:rsidR="00E73D21">
        <w:rPr>
          <w:b w:val="0"/>
        </w:rPr>
        <w:fldChar w:fldCharType="end"/>
      </w:r>
      <w:bookmarkEnd w:id="179"/>
      <w:r w:rsidRPr="00663903">
        <w:rPr>
          <w:b w:val="0"/>
        </w:rPr>
        <w:t>: Výřez grafu komponentního skóre</w:t>
      </w:r>
      <w:bookmarkEnd w:id="180"/>
    </w:p>
    <w:p w14:paraId="684C7645" w14:textId="3E2049CA" w:rsidR="00C85B77" w:rsidRDefault="00276E99" w:rsidP="008010F8">
      <w:pPr>
        <w:pStyle w:val="BPDPNormln"/>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10A75601" w:rsidR="00C85B77" w:rsidRPr="00C85B77" w:rsidRDefault="00C85B77" w:rsidP="008010F8">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centrované hodnoty trénovacích dat a nová testovací data. Výstupem jsou komponentní skóre testovacích dat, převedených do vytrénovaného PCA prostoru.</w:t>
      </w:r>
    </w:p>
    <w:p w14:paraId="6DDD0D6D" w14:textId="77777777" w:rsidR="00CE16A8" w:rsidRPr="007C49A4" w:rsidRDefault="00CE16A8" w:rsidP="00CE16A8">
      <w:pPr>
        <w:pStyle w:val="Nadpis2"/>
      </w:pPr>
      <w:bookmarkStart w:id="181" w:name="_Toc41489573"/>
      <w:bookmarkStart w:id="182" w:name="_Toc40811045"/>
      <w:r>
        <w:t>Metoda podpůrných vektorů</w:t>
      </w:r>
      <w:bookmarkEnd w:id="182"/>
    </w:p>
    <w:p w14:paraId="54590D73" w14:textId="77777777" w:rsidR="00CE16A8" w:rsidRDefault="00CE16A8" w:rsidP="00CE16A8">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Jedná se o obecnou funkci pro výpočet různých klasifikátorů. Jedním z nich je i výpočet SVM pro více než dvě třidy. Vstupy této funkce jsou trénovací data a vektor štítků klasifikačních tříd, který označuje klasifikační třídy vstupních dat. Výstupem je model podpůrných vektorů připravený pro klasifikaci testovacích dat.</w:t>
      </w:r>
    </w:p>
    <w:p w14:paraId="7765E28B" w14:textId="77777777" w:rsidR="00CE16A8" w:rsidRDefault="00CE16A8" w:rsidP="00CE16A8">
      <w:pPr>
        <w:pStyle w:val="BPDPNormln"/>
      </w:pPr>
      <w:r>
        <w:t>Na obrázku (</w:t>
      </w:r>
      <w:r w:rsidRPr="006B0819">
        <w:fldChar w:fldCharType="begin"/>
      </w:r>
      <w:r w:rsidRPr="006B0819">
        <w:instrText xml:space="preserve"> REF _Ref40624558 \h  \* MERGEFORMAT </w:instrText>
      </w:r>
      <w:r w:rsidRPr="006B0819">
        <w:fldChar w:fldCharType="separate"/>
      </w:r>
      <w:r w:rsidRPr="000371A1">
        <w:t xml:space="preserve">Obr. </w:t>
      </w:r>
      <w:r w:rsidRPr="000371A1">
        <w:rPr>
          <w:noProof/>
        </w:rPr>
        <w:t>6</w:t>
      </w:r>
      <w:r w:rsidRPr="000371A1">
        <w:t>.</w:t>
      </w:r>
      <w:r w:rsidRPr="000371A1">
        <w:rPr>
          <w:noProof/>
        </w:rPr>
        <w:t>10</w:t>
      </w:r>
      <w:r w:rsidRPr="006B0819">
        <w:fldChar w:fldCharType="end"/>
      </w:r>
      <w:r>
        <w:t>) jsou zobrazeny hranice klasifikačních tříd SVM. Barevnou škálou je zobrazena pravděpodobnost příslušnosti do dané třídy. Body zobrazují trénovací data klasifikačního modelu. Graf je vynesen v prostoru prvních dvou hlavních komponent.</w:t>
      </w:r>
    </w:p>
    <w:p w14:paraId="1AB0F2AC" w14:textId="1C20BF7E" w:rsidR="00CE16A8" w:rsidRDefault="00CE16A8" w:rsidP="00CE16A8">
      <w:pPr>
        <w:pStyle w:val="BPDPNormln"/>
        <w:keepNext/>
        <w:jc w:val="center"/>
      </w:pPr>
      <w:r>
        <w:rPr>
          <w:noProof/>
        </w:rPr>
        <w:lastRenderedPageBreak/>
        <w:drawing>
          <wp:inline distT="0" distB="0" distL="0" distR="0" wp14:anchorId="2F5F15B3" wp14:editId="6880E39A">
            <wp:extent cx="4323559" cy="3240000"/>
            <wp:effectExtent l="0" t="0" r="127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VM_hranice.emf"/>
                    <pic:cNvPicPr/>
                  </pic:nvPicPr>
                  <pic:blipFill>
                    <a:blip r:embed="rId4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15A73D9" w14:textId="77777777" w:rsidR="00CE16A8" w:rsidRDefault="00CE16A8" w:rsidP="00CE16A8">
      <w:pPr>
        <w:pStyle w:val="Titulek"/>
        <w:jc w:val="center"/>
        <w:rPr>
          <w:b w:val="0"/>
        </w:rPr>
      </w:pPr>
      <w:bookmarkStart w:id="183" w:name="_Ref40624558"/>
      <w:bookmarkStart w:id="184" w:name="_Toc40811077"/>
      <w:r w:rsidRPr="006B0819">
        <w:rPr>
          <w:b w:val="0"/>
        </w:rPr>
        <w:t xml:space="preserve">Obr. </w:t>
      </w:r>
      <w:r>
        <w:rPr>
          <w:b w:val="0"/>
        </w:rPr>
        <w:fldChar w:fldCharType="begin"/>
      </w:r>
      <w:r>
        <w:rPr>
          <w:b w:val="0"/>
        </w:rPr>
        <w:instrText xml:space="preserve"> STYLEREF 1 \s </w:instrText>
      </w:r>
      <w:r>
        <w:rPr>
          <w:b w:val="0"/>
        </w:rPr>
        <w:fldChar w:fldCharType="separate"/>
      </w:r>
      <w:r>
        <w:rPr>
          <w:b w:val="0"/>
          <w:noProof/>
        </w:rPr>
        <w:t>6</w:t>
      </w:r>
      <w:r>
        <w:rPr>
          <w:b w:val="0"/>
        </w:rPr>
        <w:fldChar w:fldCharType="end"/>
      </w:r>
      <w:r>
        <w:rPr>
          <w:b w:val="0"/>
        </w:rPr>
        <w:t>.</w:t>
      </w:r>
      <w:r>
        <w:rPr>
          <w:b w:val="0"/>
        </w:rPr>
        <w:fldChar w:fldCharType="begin"/>
      </w:r>
      <w:r>
        <w:rPr>
          <w:b w:val="0"/>
        </w:rPr>
        <w:instrText xml:space="preserve"> SEQ Obr. \* ARABIC \s 1 </w:instrText>
      </w:r>
      <w:r>
        <w:rPr>
          <w:b w:val="0"/>
        </w:rPr>
        <w:fldChar w:fldCharType="separate"/>
      </w:r>
      <w:r>
        <w:rPr>
          <w:b w:val="0"/>
          <w:noProof/>
        </w:rPr>
        <w:t>10</w:t>
      </w:r>
      <w:r>
        <w:rPr>
          <w:b w:val="0"/>
        </w:rPr>
        <w:fldChar w:fldCharType="end"/>
      </w:r>
      <w:bookmarkEnd w:id="183"/>
      <w:r w:rsidRPr="006B0819">
        <w:rPr>
          <w:b w:val="0"/>
        </w:rPr>
        <w:t>: Hranice klasifikačních tříd</w:t>
      </w:r>
      <w:bookmarkEnd w:id="184"/>
    </w:p>
    <w:p w14:paraId="561B0A9F" w14:textId="77777777" w:rsidR="00CE16A8" w:rsidRDefault="00CE16A8" w:rsidP="00CE16A8">
      <w:pPr>
        <w:pStyle w:val="BPDPNormln"/>
        <w:ind w:firstLine="0"/>
      </w:pPr>
      <w:r>
        <w:t>Na obrázku (</w:t>
      </w:r>
      <w:r w:rsidRPr="006B0819">
        <w:fldChar w:fldCharType="begin"/>
      </w:r>
      <w:r w:rsidRPr="006B0819">
        <w:instrText xml:space="preserve"> REF _Ref40624676 \h  \* MERGEFORMAT </w:instrText>
      </w:r>
      <w:r w:rsidRPr="006B0819">
        <w:fldChar w:fldCharType="separate"/>
      </w:r>
      <w:r w:rsidRPr="000371A1">
        <w:t xml:space="preserve">Obr. </w:t>
      </w:r>
      <w:r w:rsidRPr="000371A1">
        <w:rPr>
          <w:noProof/>
        </w:rPr>
        <w:t>6</w:t>
      </w:r>
      <w:r w:rsidRPr="000371A1">
        <w:t>.</w:t>
      </w:r>
      <w:r w:rsidRPr="000371A1">
        <w:rPr>
          <w:noProof/>
        </w:rPr>
        <w:t>11</w:t>
      </w:r>
      <w:r w:rsidRPr="006B0819">
        <w:fldChar w:fldCharType="end"/>
      </w:r>
      <w:r>
        <w:t xml:space="preserve">) je opět uveden výřez shluku. Z těchto obrázků se může zdát, že hraniční prostory klasifikačních tříd úplně neodpovídají rozložení trénovacích dat. Což může být způsobeno vynesením v prostoru pouze dvou hlavních komponent. Takovéto zobrazení vysvětluje pouze 55 % rozptylu trénovacích dat před výpočtem PCA. </w:t>
      </w:r>
    </w:p>
    <w:p w14:paraId="667357D7" w14:textId="5039F312" w:rsidR="00CE16A8" w:rsidRDefault="00CE16A8" w:rsidP="00CE16A8">
      <w:pPr>
        <w:keepNext/>
        <w:jc w:val="center"/>
      </w:pPr>
      <w:r>
        <w:rPr>
          <w:noProof/>
        </w:rPr>
        <w:drawing>
          <wp:inline distT="0" distB="0" distL="0" distR="0" wp14:anchorId="5A2EDA58" wp14:editId="5A134B15">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hranice_zoom.emf"/>
                    <pic:cNvPicPr/>
                  </pic:nvPicPr>
                  <pic:blipFill>
                    <a:blip r:embed="rId4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1FDCA63" w14:textId="77777777" w:rsidR="00CE16A8" w:rsidRPr="006B0819" w:rsidRDefault="00CE16A8" w:rsidP="00CE16A8">
      <w:pPr>
        <w:pStyle w:val="Titulek"/>
        <w:jc w:val="center"/>
        <w:rPr>
          <w:b w:val="0"/>
        </w:rPr>
      </w:pPr>
      <w:bookmarkStart w:id="185" w:name="_Ref40624676"/>
      <w:bookmarkStart w:id="186" w:name="_Toc40811078"/>
      <w:r w:rsidRPr="006B0819">
        <w:rPr>
          <w:b w:val="0"/>
        </w:rPr>
        <w:t xml:space="preserve">Obr. </w:t>
      </w:r>
      <w:r>
        <w:rPr>
          <w:b w:val="0"/>
        </w:rPr>
        <w:fldChar w:fldCharType="begin"/>
      </w:r>
      <w:r>
        <w:rPr>
          <w:b w:val="0"/>
        </w:rPr>
        <w:instrText xml:space="preserve"> STYLEREF 1 \s </w:instrText>
      </w:r>
      <w:r>
        <w:rPr>
          <w:b w:val="0"/>
        </w:rPr>
        <w:fldChar w:fldCharType="separate"/>
      </w:r>
      <w:r>
        <w:rPr>
          <w:b w:val="0"/>
          <w:noProof/>
        </w:rPr>
        <w:t>6</w:t>
      </w:r>
      <w:r>
        <w:rPr>
          <w:b w:val="0"/>
        </w:rPr>
        <w:fldChar w:fldCharType="end"/>
      </w:r>
      <w:r>
        <w:rPr>
          <w:b w:val="0"/>
        </w:rPr>
        <w:t>.</w:t>
      </w:r>
      <w:r>
        <w:rPr>
          <w:b w:val="0"/>
        </w:rPr>
        <w:fldChar w:fldCharType="begin"/>
      </w:r>
      <w:r>
        <w:rPr>
          <w:b w:val="0"/>
        </w:rPr>
        <w:instrText xml:space="preserve"> SEQ Obr. \* ARABIC \s 1 </w:instrText>
      </w:r>
      <w:r>
        <w:rPr>
          <w:b w:val="0"/>
        </w:rPr>
        <w:fldChar w:fldCharType="separate"/>
      </w:r>
      <w:r>
        <w:rPr>
          <w:b w:val="0"/>
          <w:noProof/>
        </w:rPr>
        <w:t>11</w:t>
      </w:r>
      <w:r>
        <w:rPr>
          <w:b w:val="0"/>
        </w:rPr>
        <w:fldChar w:fldCharType="end"/>
      </w:r>
      <w:bookmarkEnd w:id="185"/>
      <w:r w:rsidRPr="006B0819">
        <w:rPr>
          <w:b w:val="0"/>
        </w:rPr>
        <w:t>: Výřez hranic klasifikačních tříd</w:t>
      </w:r>
      <w:bookmarkEnd w:id="186"/>
    </w:p>
    <w:p w14:paraId="304A3EC3" w14:textId="77777777" w:rsidR="00CE16A8" w:rsidRPr="00956B90" w:rsidRDefault="00CE16A8" w:rsidP="00CE16A8">
      <w:pPr>
        <w:pStyle w:val="BPDPNormln"/>
      </w:pPr>
      <w:r>
        <w:t>Pro klasifikaci testovacích dat podle vytrén</w:t>
      </w:r>
      <w:bookmarkStart w:id="187" w:name="_GoBack"/>
      <w:bookmarkEnd w:id="187"/>
      <w:r>
        <w:t xml:space="preserve">ovaného modelu, byla využita funkce </w:t>
      </w:r>
      <w:proofErr w:type="spellStart"/>
      <w:r>
        <w:t>Matlabu</w:t>
      </w:r>
      <w:proofErr w:type="spellEnd"/>
      <w:r>
        <w:t xml:space="preserve"> </w:t>
      </w:r>
      <w:proofErr w:type="spellStart"/>
      <w:r w:rsidRPr="00956B90">
        <w:rPr>
          <w:i/>
        </w:rPr>
        <w:t>predict</w:t>
      </w:r>
      <w:proofErr w:type="spellEnd"/>
      <w:r>
        <w:t xml:space="preserve">. Vstupy této funkce jsou model SVM a testovací data převedená </w:t>
      </w:r>
      <w:r>
        <w:lastRenderedPageBreak/>
        <w:t>do prostoru PCA. Výstupy jsou vektor s predikovanými štítky tříd a pravděpodobnostní matice příslušnosti dané třídy.</w:t>
      </w:r>
    </w:p>
    <w:p w14:paraId="467AF040" w14:textId="52B3C54D" w:rsidR="006A5E2C" w:rsidRDefault="00E6702C" w:rsidP="006A5E2C">
      <w:pPr>
        <w:pStyle w:val="Nadpis2"/>
      </w:pPr>
      <w:r>
        <w:t>Výstupy a výsledky programu</w:t>
      </w:r>
      <w:bookmarkEnd w:id="181"/>
      <w:r>
        <w:t xml:space="preserve"> </w:t>
      </w:r>
    </w:p>
    <w:p w14:paraId="2A98D11D" w14:textId="5C3A2EB4" w:rsidR="00C944A3" w:rsidRDefault="00E46F64" w:rsidP="008010F8">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8010F8">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7E6C36B5" w:rsidR="00840E63" w:rsidRDefault="00840E63" w:rsidP="008010F8">
      <w:pPr>
        <w:pStyle w:val="BPDPNormln"/>
      </w:pPr>
      <w:r>
        <w:t>Na obrázku (</w:t>
      </w:r>
      <w:r w:rsidRPr="00840E63">
        <w:fldChar w:fldCharType="begin"/>
      </w:r>
      <w:r w:rsidRPr="00840E63">
        <w:instrText xml:space="preserve"> REF _Ref40704152 \h  \* MERGEFORMAT </w:instrText>
      </w:r>
      <w:r w:rsidRPr="00840E63">
        <w:fldChar w:fldCharType="separate"/>
      </w:r>
      <w:r w:rsidR="007E0F00" w:rsidRPr="007E0F00">
        <w:t xml:space="preserve">Obr. </w:t>
      </w:r>
      <w:r w:rsidR="007E0F00" w:rsidRPr="007E0F00">
        <w:rPr>
          <w:noProof/>
        </w:rPr>
        <w:t>6</w:t>
      </w:r>
      <w:r w:rsidR="007E0F00" w:rsidRPr="007E0F00">
        <w:t>.</w:t>
      </w:r>
      <w:r w:rsidR="007E0F00" w:rsidRPr="007E0F00">
        <w:rPr>
          <w:noProof/>
        </w:rPr>
        <w:t>10</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Sytém tedy tento úder vyhodnotil jako úder na malý buben. </w:t>
      </w:r>
    </w:p>
    <w:p w14:paraId="17A1FB74" w14:textId="77777777" w:rsidR="00840E63" w:rsidRDefault="00840E63" w:rsidP="008010F8">
      <w:pPr>
        <w:pStyle w:val="BPDPNormln"/>
      </w:pPr>
    </w:p>
    <w:p w14:paraId="461C97C6" w14:textId="77777777" w:rsidR="00840E63" w:rsidRDefault="00840E63" w:rsidP="00350A05">
      <w:pPr>
        <w:pStyle w:val="BPDPNormln"/>
        <w:jc w:val="center"/>
      </w:pPr>
      <w:r>
        <w:rPr>
          <w:noProof/>
        </w:rPr>
        <w:drawing>
          <wp:inline distT="0" distB="0" distL="0" distR="0" wp14:anchorId="69F26C47" wp14:editId="3C75F2A8">
            <wp:extent cx="5066352" cy="3419475"/>
            <wp:effectExtent l="0" t="0" r="127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72970" cy="3423942"/>
                    </a:xfrm>
                    <a:prstGeom prst="rect">
                      <a:avLst/>
                    </a:prstGeom>
                  </pic:spPr>
                </pic:pic>
              </a:graphicData>
            </a:graphic>
          </wp:inline>
        </w:drawing>
      </w:r>
    </w:p>
    <w:p w14:paraId="180CA61C" w14:textId="78EE4347" w:rsidR="00840E63" w:rsidRPr="00840E63" w:rsidRDefault="00840E63" w:rsidP="00840E63">
      <w:pPr>
        <w:pStyle w:val="Titulek"/>
        <w:jc w:val="center"/>
        <w:rPr>
          <w:b w:val="0"/>
        </w:rPr>
      </w:pPr>
      <w:bookmarkStart w:id="188" w:name="_Ref40704152"/>
      <w:bookmarkStart w:id="189" w:name="_Toc41489604"/>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10</w:t>
      </w:r>
      <w:r w:rsidR="00E73D21">
        <w:rPr>
          <w:b w:val="0"/>
        </w:rPr>
        <w:fldChar w:fldCharType="end"/>
      </w:r>
      <w:bookmarkEnd w:id="188"/>
      <w:r w:rsidRPr="00840E63">
        <w:rPr>
          <w:b w:val="0"/>
        </w:rPr>
        <w:t>: Grafický výstup programu</w:t>
      </w:r>
      <w:bookmarkEnd w:id="189"/>
    </w:p>
    <w:p w14:paraId="2C0CA3DC" w14:textId="00D00EFA" w:rsidR="00FC77FD" w:rsidRPr="00F707CF" w:rsidRDefault="00FD1FE0" w:rsidP="008010F8">
      <w:pPr>
        <w:pStyle w:val="BPDPNormln"/>
      </w:pPr>
      <w:r w:rsidRPr="00F707CF">
        <w:t>Posledním blokem je tabulka, ve které jsou uvedeny názvy tříd kam byly jednotlivé údery přiřazeny a časové značky začátků a konců těchto úderů.</w:t>
      </w:r>
    </w:p>
    <w:p w14:paraId="48DB42FE" w14:textId="444A044E" w:rsidR="00FD1FE0" w:rsidRDefault="001F003F" w:rsidP="008010F8">
      <w:pPr>
        <w:pStyle w:val="BPDPNormln"/>
      </w:pPr>
      <w:r w:rsidRPr="00F707CF">
        <w:lastRenderedPageBreak/>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982B7F">
        <w:fldChar w:fldCharType="begin"/>
      </w:r>
      <w:r w:rsidR="00982B7F">
        <w:instrText xml:space="preserve"> REF _Ref33209722 \h </w:instrText>
      </w:r>
      <w:r w:rsidR="00982B7F">
        <w:fldChar w:fldCharType="separate"/>
      </w:r>
      <w:r w:rsidR="007E0F00" w:rsidRPr="00B4066B">
        <w:rPr>
          <w:b/>
        </w:rPr>
        <w:t xml:space="preserve">Tab. </w:t>
      </w:r>
      <w:r w:rsidR="007E0F00">
        <w:rPr>
          <w:b/>
          <w:noProof/>
        </w:rPr>
        <w:t>3</w:t>
      </w:r>
      <w:r w:rsidR="007E0F00" w:rsidRPr="00B4066B">
        <w:rPr>
          <w:b/>
        </w:rPr>
        <w:t>.</w:t>
      </w:r>
      <w:r w:rsidR="007E0F00">
        <w:rPr>
          <w:b/>
          <w:noProof/>
        </w:rPr>
        <w:t>1</w:t>
      </w:r>
      <w:r w:rsidR="00982B7F">
        <w:fldChar w:fldCharType="end"/>
      </w:r>
      <w:r w:rsidR="00F707CF" w:rsidRPr="00F707CF">
        <w:t>)</w:t>
      </w:r>
      <w:r w:rsidR="00F707CF">
        <w:t xml:space="preserve">. Kompletní výsledky tohoto testu jsou uvedeny </w:t>
      </w:r>
      <w:r w:rsidR="00803FF4">
        <w:t>v příloze. (</w:t>
      </w:r>
      <w:r w:rsidR="00803FF4">
        <w:fldChar w:fldCharType="begin"/>
      </w:r>
      <w:r w:rsidR="00803FF4">
        <w:instrText xml:space="preserve"> REF _Ref40454778 \r \h </w:instrText>
      </w:r>
      <w:r w:rsidR="00803FF4">
        <w:fldChar w:fldCharType="separate"/>
      </w:r>
      <w:r w:rsidR="007E0F00">
        <w:t>Příloha 1 -</w:t>
      </w:r>
      <w:r w:rsidR="00803FF4">
        <w:fldChar w:fldCharType="end"/>
      </w:r>
      <w:r w:rsidR="00803FF4">
        <w:t>)</w:t>
      </w:r>
      <w:r w:rsidR="00982B7F">
        <w:t xml:space="preserve"> Hodnoty jsou uváděny v procentech. Zelenou barvou jsou označeny správně vyhodnocené třídy. Žlutou barvou jsou</w:t>
      </w:r>
      <w:r w:rsidR="00323C0E">
        <w:t xml:space="preserve"> označené nesprávně vyhodnocené třídy, které jsou k dané třídě podobné. Červenou barvou jsou označený zbylé nesprávně vyhodnocené třídy.</w:t>
      </w:r>
    </w:p>
    <w:p w14:paraId="5168756B" w14:textId="4109D0DB" w:rsidR="00982B7F" w:rsidRPr="00982B7F" w:rsidRDefault="00982B7F" w:rsidP="00982B7F">
      <w:pPr>
        <w:pStyle w:val="Titulek"/>
        <w:keepNext/>
        <w:jc w:val="center"/>
        <w:rPr>
          <w:b w:val="0"/>
        </w:rPr>
      </w:pPr>
      <w:bookmarkStart w:id="190" w:name="_Toc41489615"/>
      <w:r w:rsidRPr="00982B7F">
        <w:rPr>
          <w:b w:val="0"/>
        </w:rPr>
        <w:t xml:space="preserve">Tab. </w:t>
      </w:r>
      <w:r w:rsidRPr="00982B7F">
        <w:rPr>
          <w:b w:val="0"/>
        </w:rPr>
        <w:fldChar w:fldCharType="begin"/>
      </w:r>
      <w:r w:rsidRPr="00982B7F">
        <w:rPr>
          <w:b w:val="0"/>
        </w:rPr>
        <w:instrText xml:space="preserve"> STYLEREF 1 \s </w:instrText>
      </w:r>
      <w:r w:rsidRPr="00982B7F">
        <w:rPr>
          <w:b w:val="0"/>
        </w:rPr>
        <w:fldChar w:fldCharType="separate"/>
      </w:r>
      <w:r w:rsidR="007E0F00">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007E0F00">
        <w:rPr>
          <w:b w:val="0"/>
          <w:noProof/>
        </w:rPr>
        <w:t>3</w:t>
      </w:r>
      <w:r w:rsidRPr="00982B7F">
        <w:rPr>
          <w:b w:val="0"/>
        </w:rPr>
        <w:fldChar w:fldCharType="end"/>
      </w:r>
      <w:r w:rsidRPr="00982B7F">
        <w:rPr>
          <w:b w:val="0"/>
        </w:rPr>
        <w:t>: Tabulka záměn rozpoznávacího systému</w:t>
      </w:r>
      <w:bookmarkEnd w:id="190"/>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803FF4">
        <w:trPr>
          <w:trHeight w:val="555"/>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4BC3BAC9" w14:textId="67953A48"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2EE18D08" w14:textId="0DA295B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444EBA7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28828449"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8010F8">
      <w:pPr>
        <w:pStyle w:val="BPDPNormln"/>
      </w:pPr>
    </w:p>
    <w:p w14:paraId="32821D4B" w14:textId="79E5A0FB" w:rsidR="00982B7F" w:rsidRDefault="00982B7F" w:rsidP="008010F8">
      <w:pPr>
        <w:pStyle w:val="BPDPNormln"/>
      </w:pPr>
      <w:r>
        <w:t>Celková pravděpodobnost na úspěšnou klasifikaci úderu je 75 %. Z tabulky záměn vyplývá, že něj</w:t>
      </w:r>
      <w:r w:rsidR="008144E7">
        <w:t xml:space="preserve"> </w:t>
      </w:r>
      <w:r>
        <w:t xml:space="preserve">obtížněji klasifikovatelné třídy jsou hi-hat a </w:t>
      </w:r>
      <w:proofErr w:type="spellStart"/>
      <w:r>
        <w:t>ride</w:t>
      </w:r>
      <w:proofErr w:type="spellEnd"/>
      <w:r>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4E7F45FC" w:rsidR="00615192" w:rsidRDefault="00AA7228" w:rsidP="00350A05">
      <w:pPr>
        <w:pStyle w:val="BPDPNormln"/>
        <w:jc w:val="center"/>
      </w:pPr>
      <w:r>
        <w:rPr>
          <w:noProof/>
        </w:rPr>
        <w:drawing>
          <wp:inline distT="0" distB="0" distL="0" distR="0" wp14:anchorId="03ACACBE" wp14:editId="26451382">
            <wp:extent cx="3661875" cy="2740500"/>
            <wp:effectExtent l="0" t="0" r="0" b="317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ektrum sn a kick.emf"/>
                    <pic:cNvPicPr/>
                  </pic:nvPicPr>
                  <pic:blipFill>
                    <a:blip r:embed="rId49">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3D25BCEC" w:rsidR="000976B1" w:rsidRPr="00615192" w:rsidRDefault="00615192" w:rsidP="00615192">
      <w:pPr>
        <w:pStyle w:val="Titulek"/>
        <w:jc w:val="center"/>
        <w:rPr>
          <w:b w:val="0"/>
        </w:rPr>
      </w:pPr>
      <w:bookmarkStart w:id="191" w:name="_Ref40711475"/>
      <w:bookmarkStart w:id="192" w:name="_Toc41489605"/>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11</w:t>
      </w:r>
      <w:r w:rsidR="00E73D21">
        <w:rPr>
          <w:b w:val="0"/>
        </w:rPr>
        <w:fldChar w:fldCharType="end"/>
      </w:r>
      <w:bookmarkEnd w:id="191"/>
      <w:r w:rsidRPr="00615192">
        <w:rPr>
          <w:b w:val="0"/>
        </w:rPr>
        <w:t>: Spektra nahrávek úderu na malý a velký buben</w:t>
      </w:r>
      <w:bookmarkEnd w:id="192"/>
    </w:p>
    <w:p w14:paraId="710777E2" w14:textId="4110B15F" w:rsidR="00363491" w:rsidRDefault="00615192" w:rsidP="008010F8">
      <w:pPr>
        <w:pStyle w:val="BPDPNormln"/>
      </w:pPr>
      <w:r>
        <w:lastRenderedPageBreak/>
        <w:t>Na obrázku (</w:t>
      </w:r>
      <w:r w:rsidRPr="00615192">
        <w:fldChar w:fldCharType="begin"/>
      </w:r>
      <w:r w:rsidRPr="00615192">
        <w:instrText xml:space="preserve"> REF _Ref40711475 \h  \* MERGEFORMAT </w:instrText>
      </w:r>
      <w:r w:rsidRPr="00615192">
        <w:fldChar w:fldCharType="separate"/>
      </w:r>
      <w:r w:rsidR="007E0F00" w:rsidRPr="007E0F00">
        <w:t xml:space="preserve">Obr. </w:t>
      </w:r>
      <w:r w:rsidR="007E0F00" w:rsidRPr="007E0F00">
        <w:rPr>
          <w:noProof/>
        </w:rPr>
        <w:t>6</w:t>
      </w:r>
      <w:r w:rsidR="007E0F00" w:rsidRPr="007E0F00">
        <w:t>.</w:t>
      </w:r>
      <w:r w:rsidR="007E0F00" w:rsidRPr="007E0F00">
        <w:rPr>
          <w:noProof/>
        </w:rPr>
        <w:t>11</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007E0F00" w:rsidRPr="007E0F00">
        <w:t xml:space="preserve">Obr. </w:t>
      </w:r>
      <w:r w:rsidR="007E0F00" w:rsidRPr="007E0F00">
        <w:rPr>
          <w:noProof/>
        </w:rPr>
        <w:t>6</w:t>
      </w:r>
      <w:r w:rsidR="007E0F00" w:rsidRPr="007E0F00">
        <w:t>.</w:t>
      </w:r>
      <w:r w:rsidR="007E0F00" w:rsidRPr="007E0F00">
        <w:rPr>
          <w:noProof/>
        </w:rPr>
        <w:t>12</w:t>
      </w:r>
      <w:r w:rsidRPr="00CA0866">
        <w:fldChar w:fldCharType="end"/>
      </w:r>
      <w:r>
        <w:t xml:space="preserve">) se nachází spektra činelů. </w:t>
      </w:r>
    </w:p>
    <w:p w14:paraId="572162E2" w14:textId="6FFFC650" w:rsidR="00CA0866" w:rsidRDefault="0091730D" w:rsidP="00350A05">
      <w:pPr>
        <w:pStyle w:val="BPDPNormln"/>
        <w:jc w:val="center"/>
      </w:pPr>
      <w:r>
        <w:rPr>
          <w:noProof/>
        </w:rPr>
        <w:drawing>
          <wp:inline distT="0" distB="0" distL="0" distR="0" wp14:anchorId="4267DB15" wp14:editId="216EA0EC">
            <wp:extent cx="5400000" cy="3013408"/>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ektrum_oh.emf"/>
                    <pic:cNvPicPr/>
                  </pic:nvPicPr>
                  <pic:blipFill>
                    <a:blip r:embed="rId50">
                      <a:extLst>
                        <a:ext uri="{28A0092B-C50C-407E-A947-70E740481C1C}">
                          <a14:useLocalDpi xmlns:a14="http://schemas.microsoft.com/office/drawing/2010/main" val="0"/>
                        </a:ext>
                      </a:extLst>
                    </a:blip>
                    <a:stretch>
                      <a:fillRect/>
                    </a:stretch>
                  </pic:blipFill>
                  <pic:spPr>
                    <a:xfrm>
                      <a:off x="0" y="0"/>
                      <a:ext cx="5400000" cy="3013408"/>
                    </a:xfrm>
                    <a:prstGeom prst="rect">
                      <a:avLst/>
                    </a:prstGeom>
                  </pic:spPr>
                </pic:pic>
              </a:graphicData>
            </a:graphic>
          </wp:inline>
        </w:drawing>
      </w:r>
    </w:p>
    <w:p w14:paraId="77A2DB7F" w14:textId="38EEE079" w:rsidR="00363491" w:rsidRDefault="00CA0866" w:rsidP="00CA0866">
      <w:pPr>
        <w:pStyle w:val="Titulek"/>
        <w:jc w:val="center"/>
        <w:rPr>
          <w:b w:val="0"/>
        </w:rPr>
      </w:pPr>
      <w:bookmarkStart w:id="193" w:name="_Ref40710491"/>
      <w:bookmarkStart w:id="194" w:name="_Toc41489606"/>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12</w:t>
      </w:r>
      <w:r w:rsidR="00E73D21">
        <w:rPr>
          <w:b w:val="0"/>
        </w:rPr>
        <w:fldChar w:fldCharType="end"/>
      </w:r>
      <w:bookmarkEnd w:id="193"/>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bookmarkEnd w:id="194"/>
      <w:proofErr w:type="spellEnd"/>
    </w:p>
    <w:p w14:paraId="56446BDD" w14:textId="49C6519A" w:rsidR="00615192" w:rsidRDefault="00615192" w:rsidP="008010F8">
      <w:pPr>
        <w:pStyle w:val="BPDPNormln"/>
      </w:pPr>
      <w:r>
        <w:t>Na těchto obrázcích je vidět, že spektra činelů si jsou navzájem podobná, na rozdíl od spekter bubnů. Tato podobnost spekter vede k záměně některých nahrávek činelů.</w:t>
      </w:r>
    </w:p>
    <w:p w14:paraId="58354F8B" w14:textId="53BB7B95" w:rsidR="00615192" w:rsidRDefault="003A3291" w:rsidP="008010F8">
      <w:pPr>
        <w:pStyle w:val="BPDPNormln"/>
      </w:pPr>
      <w:r>
        <w:t>Nejslabším článkem celého programu je detektor začátků a konců úderů. I přes normalizaci hlasitosti a úpravu dynamiky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7E0F00" w:rsidRPr="007E0F00">
        <w:t xml:space="preserve">Obr. </w:t>
      </w:r>
      <w:r w:rsidR="007E0F00" w:rsidRPr="007E0F00">
        <w:rPr>
          <w:noProof/>
        </w:rPr>
        <w:t>6</w:t>
      </w:r>
      <w:r w:rsidR="007E0F00" w:rsidRPr="007E0F00">
        <w:t>.</w:t>
      </w:r>
      <w:r w:rsidR="007E0F00" w:rsidRPr="007E0F00">
        <w:rPr>
          <w:noProof/>
        </w:rPr>
        <w:t>13</w:t>
      </w:r>
      <w:r w:rsidR="00E73D21" w:rsidRPr="00E73D21">
        <w:fldChar w:fldCharType="end"/>
      </w:r>
      <w:r w:rsidR="00E73D21">
        <w:t>).</w:t>
      </w:r>
    </w:p>
    <w:p w14:paraId="24D56F7E" w14:textId="2B22F42A" w:rsidR="003A3291" w:rsidRDefault="003A3291" w:rsidP="008010F8">
      <w:pPr>
        <w:pStyle w:val="BPDPNormln"/>
      </w:pPr>
    </w:p>
    <w:p w14:paraId="684D9194" w14:textId="28779520" w:rsidR="00E73D21" w:rsidRDefault="004F3C51" w:rsidP="00350A05">
      <w:pPr>
        <w:pStyle w:val="BPDPNormln"/>
        <w:jc w:val="center"/>
      </w:pPr>
      <w:r>
        <w:rPr>
          <w:noProof/>
        </w:rPr>
        <w:drawing>
          <wp:inline distT="0" distB="0" distL="0" distR="0" wp14:anchorId="0EA0AE31" wp14:editId="75085327">
            <wp:extent cx="4320000" cy="2357888"/>
            <wp:effectExtent l="0" t="0" r="4445" b="444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dsample.emf"/>
                    <pic:cNvPicPr/>
                  </pic:nvPicPr>
                  <pic:blipFill>
                    <a:blip r:embed="rId51">
                      <a:extLst>
                        <a:ext uri="{28A0092B-C50C-407E-A947-70E740481C1C}">
                          <a14:useLocalDpi xmlns:a14="http://schemas.microsoft.com/office/drawing/2010/main" val="0"/>
                        </a:ext>
                      </a:extLst>
                    </a:blip>
                    <a:stretch>
                      <a:fillRect/>
                    </a:stretch>
                  </pic:blipFill>
                  <pic:spPr>
                    <a:xfrm>
                      <a:off x="0" y="0"/>
                      <a:ext cx="4320000" cy="2357888"/>
                    </a:xfrm>
                    <a:prstGeom prst="rect">
                      <a:avLst/>
                    </a:prstGeom>
                  </pic:spPr>
                </pic:pic>
              </a:graphicData>
            </a:graphic>
          </wp:inline>
        </w:drawing>
      </w:r>
    </w:p>
    <w:p w14:paraId="76FDBC5B" w14:textId="2C16502A" w:rsidR="003A3291" w:rsidRPr="00E73D21" w:rsidRDefault="00E73D21" w:rsidP="00E73D21">
      <w:pPr>
        <w:pStyle w:val="Titulek"/>
        <w:jc w:val="center"/>
        <w:rPr>
          <w:b w:val="0"/>
        </w:rPr>
      </w:pPr>
      <w:bookmarkStart w:id="195" w:name="_Ref40713319"/>
      <w:bookmarkStart w:id="196" w:name="_Toc41489607"/>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007E0F00">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007E0F00">
        <w:rPr>
          <w:b w:val="0"/>
          <w:noProof/>
        </w:rPr>
        <w:t>13</w:t>
      </w:r>
      <w:r w:rsidRPr="00E73D21">
        <w:rPr>
          <w:b w:val="0"/>
        </w:rPr>
        <w:fldChar w:fldCharType="end"/>
      </w:r>
      <w:bookmarkEnd w:id="195"/>
      <w:r w:rsidRPr="00E73D21">
        <w:rPr>
          <w:b w:val="0"/>
        </w:rPr>
        <w:t>: Časový průběh nahrávky se špatnou detekcí úderů</w:t>
      </w:r>
      <w:bookmarkEnd w:id="196"/>
    </w:p>
    <w:p w14:paraId="1DB1A252" w14:textId="080A64C7" w:rsidR="00F707CF" w:rsidRPr="00003073" w:rsidRDefault="00003073" w:rsidP="008010F8">
      <w:pPr>
        <w:pStyle w:val="BPDPNormln"/>
      </w:pPr>
      <w:r w:rsidRPr="00003073">
        <w:t>Bude</w:t>
      </w:r>
      <w:r>
        <w:t xml:space="preserve"> otázkou dalšího výzkumu</w:t>
      </w:r>
      <w:r w:rsidR="008144E7">
        <w:t>,</w:t>
      </w:r>
      <w:r>
        <w:t xml:space="preserve"> zdali se jedná o chybu</w:t>
      </w:r>
      <w:r w:rsidR="005E243D">
        <w:t> způsobenou zatím nezjištěným důvodem</w:t>
      </w:r>
      <w:r>
        <w:t xml:space="preserve">, nebo jestli aplikovaná metoda není </w:t>
      </w:r>
      <w:r w:rsidR="005E243D">
        <w:t>vhodná pro analýzu činelů</w:t>
      </w:r>
      <w:r>
        <w:t xml:space="preserve">. </w:t>
      </w:r>
    </w:p>
    <w:p w14:paraId="5F276602" w14:textId="77777777" w:rsidR="009A5AFE" w:rsidRDefault="009A5AFE" w:rsidP="008010F8">
      <w:pPr>
        <w:pStyle w:val="BPDPNormln"/>
      </w:pPr>
    </w:p>
    <w:p w14:paraId="01E8B3A8" w14:textId="79E2E356" w:rsidR="003813F7" w:rsidRPr="00C30A19" w:rsidRDefault="00C674D3" w:rsidP="006F0AB1">
      <w:pPr>
        <w:pStyle w:val="Nadpis1"/>
      </w:pPr>
      <w:bookmarkStart w:id="197" w:name="_Toc101325795"/>
      <w:bookmarkStart w:id="198" w:name="_Toc215678063"/>
      <w:bookmarkStart w:id="199" w:name="_Toc41489574"/>
      <w:r w:rsidRPr="00C30A19">
        <w:lastRenderedPageBreak/>
        <w:t>Závěr</w:t>
      </w:r>
      <w:bookmarkEnd w:id="197"/>
      <w:bookmarkEnd w:id="198"/>
      <w:bookmarkEnd w:id="199"/>
    </w:p>
    <w:p w14:paraId="228BD6DC" w14:textId="251F9653" w:rsidR="00DD7C74" w:rsidRDefault="00040206" w:rsidP="00040206">
      <w:pPr>
        <w:pStyle w:val="BPDPNormln"/>
      </w:pPr>
      <w:r>
        <w:t xml:space="preserve">V rámci této práce byl navržen a realizován analytický nástroj pro generování bicích </w:t>
      </w:r>
      <w:proofErr w:type="spellStart"/>
      <w:r>
        <w:t>triggeru</w:t>
      </w:r>
      <w:proofErr w:type="spellEnd"/>
      <w:r>
        <w:t xml:space="preserve"> z </w:t>
      </w:r>
      <w:proofErr w:type="spellStart"/>
      <w:r>
        <w:t>downmix</w:t>
      </w:r>
      <w:proofErr w:type="spellEnd"/>
      <w:r>
        <w:t xml:space="preserve"> záznamu bicí soupravy. Klasifikace jednotlivých úderů je založena na </w:t>
      </w:r>
      <w:r w:rsidR="00AE21E7">
        <w:t xml:space="preserve">podobnosti signálů ve spektrální oblasti. Spektrální vlastnosti signálu jsou analyzovány pomocí banky filtrů. </w:t>
      </w:r>
      <w:r w:rsidR="00DD7C74">
        <w:t xml:space="preserve">Na základě testů se nejvíce osvědčila </w:t>
      </w:r>
      <w:r w:rsidR="00B03DF0">
        <w:t>třetino – oktávová</w:t>
      </w:r>
      <w:r w:rsidR="00DD7C74">
        <w:t xml:space="preserve"> banka filtrů. Signál je tedy rozdělen na 30 frekvenčních pásem. </w:t>
      </w:r>
      <w:r w:rsidR="00AE21E7">
        <w:t xml:space="preserve">Pro jednotlivá frekvenční pásma jsou vypočteny energie signálu. Tyto </w:t>
      </w:r>
      <w:proofErr w:type="spellStart"/>
      <w:r w:rsidR="00AE21E7">
        <w:t>nergie</w:t>
      </w:r>
      <w:proofErr w:type="spellEnd"/>
      <w:r w:rsidR="00AE21E7">
        <w:t xml:space="preserve"> jsou vstupem pro následnou analýzu. </w:t>
      </w:r>
      <w:r w:rsidR="00DD7C74">
        <w:t>Toto řešení zásadním způsobem redukuje množství dat popisujících zvukovou nahrávku a tím přispívá k rychlejšímu výpočtu dalších analýz.</w:t>
      </w:r>
    </w:p>
    <w:p w14:paraId="6CE7BB77" w14:textId="673D4687" w:rsidR="00AD7B77" w:rsidRDefault="00DD7C74" w:rsidP="00040206">
      <w:pPr>
        <w:pStyle w:val="BPDPNormln"/>
      </w:pPr>
      <w:r>
        <w:t xml:space="preserve"> </w:t>
      </w:r>
      <w:r w:rsidR="00B03DF0">
        <w:t xml:space="preserve">Pro další odstranění redundance byla využita analýza hlavních komponent. Pomocí PCA byl snížen počet </w:t>
      </w:r>
      <w:r w:rsidR="00871983">
        <w:t xml:space="preserve">30 </w:t>
      </w:r>
      <w:r w:rsidR="00B03DF0">
        <w:t xml:space="preserve">dimenzí na 9, které obsahují 96,82 % </w:t>
      </w:r>
      <w:r w:rsidR="00752BB5">
        <w:t>rozptylu původních dat. Výpočet PCA také umožňuje v datech nalézt jejích charakteristické vlastnosti, na</w:t>
      </w:r>
      <w:r w:rsidR="00871983">
        <w:t> </w:t>
      </w:r>
      <w:r w:rsidR="00752BB5">
        <w:t>jejích základě je možné data třídit.</w:t>
      </w:r>
    </w:p>
    <w:p w14:paraId="110FA305" w14:textId="0E709A78" w:rsidR="00D63743" w:rsidRDefault="00752BB5" w:rsidP="00752BB5">
      <w:pPr>
        <w:pStyle w:val="BPDPNormln"/>
      </w:pPr>
      <w:r>
        <w:t xml:space="preserve">Metoda pro klasifikaci dat byla vybrána na základě testu, kde byly porovnány tři klasifikační metody, a to metoda k – průměrů, </w:t>
      </w:r>
      <w:r w:rsidRPr="00752BB5">
        <w:t>hierarchické</w:t>
      </w:r>
      <w:r>
        <w:t xml:space="preserve"> shlukování a metoda podpůrných vektorů. Nejlepších výsledků bylo dosaženo za pomocí metody podpůrných vektorů.</w:t>
      </w:r>
    </w:p>
    <w:p w14:paraId="10E29B14" w14:textId="7DF1FFE3" w:rsidR="004F13B3" w:rsidRDefault="00D22E47" w:rsidP="00752BB5">
      <w:pPr>
        <w:pStyle w:val="BPDPNormln"/>
      </w:pPr>
      <w:r>
        <w:t xml:space="preserve">Rozpoznávací nástroj byl naprogramován v prostředí </w:t>
      </w:r>
      <w:proofErr w:type="spellStart"/>
      <w:r>
        <w:t>Matlab</w:t>
      </w:r>
      <w:proofErr w:type="spellEnd"/>
      <w:r>
        <w:t>. Program se dělí na</w:t>
      </w:r>
      <w:r w:rsidR="00871983">
        <w:t> </w:t>
      </w:r>
      <w:r>
        <w:t xml:space="preserve">dvě základní části, a to trénovací a testovací. Trénovací část slouží k trénování klasifikačního modelu na základě trénovací množiny dat. Část testovací slouží k analýze nahrávky bicí soupravy. </w:t>
      </w:r>
      <w:r w:rsidR="004F13B3">
        <w:t xml:space="preserve">Za pomocí trénovací sady, která obsahovala 728 vzorků úderů byl vytrénován klasifikační model. Tento model rozlišuje sedm klasifikačních tříd odpovídajících úderům na </w:t>
      </w:r>
      <w:r>
        <w:t xml:space="preserve">různé </w:t>
      </w:r>
      <w:r w:rsidR="004F13B3">
        <w:t xml:space="preserve">části bicí soupravy (velký bube, malý buben, hi-hat, </w:t>
      </w:r>
      <w:proofErr w:type="spellStart"/>
      <w:r w:rsidR="004F13B3">
        <w:t>crash</w:t>
      </w:r>
      <w:proofErr w:type="spellEnd"/>
      <w:r w:rsidR="004F13B3">
        <w:t xml:space="preserve">, </w:t>
      </w:r>
      <w:proofErr w:type="spellStart"/>
      <w:r w:rsidR="004F13B3">
        <w:t>ride</w:t>
      </w:r>
      <w:proofErr w:type="spellEnd"/>
      <w:r w:rsidR="004F13B3">
        <w:t xml:space="preserve">, velký buben + hi-hat, malý buben + hi-hat). </w:t>
      </w:r>
      <w:r w:rsidR="005413C9">
        <w:t xml:space="preserve">Vytrénovaný klasifikační model </w:t>
      </w:r>
      <w:r w:rsidR="00FF6BFB">
        <w:t xml:space="preserve">byl otestován, 32 vzorky úderů pro každou klasifikační třídu. Z této testovací </w:t>
      </w:r>
      <w:r w:rsidR="00DA71D6">
        <w:t>sady</w:t>
      </w:r>
      <w:r w:rsidR="00FF6BFB">
        <w:t xml:space="preserve"> bylo správně rozpoznáno 75 % úderů.</w:t>
      </w:r>
    </w:p>
    <w:p w14:paraId="215A939A" w14:textId="47F2A053" w:rsidR="00FF6BFB" w:rsidRDefault="00FF6BFB" w:rsidP="00752BB5">
      <w:pPr>
        <w:pStyle w:val="BPDPNormln"/>
      </w:pPr>
      <w:r>
        <w:t>Jako nejslabší část systému se ukázal detektor začátků a konců úderu</w:t>
      </w:r>
      <w:r w:rsidR="00DA71D6">
        <w:t>,</w:t>
      </w:r>
      <w:r>
        <w:t xml:space="preserve"> založený na</w:t>
      </w:r>
      <w:r w:rsidR="00871983">
        <w:t> </w:t>
      </w:r>
      <w:r>
        <w:t xml:space="preserve">sledování obálky signálu. </w:t>
      </w:r>
      <w:r w:rsidR="00E86CD9">
        <w:t>U některých nahrávek nedokáže správně detekovat začátky a konce úderů, zejména u nahrávek s přeznívajícími činely. Je otázkou dalšího výzkumu, zdali půjde tuto metodu lépe optimalizovat, nebo bude třeba vybrat vhodnější metodu.</w:t>
      </w:r>
    </w:p>
    <w:p w14:paraId="12D0DDB7" w14:textId="41FD698B" w:rsidR="00E86CD9" w:rsidRDefault="00341BE2" w:rsidP="00752BB5">
      <w:pPr>
        <w:pStyle w:val="BPDPNormln"/>
      </w:pPr>
      <w:r>
        <w:t xml:space="preserve">Další vývoj </w:t>
      </w:r>
      <w:r w:rsidR="00323858">
        <w:t>navazující na tuto práci by se v první řadě zabýval zlepšením funkce detektoru začátků a konců úderů. Například aplikací detektoru optimalizovaného zvlášť pro činely a zvlášť pro bubny. Následovalo by rozšíření klasifikačního modelu o další třídy. Rozšíření by s</w:t>
      </w:r>
      <w:r w:rsidR="00DA71D6">
        <w:t>e</w:t>
      </w:r>
      <w:r w:rsidR="00323858">
        <w:t xml:space="preserve"> týkalo </w:t>
      </w:r>
      <w:proofErr w:type="spellStart"/>
      <w:r w:rsidR="00323858">
        <w:t>tomů</w:t>
      </w:r>
      <w:proofErr w:type="spellEnd"/>
      <w:r w:rsidR="00323858">
        <w:t xml:space="preserve">, více kombinací dvoj úderů, nebo rozlišení druhu úderu na malý buben. </w:t>
      </w:r>
      <w:r w:rsidR="00EC4F1A">
        <w:t xml:space="preserve">Klasifikační model by mol být otestován, jak obstojí bude-li testovaná nahrávka </w:t>
      </w:r>
      <w:proofErr w:type="spellStart"/>
      <w:r w:rsidR="00EC4F1A">
        <w:t>zarušena</w:t>
      </w:r>
      <w:proofErr w:type="spellEnd"/>
      <w:r w:rsidR="00EC4F1A">
        <w:t xml:space="preserve"> dalšími nástroji. </w:t>
      </w:r>
    </w:p>
    <w:p w14:paraId="5663AF59" w14:textId="77777777" w:rsidR="004F13B3" w:rsidRPr="004F13B3" w:rsidRDefault="004F13B3" w:rsidP="004F13B3">
      <w:pPr>
        <w:pStyle w:val="BPDPNormln"/>
      </w:pPr>
    </w:p>
    <w:p w14:paraId="1293736A" w14:textId="4691613E" w:rsidR="00947FA7" w:rsidRPr="00947FA7" w:rsidRDefault="00C674D3" w:rsidP="00947FA7">
      <w:pPr>
        <w:pStyle w:val="Nadpisne"/>
        <w:outlineLvl w:val="0"/>
        <w:rPr>
          <w:lang w:val="cs-CZ"/>
        </w:rPr>
      </w:pPr>
      <w:r w:rsidRPr="00C30A19">
        <w:rPr>
          <w:lang w:val="cs-CZ"/>
        </w:rPr>
        <w:br w:type="page"/>
      </w:r>
      <w:bookmarkStart w:id="200" w:name="_Toc101325796"/>
      <w:bookmarkStart w:id="201" w:name="_Hlk40810024"/>
      <w:r w:rsidR="00C23E80" w:rsidRPr="00C30A19">
        <w:rPr>
          <w:lang w:val="cs-CZ"/>
        </w:rPr>
        <w:lastRenderedPageBreak/>
        <w:t>Literatura</w:t>
      </w:r>
      <w:bookmarkStart w:id="202" w:name="_Ref40808651"/>
      <w:bookmarkStart w:id="203" w:name="_Hlk40809995"/>
      <w:bookmarkEnd w:id="200"/>
    </w:p>
    <w:p w14:paraId="455770DB" w14:textId="3C38953F" w:rsidR="00947FA7" w:rsidRDefault="00947FA7" w:rsidP="00C4631C">
      <w:pPr>
        <w:pStyle w:val="LiteraturaBPDP"/>
        <w:numPr>
          <w:ilvl w:val="0"/>
          <w:numId w:val="38"/>
        </w:numPr>
      </w:pPr>
      <w:bookmarkStart w:id="204" w:name="_Ref40790396"/>
      <w:r>
        <w:t xml:space="preserve">SYROVÝ, Václav. </w:t>
      </w:r>
      <w:r>
        <w:rPr>
          <w:i/>
          <w:iCs/>
        </w:rPr>
        <w:t>Hudební akustika</w:t>
      </w:r>
      <w:r>
        <w:t>. 3., dopl. vyd. V Praze: Akademie múzických umění, 2013. Akustická knihovna Zvukového studia Hudební fakulty AMU. ISBN 978-80-7331-297-8.</w:t>
      </w:r>
      <w:bookmarkEnd w:id="204"/>
    </w:p>
    <w:p w14:paraId="6D8795C0" w14:textId="6668FE95" w:rsidR="00947FA7" w:rsidRDefault="00947FA7" w:rsidP="00947FA7">
      <w:pPr>
        <w:pStyle w:val="LiteraturaBPDP"/>
        <w:numPr>
          <w:ilvl w:val="0"/>
          <w:numId w:val="38"/>
        </w:numPr>
      </w:pPr>
      <w:bookmarkStart w:id="205" w:name="_Ref40793708"/>
      <w:r>
        <w:t xml:space="preserve">MASTROIANY, Petr. </w:t>
      </w:r>
      <w:r w:rsidRPr="00947FA7">
        <w:rPr>
          <w:i/>
          <w:iCs/>
        </w:rPr>
        <w:t>V</w:t>
      </w:r>
      <w:r>
        <w:rPr>
          <w:i/>
          <w:iCs/>
        </w:rPr>
        <w:t>ý</w:t>
      </w:r>
      <w:r w:rsidRPr="00947FA7">
        <w:rPr>
          <w:i/>
          <w:iCs/>
        </w:rPr>
        <w:t>uka hry na bicí</w:t>
      </w:r>
      <w:r>
        <w:t xml:space="preserve"> [online]. [cit. 2020-05-19]. Dostupné z: https://bici.mypage.cz/</w:t>
      </w:r>
      <w:bookmarkEnd w:id="205"/>
    </w:p>
    <w:p w14:paraId="1F1831B2" w14:textId="77777777" w:rsidR="00947FA7" w:rsidRDefault="00947FA7" w:rsidP="00947FA7">
      <w:pPr>
        <w:pStyle w:val="LiteraturaBPDP"/>
        <w:numPr>
          <w:ilvl w:val="0"/>
          <w:numId w:val="38"/>
        </w:numPr>
      </w:pPr>
      <w:bookmarkStart w:id="206" w:name="_Ref40811094"/>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sidRPr="00947FA7">
        <w:rPr>
          <w:i/>
          <w:iCs/>
        </w:rPr>
        <w:t xml:space="preserve">Wikipedia: </w:t>
      </w:r>
      <w:proofErr w:type="spellStart"/>
      <w:r w:rsidRPr="00947FA7">
        <w:rPr>
          <w:i/>
          <w:iCs/>
        </w:rPr>
        <w:t>the</w:t>
      </w:r>
      <w:proofErr w:type="spellEnd"/>
      <w:r w:rsidRPr="00947FA7">
        <w:rPr>
          <w:i/>
          <w:iCs/>
        </w:rPr>
        <w:t xml:space="preserve"> free </w:t>
      </w:r>
      <w:proofErr w:type="spellStart"/>
      <w:r w:rsidRPr="00947FA7">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bookmarkEnd w:id="206"/>
    </w:p>
    <w:p w14:paraId="7EADB703" w14:textId="5C09D3F6" w:rsidR="00947FA7" w:rsidRDefault="00947FA7" w:rsidP="00C4631C">
      <w:pPr>
        <w:pStyle w:val="LiteraturaBPDP"/>
        <w:numPr>
          <w:ilvl w:val="0"/>
          <w:numId w:val="38"/>
        </w:numPr>
      </w:pPr>
      <w:bookmarkStart w:id="207" w:name="_Ref40808559"/>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bookmarkEnd w:id="207"/>
    </w:p>
    <w:p w14:paraId="00155EBC" w14:textId="40F6B9B1" w:rsidR="00F16747" w:rsidRDefault="00F16747" w:rsidP="00C4631C">
      <w:pPr>
        <w:pStyle w:val="LiteraturaBPDP"/>
        <w:numPr>
          <w:ilvl w:val="0"/>
          <w:numId w:val="38"/>
        </w:numPr>
      </w:pPr>
      <w:bookmarkStart w:id="208" w:name="_Ref40808581"/>
      <w:r>
        <w:t xml:space="preserve">NOVOTNÝ, Martin a Miloš SEDLÁČEK. </w:t>
      </w:r>
      <w:r>
        <w:rPr>
          <w:i/>
          <w:iCs/>
        </w:rPr>
        <w:t>Měření efektivní hodnoty s využitím algoritmů DSP v prostředí MATLAB</w:t>
      </w:r>
      <w:r>
        <w:t xml:space="preserve"> [online]. In: . Praha: České vysoké učení technické v Praze, Fakulta elektrotechnická, katedra měření [cit. 2020-05-13]. Dostupné z: https://www2.humusoft.cz/www/papers/tcp04/novotny.pdf</w:t>
      </w:r>
      <w:bookmarkEnd w:id="208"/>
    </w:p>
    <w:p w14:paraId="71845BCD" w14:textId="7B015857" w:rsidR="000371A1" w:rsidRDefault="000371A1" w:rsidP="000371A1">
      <w:pPr>
        <w:pStyle w:val="LiteraturaBPDP"/>
        <w:numPr>
          <w:ilvl w:val="0"/>
          <w:numId w:val="38"/>
        </w:numPr>
      </w:pPr>
      <w:bookmarkStart w:id="209" w:name="_Ref40803769"/>
      <w:r>
        <w:t xml:space="preserve">VLACHÝ, Václav. </w:t>
      </w:r>
      <w:r w:rsidRPr="000371A1">
        <w:rPr>
          <w:i/>
          <w:iCs/>
        </w:rPr>
        <w:t>Praxe zvukové techniky</w:t>
      </w:r>
      <w:r>
        <w:t xml:space="preserve">. 3., </w:t>
      </w:r>
      <w:proofErr w:type="spellStart"/>
      <w:r>
        <w:t>aktualiz</w:t>
      </w:r>
      <w:proofErr w:type="spellEnd"/>
      <w:r>
        <w:t xml:space="preserve">. a dopl. vyd. Praha: </w:t>
      </w:r>
      <w:proofErr w:type="spellStart"/>
      <w:r>
        <w:t>Muzikus</w:t>
      </w:r>
      <w:proofErr w:type="spellEnd"/>
      <w:r>
        <w:t>, c2008. ISBN 978-80-86253-46-6.</w:t>
      </w:r>
      <w:bookmarkEnd w:id="209"/>
    </w:p>
    <w:p w14:paraId="2F60CE81" w14:textId="7134D73E" w:rsidR="000371A1" w:rsidRDefault="00CB39F5" w:rsidP="000371A1">
      <w:pPr>
        <w:pStyle w:val="LiteraturaBPDP"/>
        <w:numPr>
          <w:ilvl w:val="0"/>
          <w:numId w:val="38"/>
        </w:numPr>
      </w:pPr>
      <w:bookmarkStart w:id="210" w:name="_Ref40456265"/>
      <w:r w:rsidRPr="00C4631C">
        <w:t>SMÉKAL, Z. (2009). Číslicové zpracování signálů. Vysoké Učení Technické v Brně, Fakulta elektrotechniky a komunikačních technologií, 208.</w:t>
      </w:r>
      <w:bookmarkEnd w:id="210"/>
    </w:p>
    <w:p w14:paraId="47C2793A" w14:textId="0DA934F2" w:rsidR="00C4631C" w:rsidRDefault="00C4631C" w:rsidP="000371A1">
      <w:pPr>
        <w:pStyle w:val="LiteraturaBPDP"/>
        <w:numPr>
          <w:ilvl w:val="0"/>
          <w:numId w:val="38"/>
        </w:numPr>
      </w:pPr>
      <w:bookmarkStart w:id="211" w:name="_Ref40811492"/>
      <w:r w:rsidRPr="00C4631C">
        <w:t>SMÉKAL, Z. a SYSEL, P.</w:t>
      </w:r>
      <w:r>
        <w:t xml:space="preserve"> </w:t>
      </w:r>
      <w:r w:rsidRPr="00C4631C">
        <w:t>Číslicové filtry. Elektronická skripta FEKT VUT</w:t>
      </w:r>
      <w:r>
        <w:t xml:space="preserve"> </w:t>
      </w:r>
      <w:r w:rsidRPr="00C4631C">
        <w:t>v Brně. 2004, 130 s.</w:t>
      </w:r>
      <w:bookmarkEnd w:id="202"/>
      <w:bookmarkEnd w:id="211"/>
    </w:p>
    <w:p w14:paraId="4EED4AFD" w14:textId="7BB90B6A" w:rsidR="00F16747" w:rsidRDefault="00F16747" w:rsidP="00980626">
      <w:pPr>
        <w:pStyle w:val="LiteraturaBPDP"/>
      </w:pPr>
      <w:bookmarkStart w:id="212" w:name="_Ref40808911"/>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bookmarkEnd w:id="212"/>
    </w:p>
    <w:p w14:paraId="556B582A" w14:textId="77777777" w:rsidR="00EC643D" w:rsidRPr="00EC643D" w:rsidRDefault="004C79E5" w:rsidP="003F37D5">
      <w:pPr>
        <w:pStyle w:val="LiteraturaBPDP"/>
        <w:rPr>
          <w:rStyle w:val="Hypertextovodkaz"/>
          <w:color w:val="auto"/>
          <w:u w:val="none"/>
        </w:rPr>
      </w:pPr>
      <w:bookmarkStart w:id="213" w:name="_Ref40808936"/>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bookmarkEnd w:id="213"/>
    </w:p>
    <w:p w14:paraId="122220B2" w14:textId="42F064F7" w:rsidR="00E40496" w:rsidRDefault="00EC643D" w:rsidP="00391469">
      <w:pPr>
        <w:pStyle w:val="LiteraturaBPDP"/>
      </w:pPr>
      <w:bookmarkStart w:id="214" w:name="_Ref40808938"/>
      <w:r>
        <w:t xml:space="preserve">SCHIMMEL, Jiří. </w:t>
      </w:r>
      <w:r w:rsidRPr="00EC643D">
        <w:rPr>
          <w:i/>
          <w:iCs/>
        </w:rPr>
        <w:t>Elektroakustika</w:t>
      </w:r>
      <w:r>
        <w:t>. Brno: Vysoké učení technické v Brně, 2013. ISBN 978-80-214-4716-5.</w:t>
      </w:r>
      <w:bookmarkEnd w:id="214"/>
    </w:p>
    <w:p w14:paraId="1B5E39AA" w14:textId="60E597EB" w:rsidR="00F16747" w:rsidRDefault="00F16747" w:rsidP="00F16747">
      <w:pPr>
        <w:pStyle w:val="LiteraturaBPDP"/>
      </w:pPr>
      <w:bookmarkStart w:id="215" w:name="_Ref40809011"/>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bookmarkEnd w:id="215"/>
    </w:p>
    <w:p w14:paraId="6301FA25" w14:textId="5B60DB88" w:rsidR="00F16747" w:rsidRDefault="00F16747" w:rsidP="00F16747">
      <w:pPr>
        <w:pStyle w:val="LiteraturaBPDP"/>
      </w:pPr>
      <w:bookmarkStart w:id="216" w:name="_Ref40809013"/>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bookmarkEnd w:id="216"/>
    </w:p>
    <w:p w14:paraId="2DD2D8C8" w14:textId="6DF052A6" w:rsidR="00F16747" w:rsidRDefault="00F16747" w:rsidP="00F16747">
      <w:pPr>
        <w:pStyle w:val="LiteraturaBPDP"/>
      </w:pPr>
      <w:bookmarkStart w:id="217" w:name="_Ref40809014"/>
      <w:r>
        <w:t xml:space="preserve">MELOUN, Milan a Jiří MILITKÝ. </w:t>
      </w:r>
      <w:r>
        <w:rPr>
          <w:i/>
          <w:iCs/>
        </w:rPr>
        <w:t>Kompendium statistického zpracování dat</w:t>
      </w:r>
      <w:r>
        <w:t>. Praha: Karolinum, 2012. ISBN 978-80-246-2196-8.</w:t>
      </w:r>
      <w:bookmarkEnd w:id="217"/>
    </w:p>
    <w:p w14:paraId="21F3B542" w14:textId="77777777" w:rsidR="0022350C" w:rsidRDefault="0022350C" w:rsidP="00391469">
      <w:pPr>
        <w:pStyle w:val="LiteraturaBPDP"/>
      </w:pPr>
      <w:bookmarkStart w:id="218" w:name="_Ref40809069"/>
      <w:r>
        <w:t xml:space="preserve">HARUŠTIAKOVÁ, Danka. </w:t>
      </w:r>
      <w:r>
        <w:rPr>
          <w:i/>
          <w:iCs/>
        </w:rPr>
        <w:t>Vícerozměrné statistické metody v biologii</w:t>
      </w:r>
      <w:r>
        <w:t>. Brno: Akademické nakladatelství CERM, 2012. ISBN 978-80-7204-791-8.</w:t>
      </w:r>
      <w:bookmarkEnd w:id="218"/>
    </w:p>
    <w:p w14:paraId="6779CCA8" w14:textId="056DD088" w:rsidR="0022350C" w:rsidRDefault="0022350C" w:rsidP="00F16747">
      <w:pPr>
        <w:pStyle w:val="LiteraturaBPDP"/>
      </w:pPr>
      <w:bookmarkStart w:id="219" w:name="_Ref40809071"/>
      <w:r>
        <w:t xml:space="preserve">HOLČÍK, Jiří. </w:t>
      </w:r>
      <w:r>
        <w:rPr>
          <w:i/>
          <w:iCs/>
        </w:rPr>
        <w:t>Analýza a klasifikace dat</w:t>
      </w:r>
      <w:r>
        <w:t>. Brno: Akademické nakladatelství CERM, 2012. ISBN 978-80-7204-793-2.</w:t>
      </w:r>
      <w:bookmarkEnd w:id="219"/>
    </w:p>
    <w:p w14:paraId="7E2D7381" w14:textId="77777777" w:rsidR="00A60C04" w:rsidRDefault="00A60C04" w:rsidP="00391469">
      <w:pPr>
        <w:pStyle w:val="LiteraturaBPDP"/>
      </w:pPr>
      <w:bookmarkStart w:id="220" w:name="_Ref40809250"/>
      <w:r>
        <w:lastRenderedPageBreak/>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bookmarkEnd w:id="220"/>
    </w:p>
    <w:p w14:paraId="30B5133A" w14:textId="0B3029F6" w:rsidR="00A60C04" w:rsidRDefault="00C52596" w:rsidP="00391469">
      <w:pPr>
        <w:pStyle w:val="LiteraturaBPDP"/>
      </w:pPr>
      <w:bookmarkStart w:id="221" w:name="_Ref40809252"/>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 13 [cit. 2020-01-31]. Dostupné z: https://math.fce.vutbr.cz/~pribyl/workshop_2007/prispevky/Sembera.pdf</w:t>
      </w:r>
      <w:bookmarkEnd w:id="221"/>
    </w:p>
    <w:p w14:paraId="0C671061" w14:textId="608415B4" w:rsidR="000371A1" w:rsidRDefault="000371A1" w:rsidP="000371A1">
      <w:pPr>
        <w:pStyle w:val="LiteraturaBPDP"/>
      </w:pPr>
      <w:bookmarkStart w:id="222" w:name="_Ref40809788"/>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bookmarkEnd w:id="222"/>
    </w:p>
    <w:bookmarkEnd w:id="201"/>
    <w:bookmarkEnd w:id="203"/>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7D2C51" w:rsidRDefault="00CE23A2" w:rsidP="007D2C51">
      <w:pPr>
        <w:pStyle w:val="Nadpisne"/>
        <w:outlineLvl w:val="0"/>
        <w:rPr>
          <w:lang w:val="cs-CZ"/>
        </w:rPr>
      </w:pPr>
      <w:r w:rsidRPr="00C30A19">
        <w:rPr>
          <w:lang w:val="cs-CZ"/>
        </w:rPr>
        <w:br w:type="page"/>
      </w:r>
      <w:r w:rsidRPr="007D2C51">
        <w:rPr>
          <w:lang w:val="cs-CZ"/>
        </w:rPr>
        <w:lastRenderedPageBreak/>
        <w:t>Seznam příloh</w:t>
      </w:r>
    </w:p>
    <w:p w14:paraId="70E39064" w14:textId="594795C2" w:rsidR="007E0F00"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1489616" w:history="1">
        <w:r w:rsidR="007E0F00" w:rsidRPr="00992D57">
          <w:rPr>
            <w:rStyle w:val="Hypertextovodkaz"/>
            <w:noProof/>
          </w:rPr>
          <w:t>Příloha 1 - Tabulka úspěšnosti klasifikace s oktávovou bankou filtrů</w:t>
        </w:r>
        <w:r w:rsidR="007E0F00">
          <w:rPr>
            <w:noProof/>
            <w:webHidden/>
          </w:rPr>
          <w:tab/>
        </w:r>
        <w:r w:rsidR="007E0F00">
          <w:rPr>
            <w:noProof/>
            <w:webHidden/>
          </w:rPr>
          <w:fldChar w:fldCharType="begin"/>
        </w:r>
        <w:r w:rsidR="007E0F00">
          <w:rPr>
            <w:noProof/>
            <w:webHidden/>
          </w:rPr>
          <w:instrText xml:space="preserve"> PAGEREF _Toc41489616 \h </w:instrText>
        </w:r>
        <w:r w:rsidR="007E0F00">
          <w:rPr>
            <w:noProof/>
            <w:webHidden/>
          </w:rPr>
        </w:r>
        <w:r w:rsidR="007E0F00">
          <w:rPr>
            <w:noProof/>
            <w:webHidden/>
          </w:rPr>
          <w:fldChar w:fldCharType="separate"/>
        </w:r>
        <w:r w:rsidR="007E0F00">
          <w:rPr>
            <w:noProof/>
            <w:webHidden/>
          </w:rPr>
          <w:t>58</w:t>
        </w:r>
        <w:r w:rsidR="007E0F00">
          <w:rPr>
            <w:noProof/>
            <w:webHidden/>
          </w:rPr>
          <w:fldChar w:fldCharType="end"/>
        </w:r>
      </w:hyperlink>
    </w:p>
    <w:p w14:paraId="6527347A" w14:textId="5731F62D" w:rsidR="007E0F00" w:rsidRDefault="00A82A1D">
      <w:pPr>
        <w:pStyle w:val="Obsah1"/>
        <w:tabs>
          <w:tab w:val="right" w:leader="dot" w:pos="8493"/>
        </w:tabs>
        <w:rPr>
          <w:rFonts w:asciiTheme="minorHAnsi" w:eastAsiaTheme="minorEastAsia" w:hAnsiTheme="minorHAnsi" w:cstheme="minorBidi"/>
          <w:noProof/>
          <w:sz w:val="22"/>
          <w:szCs w:val="22"/>
        </w:rPr>
      </w:pPr>
      <w:hyperlink w:anchor="_Toc41489617" w:history="1">
        <w:r w:rsidR="007E0F00" w:rsidRPr="00992D57">
          <w:rPr>
            <w:rStyle w:val="Hypertextovodkaz"/>
            <w:noProof/>
          </w:rPr>
          <w:t>Příloha 2 - Tabulka úspěšnosti klasifikace s třetino – oktávovou bankou filtrů</w:t>
        </w:r>
        <w:r w:rsidR="007E0F00">
          <w:rPr>
            <w:noProof/>
            <w:webHidden/>
          </w:rPr>
          <w:tab/>
        </w:r>
        <w:r w:rsidR="007E0F00">
          <w:rPr>
            <w:noProof/>
            <w:webHidden/>
          </w:rPr>
          <w:fldChar w:fldCharType="begin"/>
        </w:r>
        <w:r w:rsidR="007E0F00">
          <w:rPr>
            <w:noProof/>
            <w:webHidden/>
          </w:rPr>
          <w:instrText xml:space="preserve"> PAGEREF _Toc41489617 \h </w:instrText>
        </w:r>
        <w:r w:rsidR="007E0F00">
          <w:rPr>
            <w:noProof/>
            <w:webHidden/>
          </w:rPr>
        </w:r>
        <w:r w:rsidR="007E0F00">
          <w:rPr>
            <w:noProof/>
            <w:webHidden/>
          </w:rPr>
          <w:fldChar w:fldCharType="separate"/>
        </w:r>
        <w:r w:rsidR="007E0F00">
          <w:rPr>
            <w:noProof/>
            <w:webHidden/>
          </w:rPr>
          <w:t>59</w:t>
        </w:r>
        <w:r w:rsidR="007E0F00">
          <w:rPr>
            <w:noProof/>
            <w:webHidden/>
          </w:rPr>
          <w:fldChar w:fldCharType="end"/>
        </w:r>
      </w:hyperlink>
    </w:p>
    <w:p w14:paraId="2C1518BE" w14:textId="555793E8" w:rsidR="007E0F00" w:rsidRDefault="00A82A1D">
      <w:pPr>
        <w:pStyle w:val="Obsah1"/>
        <w:tabs>
          <w:tab w:val="right" w:leader="dot" w:pos="8493"/>
        </w:tabs>
        <w:rPr>
          <w:rFonts w:asciiTheme="minorHAnsi" w:eastAsiaTheme="minorEastAsia" w:hAnsiTheme="minorHAnsi" w:cstheme="minorBidi"/>
          <w:noProof/>
          <w:sz w:val="22"/>
          <w:szCs w:val="22"/>
        </w:rPr>
      </w:pPr>
      <w:hyperlink w:anchor="_Toc41489618" w:history="1">
        <w:r w:rsidR="007E0F00" w:rsidRPr="00992D57">
          <w:rPr>
            <w:rStyle w:val="Hypertextovodkaz"/>
            <w:noProof/>
          </w:rPr>
          <w:t>Příloha 3 - Tabulka úspěšnosti klasifikace s šestino – oktávovou bankou filtrů</w:t>
        </w:r>
        <w:r w:rsidR="007E0F00">
          <w:rPr>
            <w:noProof/>
            <w:webHidden/>
          </w:rPr>
          <w:tab/>
        </w:r>
        <w:r w:rsidR="007E0F00">
          <w:rPr>
            <w:noProof/>
            <w:webHidden/>
          </w:rPr>
          <w:fldChar w:fldCharType="begin"/>
        </w:r>
        <w:r w:rsidR="007E0F00">
          <w:rPr>
            <w:noProof/>
            <w:webHidden/>
          </w:rPr>
          <w:instrText xml:space="preserve"> PAGEREF _Toc41489618 \h </w:instrText>
        </w:r>
        <w:r w:rsidR="007E0F00">
          <w:rPr>
            <w:noProof/>
            <w:webHidden/>
          </w:rPr>
        </w:r>
        <w:r w:rsidR="007E0F00">
          <w:rPr>
            <w:noProof/>
            <w:webHidden/>
          </w:rPr>
          <w:fldChar w:fldCharType="separate"/>
        </w:r>
        <w:r w:rsidR="007E0F00">
          <w:rPr>
            <w:noProof/>
            <w:webHidden/>
          </w:rPr>
          <w:t>59</w:t>
        </w:r>
        <w:r w:rsidR="007E0F00">
          <w:rPr>
            <w:noProof/>
            <w:webHidden/>
          </w:rPr>
          <w:fldChar w:fldCharType="end"/>
        </w:r>
      </w:hyperlink>
    </w:p>
    <w:p w14:paraId="471563FF" w14:textId="6027C5FE"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238D423B" w14:textId="331DCD53" w:rsidR="005D6477" w:rsidRDefault="005D6477">
      <w:pPr>
        <w:spacing w:line="240" w:lineRule="auto"/>
        <w:ind w:left="0"/>
      </w:pPr>
      <w:r>
        <w:br w:type="page"/>
      </w:r>
    </w:p>
    <w:p w14:paraId="435AEB64" w14:textId="77777777" w:rsidR="00DE03B1" w:rsidRDefault="00DE03B1" w:rsidP="00DE03B1">
      <w:pPr>
        <w:pStyle w:val="Nadpis6"/>
      </w:pPr>
      <w:bookmarkStart w:id="223" w:name="_Ref40454721"/>
      <w:bookmarkStart w:id="224" w:name="_Toc41489616"/>
      <w:bookmarkStart w:id="225" w:name="_Ref40454778"/>
      <w:r>
        <w:lastRenderedPageBreak/>
        <w:t>Tabulka úspěšnosti klasifikace s oktávovou bankou filtrů</w:t>
      </w:r>
      <w:bookmarkEnd w:id="223"/>
      <w:bookmarkEnd w:id="224"/>
    </w:p>
    <w:p w14:paraId="12053A1E" w14:textId="77777777" w:rsidR="00DE03B1" w:rsidRPr="00996802" w:rsidRDefault="00DE03B1" w:rsidP="00DE03B1">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DE03B1" w:rsidRPr="00996802" w14:paraId="70129E6F" w14:textId="77777777" w:rsidTr="00DE03B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6D933BC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468576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1EE8AE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67536A0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6176BA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B8AC39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257E0F0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  hi-hat</w:t>
            </w:r>
          </w:p>
        </w:tc>
      </w:tr>
      <w:tr w:rsidR="00DE03B1" w:rsidRPr="00996802" w14:paraId="45A578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54F8F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7DF0FB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369C07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0A1E1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31A91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314C9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285450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CE3C7F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07861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3B0E9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06C4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A696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E280E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0786D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17F37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F32683B"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7C11B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C1A85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634D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9277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F9906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25E8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250C214" w14:textId="77777777" w:rsidR="00DE03B1" w:rsidRPr="00996802" w:rsidRDefault="00DE03B1" w:rsidP="00DE03B1">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DE03B1" w:rsidRPr="00996802" w14:paraId="6287F36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D5A00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6861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8674C5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DE742C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FA6C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25C17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7ACF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7DAEDB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912EE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C20DA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F923AB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7E3A5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50CE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057AA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33EB60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AFF29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DE22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3473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2FE2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1D63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90ADC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66B9B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EFA2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A3691F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E4CEE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9E256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B186E4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4B65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8657B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97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6C477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616EBF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8A1A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F2696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5C571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8551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887DC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4CE40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D499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BE346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663B5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4FF5AB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46E2D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79F25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535E2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4F065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B3C0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08F7AC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0F6C4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BA8C0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9AE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B64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6A252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A1F5E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69A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11ED88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B6625C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8C3CB9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6F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6D7D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7580A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D573F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CCF8B4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46C39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6522D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F722C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FDC48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69794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5D544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A77A0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A5E72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559DA1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6F34F4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35721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67D7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C2DA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458FF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B187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0B546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3D61CA6"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FAE6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BA31C7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87896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AEE02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DAFB2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E315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5CD66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807F6FA"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15E4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AF16DB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0A4B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F05E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5D42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DF7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8E8E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C4800A7"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9AC5B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0A0B3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08DA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C22B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060E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737E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AD5847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52EAC4F"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4DF9A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70817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22C8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B6772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9792D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E815E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99DC8D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E6B6649"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5222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4AEDC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90E86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9315E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F4411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134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0022C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2C9414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93FDB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C94E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C910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69C3D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E104D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8338E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E2B6B8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0E6849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DA51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B692C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D8307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C8646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BFAF9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FD8F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F29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0681A8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7A016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4B71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41D2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41E3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A906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73F9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C41B9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2228CD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4CE8A5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9D97D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D6554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92D75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35C25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0E2A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71C1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287A55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82B0E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C99E1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C2516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B920F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33D5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896A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D06B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B352BE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DE2AE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FEFC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3D75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2DD76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9C9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F2CE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8FDC9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7BA0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E2EF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A060C4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1177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12F79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B118D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311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84D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94520E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8F7DD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0AC3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006EB2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8739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F8213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1EB98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C16B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8B17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0D1C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141CB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49E1F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2674A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54F44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2CB6B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6B542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0A0F6B6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0DE7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0FA2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73891B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39F4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6AFA0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5072FE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FC52B0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2857D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918E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85E1E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B7B8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C7DE02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0DEFC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B5299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20986C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FD8AEC0"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39048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470B3E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B333A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D0B1F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47D14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338ED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FCB5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F54CE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B4FE0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830DC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6B3F84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47F6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90B6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988EA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A52A4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B2C4344" w14:textId="77777777" w:rsidTr="00DE03B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37FF39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EB14A2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760FD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64A469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0A83753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3373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F03B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954ACFB" w14:textId="77777777" w:rsidTr="00DE03B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0C1D4E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B682ED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6DAFF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A84370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D3F0A7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68231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BA58E6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007CEF6E" w14:textId="77777777" w:rsidR="00DE03B1" w:rsidRDefault="00DE03B1" w:rsidP="00DE03B1">
      <w:pPr>
        <w:pStyle w:val="Default"/>
      </w:pPr>
    </w:p>
    <w:p w14:paraId="53FA050F" w14:textId="77777777" w:rsidR="00DE03B1" w:rsidRDefault="00DE03B1" w:rsidP="00DE03B1">
      <w:pPr>
        <w:spacing w:line="240" w:lineRule="auto"/>
        <w:ind w:left="0"/>
        <w:rPr>
          <w:rFonts w:ascii="Arial" w:hAnsi="Arial" w:cs="Arial"/>
          <w:color w:val="000000"/>
        </w:rPr>
      </w:pPr>
      <w:r>
        <w:br w:type="page"/>
      </w:r>
    </w:p>
    <w:p w14:paraId="39A0EFD6" w14:textId="77777777" w:rsidR="00DE03B1" w:rsidRPr="00996802" w:rsidRDefault="00DE03B1" w:rsidP="00DE03B1">
      <w:pPr>
        <w:pStyle w:val="Default"/>
      </w:pPr>
    </w:p>
    <w:p w14:paraId="5B1B331E" w14:textId="77777777" w:rsidR="00E3026D" w:rsidRDefault="00E3026D" w:rsidP="00E3026D">
      <w:pPr>
        <w:pStyle w:val="Nadpis6"/>
      </w:pPr>
      <w:bookmarkStart w:id="226" w:name="_Toc41489617"/>
      <w:r>
        <w:t>Tabulka úspěšnosti klasifikace s třetino – oktávovou bankou filtrů</w:t>
      </w:r>
      <w:bookmarkEnd w:id="225"/>
      <w:bookmarkEnd w:id="226"/>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  hi-hat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227" w:name="_Ref40454780"/>
      <w:bookmarkStart w:id="228" w:name="_Toc41489618"/>
      <w:r>
        <w:lastRenderedPageBreak/>
        <w:t>Tabulka úspěšnosti klasifikace s šestino – oktávovou bankou filtrů</w:t>
      </w:r>
      <w:bookmarkEnd w:id="227"/>
      <w:bookmarkEnd w:id="228"/>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  hi-hat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52"/>
      <w:footerReference w:type="first" r:id="rId53"/>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0" w:author="Konzal Jan (164745)" w:date="2020-05-24T22:29:00Z" w:initials="KJ(">
    <w:p w14:paraId="1BC9403F" w14:textId="615D6FD6" w:rsidR="00871983" w:rsidRDefault="00871983" w:rsidP="00322C14">
      <w:pPr>
        <w:pStyle w:val="Textkomente"/>
      </w:pPr>
      <w:r>
        <w:rPr>
          <w:rStyle w:val="Odkaznakoment"/>
        </w:rPr>
        <w:annotationRef/>
      </w:r>
      <w:r>
        <w:t>Při jiném natočení modrá mizí úplně za červenou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C940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C9403F" w16cid:durableId="22757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A1C9C" w14:textId="77777777" w:rsidR="00A82A1D" w:rsidRDefault="00A82A1D">
      <w:pPr>
        <w:spacing w:line="240" w:lineRule="auto"/>
      </w:pPr>
      <w:r>
        <w:separator/>
      </w:r>
    </w:p>
  </w:endnote>
  <w:endnote w:type="continuationSeparator" w:id="0">
    <w:p w14:paraId="2724B827" w14:textId="77777777" w:rsidR="00A82A1D" w:rsidRDefault="00A82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altName w:val="Calibri"/>
    <w:panose1 w:val="02000506030000020004"/>
    <w:charset w:val="EE"/>
    <w:family w:val="auto"/>
    <w:pitch w:val="variable"/>
    <w:sig w:usb0="800000AF" w:usb1="5000606A" w:usb2="00000000" w:usb3="00000000" w:csb0="0000000B" w:csb1="00000000"/>
  </w:font>
  <w:font w:name="Georgia">
    <w:panose1 w:val="02040502050405020303"/>
    <w:charset w:val="EE"/>
    <w:family w:val="roman"/>
    <w:pitch w:val="variable"/>
    <w:sig w:usb0="00000287" w:usb1="00000000" w:usb2="00000000" w:usb3="00000000" w:csb0="0000009F" w:csb1="00000000"/>
  </w:font>
  <w:font w:name="Microsoft GothicNeo">
    <w:charset w:val="81"/>
    <w:family w:val="swiss"/>
    <w:pitch w:val="variable"/>
    <w:sig w:usb0="810002BF" w:usb1="29D7A47B" w:usb2="00000010" w:usb3="00000000" w:csb0="0029009F" w:csb1="00000000"/>
  </w:font>
  <w:font w:name="Cambria Math">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871983" w:rsidRDefault="00871983"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871983" w:rsidRDefault="00871983"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871983" w:rsidRDefault="00871983"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871983" w:rsidRDefault="00871983">
    <w:pPr>
      <w:pStyle w:val="Zpat"/>
      <w:jc w:val="right"/>
    </w:pPr>
  </w:p>
  <w:p w14:paraId="43343548" w14:textId="77777777" w:rsidR="00871983" w:rsidRDefault="00871983">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871983" w:rsidRDefault="00871983"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871983" w:rsidRDefault="00871983">
    <w:pPr>
      <w:pStyle w:val="Zpat"/>
      <w:jc w:val="right"/>
    </w:pPr>
    <w:r>
      <w:fldChar w:fldCharType="begin"/>
    </w:r>
    <w:r>
      <w:instrText>PAGE   \* MERGEFORMAT</w:instrText>
    </w:r>
    <w:r>
      <w:fldChar w:fldCharType="separate"/>
    </w:r>
    <w:r>
      <w:rPr>
        <w:noProof/>
      </w:rPr>
      <w:t>8</w:t>
    </w:r>
    <w:r>
      <w:fldChar w:fldCharType="end"/>
    </w:r>
  </w:p>
  <w:p w14:paraId="109B25E9" w14:textId="77777777" w:rsidR="00871983" w:rsidRDefault="00871983"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871983" w:rsidRDefault="00871983">
    <w:pPr>
      <w:pStyle w:val="Zpat"/>
      <w:jc w:val="right"/>
    </w:pPr>
    <w:r>
      <w:fldChar w:fldCharType="begin"/>
    </w:r>
    <w:r>
      <w:instrText>PAGE   \* MERGEFORMAT</w:instrText>
    </w:r>
    <w:r>
      <w:fldChar w:fldCharType="separate"/>
    </w:r>
    <w:r>
      <w:rPr>
        <w:noProof/>
      </w:rPr>
      <w:t>3</w:t>
    </w:r>
    <w:r>
      <w:fldChar w:fldCharType="end"/>
    </w:r>
  </w:p>
  <w:p w14:paraId="6B50A305" w14:textId="77777777" w:rsidR="00871983" w:rsidRDefault="00871983">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22FDE" w14:textId="77777777" w:rsidR="00A82A1D" w:rsidRDefault="00A82A1D">
      <w:pPr>
        <w:spacing w:line="240" w:lineRule="auto"/>
      </w:pPr>
      <w:r>
        <w:separator/>
      </w:r>
    </w:p>
  </w:footnote>
  <w:footnote w:type="continuationSeparator" w:id="0">
    <w:p w14:paraId="44FC17B3" w14:textId="77777777" w:rsidR="00A82A1D" w:rsidRDefault="00A82A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onzal Jan (164745) [2]">
    <w15:presenceInfo w15:providerId="AD" w15:userId="S::xkonza01@vutbr.cz::932ee0a7-0244-4dcf-af10-cec9acbbb23b"/>
  </w15:person>
  <w15:person w15:author="KANKA">
    <w15:presenceInfo w15:providerId="AD" w15:userId="S::kanka@spsoafm.cz::5756171a-3955-4938-a8f4-9edd1b27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236"/>
    <w:rsid w:val="00001EC6"/>
    <w:rsid w:val="00001F08"/>
    <w:rsid w:val="000028E3"/>
    <w:rsid w:val="00003073"/>
    <w:rsid w:val="00004EAA"/>
    <w:rsid w:val="00005369"/>
    <w:rsid w:val="00005BC7"/>
    <w:rsid w:val="00006017"/>
    <w:rsid w:val="000135CD"/>
    <w:rsid w:val="00014FCE"/>
    <w:rsid w:val="00015DB4"/>
    <w:rsid w:val="00017C08"/>
    <w:rsid w:val="00020172"/>
    <w:rsid w:val="000257DD"/>
    <w:rsid w:val="00027900"/>
    <w:rsid w:val="00030897"/>
    <w:rsid w:val="00031BFF"/>
    <w:rsid w:val="00032785"/>
    <w:rsid w:val="00032B33"/>
    <w:rsid w:val="0003398E"/>
    <w:rsid w:val="000371A1"/>
    <w:rsid w:val="00037397"/>
    <w:rsid w:val="00040206"/>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4596"/>
    <w:rsid w:val="000A7732"/>
    <w:rsid w:val="000B1A2A"/>
    <w:rsid w:val="000B585C"/>
    <w:rsid w:val="000B6271"/>
    <w:rsid w:val="000B6C0E"/>
    <w:rsid w:val="000B75FE"/>
    <w:rsid w:val="000C314B"/>
    <w:rsid w:val="000C31AF"/>
    <w:rsid w:val="000C668B"/>
    <w:rsid w:val="000C7324"/>
    <w:rsid w:val="000D24D7"/>
    <w:rsid w:val="000D6B60"/>
    <w:rsid w:val="000D7540"/>
    <w:rsid w:val="000E1A93"/>
    <w:rsid w:val="000E41AC"/>
    <w:rsid w:val="000E57D3"/>
    <w:rsid w:val="000E639F"/>
    <w:rsid w:val="000E655C"/>
    <w:rsid w:val="000F0094"/>
    <w:rsid w:val="000F2028"/>
    <w:rsid w:val="000F6D98"/>
    <w:rsid w:val="00101CB1"/>
    <w:rsid w:val="00102CA7"/>
    <w:rsid w:val="00107D8A"/>
    <w:rsid w:val="0011183C"/>
    <w:rsid w:val="00112CCD"/>
    <w:rsid w:val="0011362B"/>
    <w:rsid w:val="00115993"/>
    <w:rsid w:val="00120B8B"/>
    <w:rsid w:val="001237B9"/>
    <w:rsid w:val="001370CB"/>
    <w:rsid w:val="00140EE8"/>
    <w:rsid w:val="00141AA9"/>
    <w:rsid w:val="00142488"/>
    <w:rsid w:val="0014376C"/>
    <w:rsid w:val="00144A78"/>
    <w:rsid w:val="001523CE"/>
    <w:rsid w:val="0015431A"/>
    <w:rsid w:val="00162AE4"/>
    <w:rsid w:val="0016673D"/>
    <w:rsid w:val="0017089B"/>
    <w:rsid w:val="00171A18"/>
    <w:rsid w:val="00177132"/>
    <w:rsid w:val="00177593"/>
    <w:rsid w:val="001810C7"/>
    <w:rsid w:val="001835AE"/>
    <w:rsid w:val="00184AC4"/>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E74B5"/>
    <w:rsid w:val="001F003F"/>
    <w:rsid w:val="001F190F"/>
    <w:rsid w:val="001F57BF"/>
    <w:rsid w:val="001F7B6E"/>
    <w:rsid w:val="002007F0"/>
    <w:rsid w:val="0020199D"/>
    <w:rsid w:val="00202035"/>
    <w:rsid w:val="002035DF"/>
    <w:rsid w:val="0020405F"/>
    <w:rsid w:val="0020459D"/>
    <w:rsid w:val="00205E06"/>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4A2F"/>
    <w:rsid w:val="00276E99"/>
    <w:rsid w:val="00280066"/>
    <w:rsid w:val="00280418"/>
    <w:rsid w:val="00280DDA"/>
    <w:rsid w:val="0028391B"/>
    <w:rsid w:val="00287726"/>
    <w:rsid w:val="00287732"/>
    <w:rsid w:val="00291B2C"/>
    <w:rsid w:val="00292B6F"/>
    <w:rsid w:val="002975FF"/>
    <w:rsid w:val="002A1722"/>
    <w:rsid w:val="002A28E1"/>
    <w:rsid w:val="002A7122"/>
    <w:rsid w:val="002A7FE0"/>
    <w:rsid w:val="002B1364"/>
    <w:rsid w:val="002B1A07"/>
    <w:rsid w:val="002B2A73"/>
    <w:rsid w:val="002B32BA"/>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4FAA"/>
    <w:rsid w:val="002F65F6"/>
    <w:rsid w:val="002F6E59"/>
    <w:rsid w:val="0030060E"/>
    <w:rsid w:val="00300D9E"/>
    <w:rsid w:val="00301720"/>
    <w:rsid w:val="003031E5"/>
    <w:rsid w:val="00304637"/>
    <w:rsid w:val="003051AF"/>
    <w:rsid w:val="003101C2"/>
    <w:rsid w:val="00310386"/>
    <w:rsid w:val="00314A13"/>
    <w:rsid w:val="00322C14"/>
    <w:rsid w:val="00323858"/>
    <w:rsid w:val="00323C0E"/>
    <w:rsid w:val="00331B08"/>
    <w:rsid w:val="00334E64"/>
    <w:rsid w:val="00335724"/>
    <w:rsid w:val="00336E27"/>
    <w:rsid w:val="00340526"/>
    <w:rsid w:val="0034061E"/>
    <w:rsid w:val="00341BE2"/>
    <w:rsid w:val="00343C05"/>
    <w:rsid w:val="0034546F"/>
    <w:rsid w:val="00346A81"/>
    <w:rsid w:val="003470A5"/>
    <w:rsid w:val="00347E1F"/>
    <w:rsid w:val="00350A05"/>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D9"/>
    <w:rsid w:val="003964FA"/>
    <w:rsid w:val="0039742C"/>
    <w:rsid w:val="003A23B1"/>
    <w:rsid w:val="003A29E9"/>
    <w:rsid w:val="003A3291"/>
    <w:rsid w:val="003A4D80"/>
    <w:rsid w:val="003B25E6"/>
    <w:rsid w:val="003B32D9"/>
    <w:rsid w:val="003B3C99"/>
    <w:rsid w:val="003B4218"/>
    <w:rsid w:val="003B570F"/>
    <w:rsid w:val="003B72C9"/>
    <w:rsid w:val="003C08D5"/>
    <w:rsid w:val="003C1DEC"/>
    <w:rsid w:val="003C48AC"/>
    <w:rsid w:val="003C785D"/>
    <w:rsid w:val="003C7BF7"/>
    <w:rsid w:val="003D0390"/>
    <w:rsid w:val="003D0A68"/>
    <w:rsid w:val="003D1060"/>
    <w:rsid w:val="003D1626"/>
    <w:rsid w:val="003D3942"/>
    <w:rsid w:val="003D78EB"/>
    <w:rsid w:val="003E0726"/>
    <w:rsid w:val="003E455F"/>
    <w:rsid w:val="003E65D3"/>
    <w:rsid w:val="003E71FB"/>
    <w:rsid w:val="003E7224"/>
    <w:rsid w:val="003F29BE"/>
    <w:rsid w:val="003F2CEA"/>
    <w:rsid w:val="003F37D5"/>
    <w:rsid w:val="004006DB"/>
    <w:rsid w:val="00400D7F"/>
    <w:rsid w:val="00401828"/>
    <w:rsid w:val="004024A8"/>
    <w:rsid w:val="00402553"/>
    <w:rsid w:val="00403BC8"/>
    <w:rsid w:val="00406AFD"/>
    <w:rsid w:val="00407D9B"/>
    <w:rsid w:val="004126EA"/>
    <w:rsid w:val="00413357"/>
    <w:rsid w:val="00414074"/>
    <w:rsid w:val="0042187D"/>
    <w:rsid w:val="004220AA"/>
    <w:rsid w:val="00422421"/>
    <w:rsid w:val="00423F37"/>
    <w:rsid w:val="00425137"/>
    <w:rsid w:val="0042575F"/>
    <w:rsid w:val="00427003"/>
    <w:rsid w:val="0043017E"/>
    <w:rsid w:val="00430B95"/>
    <w:rsid w:val="00432249"/>
    <w:rsid w:val="0043271C"/>
    <w:rsid w:val="0043384B"/>
    <w:rsid w:val="00437C28"/>
    <w:rsid w:val="00443880"/>
    <w:rsid w:val="004448F6"/>
    <w:rsid w:val="004502D1"/>
    <w:rsid w:val="004525EF"/>
    <w:rsid w:val="00452C7E"/>
    <w:rsid w:val="00461B71"/>
    <w:rsid w:val="004626B0"/>
    <w:rsid w:val="004633DC"/>
    <w:rsid w:val="004648F9"/>
    <w:rsid w:val="00466355"/>
    <w:rsid w:val="0046727F"/>
    <w:rsid w:val="004710BE"/>
    <w:rsid w:val="00471834"/>
    <w:rsid w:val="00471A4A"/>
    <w:rsid w:val="00475C6D"/>
    <w:rsid w:val="0048308E"/>
    <w:rsid w:val="0048415D"/>
    <w:rsid w:val="00487F8F"/>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4117"/>
    <w:rsid w:val="004C5E58"/>
    <w:rsid w:val="004C5F0B"/>
    <w:rsid w:val="004C79E5"/>
    <w:rsid w:val="004D13B6"/>
    <w:rsid w:val="004D32B5"/>
    <w:rsid w:val="004D573A"/>
    <w:rsid w:val="004E019C"/>
    <w:rsid w:val="004E2412"/>
    <w:rsid w:val="004E7A66"/>
    <w:rsid w:val="004F13B3"/>
    <w:rsid w:val="004F1B85"/>
    <w:rsid w:val="004F2A5F"/>
    <w:rsid w:val="004F2ADD"/>
    <w:rsid w:val="004F3601"/>
    <w:rsid w:val="004F3C51"/>
    <w:rsid w:val="004F61FC"/>
    <w:rsid w:val="004F6A9E"/>
    <w:rsid w:val="004F70CE"/>
    <w:rsid w:val="005009B0"/>
    <w:rsid w:val="005009CD"/>
    <w:rsid w:val="005020B6"/>
    <w:rsid w:val="00503E07"/>
    <w:rsid w:val="00510073"/>
    <w:rsid w:val="005107FB"/>
    <w:rsid w:val="00510D03"/>
    <w:rsid w:val="0051100D"/>
    <w:rsid w:val="00511C1C"/>
    <w:rsid w:val="00515980"/>
    <w:rsid w:val="00515F02"/>
    <w:rsid w:val="00520F59"/>
    <w:rsid w:val="005213FB"/>
    <w:rsid w:val="00521F92"/>
    <w:rsid w:val="00522851"/>
    <w:rsid w:val="005233E5"/>
    <w:rsid w:val="005249E5"/>
    <w:rsid w:val="00526922"/>
    <w:rsid w:val="00527829"/>
    <w:rsid w:val="0053274A"/>
    <w:rsid w:val="00533ACA"/>
    <w:rsid w:val="005341AC"/>
    <w:rsid w:val="00534DD5"/>
    <w:rsid w:val="005413C9"/>
    <w:rsid w:val="0054346B"/>
    <w:rsid w:val="0055255F"/>
    <w:rsid w:val="00556472"/>
    <w:rsid w:val="00557AFD"/>
    <w:rsid w:val="005604C8"/>
    <w:rsid w:val="00561AF6"/>
    <w:rsid w:val="00564686"/>
    <w:rsid w:val="0056598C"/>
    <w:rsid w:val="00567BF9"/>
    <w:rsid w:val="00571EB3"/>
    <w:rsid w:val="005724DF"/>
    <w:rsid w:val="005748D0"/>
    <w:rsid w:val="00574C5C"/>
    <w:rsid w:val="00576818"/>
    <w:rsid w:val="00577AE7"/>
    <w:rsid w:val="00577E8B"/>
    <w:rsid w:val="005818A5"/>
    <w:rsid w:val="00582070"/>
    <w:rsid w:val="005862F0"/>
    <w:rsid w:val="005974C3"/>
    <w:rsid w:val="00597F79"/>
    <w:rsid w:val="005A2FEB"/>
    <w:rsid w:val="005A4109"/>
    <w:rsid w:val="005A544B"/>
    <w:rsid w:val="005B564E"/>
    <w:rsid w:val="005C0F20"/>
    <w:rsid w:val="005D1C6E"/>
    <w:rsid w:val="005D2819"/>
    <w:rsid w:val="005D568C"/>
    <w:rsid w:val="005D6477"/>
    <w:rsid w:val="005E243D"/>
    <w:rsid w:val="005E5E30"/>
    <w:rsid w:val="005F07E9"/>
    <w:rsid w:val="005F2719"/>
    <w:rsid w:val="005F6C5B"/>
    <w:rsid w:val="00605A6F"/>
    <w:rsid w:val="0060630E"/>
    <w:rsid w:val="00607478"/>
    <w:rsid w:val="006112A2"/>
    <w:rsid w:val="00612E41"/>
    <w:rsid w:val="00613820"/>
    <w:rsid w:val="006147D4"/>
    <w:rsid w:val="00615192"/>
    <w:rsid w:val="00616C5A"/>
    <w:rsid w:val="00617EA8"/>
    <w:rsid w:val="00620A15"/>
    <w:rsid w:val="0062294A"/>
    <w:rsid w:val="00624490"/>
    <w:rsid w:val="00624696"/>
    <w:rsid w:val="00624EDD"/>
    <w:rsid w:val="00630828"/>
    <w:rsid w:val="00630B2A"/>
    <w:rsid w:val="00632233"/>
    <w:rsid w:val="00635087"/>
    <w:rsid w:val="00635108"/>
    <w:rsid w:val="00635274"/>
    <w:rsid w:val="00636A54"/>
    <w:rsid w:val="006374AD"/>
    <w:rsid w:val="00640F43"/>
    <w:rsid w:val="00641581"/>
    <w:rsid w:val="00644521"/>
    <w:rsid w:val="006503FA"/>
    <w:rsid w:val="00650719"/>
    <w:rsid w:val="0065079B"/>
    <w:rsid w:val="00651542"/>
    <w:rsid w:val="00653276"/>
    <w:rsid w:val="00653596"/>
    <w:rsid w:val="00656041"/>
    <w:rsid w:val="006565AF"/>
    <w:rsid w:val="0065749E"/>
    <w:rsid w:val="00660596"/>
    <w:rsid w:val="006621E6"/>
    <w:rsid w:val="00663903"/>
    <w:rsid w:val="00665C37"/>
    <w:rsid w:val="006728BA"/>
    <w:rsid w:val="006733B5"/>
    <w:rsid w:val="006762EE"/>
    <w:rsid w:val="0067665E"/>
    <w:rsid w:val="00676EA5"/>
    <w:rsid w:val="0067740F"/>
    <w:rsid w:val="006801B3"/>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83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072F"/>
    <w:rsid w:val="00731243"/>
    <w:rsid w:val="00740984"/>
    <w:rsid w:val="00742243"/>
    <w:rsid w:val="00743DF1"/>
    <w:rsid w:val="007446E9"/>
    <w:rsid w:val="00744EB1"/>
    <w:rsid w:val="00744F3C"/>
    <w:rsid w:val="007450C1"/>
    <w:rsid w:val="007469CE"/>
    <w:rsid w:val="007504B5"/>
    <w:rsid w:val="00752BB5"/>
    <w:rsid w:val="00755703"/>
    <w:rsid w:val="00755EAC"/>
    <w:rsid w:val="007564F2"/>
    <w:rsid w:val="00757B3F"/>
    <w:rsid w:val="007640D3"/>
    <w:rsid w:val="007656C5"/>
    <w:rsid w:val="00766F94"/>
    <w:rsid w:val="007671C6"/>
    <w:rsid w:val="00770575"/>
    <w:rsid w:val="00771BE3"/>
    <w:rsid w:val="00775B13"/>
    <w:rsid w:val="007815D3"/>
    <w:rsid w:val="00781B8C"/>
    <w:rsid w:val="007836E1"/>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9A4"/>
    <w:rsid w:val="007C4ACB"/>
    <w:rsid w:val="007D02C7"/>
    <w:rsid w:val="007D1C8E"/>
    <w:rsid w:val="007D2793"/>
    <w:rsid w:val="007D2C51"/>
    <w:rsid w:val="007D3C52"/>
    <w:rsid w:val="007E0F00"/>
    <w:rsid w:val="007E17A1"/>
    <w:rsid w:val="007E2F80"/>
    <w:rsid w:val="007E6A52"/>
    <w:rsid w:val="007F29C7"/>
    <w:rsid w:val="007F7A73"/>
    <w:rsid w:val="008010F8"/>
    <w:rsid w:val="0080263D"/>
    <w:rsid w:val="00802FAB"/>
    <w:rsid w:val="00803FF4"/>
    <w:rsid w:val="008101BC"/>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728C"/>
    <w:rsid w:val="008702DD"/>
    <w:rsid w:val="00871983"/>
    <w:rsid w:val="00871FA6"/>
    <w:rsid w:val="00876D9D"/>
    <w:rsid w:val="00877C96"/>
    <w:rsid w:val="00880D6A"/>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6C24"/>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727"/>
    <w:rsid w:val="00912ABC"/>
    <w:rsid w:val="00912EE1"/>
    <w:rsid w:val="00913A43"/>
    <w:rsid w:val="00914A94"/>
    <w:rsid w:val="00915132"/>
    <w:rsid w:val="0091730D"/>
    <w:rsid w:val="009173D4"/>
    <w:rsid w:val="00917919"/>
    <w:rsid w:val="0092239E"/>
    <w:rsid w:val="00922791"/>
    <w:rsid w:val="00924DAE"/>
    <w:rsid w:val="00933FF0"/>
    <w:rsid w:val="00935BE9"/>
    <w:rsid w:val="00937449"/>
    <w:rsid w:val="00942C9D"/>
    <w:rsid w:val="009456D5"/>
    <w:rsid w:val="00945C7A"/>
    <w:rsid w:val="00947FA7"/>
    <w:rsid w:val="00953074"/>
    <w:rsid w:val="00956B90"/>
    <w:rsid w:val="00960CB5"/>
    <w:rsid w:val="009648FE"/>
    <w:rsid w:val="00970F34"/>
    <w:rsid w:val="009711E9"/>
    <w:rsid w:val="00974CE0"/>
    <w:rsid w:val="00980626"/>
    <w:rsid w:val="0098156F"/>
    <w:rsid w:val="00982A69"/>
    <w:rsid w:val="00982B39"/>
    <w:rsid w:val="00982B7F"/>
    <w:rsid w:val="0098362B"/>
    <w:rsid w:val="00984D0D"/>
    <w:rsid w:val="0098548D"/>
    <w:rsid w:val="0098573B"/>
    <w:rsid w:val="00987403"/>
    <w:rsid w:val="009932D7"/>
    <w:rsid w:val="00994363"/>
    <w:rsid w:val="00996802"/>
    <w:rsid w:val="00996E79"/>
    <w:rsid w:val="009A1831"/>
    <w:rsid w:val="009A1B5E"/>
    <w:rsid w:val="009A5AFE"/>
    <w:rsid w:val="009A6728"/>
    <w:rsid w:val="009A68D4"/>
    <w:rsid w:val="009A77B8"/>
    <w:rsid w:val="009B0384"/>
    <w:rsid w:val="009B4965"/>
    <w:rsid w:val="009C341C"/>
    <w:rsid w:val="009C3566"/>
    <w:rsid w:val="009C4CFC"/>
    <w:rsid w:val="009C6C6D"/>
    <w:rsid w:val="009C7665"/>
    <w:rsid w:val="009D321B"/>
    <w:rsid w:val="009D4187"/>
    <w:rsid w:val="009E0267"/>
    <w:rsid w:val="009E2FBC"/>
    <w:rsid w:val="009E3294"/>
    <w:rsid w:val="009E3C23"/>
    <w:rsid w:val="009E42E5"/>
    <w:rsid w:val="009E53D7"/>
    <w:rsid w:val="009F1442"/>
    <w:rsid w:val="009F2C6D"/>
    <w:rsid w:val="009F3938"/>
    <w:rsid w:val="009F6FD6"/>
    <w:rsid w:val="00A01CAF"/>
    <w:rsid w:val="00A03613"/>
    <w:rsid w:val="00A04D88"/>
    <w:rsid w:val="00A10B87"/>
    <w:rsid w:val="00A13294"/>
    <w:rsid w:val="00A13D28"/>
    <w:rsid w:val="00A23BDC"/>
    <w:rsid w:val="00A2464E"/>
    <w:rsid w:val="00A24C10"/>
    <w:rsid w:val="00A24E01"/>
    <w:rsid w:val="00A304DE"/>
    <w:rsid w:val="00A31813"/>
    <w:rsid w:val="00A32A93"/>
    <w:rsid w:val="00A347F9"/>
    <w:rsid w:val="00A36394"/>
    <w:rsid w:val="00A43A11"/>
    <w:rsid w:val="00A44385"/>
    <w:rsid w:val="00A51418"/>
    <w:rsid w:val="00A53157"/>
    <w:rsid w:val="00A5472A"/>
    <w:rsid w:val="00A57591"/>
    <w:rsid w:val="00A60866"/>
    <w:rsid w:val="00A60C04"/>
    <w:rsid w:val="00A61C19"/>
    <w:rsid w:val="00A62125"/>
    <w:rsid w:val="00A67783"/>
    <w:rsid w:val="00A71B8A"/>
    <w:rsid w:val="00A74417"/>
    <w:rsid w:val="00A747ED"/>
    <w:rsid w:val="00A74885"/>
    <w:rsid w:val="00A75153"/>
    <w:rsid w:val="00A7568C"/>
    <w:rsid w:val="00A75949"/>
    <w:rsid w:val="00A75BA3"/>
    <w:rsid w:val="00A82A1D"/>
    <w:rsid w:val="00A8565E"/>
    <w:rsid w:val="00A86523"/>
    <w:rsid w:val="00A87B5B"/>
    <w:rsid w:val="00A90238"/>
    <w:rsid w:val="00A90568"/>
    <w:rsid w:val="00A91B21"/>
    <w:rsid w:val="00A94056"/>
    <w:rsid w:val="00A94799"/>
    <w:rsid w:val="00A9497A"/>
    <w:rsid w:val="00A94A5E"/>
    <w:rsid w:val="00A96CC3"/>
    <w:rsid w:val="00AA3469"/>
    <w:rsid w:val="00AA7228"/>
    <w:rsid w:val="00AB3682"/>
    <w:rsid w:val="00AB6851"/>
    <w:rsid w:val="00AB71E2"/>
    <w:rsid w:val="00AC21FB"/>
    <w:rsid w:val="00AC5888"/>
    <w:rsid w:val="00AC77A1"/>
    <w:rsid w:val="00AD2280"/>
    <w:rsid w:val="00AD50F3"/>
    <w:rsid w:val="00AD7B77"/>
    <w:rsid w:val="00AE0FD5"/>
    <w:rsid w:val="00AE21E7"/>
    <w:rsid w:val="00AE3202"/>
    <w:rsid w:val="00AE6565"/>
    <w:rsid w:val="00AE73E7"/>
    <w:rsid w:val="00AE7859"/>
    <w:rsid w:val="00AE78B5"/>
    <w:rsid w:val="00AF03EA"/>
    <w:rsid w:val="00AF5F8A"/>
    <w:rsid w:val="00AF622A"/>
    <w:rsid w:val="00B0069D"/>
    <w:rsid w:val="00B01531"/>
    <w:rsid w:val="00B01659"/>
    <w:rsid w:val="00B01F74"/>
    <w:rsid w:val="00B03DF0"/>
    <w:rsid w:val="00B064EF"/>
    <w:rsid w:val="00B105D9"/>
    <w:rsid w:val="00B12764"/>
    <w:rsid w:val="00B12E59"/>
    <w:rsid w:val="00B143C3"/>
    <w:rsid w:val="00B158F7"/>
    <w:rsid w:val="00B20C23"/>
    <w:rsid w:val="00B2247C"/>
    <w:rsid w:val="00B22852"/>
    <w:rsid w:val="00B23DE8"/>
    <w:rsid w:val="00B2562D"/>
    <w:rsid w:val="00B31EFF"/>
    <w:rsid w:val="00B3476A"/>
    <w:rsid w:val="00B35EF4"/>
    <w:rsid w:val="00B36D04"/>
    <w:rsid w:val="00B37428"/>
    <w:rsid w:val="00B37C07"/>
    <w:rsid w:val="00B4066B"/>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7789D"/>
    <w:rsid w:val="00B82A42"/>
    <w:rsid w:val="00B85268"/>
    <w:rsid w:val="00B934B4"/>
    <w:rsid w:val="00BA09D6"/>
    <w:rsid w:val="00BA1E13"/>
    <w:rsid w:val="00BA2E7C"/>
    <w:rsid w:val="00BA6B17"/>
    <w:rsid w:val="00BA6C35"/>
    <w:rsid w:val="00BB1EA0"/>
    <w:rsid w:val="00BB4B5B"/>
    <w:rsid w:val="00BC0AAC"/>
    <w:rsid w:val="00BC0B12"/>
    <w:rsid w:val="00BC1D8E"/>
    <w:rsid w:val="00BC45A5"/>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5822"/>
    <w:rsid w:val="00C163AA"/>
    <w:rsid w:val="00C22B51"/>
    <w:rsid w:val="00C23E80"/>
    <w:rsid w:val="00C30A19"/>
    <w:rsid w:val="00C30A51"/>
    <w:rsid w:val="00C33AF1"/>
    <w:rsid w:val="00C35202"/>
    <w:rsid w:val="00C40285"/>
    <w:rsid w:val="00C40968"/>
    <w:rsid w:val="00C41581"/>
    <w:rsid w:val="00C44721"/>
    <w:rsid w:val="00C4499A"/>
    <w:rsid w:val="00C44EBB"/>
    <w:rsid w:val="00C4631C"/>
    <w:rsid w:val="00C52596"/>
    <w:rsid w:val="00C53017"/>
    <w:rsid w:val="00C56398"/>
    <w:rsid w:val="00C60AA4"/>
    <w:rsid w:val="00C66AEC"/>
    <w:rsid w:val="00C674D3"/>
    <w:rsid w:val="00C71A5C"/>
    <w:rsid w:val="00C83E34"/>
    <w:rsid w:val="00C85B77"/>
    <w:rsid w:val="00C86C88"/>
    <w:rsid w:val="00C902DB"/>
    <w:rsid w:val="00C919DD"/>
    <w:rsid w:val="00C94445"/>
    <w:rsid w:val="00C944A3"/>
    <w:rsid w:val="00C9464A"/>
    <w:rsid w:val="00C97A5B"/>
    <w:rsid w:val="00CA0866"/>
    <w:rsid w:val="00CB1F95"/>
    <w:rsid w:val="00CB39F5"/>
    <w:rsid w:val="00CB40BE"/>
    <w:rsid w:val="00CB4674"/>
    <w:rsid w:val="00CB4B1A"/>
    <w:rsid w:val="00CB4D2A"/>
    <w:rsid w:val="00CC5F39"/>
    <w:rsid w:val="00CC65DF"/>
    <w:rsid w:val="00CC661A"/>
    <w:rsid w:val="00CD2B5D"/>
    <w:rsid w:val="00CD422B"/>
    <w:rsid w:val="00CD4B26"/>
    <w:rsid w:val="00CE16A8"/>
    <w:rsid w:val="00CE1857"/>
    <w:rsid w:val="00CE23A2"/>
    <w:rsid w:val="00CE567E"/>
    <w:rsid w:val="00CE70DF"/>
    <w:rsid w:val="00CF473C"/>
    <w:rsid w:val="00CF5732"/>
    <w:rsid w:val="00CF6CD3"/>
    <w:rsid w:val="00D049E0"/>
    <w:rsid w:val="00D10357"/>
    <w:rsid w:val="00D11788"/>
    <w:rsid w:val="00D16FF2"/>
    <w:rsid w:val="00D217FD"/>
    <w:rsid w:val="00D22E47"/>
    <w:rsid w:val="00D25B7A"/>
    <w:rsid w:val="00D267EE"/>
    <w:rsid w:val="00D27205"/>
    <w:rsid w:val="00D31180"/>
    <w:rsid w:val="00D32C5C"/>
    <w:rsid w:val="00D35727"/>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1B9A"/>
    <w:rsid w:val="00DA25FA"/>
    <w:rsid w:val="00DA2F69"/>
    <w:rsid w:val="00DA6AE4"/>
    <w:rsid w:val="00DA6B45"/>
    <w:rsid w:val="00DA71D6"/>
    <w:rsid w:val="00DB0BC1"/>
    <w:rsid w:val="00DB135D"/>
    <w:rsid w:val="00DC4C6B"/>
    <w:rsid w:val="00DC7DCC"/>
    <w:rsid w:val="00DD0EC4"/>
    <w:rsid w:val="00DD2F6D"/>
    <w:rsid w:val="00DD711B"/>
    <w:rsid w:val="00DD7C74"/>
    <w:rsid w:val="00DE03B1"/>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0C5A"/>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A51"/>
    <w:rsid w:val="00E601B6"/>
    <w:rsid w:val="00E6702C"/>
    <w:rsid w:val="00E67908"/>
    <w:rsid w:val="00E713C5"/>
    <w:rsid w:val="00E7147F"/>
    <w:rsid w:val="00E72E81"/>
    <w:rsid w:val="00E72F95"/>
    <w:rsid w:val="00E732EE"/>
    <w:rsid w:val="00E73D21"/>
    <w:rsid w:val="00E80010"/>
    <w:rsid w:val="00E8017C"/>
    <w:rsid w:val="00E811FD"/>
    <w:rsid w:val="00E813A6"/>
    <w:rsid w:val="00E81E70"/>
    <w:rsid w:val="00E833AE"/>
    <w:rsid w:val="00E864C9"/>
    <w:rsid w:val="00E86AA1"/>
    <w:rsid w:val="00E86CD9"/>
    <w:rsid w:val="00E90B52"/>
    <w:rsid w:val="00E96C2D"/>
    <w:rsid w:val="00EA1D38"/>
    <w:rsid w:val="00EA1E87"/>
    <w:rsid w:val="00EA6884"/>
    <w:rsid w:val="00EB273A"/>
    <w:rsid w:val="00EB4EBE"/>
    <w:rsid w:val="00EB550A"/>
    <w:rsid w:val="00EC2589"/>
    <w:rsid w:val="00EC4F1A"/>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53F3"/>
    <w:rsid w:val="00EF775E"/>
    <w:rsid w:val="00F043D6"/>
    <w:rsid w:val="00F07636"/>
    <w:rsid w:val="00F10821"/>
    <w:rsid w:val="00F120C2"/>
    <w:rsid w:val="00F12508"/>
    <w:rsid w:val="00F12F33"/>
    <w:rsid w:val="00F16352"/>
    <w:rsid w:val="00F16747"/>
    <w:rsid w:val="00F16E23"/>
    <w:rsid w:val="00F21A54"/>
    <w:rsid w:val="00F2356A"/>
    <w:rsid w:val="00F25FFE"/>
    <w:rsid w:val="00F302E4"/>
    <w:rsid w:val="00F30614"/>
    <w:rsid w:val="00F33839"/>
    <w:rsid w:val="00F344A1"/>
    <w:rsid w:val="00F34C13"/>
    <w:rsid w:val="00F350F9"/>
    <w:rsid w:val="00F3552F"/>
    <w:rsid w:val="00F36002"/>
    <w:rsid w:val="00F416CA"/>
    <w:rsid w:val="00F43496"/>
    <w:rsid w:val="00F45375"/>
    <w:rsid w:val="00F47C45"/>
    <w:rsid w:val="00F50C0E"/>
    <w:rsid w:val="00F51345"/>
    <w:rsid w:val="00F5160D"/>
    <w:rsid w:val="00F51F89"/>
    <w:rsid w:val="00F53D7D"/>
    <w:rsid w:val="00F55ED4"/>
    <w:rsid w:val="00F567FA"/>
    <w:rsid w:val="00F63999"/>
    <w:rsid w:val="00F707CF"/>
    <w:rsid w:val="00F717DF"/>
    <w:rsid w:val="00F73AD2"/>
    <w:rsid w:val="00F765B8"/>
    <w:rsid w:val="00F769B1"/>
    <w:rsid w:val="00F90569"/>
    <w:rsid w:val="00F908F9"/>
    <w:rsid w:val="00F963B0"/>
    <w:rsid w:val="00FB3FAB"/>
    <w:rsid w:val="00FB6A53"/>
    <w:rsid w:val="00FB738D"/>
    <w:rsid w:val="00FC5247"/>
    <w:rsid w:val="00FC6161"/>
    <w:rsid w:val="00FC65E3"/>
    <w:rsid w:val="00FC6667"/>
    <w:rsid w:val="00FC77FD"/>
    <w:rsid w:val="00FD0138"/>
    <w:rsid w:val="00FD1FE0"/>
    <w:rsid w:val="00FD2001"/>
    <w:rsid w:val="00FD4424"/>
    <w:rsid w:val="00FD5624"/>
    <w:rsid w:val="00FE71F2"/>
    <w:rsid w:val="00FE7F7C"/>
    <w:rsid w:val="00FF1FCF"/>
    <w:rsid w:val="00FF50FE"/>
    <w:rsid w:val="00FF6BFB"/>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8010F8"/>
    <w:pPr>
      <w:spacing w:line="276" w:lineRule="auto"/>
      <w:jc w:val="both"/>
    </w:pPr>
    <w:rPr>
      <w:i/>
    </w:rPr>
  </w:style>
  <w:style w:type="paragraph" w:customStyle="1" w:styleId="Odstavecdal">
    <w:name w:val="Odstavec další"/>
    <w:basedOn w:val="Odstavecprvn"/>
    <w:link w:val="OdstavecdalChar"/>
    <w:autoRedefine/>
    <w:rsid w:val="00F16352"/>
    <w:pPr>
      <w:numPr>
        <w:numId w:val="18"/>
      </w:numPr>
      <w:jc w:val="left"/>
    </w:pPr>
    <w:rPr>
      <w:i w:val="0"/>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8010F8"/>
    <w:rPr>
      <w:i/>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Nevyeenzmnka">
    <w:name w:val="Unresolved Mention"/>
    <w:basedOn w:val="Standardnpsmoodstavce"/>
    <w:uiPriority w:val="99"/>
    <w:semiHidden/>
    <w:unhideWhenUsed/>
    <w:rsid w:val="00994363"/>
    <w:rPr>
      <w:color w:val="605E5C"/>
      <w:shd w:val="clear" w:color="auto" w:fill="E1DFDD"/>
    </w:rPr>
  </w:style>
  <w:style w:type="character" w:customStyle="1" w:styleId="bsttip">
    <w:name w:val="bs_ttip"/>
    <w:basedOn w:val="Standardnpsmoodstavce"/>
    <w:rsid w:val="00801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641106922">
      <w:bodyDiv w:val="1"/>
      <w:marLeft w:val="0"/>
      <w:marRight w:val="0"/>
      <w:marTop w:val="0"/>
      <w:marBottom w:val="0"/>
      <w:divBdr>
        <w:top w:val="none" w:sz="0" w:space="0" w:color="auto"/>
        <w:left w:val="none" w:sz="0" w:space="0" w:color="auto"/>
        <w:bottom w:val="none" w:sz="0" w:space="0" w:color="auto"/>
        <w:right w:val="none" w:sz="0" w:space="0" w:color="auto"/>
      </w:divBdr>
      <w:divsChild>
        <w:div w:id="1505314139">
          <w:marLeft w:val="0"/>
          <w:marRight w:val="0"/>
          <w:marTop w:val="0"/>
          <w:marBottom w:val="0"/>
          <w:divBdr>
            <w:top w:val="none" w:sz="0" w:space="0" w:color="auto"/>
            <w:left w:val="none" w:sz="0" w:space="0" w:color="auto"/>
            <w:bottom w:val="none" w:sz="0" w:space="0" w:color="auto"/>
            <w:right w:val="none" w:sz="0" w:space="0" w:color="auto"/>
          </w:divBdr>
          <w:divsChild>
            <w:div w:id="11376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5.emf"/><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4.emf"/><Relationship Id="rId33" Type="http://schemas.microsoft.com/office/2011/relationships/commentsExtended" Target="commentsExtended.xml"/><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comments" Target="comments.xml"/><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8E16ADF4-0EA7-4EBE-9667-BE7E2B387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10122</TotalTime>
  <Pages>62</Pages>
  <Words>13099</Words>
  <Characters>77290</Characters>
  <Application>Microsoft Office Word</Application>
  <DocSecurity>0</DocSecurity>
  <Lines>644</Lines>
  <Paragraphs>180</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90209</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99</cp:revision>
  <cp:lastPrinted>2020-05-26T14:00:00Z</cp:lastPrinted>
  <dcterms:created xsi:type="dcterms:W3CDTF">2020-02-18T16:53:00Z</dcterms:created>
  <dcterms:modified xsi:type="dcterms:W3CDTF">2020-05-27T20:51:00Z</dcterms:modified>
</cp:coreProperties>
</file>