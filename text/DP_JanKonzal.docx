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B496D" w14:textId="1770A2C3" w:rsidR="00C71A5C" w:rsidRDefault="00C71A5C" w:rsidP="00C71A5C">
      <w:pPr>
        <w:widowControl w:val="0"/>
        <w:autoSpaceDE w:val="0"/>
        <w:autoSpaceDN w:val="0"/>
        <w:adjustRightInd w:val="0"/>
        <w:spacing w:line="240" w:lineRule="auto"/>
        <w:rPr>
          <w:sz w:val="20"/>
          <w:szCs w:val="20"/>
        </w:rPr>
      </w:pPr>
      <w:r>
        <w:rPr>
          <w:noProof/>
          <w:sz w:val="20"/>
          <w:szCs w:val="20"/>
        </w:rPr>
        <w:drawing>
          <wp:anchor distT="0" distB="0" distL="114300" distR="114300" simplePos="0" relativeHeight="251658240" behindDoc="1" locked="0" layoutInCell="1" allowOverlap="1" wp14:anchorId="5FB661A1" wp14:editId="45621011">
            <wp:simplePos x="0" y="0"/>
            <wp:positionH relativeFrom="column">
              <wp:posOffset>6350</wp:posOffset>
            </wp:positionH>
            <wp:positionV relativeFrom="paragraph">
              <wp:posOffset>-1905</wp:posOffset>
            </wp:positionV>
            <wp:extent cx="1476375" cy="1476375"/>
            <wp:effectExtent l="0" t="0" r="9525" b="9525"/>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br/>
      </w:r>
      <w:r>
        <w:rPr>
          <w:sz w:val="20"/>
          <w:szCs w:val="20"/>
        </w:rPr>
        <w:br/>
      </w:r>
    </w:p>
    <w:p w14:paraId="088D7AAF" w14:textId="77777777" w:rsidR="00C71A5C" w:rsidRDefault="00C71A5C" w:rsidP="00C71A5C">
      <w:pPr>
        <w:widowControl w:val="0"/>
        <w:autoSpaceDE w:val="0"/>
        <w:autoSpaceDN w:val="0"/>
        <w:adjustRightInd w:val="0"/>
        <w:spacing w:line="240" w:lineRule="auto"/>
        <w:rPr>
          <w:sz w:val="20"/>
          <w:szCs w:val="20"/>
        </w:rPr>
      </w:pPr>
    </w:p>
    <w:p w14:paraId="727BBC5F" w14:textId="77777777" w:rsidR="00C71A5C" w:rsidRDefault="00C71A5C" w:rsidP="00C71A5C">
      <w:pPr>
        <w:widowControl w:val="0"/>
        <w:autoSpaceDE w:val="0"/>
        <w:autoSpaceDN w:val="0"/>
        <w:adjustRightInd w:val="0"/>
        <w:spacing w:line="240" w:lineRule="auto"/>
        <w:rPr>
          <w:sz w:val="20"/>
          <w:szCs w:val="20"/>
        </w:rPr>
      </w:pPr>
    </w:p>
    <w:p w14:paraId="007D1F82" w14:textId="77777777" w:rsidR="00C71A5C" w:rsidRDefault="00C71A5C" w:rsidP="00C71A5C">
      <w:pPr>
        <w:widowControl w:val="0"/>
        <w:autoSpaceDE w:val="0"/>
        <w:autoSpaceDN w:val="0"/>
        <w:adjustRightInd w:val="0"/>
        <w:spacing w:line="240" w:lineRule="auto"/>
        <w:rPr>
          <w:sz w:val="20"/>
          <w:szCs w:val="20"/>
        </w:rPr>
      </w:pPr>
    </w:p>
    <w:p w14:paraId="1D68939D" w14:textId="77777777" w:rsidR="00C71A5C" w:rsidRDefault="00C71A5C" w:rsidP="00C71A5C">
      <w:pPr>
        <w:widowControl w:val="0"/>
        <w:autoSpaceDE w:val="0"/>
        <w:autoSpaceDN w:val="0"/>
        <w:adjustRightInd w:val="0"/>
        <w:spacing w:line="240" w:lineRule="auto"/>
        <w:rPr>
          <w:sz w:val="20"/>
          <w:szCs w:val="20"/>
        </w:rPr>
      </w:pPr>
    </w:p>
    <w:p w14:paraId="517F2524" w14:textId="77777777" w:rsidR="00C71A5C" w:rsidRDefault="00C71A5C" w:rsidP="00C71A5C">
      <w:pPr>
        <w:widowControl w:val="0"/>
        <w:autoSpaceDE w:val="0"/>
        <w:autoSpaceDN w:val="0"/>
        <w:adjustRightInd w:val="0"/>
        <w:spacing w:line="240" w:lineRule="auto"/>
        <w:rPr>
          <w:sz w:val="20"/>
          <w:szCs w:val="20"/>
        </w:rPr>
      </w:pPr>
    </w:p>
    <w:p w14:paraId="28E9293D" w14:textId="77777777" w:rsidR="00C71A5C" w:rsidRDefault="00C71A5C" w:rsidP="00C71A5C">
      <w:pPr>
        <w:widowControl w:val="0"/>
        <w:autoSpaceDE w:val="0"/>
        <w:autoSpaceDN w:val="0"/>
        <w:adjustRightInd w:val="0"/>
        <w:spacing w:line="240" w:lineRule="auto"/>
        <w:rPr>
          <w:sz w:val="20"/>
          <w:szCs w:val="20"/>
        </w:rPr>
      </w:pPr>
    </w:p>
    <w:p w14:paraId="07B2137A" w14:textId="77777777" w:rsidR="00C71A5C" w:rsidRDefault="00C71A5C" w:rsidP="00C71A5C">
      <w:pPr>
        <w:widowControl w:val="0"/>
        <w:autoSpaceDE w:val="0"/>
        <w:autoSpaceDN w:val="0"/>
        <w:adjustRightInd w:val="0"/>
        <w:spacing w:line="240" w:lineRule="auto"/>
        <w:rPr>
          <w:sz w:val="20"/>
          <w:szCs w:val="20"/>
        </w:rPr>
      </w:pPr>
      <w:r>
        <w:rPr>
          <w:sz w:val="20"/>
          <w:szCs w:val="20"/>
        </w:rPr>
        <w:br/>
      </w:r>
    </w:p>
    <w:p w14:paraId="3C1F5975" w14:textId="77777777" w:rsidR="00C71A5C" w:rsidRDefault="00C71A5C" w:rsidP="00C71A5C">
      <w:pPr>
        <w:widowControl w:val="0"/>
        <w:autoSpaceDE w:val="0"/>
        <w:autoSpaceDN w:val="0"/>
        <w:adjustRightInd w:val="0"/>
        <w:spacing w:line="240" w:lineRule="auto"/>
        <w:rPr>
          <w:sz w:val="20"/>
          <w:szCs w:val="20"/>
        </w:rPr>
      </w:pPr>
    </w:p>
    <w:p w14:paraId="72CC4BDB" w14:textId="19B7B672" w:rsidR="00C71A5C" w:rsidRDefault="00C71A5C" w:rsidP="00C71A5C">
      <w:pPr>
        <w:widowControl w:val="0"/>
        <w:autoSpaceDE w:val="0"/>
        <w:autoSpaceDN w:val="0"/>
        <w:adjustRightInd w:val="0"/>
        <w:spacing w:line="240" w:lineRule="auto"/>
        <w:rPr>
          <w:sz w:val="20"/>
          <w:szCs w:val="20"/>
        </w:rPr>
      </w:pPr>
      <w:r>
        <w:rPr>
          <w:sz w:val="20"/>
          <w:szCs w:val="20"/>
        </w:rPr>
        <w:br/>
      </w:r>
    </w:p>
    <w:tbl>
      <w:tblPr>
        <w:tblW w:w="0" w:type="auto"/>
        <w:tblLayout w:type="fixed"/>
        <w:tblCellMar>
          <w:left w:w="0" w:type="dxa"/>
          <w:right w:w="0" w:type="dxa"/>
        </w:tblCellMar>
        <w:tblLook w:val="04A0" w:firstRow="1" w:lastRow="0" w:firstColumn="1" w:lastColumn="0" w:noHBand="0" w:noVBand="1"/>
      </w:tblPr>
      <w:tblGrid>
        <w:gridCol w:w="3686"/>
        <w:gridCol w:w="4820"/>
      </w:tblGrid>
      <w:tr w:rsidR="00C71A5C" w14:paraId="3380D03E" w14:textId="77777777" w:rsidTr="00C71A5C">
        <w:trPr>
          <w:trHeight w:val="7088"/>
        </w:trPr>
        <w:tc>
          <w:tcPr>
            <w:tcW w:w="8505" w:type="dxa"/>
            <w:gridSpan w:val="2"/>
            <w:tcBorders>
              <w:top w:val="nil"/>
              <w:left w:val="nil"/>
              <w:bottom w:val="nil"/>
              <w:right w:val="nil"/>
            </w:tcBorders>
            <w:hideMark/>
          </w:tcPr>
          <w:p w14:paraId="228716C2"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50"/>
                <w:szCs w:val="50"/>
              </w:rPr>
              <w:t>VYSOKÉ UČENÍ TECHNICKÉ V BRNĚ</w:t>
            </w:r>
            <w:r>
              <w:rPr>
                <w:sz w:val="20"/>
                <w:szCs w:val="20"/>
              </w:rPr>
              <w:br/>
            </w:r>
            <w:r>
              <w:rPr>
                <w:rFonts w:ascii="Vafle VUT" w:hAnsi="Vafle VUT" w:cs="Vafle VUT"/>
                <w:color w:val="8A8C90"/>
              </w:rPr>
              <w:t>BRNO UNIVERSITY OF TECHNOLOGY</w:t>
            </w:r>
            <w:r>
              <w:rPr>
                <w:sz w:val="20"/>
                <w:szCs w:val="20"/>
              </w:rPr>
              <w:br/>
            </w:r>
            <w:r>
              <w:rPr>
                <w:sz w:val="20"/>
                <w:szCs w:val="20"/>
              </w:rPr>
              <w:br/>
            </w:r>
            <w:r>
              <w:rPr>
                <w:sz w:val="20"/>
                <w:szCs w:val="20"/>
              </w:rPr>
              <w:br/>
            </w:r>
            <w:r>
              <w:rPr>
                <w:rFonts w:ascii="Vafle VUT" w:hAnsi="Vafle VUT" w:cs="Vafle VUT"/>
                <w:sz w:val="36"/>
                <w:szCs w:val="36"/>
              </w:rPr>
              <w:t>FAKULTA ELEKTROTECHNIKY</w:t>
            </w:r>
            <w:r>
              <w:rPr>
                <w:rFonts w:ascii="Vafle VUT" w:hAnsi="Vafle VUT" w:cs="Vafle VUT"/>
                <w:sz w:val="36"/>
                <w:szCs w:val="36"/>
              </w:rPr>
              <w:br/>
              <w:t>A KOMUNIKAČNÍCH TECHNOLOGIÍ</w:t>
            </w:r>
            <w:r>
              <w:rPr>
                <w:sz w:val="20"/>
                <w:szCs w:val="20"/>
              </w:rPr>
              <w:br/>
            </w:r>
            <w:r>
              <w:rPr>
                <w:rFonts w:ascii="Vafle VUT" w:hAnsi="Vafle VUT" w:cs="Vafle VUT"/>
                <w:color w:val="8A8C90"/>
              </w:rPr>
              <w:t>FACULTY OF ELECTRICAL ENGINEERING AND COMMUNICATION</w:t>
            </w:r>
            <w:r>
              <w:rPr>
                <w:sz w:val="20"/>
                <w:szCs w:val="20"/>
              </w:rPr>
              <w:br/>
            </w:r>
            <w:r>
              <w:rPr>
                <w:sz w:val="20"/>
                <w:szCs w:val="20"/>
              </w:rPr>
              <w:br/>
            </w:r>
            <w:r>
              <w:rPr>
                <w:sz w:val="20"/>
                <w:szCs w:val="20"/>
              </w:rPr>
              <w:br/>
            </w:r>
            <w:r>
              <w:rPr>
                <w:rFonts w:ascii="Vafle VUT" w:hAnsi="Vafle VUT" w:cs="Vafle VUT"/>
                <w:sz w:val="36"/>
                <w:szCs w:val="36"/>
              </w:rPr>
              <w:t>ÚSTAV TELEKOMUNIKACÍ</w:t>
            </w:r>
            <w:r>
              <w:rPr>
                <w:sz w:val="20"/>
                <w:szCs w:val="20"/>
              </w:rPr>
              <w:br/>
            </w:r>
            <w:r>
              <w:rPr>
                <w:rFonts w:ascii="Vafle VUT" w:hAnsi="Vafle VUT" w:cs="Vafle VUT"/>
                <w:color w:val="8A8C90"/>
              </w:rPr>
              <w:t>DEPARTMENT OF TELECOMMUNICATIONS</w:t>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rFonts w:ascii="Vafle VUT" w:hAnsi="Vafle VUT" w:cs="Vafle VUT"/>
                <w:sz w:val="42"/>
                <w:szCs w:val="42"/>
              </w:rPr>
              <w:t>ANALYTICKÝ NÁSTROJ PRO GENEROVÁNÍ BICÍCH TRIGGERŮ Z DOWNMIX ZÁZNAMU</w:t>
            </w:r>
            <w:r>
              <w:rPr>
                <w:sz w:val="20"/>
                <w:szCs w:val="20"/>
              </w:rPr>
              <w:br/>
            </w:r>
            <w:r>
              <w:rPr>
                <w:rFonts w:ascii="Vafle VUT" w:hAnsi="Vafle VUT" w:cs="Vafle VUT"/>
                <w:color w:val="8A8C90"/>
              </w:rPr>
              <w:t>ANALYSING TOOL FOR GENERATING OF DRUM TRIGGERS FROM DOWNMIX RECORD</w:t>
            </w:r>
            <w:r>
              <w:rPr>
                <w:sz w:val="20"/>
                <w:szCs w:val="20"/>
              </w:rPr>
              <w:br/>
            </w:r>
            <w:r>
              <w:rPr>
                <w:sz w:val="20"/>
                <w:szCs w:val="20"/>
              </w:rPr>
              <w:br/>
            </w:r>
            <w:r>
              <w:rPr>
                <w:sz w:val="20"/>
                <w:szCs w:val="20"/>
              </w:rPr>
              <w:br/>
            </w:r>
          </w:p>
        </w:tc>
      </w:tr>
      <w:tr w:rsidR="00C71A5C" w14:paraId="72C16185" w14:textId="77777777" w:rsidTr="00C71A5C">
        <w:trPr>
          <w:trHeight w:val="1021"/>
        </w:trPr>
        <w:tc>
          <w:tcPr>
            <w:tcW w:w="8505" w:type="dxa"/>
            <w:gridSpan w:val="2"/>
            <w:tcBorders>
              <w:top w:val="nil"/>
              <w:left w:val="nil"/>
              <w:bottom w:val="nil"/>
              <w:right w:val="nil"/>
            </w:tcBorders>
            <w:hideMark/>
          </w:tcPr>
          <w:p w14:paraId="6FC1A41A"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DIPLOMOVÁ PRÁCE</w:t>
            </w:r>
            <w:r>
              <w:rPr>
                <w:sz w:val="20"/>
                <w:szCs w:val="20"/>
              </w:rPr>
              <w:br/>
            </w:r>
            <w:r>
              <w:rPr>
                <w:rFonts w:ascii="Vafle VUT" w:hAnsi="Vafle VUT" w:cs="Vafle VUT"/>
                <w:color w:val="8A8C90"/>
              </w:rPr>
              <w:t>MASTER'S THESIS</w:t>
            </w:r>
            <w:r>
              <w:rPr>
                <w:sz w:val="20"/>
                <w:szCs w:val="20"/>
              </w:rPr>
              <w:br/>
            </w:r>
          </w:p>
        </w:tc>
      </w:tr>
      <w:tr w:rsidR="00C71A5C" w14:paraId="0F1CB464" w14:textId="77777777" w:rsidTr="00C71A5C">
        <w:trPr>
          <w:trHeight w:val="1021"/>
        </w:trPr>
        <w:tc>
          <w:tcPr>
            <w:tcW w:w="3686" w:type="dxa"/>
            <w:hideMark/>
          </w:tcPr>
          <w:p w14:paraId="7FC710B1"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AUTOR PRÁCE</w:t>
            </w:r>
            <w:r>
              <w:rPr>
                <w:sz w:val="20"/>
                <w:szCs w:val="20"/>
              </w:rPr>
              <w:br/>
            </w:r>
            <w:r>
              <w:rPr>
                <w:rFonts w:ascii="Vafle VUT" w:hAnsi="Vafle VUT" w:cs="Vafle VUT"/>
                <w:color w:val="8A8C90"/>
              </w:rPr>
              <w:t>AUTHOR</w:t>
            </w:r>
            <w:r>
              <w:rPr>
                <w:sz w:val="20"/>
                <w:szCs w:val="20"/>
              </w:rPr>
              <w:br/>
            </w:r>
          </w:p>
        </w:tc>
        <w:tc>
          <w:tcPr>
            <w:tcW w:w="4820" w:type="dxa"/>
            <w:hideMark/>
          </w:tcPr>
          <w:p w14:paraId="12D84D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Bc. Jan Konzal</w:t>
            </w:r>
          </w:p>
        </w:tc>
      </w:tr>
      <w:tr w:rsidR="00C71A5C" w14:paraId="11068234" w14:textId="77777777" w:rsidTr="00C71A5C">
        <w:trPr>
          <w:trHeight w:val="1418"/>
        </w:trPr>
        <w:tc>
          <w:tcPr>
            <w:tcW w:w="3686" w:type="dxa"/>
            <w:hideMark/>
          </w:tcPr>
          <w:p w14:paraId="5B411E5E"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VEDOUCÍ PRÁCE</w:t>
            </w:r>
            <w:r>
              <w:rPr>
                <w:sz w:val="20"/>
                <w:szCs w:val="20"/>
              </w:rPr>
              <w:br/>
            </w:r>
            <w:r>
              <w:rPr>
                <w:rFonts w:ascii="Vafle VUT" w:hAnsi="Vafle VUT" w:cs="Vafle VUT"/>
                <w:color w:val="8A8C90"/>
              </w:rPr>
              <w:t>SUPERVISOR</w:t>
            </w:r>
            <w:r>
              <w:rPr>
                <w:sz w:val="20"/>
                <w:szCs w:val="20"/>
              </w:rPr>
              <w:br/>
            </w:r>
          </w:p>
        </w:tc>
        <w:tc>
          <w:tcPr>
            <w:tcW w:w="4820" w:type="dxa"/>
            <w:hideMark/>
          </w:tcPr>
          <w:p w14:paraId="6C36E545"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RNDr. Lubor Přikryl</w:t>
            </w:r>
          </w:p>
        </w:tc>
      </w:tr>
      <w:tr w:rsidR="00C71A5C" w14:paraId="240A404F" w14:textId="77777777" w:rsidTr="00C71A5C">
        <w:trPr>
          <w:trHeight w:val="284"/>
        </w:trPr>
        <w:tc>
          <w:tcPr>
            <w:tcW w:w="3686" w:type="dxa"/>
            <w:hideMark/>
          </w:tcPr>
          <w:p w14:paraId="41BDBB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BRNO 2020</w:t>
            </w:r>
          </w:p>
        </w:tc>
        <w:tc>
          <w:tcPr>
            <w:tcW w:w="4820" w:type="dxa"/>
            <w:hideMark/>
          </w:tcPr>
          <w:p w14:paraId="26C9BAA6" w14:textId="77777777" w:rsidR="00C71A5C" w:rsidRDefault="00C71A5C">
            <w:pPr>
              <w:widowControl w:val="0"/>
              <w:autoSpaceDE w:val="0"/>
              <w:autoSpaceDN w:val="0"/>
              <w:adjustRightInd w:val="0"/>
              <w:spacing w:line="240" w:lineRule="auto"/>
              <w:rPr>
                <w:sz w:val="20"/>
                <w:szCs w:val="20"/>
              </w:rPr>
            </w:pPr>
            <w:r>
              <w:rPr>
                <w:sz w:val="20"/>
                <w:szCs w:val="20"/>
              </w:rPr>
              <w:t> </w:t>
            </w:r>
          </w:p>
        </w:tc>
      </w:tr>
    </w:tbl>
    <w:p w14:paraId="55E62375" w14:textId="346CDF6B" w:rsidR="00877C96" w:rsidRPr="00C30A19" w:rsidRDefault="00877C96" w:rsidP="004A3FCF">
      <w:pPr>
        <w:ind w:left="-1985"/>
        <w:rPr>
          <w:rFonts w:ascii="Arial" w:hAnsi="Arial" w:cs="Arial"/>
          <w:szCs w:val="22"/>
        </w:rPr>
        <w:sectPr w:rsidR="00877C96" w:rsidRPr="00C30A19" w:rsidSect="002007F0">
          <w:footerReference w:type="even" r:id="rId9"/>
          <w:footerReference w:type="default" r:id="rId10"/>
          <w:footerReference w:type="first" r:id="rId11"/>
          <w:type w:val="continuous"/>
          <w:pgSz w:w="11906" w:h="16838"/>
          <w:pgMar w:top="993" w:right="1418" w:bottom="1701" w:left="1418" w:header="709" w:footer="709" w:gutter="567"/>
          <w:cols w:space="708"/>
          <w:titlePg/>
          <w:docGrid w:linePitch="360"/>
        </w:sectPr>
      </w:pPr>
    </w:p>
    <w:p w14:paraId="2E16FF67" w14:textId="062D4C4C" w:rsidR="00FD0138" w:rsidRDefault="00FD0138" w:rsidP="002007F0">
      <w:pPr>
        <w:spacing w:line="240" w:lineRule="auto"/>
        <w:ind w:left="-1985"/>
        <w:rPr>
          <w:b/>
          <w:sz w:val="32"/>
          <w:szCs w:val="32"/>
        </w:rPr>
      </w:pPr>
      <w:r>
        <w:rPr>
          <w:noProof/>
        </w:rPr>
        <w:lastRenderedPageBreak/>
        <w:drawing>
          <wp:inline distT="0" distB="0" distL="0" distR="0" wp14:anchorId="57237C33" wp14:editId="69DE0F2D">
            <wp:extent cx="7562850" cy="10702903"/>
            <wp:effectExtent l="0" t="0" r="0" b="3810"/>
            <wp:docPr id="137" name="Obráze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5287" cy="10706351"/>
                    </a:xfrm>
                    <a:prstGeom prst="rect">
                      <a:avLst/>
                    </a:prstGeom>
                    <a:noFill/>
                    <a:ln>
                      <a:noFill/>
                    </a:ln>
                  </pic:spPr>
                </pic:pic>
              </a:graphicData>
            </a:graphic>
          </wp:inline>
        </w:drawing>
      </w:r>
    </w:p>
    <w:p w14:paraId="35330F08" w14:textId="77777777" w:rsidR="002007F0" w:rsidRDefault="002007F0" w:rsidP="0019118E">
      <w:pPr>
        <w:pStyle w:val="ds34nadpis"/>
        <w:spacing w:line="276" w:lineRule="auto"/>
      </w:pPr>
    </w:p>
    <w:p w14:paraId="2AA351AD" w14:textId="77777777" w:rsidR="002007F0" w:rsidRDefault="002007F0" w:rsidP="0019118E">
      <w:pPr>
        <w:pStyle w:val="ds34nadpis"/>
        <w:spacing w:line="276" w:lineRule="auto"/>
      </w:pPr>
    </w:p>
    <w:p w14:paraId="334A4AE7" w14:textId="77777777" w:rsidR="002007F0" w:rsidRDefault="002007F0" w:rsidP="0019118E">
      <w:pPr>
        <w:pStyle w:val="ds34nadpis"/>
        <w:spacing w:line="276" w:lineRule="auto"/>
      </w:pPr>
    </w:p>
    <w:p w14:paraId="6D272FF6" w14:textId="77777777" w:rsidR="002007F0" w:rsidRDefault="002007F0" w:rsidP="0019118E">
      <w:pPr>
        <w:pStyle w:val="ds34nadpis"/>
        <w:spacing w:line="276" w:lineRule="auto"/>
      </w:pPr>
    </w:p>
    <w:p w14:paraId="78EB1538" w14:textId="078DFCC8" w:rsidR="00A86523" w:rsidRPr="00C30A19" w:rsidRDefault="00A86523" w:rsidP="0019118E">
      <w:pPr>
        <w:pStyle w:val="ds34nadpis"/>
        <w:spacing w:line="276" w:lineRule="auto"/>
      </w:pPr>
      <w:r w:rsidRPr="00C30A19">
        <w:t>Abstrakt</w:t>
      </w:r>
    </w:p>
    <w:p w14:paraId="6D99FDC0" w14:textId="77777777" w:rsidR="00A86523" w:rsidRPr="00C30A19" w:rsidRDefault="00A86523" w:rsidP="00980626">
      <w:pPr>
        <w:pStyle w:val="Odstavecprvn"/>
      </w:pPr>
      <w:r w:rsidRPr="00C30A19">
        <w:t>Do tohoto odstavce bude zapsán výtah (abstrakt) práce v českém jazyce.</w:t>
      </w:r>
      <w:r w:rsidR="006D29F9" w:rsidRPr="00C30A19">
        <w:t xml:space="preserve"> Abstrakt</w:t>
      </w:r>
      <w:r w:rsidR="00743DF1" w:rsidRPr="00C30A19">
        <w:t xml:space="preserve"> by měl obsahovat shrnutí celé</w:t>
      </w:r>
      <w:r w:rsidR="006D29F9" w:rsidRPr="00C30A19">
        <w:t xml:space="preserve"> závěrečné práce na cca 10 řádcích.</w:t>
      </w:r>
    </w:p>
    <w:p w14:paraId="47A8AB0E" w14:textId="77777777" w:rsidR="00A86523" w:rsidRPr="00C30A19" w:rsidRDefault="00A86523" w:rsidP="0019118E">
      <w:pPr>
        <w:pStyle w:val="ds34"/>
        <w:spacing w:line="276" w:lineRule="auto"/>
      </w:pPr>
    </w:p>
    <w:p w14:paraId="2CB71F1D" w14:textId="77777777" w:rsidR="00A86523" w:rsidRPr="00C30A19" w:rsidRDefault="00A86523" w:rsidP="0019118E">
      <w:pPr>
        <w:pStyle w:val="ds34"/>
        <w:spacing w:line="276" w:lineRule="auto"/>
      </w:pPr>
    </w:p>
    <w:p w14:paraId="08316C03" w14:textId="77777777" w:rsidR="00A86523" w:rsidRPr="00C30A19" w:rsidRDefault="00A86523" w:rsidP="0019118E">
      <w:pPr>
        <w:pStyle w:val="ds34"/>
        <w:spacing w:line="276" w:lineRule="auto"/>
      </w:pPr>
    </w:p>
    <w:p w14:paraId="6B0965B6" w14:textId="77777777" w:rsidR="00A86523" w:rsidRPr="00C30A19" w:rsidRDefault="00A86523" w:rsidP="0019118E">
      <w:pPr>
        <w:pStyle w:val="ds34"/>
        <w:spacing w:line="276" w:lineRule="auto"/>
      </w:pPr>
    </w:p>
    <w:p w14:paraId="628FE0EA" w14:textId="77777777" w:rsidR="00A86523" w:rsidRPr="00C30A19" w:rsidRDefault="00A86523" w:rsidP="0019118E">
      <w:pPr>
        <w:pStyle w:val="ds34nadpis"/>
        <w:spacing w:line="276" w:lineRule="auto"/>
      </w:pPr>
      <w:r w:rsidRPr="00C30A19">
        <w:t>Klíčová slova</w:t>
      </w:r>
    </w:p>
    <w:p w14:paraId="44B45D21" w14:textId="77777777" w:rsidR="00A86523" w:rsidRPr="00C30A19" w:rsidRDefault="00743DF1" w:rsidP="00980626">
      <w:pPr>
        <w:pStyle w:val="Odstavecprvn"/>
      </w:pPr>
      <w:r w:rsidRPr="00C30A19">
        <w:t>Zde</w:t>
      </w:r>
      <w:r w:rsidR="00A86523" w:rsidRPr="00C30A19">
        <w:t xml:space="preserve"> budou zapsána jednotlivá klíčová slova v českém jazyce, oddělená čárkami.</w:t>
      </w:r>
      <w:r w:rsidR="0098362B" w:rsidRPr="00C30A19">
        <w:t xml:space="preserve"> Doporučený počet klíčových slov je 5.</w:t>
      </w:r>
      <w:r w:rsidRPr="00C30A19">
        <w:t xml:space="preserve"> </w:t>
      </w:r>
    </w:p>
    <w:p w14:paraId="566598F3" w14:textId="77777777" w:rsidR="00A86523" w:rsidRPr="00C30A19" w:rsidRDefault="00A86523" w:rsidP="0019118E">
      <w:pPr>
        <w:pStyle w:val="ds34"/>
        <w:spacing w:line="276" w:lineRule="auto"/>
      </w:pPr>
    </w:p>
    <w:p w14:paraId="12A97394" w14:textId="77777777" w:rsidR="0019118E" w:rsidRPr="00C30A19" w:rsidRDefault="0019118E" w:rsidP="0019118E">
      <w:pPr>
        <w:pStyle w:val="ds34"/>
        <w:spacing w:line="276" w:lineRule="auto"/>
      </w:pPr>
    </w:p>
    <w:p w14:paraId="09C3AB51" w14:textId="77777777" w:rsidR="004A369D" w:rsidRPr="00C30A19" w:rsidRDefault="004A369D" w:rsidP="0019118E">
      <w:pPr>
        <w:pStyle w:val="ds34"/>
        <w:spacing w:line="276" w:lineRule="auto"/>
      </w:pPr>
    </w:p>
    <w:p w14:paraId="328FFEE5" w14:textId="77777777" w:rsidR="004A369D" w:rsidRPr="00C30A19" w:rsidRDefault="004A369D" w:rsidP="0019118E">
      <w:pPr>
        <w:pStyle w:val="ds34"/>
        <w:spacing w:line="276" w:lineRule="auto"/>
      </w:pPr>
    </w:p>
    <w:p w14:paraId="59326112" w14:textId="77777777" w:rsidR="004A369D" w:rsidRPr="00C30A19" w:rsidRDefault="004A369D" w:rsidP="0019118E">
      <w:pPr>
        <w:pStyle w:val="ds34"/>
        <w:spacing w:line="276" w:lineRule="auto"/>
      </w:pPr>
    </w:p>
    <w:p w14:paraId="7CC2CD1F" w14:textId="77777777" w:rsidR="004A369D" w:rsidRPr="00C30A19" w:rsidRDefault="004A369D" w:rsidP="0019118E">
      <w:pPr>
        <w:pStyle w:val="ds34"/>
        <w:spacing w:line="276" w:lineRule="auto"/>
      </w:pPr>
    </w:p>
    <w:p w14:paraId="58441971" w14:textId="77777777" w:rsidR="004A369D" w:rsidRPr="00C30A19" w:rsidRDefault="004A369D" w:rsidP="0019118E">
      <w:pPr>
        <w:pStyle w:val="ds34"/>
        <w:spacing w:line="276" w:lineRule="auto"/>
      </w:pPr>
    </w:p>
    <w:p w14:paraId="4790F591" w14:textId="77777777" w:rsidR="004A369D" w:rsidRPr="00C30A19" w:rsidRDefault="004A369D" w:rsidP="0019118E">
      <w:pPr>
        <w:pStyle w:val="ds34"/>
        <w:spacing w:line="276" w:lineRule="auto"/>
      </w:pPr>
    </w:p>
    <w:p w14:paraId="1F299CA3" w14:textId="77777777" w:rsidR="004A369D" w:rsidRPr="00C30A19" w:rsidRDefault="004A369D" w:rsidP="0019118E">
      <w:pPr>
        <w:pStyle w:val="ds34"/>
        <w:spacing w:line="276" w:lineRule="auto"/>
      </w:pPr>
    </w:p>
    <w:p w14:paraId="1A6ACE57" w14:textId="77777777" w:rsidR="004A369D" w:rsidRPr="00C30A19" w:rsidRDefault="004A369D" w:rsidP="004A369D">
      <w:pPr>
        <w:pStyle w:val="ds34nadpis"/>
        <w:spacing w:line="276" w:lineRule="auto"/>
      </w:pPr>
      <w:proofErr w:type="spellStart"/>
      <w:r w:rsidRPr="00C30A19">
        <w:t>Abstract</w:t>
      </w:r>
      <w:proofErr w:type="spellEnd"/>
    </w:p>
    <w:p w14:paraId="0E7AB121" w14:textId="77777777" w:rsidR="004A369D" w:rsidRPr="00C30A19" w:rsidRDefault="004A369D" w:rsidP="00980626">
      <w:pPr>
        <w:pStyle w:val="Odstavecprvn"/>
      </w:pPr>
      <w:r w:rsidRPr="00C30A19">
        <w:t>Do tohoto odstavce bude zapsán výtah (abstrakt) práce v anglickém jazyce.</w:t>
      </w:r>
      <w:r w:rsidR="006D29F9" w:rsidRPr="00C30A19">
        <w:t xml:space="preserve"> Jedná se o překlad abstraktu v českém jazyce.</w:t>
      </w:r>
    </w:p>
    <w:p w14:paraId="13EA0A72" w14:textId="77777777" w:rsidR="0019118E" w:rsidRPr="00C30A19" w:rsidRDefault="0019118E" w:rsidP="0019118E">
      <w:pPr>
        <w:pStyle w:val="ds34"/>
        <w:spacing w:line="276" w:lineRule="auto"/>
      </w:pPr>
    </w:p>
    <w:p w14:paraId="149F6785" w14:textId="77777777" w:rsidR="0019118E" w:rsidRPr="00C30A19" w:rsidRDefault="0019118E" w:rsidP="0019118E">
      <w:pPr>
        <w:pStyle w:val="ds34"/>
        <w:spacing w:line="276" w:lineRule="auto"/>
      </w:pPr>
    </w:p>
    <w:p w14:paraId="42532452" w14:textId="77777777" w:rsidR="00A86523" w:rsidRPr="00C30A19" w:rsidRDefault="00A86523" w:rsidP="0019118E">
      <w:pPr>
        <w:pStyle w:val="ds34nadpis"/>
        <w:spacing w:line="276" w:lineRule="auto"/>
      </w:pPr>
    </w:p>
    <w:p w14:paraId="0AA530D0" w14:textId="77777777" w:rsidR="00A86523" w:rsidRPr="00C30A19" w:rsidRDefault="00A86523" w:rsidP="0019118E">
      <w:pPr>
        <w:pStyle w:val="ds34nadpis"/>
        <w:spacing w:line="276" w:lineRule="auto"/>
      </w:pPr>
      <w:proofErr w:type="spellStart"/>
      <w:r w:rsidRPr="00C30A19">
        <w:t>Keywords</w:t>
      </w:r>
      <w:proofErr w:type="spellEnd"/>
    </w:p>
    <w:p w14:paraId="7E4E58ED" w14:textId="77777777" w:rsidR="00A86523" w:rsidRPr="00C30A19" w:rsidRDefault="00743DF1" w:rsidP="00980626">
      <w:pPr>
        <w:pStyle w:val="Odstavecprvn"/>
      </w:pPr>
      <w:r w:rsidRPr="00C30A19">
        <w:t>Zde</w:t>
      </w:r>
      <w:r w:rsidR="00A86523" w:rsidRPr="00C30A19">
        <w:t xml:space="preserve"> budou zapsána jednotlivá k</w:t>
      </w:r>
      <w:r w:rsidR="00301720" w:rsidRPr="00C30A19">
        <w:t>líčová slova v anglickém jazyce</w:t>
      </w:r>
      <w:r w:rsidR="00A86523" w:rsidRPr="00C30A19">
        <w:t xml:space="preserve"> oddělená čárkami.</w:t>
      </w:r>
      <w:r w:rsidR="006D29F9" w:rsidRPr="00C30A19">
        <w:t xml:space="preserve"> Jedná se o překlad klíčových slov v českém jazyce.</w:t>
      </w:r>
    </w:p>
    <w:p w14:paraId="1EB6733C" w14:textId="77777777" w:rsidR="00A86523" w:rsidRPr="00C30A19" w:rsidRDefault="00A86523" w:rsidP="0019118E">
      <w:pPr>
        <w:pStyle w:val="ds34"/>
        <w:spacing w:line="276" w:lineRule="auto"/>
      </w:pPr>
    </w:p>
    <w:p w14:paraId="586F9771" w14:textId="77777777" w:rsidR="0019118E" w:rsidRPr="00C30A19" w:rsidRDefault="0019118E" w:rsidP="0019118E">
      <w:pPr>
        <w:pStyle w:val="ds34"/>
        <w:spacing w:line="276" w:lineRule="auto"/>
      </w:pPr>
    </w:p>
    <w:p w14:paraId="4C11B14D" w14:textId="77777777" w:rsidR="0019118E" w:rsidRPr="00C30A19" w:rsidRDefault="0019118E" w:rsidP="0019118E">
      <w:pPr>
        <w:pStyle w:val="ds34"/>
        <w:spacing w:line="276" w:lineRule="auto"/>
      </w:pPr>
    </w:p>
    <w:p w14:paraId="5DCBBC59" w14:textId="77777777" w:rsidR="0019118E" w:rsidRPr="00C30A19" w:rsidRDefault="0019118E" w:rsidP="0019118E">
      <w:pPr>
        <w:pStyle w:val="ds34"/>
        <w:spacing w:line="276" w:lineRule="auto"/>
      </w:pPr>
    </w:p>
    <w:p w14:paraId="6C059951" w14:textId="77777777" w:rsidR="0019118E" w:rsidRPr="00C30A19" w:rsidRDefault="0019118E" w:rsidP="0019118E">
      <w:pPr>
        <w:pStyle w:val="ds34"/>
        <w:spacing w:line="276" w:lineRule="auto"/>
      </w:pPr>
    </w:p>
    <w:p w14:paraId="2DD7A35A" w14:textId="77777777" w:rsidR="0019118E" w:rsidRPr="00C30A19" w:rsidRDefault="004A369D" w:rsidP="0019118E">
      <w:pPr>
        <w:pStyle w:val="ds34"/>
        <w:spacing w:line="276" w:lineRule="auto"/>
      </w:pPr>
      <w:r w:rsidRPr="00C30A19">
        <w:br w:type="page"/>
      </w:r>
    </w:p>
    <w:p w14:paraId="44A26EF7" w14:textId="77777777" w:rsidR="004A369D" w:rsidRPr="00C30A19" w:rsidRDefault="004A369D" w:rsidP="0019118E">
      <w:pPr>
        <w:pStyle w:val="ds34"/>
        <w:spacing w:line="276" w:lineRule="auto"/>
      </w:pPr>
    </w:p>
    <w:p w14:paraId="2687C735" w14:textId="77777777" w:rsidR="004A369D" w:rsidRPr="00C30A19" w:rsidRDefault="004A369D" w:rsidP="0019118E">
      <w:pPr>
        <w:pStyle w:val="ds34"/>
        <w:spacing w:line="276" w:lineRule="auto"/>
      </w:pPr>
    </w:p>
    <w:p w14:paraId="41F20F0D" w14:textId="77777777" w:rsidR="004A369D" w:rsidRPr="00C30A19" w:rsidRDefault="004A369D" w:rsidP="0019118E">
      <w:pPr>
        <w:pStyle w:val="ds34"/>
        <w:spacing w:line="276" w:lineRule="auto"/>
      </w:pPr>
    </w:p>
    <w:p w14:paraId="7E38348B" w14:textId="77777777" w:rsidR="004A369D" w:rsidRPr="00C30A19" w:rsidRDefault="004A369D" w:rsidP="0019118E">
      <w:pPr>
        <w:pStyle w:val="ds34"/>
        <w:spacing w:line="276" w:lineRule="auto"/>
      </w:pPr>
    </w:p>
    <w:p w14:paraId="4D44BBFF" w14:textId="77777777" w:rsidR="004A369D" w:rsidRPr="00C30A19" w:rsidRDefault="004A369D" w:rsidP="0019118E">
      <w:pPr>
        <w:pStyle w:val="ds34"/>
        <w:spacing w:line="276" w:lineRule="auto"/>
      </w:pPr>
    </w:p>
    <w:p w14:paraId="60ECF715" w14:textId="77777777" w:rsidR="004A369D" w:rsidRPr="00C30A19" w:rsidRDefault="004A369D" w:rsidP="0019118E">
      <w:pPr>
        <w:pStyle w:val="ds34"/>
        <w:spacing w:line="276" w:lineRule="auto"/>
      </w:pPr>
    </w:p>
    <w:p w14:paraId="7DCFCB79" w14:textId="77777777" w:rsidR="004A369D" w:rsidRPr="00C30A19" w:rsidRDefault="004A369D" w:rsidP="0019118E">
      <w:pPr>
        <w:pStyle w:val="ds34"/>
        <w:spacing w:line="276" w:lineRule="auto"/>
      </w:pPr>
    </w:p>
    <w:p w14:paraId="27BDE1E9" w14:textId="77777777" w:rsidR="004A369D" w:rsidRPr="00C30A19" w:rsidRDefault="004A369D" w:rsidP="0019118E">
      <w:pPr>
        <w:pStyle w:val="ds34"/>
        <w:spacing w:line="276" w:lineRule="auto"/>
      </w:pPr>
    </w:p>
    <w:p w14:paraId="3A907259" w14:textId="77777777" w:rsidR="004A369D" w:rsidRPr="00C30A19" w:rsidRDefault="004A369D" w:rsidP="0019118E">
      <w:pPr>
        <w:pStyle w:val="ds34"/>
        <w:spacing w:line="276" w:lineRule="auto"/>
      </w:pPr>
    </w:p>
    <w:p w14:paraId="527F9DD7" w14:textId="77777777" w:rsidR="004A369D" w:rsidRPr="00C30A19" w:rsidRDefault="004A369D" w:rsidP="0019118E">
      <w:pPr>
        <w:pStyle w:val="ds34"/>
        <w:spacing w:line="276" w:lineRule="auto"/>
      </w:pPr>
    </w:p>
    <w:p w14:paraId="04D73553" w14:textId="77777777" w:rsidR="004A369D" w:rsidRPr="00C30A19" w:rsidRDefault="004A369D" w:rsidP="0019118E">
      <w:pPr>
        <w:pStyle w:val="ds34"/>
        <w:spacing w:line="276" w:lineRule="auto"/>
      </w:pPr>
    </w:p>
    <w:p w14:paraId="4F255A10" w14:textId="77777777" w:rsidR="004A369D" w:rsidRPr="00C30A19" w:rsidRDefault="004A369D" w:rsidP="0019118E">
      <w:pPr>
        <w:pStyle w:val="ds34"/>
        <w:spacing w:line="276" w:lineRule="auto"/>
      </w:pPr>
    </w:p>
    <w:p w14:paraId="66FCF865" w14:textId="77777777" w:rsidR="004A369D" w:rsidRPr="00C30A19" w:rsidRDefault="004A369D" w:rsidP="0019118E">
      <w:pPr>
        <w:pStyle w:val="ds34"/>
        <w:spacing w:line="276" w:lineRule="auto"/>
      </w:pPr>
    </w:p>
    <w:p w14:paraId="11D219B4" w14:textId="77777777" w:rsidR="004A369D" w:rsidRPr="00C30A19" w:rsidRDefault="004A369D" w:rsidP="0019118E">
      <w:pPr>
        <w:pStyle w:val="ds34"/>
        <w:spacing w:line="276" w:lineRule="auto"/>
      </w:pPr>
    </w:p>
    <w:p w14:paraId="4430CE28" w14:textId="77777777" w:rsidR="004A369D" w:rsidRPr="00C30A19" w:rsidRDefault="004A369D" w:rsidP="0019118E">
      <w:pPr>
        <w:pStyle w:val="ds34"/>
        <w:spacing w:line="276" w:lineRule="auto"/>
      </w:pPr>
    </w:p>
    <w:p w14:paraId="1F619E1D" w14:textId="77777777" w:rsidR="004A369D" w:rsidRPr="00C30A19" w:rsidRDefault="004A369D" w:rsidP="0019118E">
      <w:pPr>
        <w:pStyle w:val="ds34"/>
        <w:spacing w:line="276" w:lineRule="auto"/>
      </w:pPr>
    </w:p>
    <w:p w14:paraId="7EFB803E" w14:textId="77777777" w:rsidR="004A369D" w:rsidRPr="00C30A19" w:rsidRDefault="004A369D" w:rsidP="0019118E">
      <w:pPr>
        <w:pStyle w:val="ds34"/>
        <w:spacing w:line="276" w:lineRule="auto"/>
      </w:pPr>
    </w:p>
    <w:p w14:paraId="1173D631" w14:textId="77777777" w:rsidR="004A369D" w:rsidRPr="00C30A19" w:rsidRDefault="004A369D" w:rsidP="0019118E">
      <w:pPr>
        <w:pStyle w:val="ds34"/>
        <w:spacing w:line="276" w:lineRule="auto"/>
      </w:pPr>
    </w:p>
    <w:p w14:paraId="23ECDF75" w14:textId="77777777" w:rsidR="004A369D" w:rsidRPr="00C30A19" w:rsidRDefault="004A369D" w:rsidP="0019118E">
      <w:pPr>
        <w:pStyle w:val="ds34"/>
        <w:spacing w:line="276" w:lineRule="auto"/>
      </w:pPr>
    </w:p>
    <w:p w14:paraId="5145542F" w14:textId="77777777" w:rsidR="004A369D" w:rsidRPr="00C30A19" w:rsidRDefault="004A369D" w:rsidP="0019118E">
      <w:pPr>
        <w:pStyle w:val="ds34"/>
        <w:spacing w:line="276" w:lineRule="auto"/>
      </w:pPr>
    </w:p>
    <w:p w14:paraId="6BBB7041" w14:textId="77777777" w:rsidR="004A369D" w:rsidRPr="00C30A19" w:rsidRDefault="004A369D" w:rsidP="0019118E">
      <w:pPr>
        <w:pStyle w:val="ds34"/>
        <w:spacing w:line="276" w:lineRule="auto"/>
      </w:pPr>
    </w:p>
    <w:p w14:paraId="10CE5E02" w14:textId="77777777" w:rsidR="004A369D" w:rsidRPr="00C30A19" w:rsidRDefault="004A369D" w:rsidP="0019118E">
      <w:pPr>
        <w:pStyle w:val="ds34"/>
        <w:spacing w:line="276" w:lineRule="auto"/>
      </w:pPr>
    </w:p>
    <w:p w14:paraId="57F937E2" w14:textId="77777777" w:rsidR="004A369D" w:rsidRPr="00C30A19" w:rsidRDefault="004A369D" w:rsidP="0019118E">
      <w:pPr>
        <w:pStyle w:val="ds34"/>
        <w:spacing w:line="276" w:lineRule="auto"/>
      </w:pPr>
    </w:p>
    <w:p w14:paraId="0EE1CC0B" w14:textId="77777777" w:rsidR="004A369D" w:rsidRPr="00C30A19" w:rsidRDefault="004A369D" w:rsidP="0019118E">
      <w:pPr>
        <w:pStyle w:val="ds34"/>
        <w:spacing w:line="276" w:lineRule="auto"/>
      </w:pPr>
    </w:p>
    <w:p w14:paraId="075D8DE7" w14:textId="77777777" w:rsidR="004A369D" w:rsidRPr="00C30A19" w:rsidRDefault="004A369D" w:rsidP="0019118E">
      <w:pPr>
        <w:pStyle w:val="ds34"/>
        <w:spacing w:line="276" w:lineRule="auto"/>
      </w:pPr>
    </w:p>
    <w:p w14:paraId="2B198A78" w14:textId="77777777" w:rsidR="004A369D" w:rsidRPr="00C30A19" w:rsidRDefault="004A369D" w:rsidP="0019118E">
      <w:pPr>
        <w:pStyle w:val="ds34"/>
        <w:spacing w:line="276" w:lineRule="auto"/>
      </w:pPr>
    </w:p>
    <w:p w14:paraId="0DE1F63D" w14:textId="77777777" w:rsidR="004A369D" w:rsidRPr="00C30A19" w:rsidRDefault="004A369D" w:rsidP="0019118E">
      <w:pPr>
        <w:pStyle w:val="ds34"/>
        <w:spacing w:line="276" w:lineRule="auto"/>
      </w:pPr>
    </w:p>
    <w:p w14:paraId="30B03111" w14:textId="77777777" w:rsidR="004A369D" w:rsidRPr="00C30A19" w:rsidRDefault="004A369D" w:rsidP="0019118E">
      <w:pPr>
        <w:pStyle w:val="ds34"/>
        <w:spacing w:line="276" w:lineRule="auto"/>
      </w:pPr>
    </w:p>
    <w:p w14:paraId="725727C6" w14:textId="77777777" w:rsidR="004A369D" w:rsidRPr="00C30A19" w:rsidRDefault="004A369D" w:rsidP="0019118E">
      <w:pPr>
        <w:pStyle w:val="ds34"/>
        <w:spacing w:line="276" w:lineRule="auto"/>
      </w:pPr>
    </w:p>
    <w:p w14:paraId="149DC587" w14:textId="77777777" w:rsidR="0019118E" w:rsidRPr="00C30A19" w:rsidRDefault="0019118E" w:rsidP="0019118E">
      <w:pPr>
        <w:pStyle w:val="ds34"/>
        <w:spacing w:line="276" w:lineRule="auto"/>
      </w:pPr>
    </w:p>
    <w:p w14:paraId="03AF836B" w14:textId="77777777" w:rsidR="004A369D" w:rsidRPr="00C30A19" w:rsidRDefault="004A369D" w:rsidP="004A369D">
      <w:pPr>
        <w:pStyle w:val="ds34nadpis"/>
        <w:spacing w:line="276" w:lineRule="auto"/>
      </w:pPr>
      <w:r w:rsidRPr="00C30A19">
        <w:t>Bibliografická citace:</w:t>
      </w:r>
    </w:p>
    <w:p w14:paraId="7F515C42" w14:textId="77777777" w:rsidR="0080263D" w:rsidRPr="00C30A19" w:rsidRDefault="009C341C" w:rsidP="00980626">
      <w:pPr>
        <w:pStyle w:val="Odstavecprvn"/>
      </w:pPr>
      <w:r w:rsidRPr="00C30A19">
        <w:t xml:space="preserve">MAKSANT, J. Fuzzy </w:t>
      </w:r>
      <w:proofErr w:type="spellStart"/>
      <w:r w:rsidRPr="00C30A19">
        <w:t>Petriho</w:t>
      </w:r>
      <w:proofErr w:type="spellEnd"/>
      <w:r w:rsidRPr="00C30A19">
        <w:t xml:space="preserve"> sít</w:t>
      </w:r>
      <w:r w:rsidRPr="00C30A19">
        <w:rPr>
          <w:rFonts w:ascii="TimesNewRoman,Italic" w:eastAsia="TimesNewRoman,Italic" w:cs="TimesNewRoman,Italic"/>
        </w:rPr>
        <w:t>ě</w:t>
      </w:r>
      <w:r w:rsidRPr="00C30A19">
        <w:rPr>
          <w:rFonts w:ascii="TimesNewRoman,Italic" w:eastAsia="TimesNewRoman,Italic" w:cs="TimesNewRoman,Italic"/>
        </w:rPr>
        <w:t xml:space="preserve"> </w:t>
      </w:r>
      <w:r w:rsidRPr="00C30A19">
        <w:t>pro expertní systémy. Brno: Vysoké u</w:t>
      </w:r>
      <w:r w:rsidRPr="00C30A19">
        <w:rPr>
          <w:rFonts w:ascii="TimesNewRoman" w:eastAsia="TimesNewRoman" w:cs="TimesNewRoman"/>
        </w:rPr>
        <w:t>č</w:t>
      </w:r>
      <w:r w:rsidRPr="00C30A19">
        <w:t>ení technické v Brn</w:t>
      </w:r>
      <w:r w:rsidRPr="00C30A19">
        <w:rPr>
          <w:rFonts w:ascii="TimesNewRoman" w:eastAsia="TimesNewRoman" w:cs="TimesNewRoman"/>
        </w:rPr>
        <w:t>ě</w:t>
      </w:r>
      <w:r w:rsidRPr="00C30A19">
        <w:t>, Fakulta elektrotechniky a komunika</w:t>
      </w:r>
      <w:r w:rsidRPr="00C30A19">
        <w:rPr>
          <w:rFonts w:ascii="TimesNewRoman" w:eastAsia="TimesNewRoman" w:cs="TimesNewRoman"/>
        </w:rPr>
        <w:t>č</w:t>
      </w:r>
      <w:r w:rsidR="003D0A68" w:rsidRPr="00C30A19">
        <w:t>ních technologií, 2018</w:t>
      </w:r>
      <w:r w:rsidRPr="00C30A19">
        <w:t xml:space="preserve">. </w:t>
      </w:r>
      <w:proofErr w:type="gramStart"/>
      <w:r w:rsidRPr="00C30A19">
        <w:t>85s</w:t>
      </w:r>
      <w:proofErr w:type="gramEnd"/>
      <w:r w:rsidRPr="00C30A19">
        <w:t>. Vedoucí diplomové práce byl doc. Ing. Václav Jirsík, CSc.</w:t>
      </w:r>
    </w:p>
    <w:p w14:paraId="6F4D5F9D" w14:textId="77777777" w:rsidR="007504B5" w:rsidRPr="00C30A19" w:rsidRDefault="007504B5" w:rsidP="00980626">
      <w:pPr>
        <w:pStyle w:val="Odstavecprvn"/>
      </w:pPr>
    </w:p>
    <w:p w14:paraId="0659EBD2" w14:textId="77777777" w:rsidR="00493F19" w:rsidRPr="00C30A19" w:rsidRDefault="00493F19" w:rsidP="00980626">
      <w:pPr>
        <w:pStyle w:val="Odstavecprvn"/>
      </w:pPr>
      <w:r w:rsidRPr="00C30A19">
        <w:t>Pozn.: Bibliografická citace je generována informačním systémem.</w:t>
      </w:r>
    </w:p>
    <w:p w14:paraId="42B88C6A" w14:textId="77777777" w:rsidR="0019118E" w:rsidRPr="00C30A19" w:rsidRDefault="0019118E" w:rsidP="0080263D">
      <w:pPr>
        <w:autoSpaceDE w:val="0"/>
        <w:autoSpaceDN w:val="0"/>
        <w:adjustRightInd w:val="0"/>
        <w:spacing w:line="240" w:lineRule="auto"/>
        <w:jc w:val="both"/>
      </w:pPr>
      <w:r w:rsidRPr="00C30A19">
        <w:br w:type="page"/>
      </w:r>
    </w:p>
    <w:p w14:paraId="3CEF9008" w14:textId="77777777" w:rsidR="002B340E" w:rsidRPr="00C30A19" w:rsidRDefault="002B340E" w:rsidP="0080263D">
      <w:pPr>
        <w:autoSpaceDE w:val="0"/>
        <w:autoSpaceDN w:val="0"/>
        <w:adjustRightInd w:val="0"/>
        <w:spacing w:line="240" w:lineRule="auto"/>
        <w:jc w:val="both"/>
      </w:pPr>
    </w:p>
    <w:p w14:paraId="4D754E5C" w14:textId="77777777" w:rsidR="002B340E" w:rsidRPr="00C30A19" w:rsidRDefault="002B340E" w:rsidP="0080263D">
      <w:pPr>
        <w:autoSpaceDE w:val="0"/>
        <w:autoSpaceDN w:val="0"/>
        <w:adjustRightInd w:val="0"/>
        <w:spacing w:line="240" w:lineRule="auto"/>
        <w:jc w:val="both"/>
      </w:pPr>
    </w:p>
    <w:p w14:paraId="284BF5E4" w14:textId="77777777" w:rsidR="002B340E" w:rsidRPr="00C30A19" w:rsidRDefault="002B340E" w:rsidP="0080263D">
      <w:pPr>
        <w:autoSpaceDE w:val="0"/>
        <w:autoSpaceDN w:val="0"/>
        <w:adjustRightInd w:val="0"/>
        <w:spacing w:line="240" w:lineRule="auto"/>
        <w:jc w:val="both"/>
      </w:pPr>
    </w:p>
    <w:p w14:paraId="0524F6D6" w14:textId="77777777" w:rsidR="002B340E" w:rsidRPr="00C30A19" w:rsidRDefault="002B340E" w:rsidP="0080263D">
      <w:pPr>
        <w:autoSpaceDE w:val="0"/>
        <w:autoSpaceDN w:val="0"/>
        <w:adjustRightInd w:val="0"/>
        <w:spacing w:line="240" w:lineRule="auto"/>
        <w:jc w:val="both"/>
      </w:pPr>
    </w:p>
    <w:p w14:paraId="761E1C65" w14:textId="77777777" w:rsidR="002B340E" w:rsidRPr="00C30A19" w:rsidRDefault="002B340E" w:rsidP="0080263D">
      <w:pPr>
        <w:autoSpaceDE w:val="0"/>
        <w:autoSpaceDN w:val="0"/>
        <w:adjustRightInd w:val="0"/>
        <w:spacing w:line="240" w:lineRule="auto"/>
        <w:jc w:val="both"/>
      </w:pPr>
    </w:p>
    <w:p w14:paraId="7C3458C8" w14:textId="77777777" w:rsidR="002B340E" w:rsidRPr="00C30A19" w:rsidRDefault="002B340E" w:rsidP="0080263D">
      <w:pPr>
        <w:autoSpaceDE w:val="0"/>
        <w:autoSpaceDN w:val="0"/>
        <w:adjustRightInd w:val="0"/>
        <w:spacing w:line="240" w:lineRule="auto"/>
        <w:jc w:val="both"/>
      </w:pPr>
    </w:p>
    <w:p w14:paraId="7F3EE7DD" w14:textId="77777777" w:rsidR="002B340E" w:rsidRPr="00C30A19" w:rsidRDefault="002B340E" w:rsidP="0080263D">
      <w:pPr>
        <w:autoSpaceDE w:val="0"/>
        <w:autoSpaceDN w:val="0"/>
        <w:adjustRightInd w:val="0"/>
        <w:spacing w:line="240" w:lineRule="auto"/>
        <w:jc w:val="both"/>
      </w:pPr>
    </w:p>
    <w:p w14:paraId="2B520930" w14:textId="77777777" w:rsidR="002B340E" w:rsidRPr="00C30A19" w:rsidRDefault="002B340E" w:rsidP="0080263D">
      <w:pPr>
        <w:autoSpaceDE w:val="0"/>
        <w:autoSpaceDN w:val="0"/>
        <w:adjustRightInd w:val="0"/>
        <w:spacing w:line="240" w:lineRule="auto"/>
        <w:jc w:val="both"/>
      </w:pPr>
    </w:p>
    <w:p w14:paraId="053752AE" w14:textId="77777777" w:rsidR="002B340E" w:rsidRPr="00C30A19" w:rsidRDefault="002B340E" w:rsidP="0080263D">
      <w:pPr>
        <w:autoSpaceDE w:val="0"/>
        <w:autoSpaceDN w:val="0"/>
        <w:adjustRightInd w:val="0"/>
        <w:spacing w:line="240" w:lineRule="auto"/>
        <w:jc w:val="both"/>
      </w:pPr>
    </w:p>
    <w:p w14:paraId="366B8154" w14:textId="77777777" w:rsidR="002B340E" w:rsidRPr="00C30A19" w:rsidRDefault="002B340E" w:rsidP="0080263D">
      <w:pPr>
        <w:autoSpaceDE w:val="0"/>
        <w:autoSpaceDN w:val="0"/>
        <w:adjustRightInd w:val="0"/>
        <w:spacing w:line="240" w:lineRule="auto"/>
        <w:jc w:val="both"/>
      </w:pPr>
    </w:p>
    <w:p w14:paraId="554D3C1F" w14:textId="77777777" w:rsidR="002B340E" w:rsidRPr="00C30A19" w:rsidRDefault="002B340E" w:rsidP="0080263D">
      <w:pPr>
        <w:autoSpaceDE w:val="0"/>
        <w:autoSpaceDN w:val="0"/>
        <w:adjustRightInd w:val="0"/>
        <w:spacing w:line="240" w:lineRule="auto"/>
        <w:jc w:val="both"/>
      </w:pPr>
    </w:p>
    <w:p w14:paraId="0F084B7B" w14:textId="77777777" w:rsidR="002B340E" w:rsidRPr="00C30A19" w:rsidRDefault="002B340E" w:rsidP="0080263D">
      <w:pPr>
        <w:autoSpaceDE w:val="0"/>
        <w:autoSpaceDN w:val="0"/>
        <w:adjustRightInd w:val="0"/>
        <w:spacing w:line="240" w:lineRule="auto"/>
        <w:jc w:val="both"/>
      </w:pPr>
    </w:p>
    <w:p w14:paraId="4C445578" w14:textId="77777777" w:rsidR="002B340E" w:rsidRPr="00C30A19" w:rsidRDefault="002B340E" w:rsidP="0080263D">
      <w:pPr>
        <w:autoSpaceDE w:val="0"/>
        <w:autoSpaceDN w:val="0"/>
        <w:adjustRightInd w:val="0"/>
        <w:spacing w:line="240" w:lineRule="auto"/>
        <w:jc w:val="both"/>
      </w:pPr>
    </w:p>
    <w:p w14:paraId="748FC7BD" w14:textId="77777777" w:rsidR="002B340E" w:rsidRPr="00C30A19" w:rsidRDefault="002B340E" w:rsidP="0080263D">
      <w:pPr>
        <w:autoSpaceDE w:val="0"/>
        <w:autoSpaceDN w:val="0"/>
        <w:adjustRightInd w:val="0"/>
        <w:spacing w:line="240" w:lineRule="auto"/>
        <w:jc w:val="both"/>
      </w:pPr>
    </w:p>
    <w:p w14:paraId="4AEE941F" w14:textId="77777777" w:rsidR="002B340E" w:rsidRPr="00C30A19" w:rsidRDefault="002B340E" w:rsidP="0080263D">
      <w:pPr>
        <w:autoSpaceDE w:val="0"/>
        <w:autoSpaceDN w:val="0"/>
        <w:adjustRightInd w:val="0"/>
        <w:spacing w:line="240" w:lineRule="auto"/>
        <w:jc w:val="both"/>
      </w:pPr>
    </w:p>
    <w:p w14:paraId="3DB549D8" w14:textId="77777777" w:rsidR="00A86523" w:rsidRPr="00C30A19" w:rsidRDefault="00A86523" w:rsidP="000540F5">
      <w:pPr>
        <w:pStyle w:val="ds34nadpis"/>
        <w:spacing w:line="276" w:lineRule="auto"/>
      </w:pPr>
      <w:r w:rsidRPr="00C30A19">
        <w:t>Prohlášení</w:t>
      </w:r>
    </w:p>
    <w:p w14:paraId="6EDEC27A" w14:textId="77777777" w:rsidR="00F963B0" w:rsidRPr="00C30A19" w:rsidRDefault="00F963B0" w:rsidP="00980626">
      <w:pPr>
        <w:pStyle w:val="Odstavecprvn"/>
      </w:pPr>
      <w:r w:rsidRPr="00C30A19">
        <w:t>„Prohlašuji, že svou diplomovou</w:t>
      </w:r>
      <w:r w:rsidR="009C341C" w:rsidRPr="00C30A19">
        <w:t xml:space="preserve"> (bakalářskou)</w:t>
      </w:r>
      <w:r w:rsidRPr="00C30A19">
        <w:t xml:space="preserve"> práci na téma </w:t>
      </w:r>
      <w:proofErr w:type="spellStart"/>
      <w:r w:rsidRPr="00C30A19">
        <w:t>Xxxxxxx</w:t>
      </w:r>
      <w:proofErr w:type="spellEnd"/>
      <w:r w:rsidRPr="00C30A19">
        <w:t xml:space="preserve"> </w:t>
      </w:r>
      <w:proofErr w:type="spellStart"/>
      <w:r w:rsidRPr="00C30A19">
        <w:t>yyyyyyyyy</w:t>
      </w:r>
      <w:proofErr w:type="spellEnd"/>
      <w:r w:rsidRPr="00C30A19">
        <w:t xml:space="preserve"> </w:t>
      </w:r>
      <w:proofErr w:type="spellStart"/>
      <w:r w:rsidRPr="00C30A19">
        <w:t>zzzzzzz</w:t>
      </w:r>
      <w:proofErr w:type="spellEnd"/>
      <w:r w:rsidRPr="00C30A19">
        <w:t xml:space="preserve"> jsem vypracoval samostatně pod vedením vedoucí</w:t>
      </w:r>
      <w:r w:rsidR="00714799" w:rsidRPr="00C30A19">
        <w:t>/</w:t>
      </w:r>
      <w:r w:rsidRPr="00C30A19">
        <w:t>ho diplomové</w:t>
      </w:r>
      <w:r w:rsidR="009C341C" w:rsidRPr="00C30A19">
        <w:t xml:space="preserve"> (bakalářské)</w:t>
      </w:r>
      <w:r w:rsidRPr="00C30A19">
        <w:t xml:space="preserve"> práce a s použitím odborné literatury a dalších informačních zdrojů, které jsou všechny citovány v práci a uvedeny v seznamu literatury na konci práce. </w:t>
      </w:r>
    </w:p>
    <w:p w14:paraId="72D7A872" w14:textId="77777777" w:rsidR="00C078C3" w:rsidRPr="00C30A19" w:rsidRDefault="00F963B0" w:rsidP="00980626">
      <w:pPr>
        <w:pStyle w:val="Odstavecprvn"/>
      </w:pPr>
      <w:r w:rsidRPr="00C30A19">
        <w:t xml:space="preserve">Jako autor uvedené diplomové (bakalářské) práce dále prohlašuji, že v souvislosti s vytvořením této diplomové (bakalářské)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C30A19">
          <w:t>11 a</w:t>
        </w:r>
      </w:smartTag>
      <w:r w:rsidRPr="00C30A19">
        <w:t xml:space="preserve"> následujících autorského zákona č. 121/2000 Sb., včetně možných trestněprávních důsledků vyplývajících z ustanovení části druhé, hlavy VI. díl 4 Trestního zákoníku č. 40/2009 Sb.</w:t>
      </w:r>
    </w:p>
    <w:p w14:paraId="56660D6E" w14:textId="77777777" w:rsidR="00371111" w:rsidRPr="00C30A19" w:rsidRDefault="00371111" w:rsidP="00371111">
      <w:pPr>
        <w:pStyle w:val="Prosttext"/>
        <w:rPr>
          <w:rFonts w:ascii="Times New Roman" w:hAnsi="Times New Roman"/>
          <w:sz w:val="24"/>
        </w:rPr>
      </w:pPr>
    </w:p>
    <w:p w14:paraId="241E2415" w14:textId="77777777" w:rsidR="00371111" w:rsidRPr="00C30A19" w:rsidRDefault="00371111" w:rsidP="00371111">
      <w:pPr>
        <w:pStyle w:val="Prosttext"/>
        <w:rPr>
          <w:rFonts w:ascii="Times New Roman" w:hAnsi="Times New Roman"/>
          <w:sz w:val="24"/>
        </w:rPr>
      </w:pPr>
    </w:p>
    <w:p w14:paraId="335AFB6B" w14:textId="77777777" w:rsidR="00371111" w:rsidRPr="00C30A19" w:rsidRDefault="00371111" w:rsidP="00371111">
      <w:pPr>
        <w:pStyle w:val="Prosttext"/>
        <w:rPr>
          <w:rFonts w:ascii="Times New Roman" w:hAnsi="Times New Roman"/>
          <w:sz w:val="24"/>
        </w:rPr>
      </w:pPr>
    </w:p>
    <w:p w14:paraId="446BFDC7"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t>V Brně dne:</w:t>
      </w:r>
      <w:r w:rsidRPr="00C30A19">
        <w:rPr>
          <w:rFonts w:ascii="Times New Roman" w:hAnsi="Times New Roman"/>
          <w:color w:val="FF0000"/>
          <w:sz w:val="24"/>
        </w:rPr>
        <w:t xml:space="preserve"> </w:t>
      </w:r>
      <w:r w:rsidR="00027900" w:rsidRPr="00C30A19">
        <w:rPr>
          <w:rFonts w:ascii="Times New Roman" w:hAnsi="Times New Roman"/>
          <w:b/>
          <w:color w:val="FF0000"/>
          <w:sz w:val="24"/>
        </w:rPr>
        <w:t>10</w:t>
      </w:r>
      <w:r w:rsidRPr="00C30A19">
        <w:rPr>
          <w:rFonts w:ascii="Times New Roman" w:hAnsi="Times New Roman"/>
          <w:b/>
          <w:color w:val="FF0000"/>
          <w:sz w:val="24"/>
        </w:rPr>
        <w:t>. května 201</w:t>
      </w:r>
      <w:r w:rsidR="003D0A68" w:rsidRPr="00C30A19">
        <w:rPr>
          <w:rFonts w:ascii="Times New Roman" w:hAnsi="Times New Roman"/>
          <w:b/>
          <w:color w:val="FF0000"/>
          <w:sz w:val="24"/>
        </w:rPr>
        <w:t>8</w:t>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00FE71F2" w:rsidRPr="00C30A19">
        <w:rPr>
          <w:rFonts w:ascii="Times New Roman" w:hAnsi="Times New Roman"/>
          <w:sz w:val="24"/>
        </w:rPr>
        <w:t xml:space="preserve">              </w:t>
      </w:r>
      <w:r w:rsidRPr="00C30A19">
        <w:rPr>
          <w:rFonts w:ascii="Times New Roman" w:hAnsi="Times New Roman"/>
          <w:sz w:val="24"/>
        </w:rPr>
        <w:t>…………………………</w:t>
      </w:r>
    </w:p>
    <w:p w14:paraId="7DF3A730"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0761CBDC" w14:textId="77777777" w:rsidR="00A86523" w:rsidRPr="00C30A19" w:rsidRDefault="00A86523" w:rsidP="0019118E">
      <w:pPr>
        <w:pStyle w:val="ds2"/>
        <w:spacing w:line="276" w:lineRule="auto"/>
        <w:rPr>
          <w:lang w:val="cs-CZ"/>
        </w:rPr>
      </w:pPr>
    </w:p>
    <w:p w14:paraId="4DD66E4B" w14:textId="77777777" w:rsidR="00A86523" w:rsidRPr="00C30A19" w:rsidRDefault="00A86523" w:rsidP="0019118E">
      <w:pPr>
        <w:pStyle w:val="ds2"/>
        <w:spacing w:line="276" w:lineRule="auto"/>
        <w:rPr>
          <w:lang w:val="cs-CZ"/>
        </w:rPr>
      </w:pPr>
    </w:p>
    <w:p w14:paraId="36521601" w14:textId="77777777" w:rsidR="00A86523" w:rsidRPr="00C30A19" w:rsidRDefault="00A86523" w:rsidP="0019118E">
      <w:pPr>
        <w:pStyle w:val="ds2"/>
        <w:spacing w:line="276" w:lineRule="auto"/>
        <w:rPr>
          <w:lang w:val="cs-CZ"/>
        </w:rPr>
      </w:pPr>
    </w:p>
    <w:p w14:paraId="0622E747" w14:textId="77777777" w:rsidR="002B340E" w:rsidRPr="00C30A19" w:rsidRDefault="002B340E" w:rsidP="0019118E">
      <w:pPr>
        <w:pStyle w:val="ds2"/>
        <w:spacing w:line="276" w:lineRule="auto"/>
        <w:rPr>
          <w:lang w:val="cs-CZ"/>
        </w:rPr>
      </w:pPr>
    </w:p>
    <w:p w14:paraId="040F4A24" w14:textId="77777777" w:rsidR="002B340E" w:rsidRPr="00C30A19" w:rsidRDefault="002B340E" w:rsidP="0019118E">
      <w:pPr>
        <w:pStyle w:val="ds2"/>
        <w:spacing w:line="276" w:lineRule="auto"/>
        <w:rPr>
          <w:lang w:val="cs-CZ"/>
        </w:rPr>
      </w:pPr>
      <w:r w:rsidRPr="00C30A19">
        <w:rPr>
          <w:lang w:val="cs-CZ"/>
        </w:rPr>
        <w:br w:type="page"/>
      </w:r>
    </w:p>
    <w:p w14:paraId="599BF528" w14:textId="77777777" w:rsidR="002B340E" w:rsidRPr="00C30A19" w:rsidRDefault="002B340E" w:rsidP="0019118E">
      <w:pPr>
        <w:pStyle w:val="ds2"/>
        <w:spacing w:line="276" w:lineRule="auto"/>
        <w:rPr>
          <w:lang w:val="cs-CZ"/>
        </w:rPr>
      </w:pPr>
    </w:p>
    <w:p w14:paraId="4F18F492" w14:textId="77777777" w:rsidR="002B340E" w:rsidRPr="00C30A19" w:rsidRDefault="002B340E" w:rsidP="0019118E">
      <w:pPr>
        <w:pStyle w:val="ds2"/>
        <w:spacing w:line="276" w:lineRule="auto"/>
        <w:rPr>
          <w:lang w:val="cs-CZ"/>
        </w:rPr>
      </w:pPr>
    </w:p>
    <w:p w14:paraId="0B6B543E" w14:textId="77777777" w:rsidR="002B340E" w:rsidRPr="00C30A19" w:rsidRDefault="002B340E" w:rsidP="0019118E">
      <w:pPr>
        <w:pStyle w:val="ds2"/>
        <w:spacing w:line="276" w:lineRule="auto"/>
        <w:rPr>
          <w:lang w:val="cs-CZ"/>
        </w:rPr>
      </w:pPr>
    </w:p>
    <w:p w14:paraId="2F8B81C7" w14:textId="77777777" w:rsidR="002B340E" w:rsidRPr="00C30A19" w:rsidRDefault="002B340E" w:rsidP="0019118E">
      <w:pPr>
        <w:pStyle w:val="ds2"/>
        <w:spacing w:line="276" w:lineRule="auto"/>
        <w:rPr>
          <w:lang w:val="cs-CZ"/>
        </w:rPr>
      </w:pPr>
    </w:p>
    <w:p w14:paraId="15FE6C10" w14:textId="77777777" w:rsidR="002B340E" w:rsidRPr="00C30A19" w:rsidRDefault="002B340E" w:rsidP="0019118E">
      <w:pPr>
        <w:pStyle w:val="ds2"/>
        <w:spacing w:line="276" w:lineRule="auto"/>
        <w:rPr>
          <w:lang w:val="cs-CZ"/>
        </w:rPr>
      </w:pPr>
    </w:p>
    <w:p w14:paraId="5C846133" w14:textId="77777777" w:rsidR="002B340E" w:rsidRPr="00C30A19" w:rsidRDefault="002B340E" w:rsidP="0019118E">
      <w:pPr>
        <w:pStyle w:val="ds2"/>
        <w:spacing w:line="276" w:lineRule="auto"/>
        <w:rPr>
          <w:lang w:val="cs-CZ"/>
        </w:rPr>
      </w:pPr>
    </w:p>
    <w:p w14:paraId="5D91D4FE" w14:textId="77777777" w:rsidR="002B340E" w:rsidRPr="00C30A19" w:rsidRDefault="002B340E" w:rsidP="0019118E">
      <w:pPr>
        <w:pStyle w:val="ds2"/>
        <w:spacing w:line="276" w:lineRule="auto"/>
        <w:rPr>
          <w:lang w:val="cs-CZ"/>
        </w:rPr>
      </w:pPr>
    </w:p>
    <w:p w14:paraId="3EA4EA97" w14:textId="77777777" w:rsidR="002B340E" w:rsidRPr="00C30A19" w:rsidRDefault="002B340E" w:rsidP="0019118E">
      <w:pPr>
        <w:pStyle w:val="ds2"/>
        <w:spacing w:line="276" w:lineRule="auto"/>
        <w:rPr>
          <w:lang w:val="cs-CZ"/>
        </w:rPr>
      </w:pPr>
    </w:p>
    <w:p w14:paraId="57C88649" w14:textId="77777777" w:rsidR="002B340E" w:rsidRPr="00C30A19" w:rsidRDefault="002B340E" w:rsidP="0019118E">
      <w:pPr>
        <w:pStyle w:val="ds2"/>
        <w:spacing w:line="276" w:lineRule="auto"/>
        <w:rPr>
          <w:lang w:val="cs-CZ"/>
        </w:rPr>
      </w:pPr>
    </w:p>
    <w:p w14:paraId="42D479C8" w14:textId="77777777" w:rsidR="002B340E" w:rsidRPr="00C30A19" w:rsidRDefault="002B340E" w:rsidP="0019118E">
      <w:pPr>
        <w:pStyle w:val="ds2"/>
        <w:spacing w:line="276" w:lineRule="auto"/>
        <w:rPr>
          <w:lang w:val="cs-CZ"/>
        </w:rPr>
      </w:pPr>
    </w:p>
    <w:p w14:paraId="6C50D0A2" w14:textId="77777777" w:rsidR="002B340E" w:rsidRPr="00C30A19" w:rsidRDefault="002B340E" w:rsidP="0019118E">
      <w:pPr>
        <w:pStyle w:val="ds2"/>
        <w:spacing w:line="276" w:lineRule="auto"/>
        <w:rPr>
          <w:lang w:val="cs-CZ"/>
        </w:rPr>
      </w:pPr>
    </w:p>
    <w:p w14:paraId="7360D507" w14:textId="77777777" w:rsidR="002B340E" w:rsidRPr="00C30A19" w:rsidRDefault="002B340E" w:rsidP="0019118E">
      <w:pPr>
        <w:pStyle w:val="ds2"/>
        <w:spacing w:line="276" w:lineRule="auto"/>
        <w:rPr>
          <w:lang w:val="cs-CZ"/>
        </w:rPr>
      </w:pPr>
    </w:p>
    <w:p w14:paraId="64D9693F" w14:textId="77777777" w:rsidR="002B340E" w:rsidRPr="00C30A19" w:rsidRDefault="002B340E" w:rsidP="0019118E">
      <w:pPr>
        <w:pStyle w:val="ds2"/>
        <w:spacing w:line="276" w:lineRule="auto"/>
        <w:rPr>
          <w:lang w:val="cs-CZ"/>
        </w:rPr>
      </w:pPr>
    </w:p>
    <w:p w14:paraId="03A791E6" w14:textId="77777777" w:rsidR="002B340E" w:rsidRPr="00C30A19" w:rsidRDefault="002B340E" w:rsidP="0019118E">
      <w:pPr>
        <w:pStyle w:val="ds2"/>
        <w:spacing w:line="276" w:lineRule="auto"/>
        <w:rPr>
          <w:lang w:val="cs-CZ"/>
        </w:rPr>
      </w:pPr>
    </w:p>
    <w:p w14:paraId="4E94C945" w14:textId="77777777" w:rsidR="002B340E" w:rsidRPr="00C30A19" w:rsidRDefault="002B340E" w:rsidP="0019118E">
      <w:pPr>
        <w:pStyle w:val="ds2"/>
        <w:spacing w:line="276" w:lineRule="auto"/>
        <w:rPr>
          <w:lang w:val="cs-CZ"/>
        </w:rPr>
      </w:pPr>
    </w:p>
    <w:p w14:paraId="3CFA360E" w14:textId="77777777" w:rsidR="00A86523" w:rsidRPr="00C30A19" w:rsidRDefault="00A86523" w:rsidP="0019118E">
      <w:pPr>
        <w:pStyle w:val="ds2"/>
        <w:spacing w:line="276" w:lineRule="auto"/>
        <w:rPr>
          <w:lang w:val="cs-CZ"/>
        </w:rPr>
      </w:pPr>
    </w:p>
    <w:p w14:paraId="65F896B1" w14:textId="77777777" w:rsidR="00A86523" w:rsidRPr="00C30A19" w:rsidRDefault="00A86523" w:rsidP="0019118E">
      <w:pPr>
        <w:pStyle w:val="ds2"/>
        <w:spacing w:line="276" w:lineRule="auto"/>
        <w:rPr>
          <w:lang w:val="cs-CZ"/>
        </w:rPr>
      </w:pPr>
    </w:p>
    <w:p w14:paraId="0CB9FBD1" w14:textId="77777777" w:rsidR="00A86523" w:rsidRPr="00C30A19" w:rsidRDefault="00A86523" w:rsidP="0019118E">
      <w:pPr>
        <w:pStyle w:val="ds34nadpis"/>
        <w:spacing w:line="276" w:lineRule="auto"/>
      </w:pPr>
      <w:r w:rsidRPr="00C30A19">
        <w:t>Poděkování</w:t>
      </w:r>
      <w:r w:rsidR="009C341C" w:rsidRPr="00C30A19">
        <w:t xml:space="preserve"> </w:t>
      </w:r>
      <w:r w:rsidR="009C341C" w:rsidRPr="00C30A19">
        <w:rPr>
          <w:color w:val="FF0000"/>
        </w:rPr>
        <w:t>(nepovinné)</w:t>
      </w:r>
    </w:p>
    <w:p w14:paraId="55FE2989" w14:textId="77777777" w:rsidR="00A86523" w:rsidRPr="00C30A19" w:rsidRDefault="00A86523" w:rsidP="0019118E">
      <w:pPr>
        <w:pStyle w:val="ds34"/>
        <w:spacing w:line="276" w:lineRule="auto"/>
        <w:rPr>
          <w:i/>
          <w:color w:val="FF0000"/>
        </w:rPr>
      </w:pPr>
      <w:r w:rsidRPr="00C30A19">
        <w:rPr>
          <w:i/>
          <w:color w:val="FF0000"/>
        </w:rPr>
        <w:t>V této sekci je možn</w:t>
      </w:r>
      <w:r w:rsidR="00714799" w:rsidRPr="00C30A19">
        <w:rPr>
          <w:i/>
          <w:color w:val="FF0000"/>
        </w:rPr>
        <w:t>é</w:t>
      </w:r>
      <w:r w:rsidRPr="00C30A19">
        <w:rPr>
          <w:i/>
          <w:color w:val="FF0000"/>
        </w:rPr>
        <w:t xml:space="preserve"> uvést poděkování vedoucímu práce a těm, kteří poskytli odbornou pomoc</w:t>
      </w:r>
      <w:r w:rsidR="00743DF1" w:rsidRPr="00C30A19">
        <w:rPr>
          <w:i/>
          <w:color w:val="FF0000"/>
        </w:rPr>
        <w:t xml:space="preserve"> </w:t>
      </w:r>
      <w:r w:rsidRPr="00C30A19">
        <w:rPr>
          <w:i/>
          <w:color w:val="FF0000"/>
        </w:rPr>
        <w:t xml:space="preserve">(externí zadavatel, </w:t>
      </w:r>
      <w:proofErr w:type="gramStart"/>
      <w:r w:rsidRPr="00C30A19">
        <w:rPr>
          <w:i/>
          <w:color w:val="FF0000"/>
        </w:rPr>
        <w:t>konzultant,</w:t>
      </w:r>
      <w:proofErr w:type="gramEnd"/>
      <w:r w:rsidRPr="00C30A19">
        <w:rPr>
          <w:i/>
          <w:color w:val="FF0000"/>
        </w:rPr>
        <w:t xml:space="preserve"> apod.).</w:t>
      </w:r>
      <w:r w:rsidR="006D29F9" w:rsidRPr="00C30A19">
        <w:rPr>
          <w:i/>
          <w:color w:val="FF0000"/>
        </w:rPr>
        <w:t xml:space="preserve"> Příklad poděkování:</w:t>
      </w:r>
    </w:p>
    <w:p w14:paraId="128C57D8" w14:textId="77777777" w:rsidR="00A86523" w:rsidRPr="00C30A19" w:rsidRDefault="00A86523" w:rsidP="0019118E">
      <w:pPr>
        <w:pStyle w:val="ds34"/>
        <w:spacing w:line="276" w:lineRule="auto"/>
      </w:pPr>
    </w:p>
    <w:p w14:paraId="2D12C29A" w14:textId="77777777" w:rsidR="00A86523" w:rsidRPr="00C30A19" w:rsidRDefault="00A86523" w:rsidP="0019118E">
      <w:pPr>
        <w:pStyle w:val="ds2"/>
        <w:spacing w:line="276" w:lineRule="auto"/>
        <w:rPr>
          <w:lang w:val="cs-CZ"/>
        </w:rPr>
      </w:pPr>
    </w:p>
    <w:p w14:paraId="43C04C36" w14:textId="77777777" w:rsidR="00F963B0" w:rsidRPr="00C30A19" w:rsidRDefault="00F963B0" w:rsidP="00980626">
      <w:pPr>
        <w:pStyle w:val="Odstavecprvn"/>
      </w:pPr>
      <w:r w:rsidRPr="00C30A19">
        <w:t>Děkuji vedoucímu diplomové</w:t>
      </w:r>
      <w:r w:rsidR="009C341C" w:rsidRPr="00C30A19">
        <w:t xml:space="preserve"> (bakalářské)</w:t>
      </w:r>
      <w:r w:rsidRPr="00C30A19">
        <w:t xml:space="preserve"> práce </w:t>
      </w:r>
      <w:proofErr w:type="gramStart"/>
      <w:r w:rsidRPr="00C30A19">
        <w:t>Prof.</w:t>
      </w:r>
      <w:proofErr w:type="gramEnd"/>
      <w:r w:rsidRPr="00C30A19">
        <w:t xml:space="preserve"> Ing. Jiřímu Novotnému, CSc. za účinnou metodickou, pedagogickou a odbornou pomoc a další cenné rady při zpracování mé diplomové práce.</w:t>
      </w:r>
    </w:p>
    <w:p w14:paraId="43388B49" w14:textId="77777777" w:rsidR="00F963B0" w:rsidRPr="00C30A19" w:rsidRDefault="00F963B0" w:rsidP="00F963B0">
      <w:pPr>
        <w:pStyle w:val="Prosttext"/>
        <w:jc w:val="both"/>
        <w:rPr>
          <w:rFonts w:ascii="Times New Roman" w:hAnsi="Times New Roman"/>
          <w:sz w:val="24"/>
        </w:rPr>
      </w:pPr>
    </w:p>
    <w:p w14:paraId="6B4436ED" w14:textId="77777777" w:rsidR="00F963B0" w:rsidRPr="00C30A19" w:rsidRDefault="00F963B0" w:rsidP="00F963B0">
      <w:pPr>
        <w:pStyle w:val="Prosttext"/>
        <w:rPr>
          <w:rFonts w:ascii="Times New Roman" w:hAnsi="Times New Roman"/>
          <w:sz w:val="24"/>
        </w:rPr>
      </w:pPr>
    </w:p>
    <w:p w14:paraId="32FBFFE9" w14:textId="77777777" w:rsidR="00F963B0" w:rsidRPr="00C30A19" w:rsidRDefault="00F963B0" w:rsidP="00F963B0">
      <w:pPr>
        <w:pStyle w:val="Prosttext"/>
        <w:rPr>
          <w:rFonts w:ascii="Times New Roman" w:hAnsi="Times New Roman"/>
          <w:sz w:val="24"/>
        </w:rPr>
      </w:pPr>
    </w:p>
    <w:p w14:paraId="08955102"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t xml:space="preserve">V Brně dne: </w:t>
      </w:r>
      <w:r w:rsidR="00027900" w:rsidRPr="00C30A19">
        <w:rPr>
          <w:rFonts w:ascii="Times New Roman" w:hAnsi="Times New Roman"/>
          <w:b/>
          <w:color w:val="FF0000"/>
          <w:sz w:val="24"/>
        </w:rPr>
        <w:t>10</w:t>
      </w:r>
      <w:r w:rsidRPr="00C30A19">
        <w:rPr>
          <w:rFonts w:ascii="Times New Roman" w:hAnsi="Times New Roman"/>
          <w:b/>
          <w:color w:val="FF0000"/>
          <w:sz w:val="24"/>
        </w:rPr>
        <w:t>. května 201</w:t>
      </w:r>
      <w:r w:rsidR="003D0A68" w:rsidRPr="00C30A19">
        <w:rPr>
          <w:rFonts w:ascii="Times New Roman" w:hAnsi="Times New Roman"/>
          <w:b/>
          <w:color w:val="FF0000"/>
          <w:sz w:val="24"/>
        </w:rPr>
        <w:t>8</w:t>
      </w:r>
      <w:r w:rsidR="00027900" w:rsidRPr="00C30A19">
        <w:rPr>
          <w:rFonts w:ascii="Times New Roman" w:hAnsi="Times New Roman"/>
          <w:b/>
          <w:color w:val="FF0000"/>
          <w:sz w:val="24"/>
        </w:rPr>
        <w:t xml:space="preserve">         </w:t>
      </w:r>
      <w:r w:rsidRPr="00C30A19">
        <w:rPr>
          <w:rFonts w:ascii="Times New Roman" w:hAnsi="Times New Roman"/>
          <w:sz w:val="24"/>
        </w:rPr>
        <w:tab/>
      </w:r>
      <w:r w:rsidRPr="00C30A19">
        <w:rPr>
          <w:rFonts w:ascii="Times New Roman" w:hAnsi="Times New Roman"/>
          <w:sz w:val="24"/>
        </w:rPr>
        <w:tab/>
      </w:r>
      <w:r w:rsidR="00027900" w:rsidRPr="00C30A19">
        <w:rPr>
          <w:rFonts w:ascii="Times New Roman" w:hAnsi="Times New Roman"/>
          <w:sz w:val="24"/>
        </w:rPr>
        <w:t xml:space="preserve">             </w:t>
      </w:r>
      <w:r w:rsidRPr="00C30A19">
        <w:rPr>
          <w:rFonts w:ascii="Times New Roman" w:hAnsi="Times New Roman"/>
          <w:sz w:val="24"/>
        </w:rPr>
        <w:t>…………………………</w:t>
      </w:r>
    </w:p>
    <w:p w14:paraId="63517884"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47894209" w14:textId="77777777" w:rsidR="00A86523" w:rsidRPr="00C30A19" w:rsidRDefault="00A86523" w:rsidP="0019118E">
      <w:pPr>
        <w:pStyle w:val="ds2"/>
        <w:spacing w:line="276" w:lineRule="auto"/>
        <w:rPr>
          <w:lang w:val="cs-CZ"/>
        </w:rPr>
      </w:pPr>
    </w:p>
    <w:p w14:paraId="77B72430" w14:textId="77777777" w:rsidR="00A86523" w:rsidRPr="00C30A19" w:rsidRDefault="00A86523" w:rsidP="0019118E">
      <w:pPr>
        <w:pStyle w:val="ds2"/>
        <w:spacing w:line="276" w:lineRule="auto"/>
        <w:rPr>
          <w:lang w:val="cs-CZ"/>
        </w:rPr>
      </w:pPr>
    </w:p>
    <w:p w14:paraId="47F44C3C" w14:textId="77777777" w:rsidR="00A86523" w:rsidRPr="00C30A19" w:rsidRDefault="00A86523" w:rsidP="0019118E">
      <w:pPr>
        <w:pStyle w:val="ds2"/>
        <w:spacing w:line="276" w:lineRule="auto"/>
        <w:rPr>
          <w:lang w:val="cs-CZ"/>
        </w:rPr>
      </w:pPr>
    </w:p>
    <w:p w14:paraId="021D6AF3" w14:textId="77777777" w:rsidR="002B340E" w:rsidRPr="00C30A19" w:rsidRDefault="002B340E" w:rsidP="0019118E">
      <w:pPr>
        <w:pStyle w:val="ds2"/>
        <w:spacing w:line="276" w:lineRule="auto"/>
        <w:rPr>
          <w:lang w:val="cs-CZ"/>
        </w:rPr>
      </w:pPr>
    </w:p>
    <w:p w14:paraId="3D9C94E4" w14:textId="77777777" w:rsidR="0019118E" w:rsidRPr="00C30A19" w:rsidRDefault="0019118E" w:rsidP="0019118E">
      <w:pPr>
        <w:pStyle w:val="ds2"/>
        <w:spacing w:line="276" w:lineRule="auto"/>
        <w:rPr>
          <w:lang w:val="cs-CZ"/>
        </w:rPr>
      </w:pPr>
    </w:p>
    <w:p w14:paraId="3B08B38A" w14:textId="77777777" w:rsidR="00515980" w:rsidRPr="00C30A19" w:rsidRDefault="00515980" w:rsidP="00017C08">
      <w:bookmarkStart w:id="0" w:name="_Toc100936461"/>
      <w:bookmarkStart w:id="1" w:name="_Toc101325787"/>
    </w:p>
    <w:p w14:paraId="57DC9544" w14:textId="77777777" w:rsidR="00515980" w:rsidRPr="00C30A19" w:rsidRDefault="00515980" w:rsidP="00017C08"/>
    <w:p w14:paraId="44572D44" w14:textId="77777777" w:rsidR="00515980" w:rsidRPr="00C30A19" w:rsidRDefault="00515980" w:rsidP="00515980">
      <w:pPr>
        <w:ind w:firstLine="708"/>
        <w:sectPr w:rsidR="00515980" w:rsidRPr="00C30A19" w:rsidSect="002007F0">
          <w:footerReference w:type="default" r:id="rId13"/>
          <w:pgSz w:w="11906" w:h="16838"/>
          <w:pgMar w:top="0" w:right="1418" w:bottom="1701" w:left="1418" w:header="709" w:footer="709" w:gutter="567"/>
          <w:pgNumType w:start="3"/>
          <w:cols w:space="708"/>
          <w:titlePg/>
          <w:docGrid w:linePitch="360"/>
        </w:sectPr>
      </w:pPr>
    </w:p>
    <w:p w14:paraId="5F706231" w14:textId="77777777" w:rsidR="00BD1195" w:rsidRPr="00C30A19" w:rsidRDefault="00515980" w:rsidP="00017C08">
      <w:pPr>
        <w:rPr>
          <w:b/>
          <w:sz w:val="40"/>
          <w:szCs w:val="40"/>
        </w:rPr>
      </w:pPr>
      <w:r w:rsidRPr="00C30A19">
        <w:rPr>
          <w:b/>
          <w:sz w:val="40"/>
          <w:szCs w:val="40"/>
        </w:rPr>
        <w:lastRenderedPageBreak/>
        <w:t>O</w:t>
      </w:r>
      <w:r w:rsidR="00B01531" w:rsidRPr="00C30A19">
        <w:rPr>
          <w:b/>
          <w:sz w:val="40"/>
          <w:szCs w:val="40"/>
        </w:rPr>
        <w:t>bsah</w:t>
      </w:r>
    </w:p>
    <w:p w14:paraId="113C00D7" w14:textId="526FFA63" w:rsidR="003C1DEC" w:rsidRDefault="00E40496">
      <w:pPr>
        <w:pStyle w:val="Obsah1"/>
        <w:tabs>
          <w:tab w:val="left" w:pos="880"/>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\o "1-5" \h \z \t "BP/Nadpis neč.;1" </w:instrText>
      </w:r>
      <w:r w:rsidRPr="00C30A19">
        <w:fldChar w:fldCharType="separate"/>
      </w:r>
      <w:hyperlink w:anchor="_Toc41248053" w:history="1">
        <w:r w:rsidR="003C1DEC" w:rsidRPr="00AF6D05">
          <w:rPr>
            <w:rStyle w:val="Hypertextovodkaz"/>
            <w:noProof/>
            <w14:scene3d>
              <w14:camera w14:prst="orthographicFront"/>
              <w14:lightRig w14:rig="threePt" w14:dir="t">
                <w14:rot w14:lat="0" w14:lon="0" w14:rev="0"/>
              </w14:lightRig>
            </w14:scene3d>
          </w:rPr>
          <w:t>1.</w:t>
        </w:r>
        <w:r w:rsidR="003C1DEC">
          <w:rPr>
            <w:rFonts w:asciiTheme="minorHAnsi" w:eastAsiaTheme="minorEastAsia" w:hAnsiTheme="minorHAnsi" w:cstheme="minorBidi"/>
            <w:noProof/>
            <w:sz w:val="22"/>
            <w:szCs w:val="22"/>
          </w:rPr>
          <w:tab/>
        </w:r>
        <w:r w:rsidR="003C1DEC" w:rsidRPr="00AF6D05">
          <w:rPr>
            <w:rStyle w:val="Hypertextovodkaz"/>
            <w:noProof/>
          </w:rPr>
          <w:t>Úvod</w:t>
        </w:r>
        <w:r w:rsidR="003C1DEC">
          <w:rPr>
            <w:noProof/>
            <w:webHidden/>
          </w:rPr>
          <w:tab/>
        </w:r>
        <w:r w:rsidR="003C1DEC">
          <w:rPr>
            <w:noProof/>
            <w:webHidden/>
          </w:rPr>
          <w:fldChar w:fldCharType="begin"/>
        </w:r>
        <w:r w:rsidR="003C1DEC">
          <w:rPr>
            <w:noProof/>
            <w:webHidden/>
          </w:rPr>
          <w:instrText xml:space="preserve"> PAGEREF _Toc41248053 \h </w:instrText>
        </w:r>
        <w:r w:rsidR="003C1DEC">
          <w:rPr>
            <w:noProof/>
            <w:webHidden/>
          </w:rPr>
        </w:r>
        <w:r w:rsidR="003C1DEC">
          <w:rPr>
            <w:noProof/>
            <w:webHidden/>
          </w:rPr>
          <w:fldChar w:fldCharType="separate"/>
        </w:r>
        <w:r w:rsidR="003C1DEC">
          <w:rPr>
            <w:noProof/>
            <w:webHidden/>
          </w:rPr>
          <w:t>13</w:t>
        </w:r>
        <w:r w:rsidR="003C1DEC">
          <w:rPr>
            <w:noProof/>
            <w:webHidden/>
          </w:rPr>
          <w:fldChar w:fldCharType="end"/>
        </w:r>
      </w:hyperlink>
    </w:p>
    <w:p w14:paraId="45F8E536" w14:textId="21A3A118" w:rsidR="003C1DEC" w:rsidRDefault="003C1DEC">
      <w:pPr>
        <w:pStyle w:val="Obsah1"/>
        <w:tabs>
          <w:tab w:val="left" w:pos="880"/>
          <w:tab w:val="right" w:leader="dot" w:pos="8493"/>
        </w:tabs>
        <w:rPr>
          <w:rFonts w:asciiTheme="minorHAnsi" w:eastAsiaTheme="minorEastAsia" w:hAnsiTheme="minorHAnsi" w:cstheme="minorBidi"/>
          <w:noProof/>
          <w:sz w:val="22"/>
          <w:szCs w:val="22"/>
        </w:rPr>
      </w:pPr>
      <w:hyperlink w:anchor="_Toc41248054" w:history="1">
        <w:r w:rsidRPr="00AF6D05">
          <w:rPr>
            <w:rStyle w:val="Hypertextovodkaz"/>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rPr>
          <w:tab/>
        </w:r>
        <w:r w:rsidRPr="00AF6D05">
          <w:rPr>
            <w:rStyle w:val="Hypertextovodkaz"/>
            <w:noProof/>
          </w:rPr>
          <w:t>Bicí souprava</w:t>
        </w:r>
        <w:r>
          <w:rPr>
            <w:noProof/>
            <w:webHidden/>
          </w:rPr>
          <w:tab/>
        </w:r>
        <w:r>
          <w:rPr>
            <w:noProof/>
            <w:webHidden/>
          </w:rPr>
          <w:fldChar w:fldCharType="begin"/>
        </w:r>
        <w:r>
          <w:rPr>
            <w:noProof/>
            <w:webHidden/>
          </w:rPr>
          <w:instrText xml:space="preserve"> PAGEREF _Toc41248054 \h </w:instrText>
        </w:r>
        <w:r>
          <w:rPr>
            <w:noProof/>
            <w:webHidden/>
          </w:rPr>
        </w:r>
        <w:r>
          <w:rPr>
            <w:noProof/>
            <w:webHidden/>
          </w:rPr>
          <w:fldChar w:fldCharType="separate"/>
        </w:r>
        <w:r>
          <w:rPr>
            <w:noProof/>
            <w:webHidden/>
          </w:rPr>
          <w:t>14</w:t>
        </w:r>
        <w:r>
          <w:rPr>
            <w:noProof/>
            <w:webHidden/>
          </w:rPr>
          <w:fldChar w:fldCharType="end"/>
        </w:r>
      </w:hyperlink>
    </w:p>
    <w:p w14:paraId="787E2FCA" w14:textId="57D381E6" w:rsidR="003C1DEC" w:rsidRDefault="003C1DEC">
      <w:pPr>
        <w:pStyle w:val="Obsah1"/>
        <w:tabs>
          <w:tab w:val="left" w:pos="880"/>
          <w:tab w:val="right" w:leader="dot" w:pos="8493"/>
        </w:tabs>
        <w:rPr>
          <w:rFonts w:asciiTheme="minorHAnsi" w:eastAsiaTheme="minorEastAsia" w:hAnsiTheme="minorHAnsi" w:cstheme="minorBidi"/>
          <w:noProof/>
          <w:sz w:val="22"/>
          <w:szCs w:val="22"/>
        </w:rPr>
      </w:pPr>
      <w:hyperlink w:anchor="_Toc41248055" w:history="1">
        <w:r w:rsidRPr="00AF6D05">
          <w:rPr>
            <w:rStyle w:val="Hypertextovodkaz"/>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rPr>
          <w:tab/>
        </w:r>
        <w:r w:rsidRPr="00AF6D05">
          <w:rPr>
            <w:rStyle w:val="Hypertextovodkaz"/>
            <w:noProof/>
          </w:rPr>
          <w:t>Zpracování vstupního signálu</w:t>
        </w:r>
        <w:r>
          <w:rPr>
            <w:noProof/>
            <w:webHidden/>
          </w:rPr>
          <w:tab/>
        </w:r>
        <w:r>
          <w:rPr>
            <w:noProof/>
            <w:webHidden/>
          </w:rPr>
          <w:fldChar w:fldCharType="begin"/>
        </w:r>
        <w:r>
          <w:rPr>
            <w:noProof/>
            <w:webHidden/>
          </w:rPr>
          <w:instrText xml:space="preserve"> PAGEREF _Toc41248055 \h </w:instrText>
        </w:r>
        <w:r>
          <w:rPr>
            <w:noProof/>
            <w:webHidden/>
          </w:rPr>
        </w:r>
        <w:r>
          <w:rPr>
            <w:noProof/>
            <w:webHidden/>
          </w:rPr>
          <w:fldChar w:fldCharType="separate"/>
        </w:r>
        <w:r>
          <w:rPr>
            <w:noProof/>
            <w:webHidden/>
          </w:rPr>
          <w:t>15</w:t>
        </w:r>
        <w:r>
          <w:rPr>
            <w:noProof/>
            <w:webHidden/>
          </w:rPr>
          <w:fldChar w:fldCharType="end"/>
        </w:r>
      </w:hyperlink>
    </w:p>
    <w:p w14:paraId="1BFC5D29" w14:textId="29B412F8"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56" w:history="1">
        <w:r w:rsidRPr="00AF6D05">
          <w:rPr>
            <w:rStyle w:val="Hypertextovodkaz"/>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AF6D05">
          <w:rPr>
            <w:rStyle w:val="Hypertextovodkaz"/>
            <w:noProof/>
          </w:rPr>
          <w:t>Předzpracování</w:t>
        </w:r>
        <w:r>
          <w:rPr>
            <w:noProof/>
            <w:webHidden/>
          </w:rPr>
          <w:tab/>
        </w:r>
        <w:r>
          <w:rPr>
            <w:noProof/>
            <w:webHidden/>
          </w:rPr>
          <w:fldChar w:fldCharType="begin"/>
        </w:r>
        <w:r>
          <w:rPr>
            <w:noProof/>
            <w:webHidden/>
          </w:rPr>
          <w:instrText xml:space="preserve"> PAGEREF _Toc41248056 \h </w:instrText>
        </w:r>
        <w:r>
          <w:rPr>
            <w:noProof/>
            <w:webHidden/>
          </w:rPr>
        </w:r>
        <w:r>
          <w:rPr>
            <w:noProof/>
            <w:webHidden/>
          </w:rPr>
          <w:fldChar w:fldCharType="separate"/>
        </w:r>
        <w:r>
          <w:rPr>
            <w:noProof/>
            <w:webHidden/>
          </w:rPr>
          <w:t>15</w:t>
        </w:r>
        <w:r>
          <w:rPr>
            <w:noProof/>
            <w:webHidden/>
          </w:rPr>
          <w:fldChar w:fldCharType="end"/>
        </w:r>
      </w:hyperlink>
    </w:p>
    <w:p w14:paraId="3B8E9C47" w14:textId="1B77D52A"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57" w:history="1">
        <w:r w:rsidRPr="00AF6D05">
          <w:rPr>
            <w:rStyle w:val="Hypertextovodkaz"/>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AF6D05">
          <w:rPr>
            <w:rStyle w:val="Hypertextovodkaz"/>
            <w:noProof/>
          </w:rPr>
          <w:t>Úprava dynamiky signálu</w:t>
        </w:r>
        <w:r>
          <w:rPr>
            <w:noProof/>
            <w:webHidden/>
          </w:rPr>
          <w:tab/>
        </w:r>
        <w:r>
          <w:rPr>
            <w:noProof/>
            <w:webHidden/>
          </w:rPr>
          <w:fldChar w:fldCharType="begin"/>
        </w:r>
        <w:r>
          <w:rPr>
            <w:noProof/>
            <w:webHidden/>
          </w:rPr>
          <w:instrText xml:space="preserve"> PAGEREF _Toc41248057 \h </w:instrText>
        </w:r>
        <w:r>
          <w:rPr>
            <w:noProof/>
            <w:webHidden/>
          </w:rPr>
        </w:r>
        <w:r>
          <w:rPr>
            <w:noProof/>
            <w:webHidden/>
          </w:rPr>
          <w:fldChar w:fldCharType="separate"/>
        </w:r>
        <w:r>
          <w:rPr>
            <w:noProof/>
            <w:webHidden/>
          </w:rPr>
          <w:t>15</w:t>
        </w:r>
        <w:r>
          <w:rPr>
            <w:noProof/>
            <w:webHidden/>
          </w:rPr>
          <w:fldChar w:fldCharType="end"/>
        </w:r>
      </w:hyperlink>
    </w:p>
    <w:p w14:paraId="690E13FA" w14:textId="0BA6B23C"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58" w:history="1">
        <w:r w:rsidRPr="00AF6D05">
          <w:rPr>
            <w:rStyle w:val="Hypertextovodkaz"/>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AF6D05">
          <w:rPr>
            <w:rStyle w:val="Hypertextovodkaz"/>
            <w:noProof/>
          </w:rPr>
          <w:t>Číslicové filtry</w:t>
        </w:r>
        <w:r>
          <w:rPr>
            <w:noProof/>
            <w:webHidden/>
          </w:rPr>
          <w:tab/>
        </w:r>
        <w:r>
          <w:rPr>
            <w:noProof/>
            <w:webHidden/>
          </w:rPr>
          <w:fldChar w:fldCharType="begin"/>
        </w:r>
        <w:r>
          <w:rPr>
            <w:noProof/>
            <w:webHidden/>
          </w:rPr>
          <w:instrText xml:space="preserve"> PAGEREF _Toc41248058 \h </w:instrText>
        </w:r>
        <w:r>
          <w:rPr>
            <w:noProof/>
            <w:webHidden/>
          </w:rPr>
        </w:r>
        <w:r>
          <w:rPr>
            <w:noProof/>
            <w:webHidden/>
          </w:rPr>
          <w:fldChar w:fldCharType="separate"/>
        </w:r>
        <w:r>
          <w:rPr>
            <w:noProof/>
            <w:webHidden/>
          </w:rPr>
          <w:t>16</w:t>
        </w:r>
        <w:r>
          <w:rPr>
            <w:noProof/>
            <w:webHidden/>
          </w:rPr>
          <w:fldChar w:fldCharType="end"/>
        </w:r>
      </w:hyperlink>
    </w:p>
    <w:p w14:paraId="5C2142E6" w14:textId="16BDAC93" w:rsidR="003C1DEC" w:rsidRDefault="003C1DEC">
      <w:pPr>
        <w:pStyle w:val="Obsah3"/>
        <w:tabs>
          <w:tab w:val="left" w:pos="1320"/>
          <w:tab w:val="right" w:leader="dot" w:pos="8493"/>
        </w:tabs>
        <w:rPr>
          <w:rFonts w:asciiTheme="minorHAnsi" w:eastAsiaTheme="minorEastAsia" w:hAnsiTheme="minorHAnsi" w:cstheme="minorBidi"/>
          <w:noProof/>
          <w:sz w:val="22"/>
          <w:szCs w:val="22"/>
        </w:rPr>
      </w:pPr>
      <w:hyperlink w:anchor="_Toc41248059" w:history="1">
        <w:r w:rsidRPr="00AF6D05">
          <w:rPr>
            <w:rStyle w:val="Hypertextovodkaz"/>
            <w:noProof/>
          </w:rPr>
          <w:t>3.3.1</w:t>
        </w:r>
        <w:r>
          <w:rPr>
            <w:rFonts w:asciiTheme="minorHAnsi" w:eastAsiaTheme="minorEastAsia" w:hAnsiTheme="minorHAnsi" w:cstheme="minorBidi"/>
            <w:noProof/>
            <w:sz w:val="22"/>
            <w:szCs w:val="22"/>
          </w:rPr>
          <w:tab/>
        </w:r>
        <w:r w:rsidRPr="00AF6D05">
          <w:rPr>
            <w:rStyle w:val="Hypertextovodkaz"/>
            <w:noProof/>
          </w:rPr>
          <w:t>FIR, IIR filtry a jejich vlastnosti</w:t>
        </w:r>
        <w:r>
          <w:rPr>
            <w:noProof/>
            <w:webHidden/>
          </w:rPr>
          <w:tab/>
        </w:r>
        <w:r>
          <w:rPr>
            <w:noProof/>
            <w:webHidden/>
          </w:rPr>
          <w:fldChar w:fldCharType="begin"/>
        </w:r>
        <w:r>
          <w:rPr>
            <w:noProof/>
            <w:webHidden/>
          </w:rPr>
          <w:instrText xml:space="preserve"> PAGEREF _Toc41248059 \h </w:instrText>
        </w:r>
        <w:r>
          <w:rPr>
            <w:noProof/>
            <w:webHidden/>
          </w:rPr>
        </w:r>
        <w:r>
          <w:rPr>
            <w:noProof/>
            <w:webHidden/>
          </w:rPr>
          <w:fldChar w:fldCharType="separate"/>
        </w:r>
        <w:r>
          <w:rPr>
            <w:noProof/>
            <w:webHidden/>
          </w:rPr>
          <w:t>19</w:t>
        </w:r>
        <w:r>
          <w:rPr>
            <w:noProof/>
            <w:webHidden/>
          </w:rPr>
          <w:fldChar w:fldCharType="end"/>
        </w:r>
      </w:hyperlink>
    </w:p>
    <w:p w14:paraId="03104CAC" w14:textId="37E356AF" w:rsidR="003C1DEC" w:rsidRDefault="003C1DEC">
      <w:pPr>
        <w:pStyle w:val="Obsah3"/>
        <w:tabs>
          <w:tab w:val="left" w:pos="1320"/>
          <w:tab w:val="right" w:leader="dot" w:pos="8493"/>
        </w:tabs>
        <w:rPr>
          <w:rFonts w:asciiTheme="minorHAnsi" w:eastAsiaTheme="minorEastAsia" w:hAnsiTheme="minorHAnsi" w:cstheme="minorBidi"/>
          <w:noProof/>
          <w:sz w:val="22"/>
          <w:szCs w:val="22"/>
        </w:rPr>
      </w:pPr>
      <w:hyperlink w:anchor="_Toc41248060" w:history="1">
        <w:r w:rsidRPr="00AF6D05">
          <w:rPr>
            <w:rStyle w:val="Hypertextovodkaz"/>
            <w:noProof/>
          </w:rPr>
          <w:t>3.3.2</w:t>
        </w:r>
        <w:r>
          <w:rPr>
            <w:rFonts w:asciiTheme="minorHAnsi" w:eastAsiaTheme="minorEastAsia" w:hAnsiTheme="minorHAnsi" w:cstheme="minorBidi"/>
            <w:noProof/>
            <w:sz w:val="22"/>
            <w:szCs w:val="22"/>
          </w:rPr>
          <w:tab/>
        </w:r>
        <w:r w:rsidRPr="00AF6D05">
          <w:rPr>
            <w:rStyle w:val="Hypertextovodkaz"/>
            <w:noProof/>
          </w:rPr>
          <w:t>Návrh IIR filtru</w:t>
        </w:r>
        <w:r>
          <w:rPr>
            <w:noProof/>
            <w:webHidden/>
          </w:rPr>
          <w:tab/>
        </w:r>
        <w:r>
          <w:rPr>
            <w:noProof/>
            <w:webHidden/>
          </w:rPr>
          <w:fldChar w:fldCharType="begin"/>
        </w:r>
        <w:r>
          <w:rPr>
            <w:noProof/>
            <w:webHidden/>
          </w:rPr>
          <w:instrText xml:space="preserve"> PAGEREF _Toc41248060 \h </w:instrText>
        </w:r>
        <w:r>
          <w:rPr>
            <w:noProof/>
            <w:webHidden/>
          </w:rPr>
        </w:r>
        <w:r>
          <w:rPr>
            <w:noProof/>
            <w:webHidden/>
          </w:rPr>
          <w:fldChar w:fldCharType="separate"/>
        </w:r>
        <w:r>
          <w:rPr>
            <w:noProof/>
            <w:webHidden/>
          </w:rPr>
          <w:t>19</w:t>
        </w:r>
        <w:r>
          <w:rPr>
            <w:noProof/>
            <w:webHidden/>
          </w:rPr>
          <w:fldChar w:fldCharType="end"/>
        </w:r>
      </w:hyperlink>
    </w:p>
    <w:p w14:paraId="235A112B" w14:textId="61800B43" w:rsidR="003C1DEC" w:rsidRDefault="003C1DEC">
      <w:pPr>
        <w:pStyle w:val="Obsah3"/>
        <w:tabs>
          <w:tab w:val="left" w:pos="1320"/>
          <w:tab w:val="right" w:leader="dot" w:pos="8493"/>
        </w:tabs>
        <w:rPr>
          <w:rFonts w:asciiTheme="minorHAnsi" w:eastAsiaTheme="minorEastAsia" w:hAnsiTheme="minorHAnsi" w:cstheme="minorBidi"/>
          <w:noProof/>
          <w:sz w:val="22"/>
          <w:szCs w:val="22"/>
        </w:rPr>
      </w:pPr>
      <w:hyperlink w:anchor="_Toc41248061" w:history="1">
        <w:r w:rsidRPr="00AF6D05">
          <w:rPr>
            <w:rStyle w:val="Hypertextovodkaz"/>
            <w:noProof/>
          </w:rPr>
          <w:t>3.3.3</w:t>
        </w:r>
        <w:r>
          <w:rPr>
            <w:rFonts w:asciiTheme="minorHAnsi" w:eastAsiaTheme="minorEastAsia" w:hAnsiTheme="minorHAnsi" w:cstheme="minorBidi"/>
            <w:noProof/>
            <w:sz w:val="22"/>
            <w:szCs w:val="22"/>
          </w:rPr>
          <w:tab/>
        </w:r>
        <w:r w:rsidRPr="00AF6D05">
          <w:rPr>
            <w:rStyle w:val="Hypertextovodkaz"/>
            <w:noProof/>
          </w:rPr>
          <w:t>Banky filtrů</w:t>
        </w:r>
        <w:r>
          <w:rPr>
            <w:noProof/>
            <w:webHidden/>
          </w:rPr>
          <w:tab/>
        </w:r>
        <w:r>
          <w:rPr>
            <w:noProof/>
            <w:webHidden/>
          </w:rPr>
          <w:fldChar w:fldCharType="begin"/>
        </w:r>
        <w:r>
          <w:rPr>
            <w:noProof/>
            <w:webHidden/>
          </w:rPr>
          <w:instrText xml:space="preserve"> PAGEREF _Toc41248061 \h </w:instrText>
        </w:r>
        <w:r>
          <w:rPr>
            <w:noProof/>
            <w:webHidden/>
          </w:rPr>
        </w:r>
        <w:r>
          <w:rPr>
            <w:noProof/>
            <w:webHidden/>
          </w:rPr>
          <w:fldChar w:fldCharType="separate"/>
        </w:r>
        <w:r>
          <w:rPr>
            <w:noProof/>
            <w:webHidden/>
          </w:rPr>
          <w:t>21</w:t>
        </w:r>
        <w:r>
          <w:rPr>
            <w:noProof/>
            <w:webHidden/>
          </w:rPr>
          <w:fldChar w:fldCharType="end"/>
        </w:r>
      </w:hyperlink>
    </w:p>
    <w:p w14:paraId="51515851" w14:textId="29B7A478" w:rsidR="003C1DEC" w:rsidRDefault="003C1DEC">
      <w:pPr>
        <w:pStyle w:val="Obsah1"/>
        <w:tabs>
          <w:tab w:val="left" w:pos="880"/>
          <w:tab w:val="right" w:leader="dot" w:pos="8493"/>
        </w:tabs>
        <w:rPr>
          <w:rFonts w:asciiTheme="minorHAnsi" w:eastAsiaTheme="minorEastAsia" w:hAnsiTheme="minorHAnsi" w:cstheme="minorBidi"/>
          <w:noProof/>
          <w:sz w:val="22"/>
          <w:szCs w:val="22"/>
        </w:rPr>
      </w:pPr>
      <w:hyperlink w:anchor="_Toc41248062" w:history="1">
        <w:r w:rsidRPr="00AF6D05">
          <w:rPr>
            <w:rStyle w:val="Hypertextovodkaz"/>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rPr>
          <w:tab/>
        </w:r>
        <w:r w:rsidRPr="00AF6D05">
          <w:rPr>
            <w:rStyle w:val="Hypertextovodkaz"/>
            <w:noProof/>
          </w:rPr>
          <w:t>Analýza hlavních komponent</w:t>
        </w:r>
        <w:r>
          <w:rPr>
            <w:noProof/>
            <w:webHidden/>
          </w:rPr>
          <w:tab/>
        </w:r>
        <w:r>
          <w:rPr>
            <w:noProof/>
            <w:webHidden/>
          </w:rPr>
          <w:fldChar w:fldCharType="begin"/>
        </w:r>
        <w:r>
          <w:rPr>
            <w:noProof/>
            <w:webHidden/>
          </w:rPr>
          <w:instrText xml:space="preserve"> PAGEREF _Toc41248062 \h </w:instrText>
        </w:r>
        <w:r>
          <w:rPr>
            <w:noProof/>
            <w:webHidden/>
          </w:rPr>
        </w:r>
        <w:r>
          <w:rPr>
            <w:noProof/>
            <w:webHidden/>
          </w:rPr>
          <w:fldChar w:fldCharType="separate"/>
        </w:r>
        <w:r>
          <w:rPr>
            <w:noProof/>
            <w:webHidden/>
          </w:rPr>
          <w:t>23</w:t>
        </w:r>
        <w:r>
          <w:rPr>
            <w:noProof/>
            <w:webHidden/>
          </w:rPr>
          <w:fldChar w:fldCharType="end"/>
        </w:r>
      </w:hyperlink>
    </w:p>
    <w:p w14:paraId="38B60706" w14:textId="433A0619"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63" w:history="1">
        <w:r w:rsidRPr="00AF6D05">
          <w:rPr>
            <w:rStyle w:val="Hypertextovodkaz"/>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AF6D05">
          <w:rPr>
            <w:rStyle w:val="Hypertextovodkaz"/>
            <w:noProof/>
          </w:rPr>
          <w:t>Princip</w:t>
        </w:r>
        <w:r>
          <w:rPr>
            <w:noProof/>
            <w:webHidden/>
          </w:rPr>
          <w:tab/>
        </w:r>
        <w:r>
          <w:rPr>
            <w:noProof/>
            <w:webHidden/>
          </w:rPr>
          <w:fldChar w:fldCharType="begin"/>
        </w:r>
        <w:r>
          <w:rPr>
            <w:noProof/>
            <w:webHidden/>
          </w:rPr>
          <w:instrText xml:space="preserve"> PAGEREF _Toc41248063 \h </w:instrText>
        </w:r>
        <w:r>
          <w:rPr>
            <w:noProof/>
            <w:webHidden/>
          </w:rPr>
        </w:r>
        <w:r>
          <w:rPr>
            <w:noProof/>
            <w:webHidden/>
          </w:rPr>
          <w:fldChar w:fldCharType="separate"/>
        </w:r>
        <w:r>
          <w:rPr>
            <w:noProof/>
            <w:webHidden/>
          </w:rPr>
          <w:t>23</w:t>
        </w:r>
        <w:r>
          <w:rPr>
            <w:noProof/>
            <w:webHidden/>
          </w:rPr>
          <w:fldChar w:fldCharType="end"/>
        </w:r>
      </w:hyperlink>
    </w:p>
    <w:p w14:paraId="3A3844BA" w14:textId="07C54B3B" w:rsidR="003C1DEC" w:rsidRDefault="003C1DEC">
      <w:pPr>
        <w:pStyle w:val="Obsah3"/>
        <w:tabs>
          <w:tab w:val="left" w:pos="1320"/>
          <w:tab w:val="right" w:leader="dot" w:pos="8493"/>
        </w:tabs>
        <w:rPr>
          <w:rFonts w:asciiTheme="minorHAnsi" w:eastAsiaTheme="minorEastAsia" w:hAnsiTheme="minorHAnsi" w:cstheme="minorBidi"/>
          <w:noProof/>
          <w:sz w:val="22"/>
          <w:szCs w:val="22"/>
        </w:rPr>
      </w:pPr>
      <w:hyperlink w:anchor="_Toc41248064" w:history="1">
        <w:r w:rsidRPr="00AF6D05">
          <w:rPr>
            <w:rStyle w:val="Hypertextovodkaz"/>
            <w:noProof/>
          </w:rPr>
          <w:t>4.1.1</w:t>
        </w:r>
        <w:r>
          <w:rPr>
            <w:rFonts w:asciiTheme="minorHAnsi" w:eastAsiaTheme="minorEastAsia" w:hAnsiTheme="minorHAnsi" w:cstheme="minorBidi"/>
            <w:noProof/>
            <w:sz w:val="22"/>
            <w:szCs w:val="22"/>
          </w:rPr>
          <w:tab/>
        </w:r>
        <w:r w:rsidRPr="00AF6D05">
          <w:rPr>
            <w:rStyle w:val="Hypertextovodkaz"/>
            <w:noProof/>
          </w:rPr>
          <w:t>Kovarianční matice</w:t>
        </w:r>
        <w:r>
          <w:rPr>
            <w:noProof/>
            <w:webHidden/>
          </w:rPr>
          <w:tab/>
        </w:r>
        <w:r>
          <w:rPr>
            <w:noProof/>
            <w:webHidden/>
          </w:rPr>
          <w:fldChar w:fldCharType="begin"/>
        </w:r>
        <w:r>
          <w:rPr>
            <w:noProof/>
            <w:webHidden/>
          </w:rPr>
          <w:instrText xml:space="preserve"> PAGEREF _Toc41248064 \h </w:instrText>
        </w:r>
        <w:r>
          <w:rPr>
            <w:noProof/>
            <w:webHidden/>
          </w:rPr>
        </w:r>
        <w:r>
          <w:rPr>
            <w:noProof/>
            <w:webHidden/>
          </w:rPr>
          <w:fldChar w:fldCharType="separate"/>
        </w:r>
        <w:r>
          <w:rPr>
            <w:noProof/>
            <w:webHidden/>
          </w:rPr>
          <w:t>24</w:t>
        </w:r>
        <w:r>
          <w:rPr>
            <w:noProof/>
            <w:webHidden/>
          </w:rPr>
          <w:fldChar w:fldCharType="end"/>
        </w:r>
      </w:hyperlink>
    </w:p>
    <w:p w14:paraId="1BB15B5B" w14:textId="0BF9886F" w:rsidR="003C1DEC" w:rsidRDefault="003C1DEC">
      <w:pPr>
        <w:pStyle w:val="Obsah3"/>
        <w:tabs>
          <w:tab w:val="left" w:pos="1320"/>
          <w:tab w:val="right" w:leader="dot" w:pos="8493"/>
        </w:tabs>
        <w:rPr>
          <w:rFonts w:asciiTheme="minorHAnsi" w:eastAsiaTheme="minorEastAsia" w:hAnsiTheme="minorHAnsi" w:cstheme="minorBidi"/>
          <w:noProof/>
          <w:sz w:val="22"/>
          <w:szCs w:val="22"/>
        </w:rPr>
      </w:pPr>
      <w:hyperlink w:anchor="_Toc41248065" w:history="1">
        <w:r w:rsidRPr="00AF6D05">
          <w:rPr>
            <w:rStyle w:val="Hypertextovodkaz"/>
            <w:noProof/>
          </w:rPr>
          <w:t>4.1.2</w:t>
        </w:r>
        <w:r>
          <w:rPr>
            <w:rFonts w:asciiTheme="minorHAnsi" w:eastAsiaTheme="minorEastAsia" w:hAnsiTheme="minorHAnsi" w:cstheme="minorBidi"/>
            <w:noProof/>
            <w:sz w:val="22"/>
            <w:szCs w:val="22"/>
          </w:rPr>
          <w:tab/>
        </w:r>
        <w:r w:rsidRPr="00AF6D05">
          <w:rPr>
            <w:rStyle w:val="Hypertextovodkaz"/>
            <w:noProof/>
          </w:rPr>
          <w:t>Matice korelační koeficientů</w:t>
        </w:r>
        <w:r>
          <w:rPr>
            <w:noProof/>
            <w:webHidden/>
          </w:rPr>
          <w:tab/>
        </w:r>
        <w:r>
          <w:rPr>
            <w:noProof/>
            <w:webHidden/>
          </w:rPr>
          <w:fldChar w:fldCharType="begin"/>
        </w:r>
        <w:r>
          <w:rPr>
            <w:noProof/>
            <w:webHidden/>
          </w:rPr>
          <w:instrText xml:space="preserve"> PAGEREF _Toc41248065 \h </w:instrText>
        </w:r>
        <w:r>
          <w:rPr>
            <w:noProof/>
            <w:webHidden/>
          </w:rPr>
        </w:r>
        <w:r>
          <w:rPr>
            <w:noProof/>
            <w:webHidden/>
          </w:rPr>
          <w:fldChar w:fldCharType="separate"/>
        </w:r>
        <w:r>
          <w:rPr>
            <w:noProof/>
            <w:webHidden/>
          </w:rPr>
          <w:t>25</w:t>
        </w:r>
        <w:r>
          <w:rPr>
            <w:noProof/>
            <w:webHidden/>
          </w:rPr>
          <w:fldChar w:fldCharType="end"/>
        </w:r>
      </w:hyperlink>
    </w:p>
    <w:p w14:paraId="7E0A65FB" w14:textId="6331C33C"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66" w:history="1">
        <w:r w:rsidRPr="00AF6D05">
          <w:rPr>
            <w:rStyle w:val="Hypertextovodkaz"/>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AF6D05">
          <w:rPr>
            <w:rStyle w:val="Hypertextovodkaz"/>
            <w:noProof/>
          </w:rPr>
          <w:t>Výběr počtu hlavních komponent</w:t>
        </w:r>
        <w:r>
          <w:rPr>
            <w:noProof/>
            <w:webHidden/>
          </w:rPr>
          <w:tab/>
        </w:r>
        <w:r>
          <w:rPr>
            <w:noProof/>
            <w:webHidden/>
          </w:rPr>
          <w:fldChar w:fldCharType="begin"/>
        </w:r>
        <w:r>
          <w:rPr>
            <w:noProof/>
            <w:webHidden/>
          </w:rPr>
          <w:instrText xml:space="preserve"> PAGEREF _Toc41248066 \h </w:instrText>
        </w:r>
        <w:r>
          <w:rPr>
            <w:noProof/>
            <w:webHidden/>
          </w:rPr>
        </w:r>
        <w:r>
          <w:rPr>
            <w:noProof/>
            <w:webHidden/>
          </w:rPr>
          <w:fldChar w:fldCharType="separate"/>
        </w:r>
        <w:r>
          <w:rPr>
            <w:noProof/>
            <w:webHidden/>
          </w:rPr>
          <w:t>25</w:t>
        </w:r>
        <w:r>
          <w:rPr>
            <w:noProof/>
            <w:webHidden/>
          </w:rPr>
          <w:fldChar w:fldCharType="end"/>
        </w:r>
      </w:hyperlink>
    </w:p>
    <w:p w14:paraId="6FF749AA" w14:textId="11E984B7"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67" w:history="1">
        <w:r w:rsidRPr="00AF6D05">
          <w:rPr>
            <w:rStyle w:val="Hypertextovodkaz"/>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AF6D05">
          <w:rPr>
            <w:rStyle w:val="Hypertextovodkaz"/>
            <w:noProof/>
          </w:rPr>
          <w:t>Výpočet analýzy hlavních komponent</w:t>
        </w:r>
        <w:r>
          <w:rPr>
            <w:noProof/>
            <w:webHidden/>
          </w:rPr>
          <w:tab/>
        </w:r>
        <w:r>
          <w:rPr>
            <w:noProof/>
            <w:webHidden/>
          </w:rPr>
          <w:fldChar w:fldCharType="begin"/>
        </w:r>
        <w:r>
          <w:rPr>
            <w:noProof/>
            <w:webHidden/>
          </w:rPr>
          <w:instrText xml:space="preserve"> PAGEREF _Toc41248067 \h </w:instrText>
        </w:r>
        <w:r>
          <w:rPr>
            <w:noProof/>
            <w:webHidden/>
          </w:rPr>
        </w:r>
        <w:r>
          <w:rPr>
            <w:noProof/>
            <w:webHidden/>
          </w:rPr>
          <w:fldChar w:fldCharType="separate"/>
        </w:r>
        <w:r>
          <w:rPr>
            <w:noProof/>
            <w:webHidden/>
          </w:rPr>
          <w:t>26</w:t>
        </w:r>
        <w:r>
          <w:rPr>
            <w:noProof/>
            <w:webHidden/>
          </w:rPr>
          <w:fldChar w:fldCharType="end"/>
        </w:r>
      </w:hyperlink>
    </w:p>
    <w:p w14:paraId="7CD1E5C8" w14:textId="06A01984"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68" w:history="1">
        <w:r w:rsidRPr="00AF6D05">
          <w:rPr>
            <w:rStyle w:val="Hypertextovodkaz"/>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sidRPr="00AF6D05">
          <w:rPr>
            <w:rStyle w:val="Hypertextovodkaz"/>
            <w:noProof/>
          </w:rPr>
          <w:t>Výstupy analýzy hlavních komponent</w:t>
        </w:r>
        <w:r>
          <w:rPr>
            <w:noProof/>
            <w:webHidden/>
          </w:rPr>
          <w:tab/>
        </w:r>
        <w:r>
          <w:rPr>
            <w:noProof/>
            <w:webHidden/>
          </w:rPr>
          <w:fldChar w:fldCharType="begin"/>
        </w:r>
        <w:r>
          <w:rPr>
            <w:noProof/>
            <w:webHidden/>
          </w:rPr>
          <w:instrText xml:space="preserve"> PAGEREF _Toc41248068 \h </w:instrText>
        </w:r>
        <w:r>
          <w:rPr>
            <w:noProof/>
            <w:webHidden/>
          </w:rPr>
        </w:r>
        <w:r>
          <w:rPr>
            <w:noProof/>
            <w:webHidden/>
          </w:rPr>
          <w:fldChar w:fldCharType="separate"/>
        </w:r>
        <w:r>
          <w:rPr>
            <w:noProof/>
            <w:webHidden/>
          </w:rPr>
          <w:t>28</w:t>
        </w:r>
        <w:r>
          <w:rPr>
            <w:noProof/>
            <w:webHidden/>
          </w:rPr>
          <w:fldChar w:fldCharType="end"/>
        </w:r>
      </w:hyperlink>
    </w:p>
    <w:p w14:paraId="1B692092" w14:textId="50E06252"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69" w:history="1">
        <w:r w:rsidRPr="00AF6D05">
          <w:rPr>
            <w:rStyle w:val="Hypertextovodkaz"/>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sidRPr="00AF6D05">
          <w:rPr>
            <w:rStyle w:val="Hypertextovodkaz"/>
            <w:noProof/>
          </w:rPr>
          <w:t>Příklad výpočtu</w:t>
        </w:r>
        <w:r>
          <w:rPr>
            <w:noProof/>
            <w:webHidden/>
          </w:rPr>
          <w:tab/>
        </w:r>
        <w:r>
          <w:rPr>
            <w:noProof/>
            <w:webHidden/>
          </w:rPr>
          <w:fldChar w:fldCharType="begin"/>
        </w:r>
        <w:r>
          <w:rPr>
            <w:noProof/>
            <w:webHidden/>
          </w:rPr>
          <w:instrText xml:space="preserve"> PAGEREF _Toc41248069 \h </w:instrText>
        </w:r>
        <w:r>
          <w:rPr>
            <w:noProof/>
            <w:webHidden/>
          </w:rPr>
        </w:r>
        <w:r>
          <w:rPr>
            <w:noProof/>
            <w:webHidden/>
          </w:rPr>
          <w:fldChar w:fldCharType="separate"/>
        </w:r>
        <w:r>
          <w:rPr>
            <w:noProof/>
            <w:webHidden/>
          </w:rPr>
          <w:t>30</w:t>
        </w:r>
        <w:r>
          <w:rPr>
            <w:noProof/>
            <w:webHidden/>
          </w:rPr>
          <w:fldChar w:fldCharType="end"/>
        </w:r>
      </w:hyperlink>
    </w:p>
    <w:p w14:paraId="2B133EB5" w14:textId="40AFC681" w:rsidR="003C1DEC" w:rsidRDefault="003C1DEC">
      <w:pPr>
        <w:pStyle w:val="Obsah1"/>
        <w:tabs>
          <w:tab w:val="left" w:pos="880"/>
          <w:tab w:val="right" w:leader="dot" w:pos="8493"/>
        </w:tabs>
        <w:rPr>
          <w:rFonts w:asciiTheme="minorHAnsi" w:eastAsiaTheme="minorEastAsia" w:hAnsiTheme="minorHAnsi" w:cstheme="minorBidi"/>
          <w:noProof/>
          <w:sz w:val="22"/>
          <w:szCs w:val="22"/>
        </w:rPr>
      </w:pPr>
      <w:hyperlink w:anchor="_Toc41248070" w:history="1">
        <w:r w:rsidRPr="00AF6D05">
          <w:rPr>
            <w:rStyle w:val="Hypertextovodkaz"/>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rPr>
          <w:tab/>
        </w:r>
        <w:r w:rsidRPr="00AF6D05">
          <w:rPr>
            <w:rStyle w:val="Hypertextovodkaz"/>
            <w:noProof/>
          </w:rPr>
          <w:t>Klasifikace dat</w:t>
        </w:r>
        <w:r>
          <w:rPr>
            <w:noProof/>
            <w:webHidden/>
          </w:rPr>
          <w:tab/>
        </w:r>
        <w:r>
          <w:rPr>
            <w:noProof/>
            <w:webHidden/>
          </w:rPr>
          <w:fldChar w:fldCharType="begin"/>
        </w:r>
        <w:r>
          <w:rPr>
            <w:noProof/>
            <w:webHidden/>
          </w:rPr>
          <w:instrText xml:space="preserve"> PAGEREF _Toc41248070 \h </w:instrText>
        </w:r>
        <w:r>
          <w:rPr>
            <w:noProof/>
            <w:webHidden/>
          </w:rPr>
        </w:r>
        <w:r>
          <w:rPr>
            <w:noProof/>
            <w:webHidden/>
          </w:rPr>
          <w:fldChar w:fldCharType="separate"/>
        </w:r>
        <w:r>
          <w:rPr>
            <w:noProof/>
            <w:webHidden/>
          </w:rPr>
          <w:t>36</w:t>
        </w:r>
        <w:r>
          <w:rPr>
            <w:noProof/>
            <w:webHidden/>
          </w:rPr>
          <w:fldChar w:fldCharType="end"/>
        </w:r>
      </w:hyperlink>
    </w:p>
    <w:p w14:paraId="1C596C0A" w14:textId="6A88E858"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71" w:history="1">
        <w:r w:rsidRPr="00AF6D05">
          <w:rPr>
            <w:rStyle w:val="Hypertextovodkaz"/>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rPr>
          <w:tab/>
        </w:r>
        <w:r w:rsidRPr="00AF6D05">
          <w:rPr>
            <w:rStyle w:val="Hypertextovodkaz"/>
            <w:noProof/>
          </w:rPr>
          <w:t>Výběr klasifikační metody</w:t>
        </w:r>
        <w:r>
          <w:rPr>
            <w:noProof/>
            <w:webHidden/>
          </w:rPr>
          <w:tab/>
        </w:r>
        <w:r>
          <w:rPr>
            <w:noProof/>
            <w:webHidden/>
          </w:rPr>
          <w:fldChar w:fldCharType="begin"/>
        </w:r>
        <w:r>
          <w:rPr>
            <w:noProof/>
            <w:webHidden/>
          </w:rPr>
          <w:instrText xml:space="preserve"> PAGEREF _Toc41248071 \h </w:instrText>
        </w:r>
        <w:r>
          <w:rPr>
            <w:noProof/>
            <w:webHidden/>
          </w:rPr>
        </w:r>
        <w:r>
          <w:rPr>
            <w:noProof/>
            <w:webHidden/>
          </w:rPr>
          <w:fldChar w:fldCharType="separate"/>
        </w:r>
        <w:r>
          <w:rPr>
            <w:noProof/>
            <w:webHidden/>
          </w:rPr>
          <w:t>36</w:t>
        </w:r>
        <w:r>
          <w:rPr>
            <w:noProof/>
            <w:webHidden/>
          </w:rPr>
          <w:fldChar w:fldCharType="end"/>
        </w:r>
      </w:hyperlink>
    </w:p>
    <w:p w14:paraId="2D927DA5" w14:textId="38CD1D63"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72" w:history="1">
        <w:r w:rsidRPr="00AF6D05">
          <w:rPr>
            <w:rStyle w:val="Hypertextovodkaz"/>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rPr>
          <w:tab/>
        </w:r>
        <w:r w:rsidRPr="00AF6D05">
          <w:rPr>
            <w:rStyle w:val="Hypertextovodkaz"/>
            <w:noProof/>
          </w:rPr>
          <w:t>Metoda podpůrných vektorů</w:t>
        </w:r>
        <w:r>
          <w:rPr>
            <w:noProof/>
            <w:webHidden/>
          </w:rPr>
          <w:tab/>
        </w:r>
        <w:r>
          <w:rPr>
            <w:noProof/>
            <w:webHidden/>
          </w:rPr>
          <w:fldChar w:fldCharType="begin"/>
        </w:r>
        <w:r>
          <w:rPr>
            <w:noProof/>
            <w:webHidden/>
          </w:rPr>
          <w:instrText xml:space="preserve"> PAGEREF _Toc41248072 \h </w:instrText>
        </w:r>
        <w:r>
          <w:rPr>
            <w:noProof/>
            <w:webHidden/>
          </w:rPr>
        </w:r>
        <w:r>
          <w:rPr>
            <w:noProof/>
            <w:webHidden/>
          </w:rPr>
          <w:fldChar w:fldCharType="separate"/>
        </w:r>
        <w:r>
          <w:rPr>
            <w:noProof/>
            <w:webHidden/>
          </w:rPr>
          <w:t>40</w:t>
        </w:r>
        <w:r>
          <w:rPr>
            <w:noProof/>
            <w:webHidden/>
          </w:rPr>
          <w:fldChar w:fldCharType="end"/>
        </w:r>
      </w:hyperlink>
    </w:p>
    <w:p w14:paraId="67EAFDC1" w14:textId="3C508868" w:rsidR="003C1DEC" w:rsidRDefault="003C1DEC">
      <w:pPr>
        <w:pStyle w:val="Obsah1"/>
        <w:tabs>
          <w:tab w:val="left" w:pos="880"/>
          <w:tab w:val="right" w:leader="dot" w:pos="8493"/>
        </w:tabs>
        <w:rPr>
          <w:rFonts w:asciiTheme="minorHAnsi" w:eastAsiaTheme="minorEastAsia" w:hAnsiTheme="minorHAnsi" w:cstheme="minorBidi"/>
          <w:noProof/>
          <w:sz w:val="22"/>
          <w:szCs w:val="22"/>
        </w:rPr>
      </w:pPr>
      <w:hyperlink w:anchor="_Toc41248073" w:history="1">
        <w:r w:rsidRPr="00AF6D05">
          <w:rPr>
            <w:rStyle w:val="Hypertextovodkaz"/>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rPr>
          <w:tab/>
        </w:r>
        <w:r w:rsidRPr="00AF6D05">
          <w:rPr>
            <w:rStyle w:val="Hypertextovodkaz"/>
            <w:noProof/>
          </w:rPr>
          <w:t>Realizace</w:t>
        </w:r>
        <w:r>
          <w:rPr>
            <w:noProof/>
            <w:webHidden/>
          </w:rPr>
          <w:tab/>
        </w:r>
        <w:r>
          <w:rPr>
            <w:noProof/>
            <w:webHidden/>
          </w:rPr>
          <w:fldChar w:fldCharType="begin"/>
        </w:r>
        <w:r>
          <w:rPr>
            <w:noProof/>
            <w:webHidden/>
          </w:rPr>
          <w:instrText xml:space="preserve"> PAGEREF _Toc41248073 \h </w:instrText>
        </w:r>
        <w:r>
          <w:rPr>
            <w:noProof/>
            <w:webHidden/>
          </w:rPr>
        </w:r>
        <w:r>
          <w:rPr>
            <w:noProof/>
            <w:webHidden/>
          </w:rPr>
          <w:fldChar w:fldCharType="separate"/>
        </w:r>
        <w:r>
          <w:rPr>
            <w:noProof/>
            <w:webHidden/>
          </w:rPr>
          <w:t>43</w:t>
        </w:r>
        <w:r>
          <w:rPr>
            <w:noProof/>
            <w:webHidden/>
          </w:rPr>
          <w:fldChar w:fldCharType="end"/>
        </w:r>
      </w:hyperlink>
    </w:p>
    <w:p w14:paraId="3D15B4A6" w14:textId="67A9A272"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74" w:history="1">
        <w:r w:rsidRPr="00AF6D05">
          <w:rPr>
            <w:rStyle w:val="Hypertextovodkaz"/>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rPr>
          <w:tab/>
        </w:r>
        <w:r w:rsidRPr="00AF6D05">
          <w:rPr>
            <w:rStyle w:val="Hypertextovodkaz"/>
            <w:noProof/>
          </w:rPr>
          <w:t>Segmentace plovoucím oknem</w:t>
        </w:r>
        <w:r>
          <w:rPr>
            <w:noProof/>
            <w:webHidden/>
          </w:rPr>
          <w:tab/>
        </w:r>
        <w:r>
          <w:rPr>
            <w:noProof/>
            <w:webHidden/>
          </w:rPr>
          <w:fldChar w:fldCharType="begin"/>
        </w:r>
        <w:r>
          <w:rPr>
            <w:noProof/>
            <w:webHidden/>
          </w:rPr>
          <w:instrText xml:space="preserve"> PAGEREF _Toc41248074 \h </w:instrText>
        </w:r>
        <w:r>
          <w:rPr>
            <w:noProof/>
            <w:webHidden/>
          </w:rPr>
        </w:r>
        <w:r>
          <w:rPr>
            <w:noProof/>
            <w:webHidden/>
          </w:rPr>
          <w:fldChar w:fldCharType="separate"/>
        </w:r>
        <w:r>
          <w:rPr>
            <w:noProof/>
            <w:webHidden/>
          </w:rPr>
          <w:t>44</w:t>
        </w:r>
        <w:r>
          <w:rPr>
            <w:noProof/>
            <w:webHidden/>
          </w:rPr>
          <w:fldChar w:fldCharType="end"/>
        </w:r>
      </w:hyperlink>
    </w:p>
    <w:p w14:paraId="04C00E7D" w14:textId="5EA278AA"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75" w:history="1">
        <w:r w:rsidRPr="00AF6D05">
          <w:rPr>
            <w:rStyle w:val="Hypertextovodkaz"/>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rPr>
          <w:tab/>
        </w:r>
        <w:r w:rsidRPr="00AF6D05">
          <w:rPr>
            <w:rStyle w:val="Hypertextovodkaz"/>
            <w:noProof/>
          </w:rPr>
          <w:t>Detekce úderů</w:t>
        </w:r>
        <w:r>
          <w:rPr>
            <w:noProof/>
            <w:webHidden/>
          </w:rPr>
          <w:tab/>
        </w:r>
        <w:r>
          <w:rPr>
            <w:noProof/>
            <w:webHidden/>
          </w:rPr>
          <w:fldChar w:fldCharType="begin"/>
        </w:r>
        <w:r>
          <w:rPr>
            <w:noProof/>
            <w:webHidden/>
          </w:rPr>
          <w:instrText xml:space="preserve"> PAGEREF _Toc41248075 \h </w:instrText>
        </w:r>
        <w:r>
          <w:rPr>
            <w:noProof/>
            <w:webHidden/>
          </w:rPr>
        </w:r>
        <w:r>
          <w:rPr>
            <w:noProof/>
            <w:webHidden/>
          </w:rPr>
          <w:fldChar w:fldCharType="separate"/>
        </w:r>
        <w:r>
          <w:rPr>
            <w:noProof/>
            <w:webHidden/>
          </w:rPr>
          <w:t>44</w:t>
        </w:r>
        <w:r>
          <w:rPr>
            <w:noProof/>
            <w:webHidden/>
          </w:rPr>
          <w:fldChar w:fldCharType="end"/>
        </w:r>
      </w:hyperlink>
    </w:p>
    <w:p w14:paraId="56F87E24" w14:textId="38509CDA"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76" w:history="1">
        <w:r w:rsidRPr="00AF6D05">
          <w:rPr>
            <w:rStyle w:val="Hypertextovodkaz"/>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rPr>
          <w:tab/>
        </w:r>
        <w:r w:rsidRPr="00AF6D05">
          <w:rPr>
            <w:rStyle w:val="Hypertextovodkaz"/>
            <w:noProof/>
          </w:rPr>
          <w:t>Banka filtrů</w:t>
        </w:r>
        <w:r>
          <w:rPr>
            <w:noProof/>
            <w:webHidden/>
          </w:rPr>
          <w:tab/>
        </w:r>
        <w:r>
          <w:rPr>
            <w:noProof/>
            <w:webHidden/>
          </w:rPr>
          <w:fldChar w:fldCharType="begin"/>
        </w:r>
        <w:r>
          <w:rPr>
            <w:noProof/>
            <w:webHidden/>
          </w:rPr>
          <w:instrText xml:space="preserve"> PAGEREF _Toc41248076 \h </w:instrText>
        </w:r>
        <w:r>
          <w:rPr>
            <w:noProof/>
            <w:webHidden/>
          </w:rPr>
        </w:r>
        <w:r>
          <w:rPr>
            <w:noProof/>
            <w:webHidden/>
          </w:rPr>
          <w:fldChar w:fldCharType="separate"/>
        </w:r>
        <w:r>
          <w:rPr>
            <w:noProof/>
            <w:webHidden/>
          </w:rPr>
          <w:t>45</w:t>
        </w:r>
        <w:r>
          <w:rPr>
            <w:noProof/>
            <w:webHidden/>
          </w:rPr>
          <w:fldChar w:fldCharType="end"/>
        </w:r>
      </w:hyperlink>
    </w:p>
    <w:p w14:paraId="160C15C7" w14:textId="6C5F4E4C"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77" w:history="1">
        <w:r w:rsidRPr="00AF6D05">
          <w:rPr>
            <w:rStyle w:val="Hypertextovodkaz"/>
            <w:noProof/>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rPr>
          <w:tab/>
        </w:r>
        <w:r w:rsidRPr="00AF6D05">
          <w:rPr>
            <w:rStyle w:val="Hypertextovodkaz"/>
            <w:noProof/>
          </w:rPr>
          <w:t>Výpočet energií ve frekvenčních pásmech</w:t>
        </w:r>
        <w:r>
          <w:rPr>
            <w:noProof/>
            <w:webHidden/>
          </w:rPr>
          <w:tab/>
        </w:r>
        <w:r>
          <w:rPr>
            <w:noProof/>
            <w:webHidden/>
          </w:rPr>
          <w:fldChar w:fldCharType="begin"/>
        </w:r>
        <w:r>
          <w:rPr>
            <w:noProof/>
            <w:webHidden/>
          </w:rPr>
          <w:instrText xml:space="preserve"> PAGEREF _Toc41248077 \h </w:instrText>
        </w:r>
        <w:r>
          <w:rPr>
            <w:noProof/>
            <w:webHidden/>
          </w:rPr>
        </w:r>
        <w:r>
          <w:rPr>
            <w:noProof/>
            <w:webHidden/>
          </w:rPr>
          <w:fldChar w:fldCharType="separate"/>
        </w:r>
        <w:r>
          <w:rPr>
            <w:noProof/>
            <w:webHidden/>
          </w:rPr>
          <w:t>46</w:t>
        </w:r>
        <w:r>
          <w:rPr>
            <w:noProof/>
            <w:webHidden/>
          </w:rPr>
          <w:fldChar w:fldCharType="end"/>
        </w:r>
      </w:hyperlink>
    </w:p>
    <w:p w14:paraId="68AC3FF1" w14:textId="568003A8"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78" w:history="1">
        <w:r w:rsidRPr="00AF6D05">
          <w:rPr>
            <w:rStyle w:val="Hypertextovodkaz"/>
            <w:noProof/>
            <w14:scene3d>
              <w14:camera w14:prst="orthographicFront"/>
              <w14:lightRig w14:rig="threePt" w14:dir="t">
                <w14:rot w14:lat="0" w14:lon="0" w14:rev="0"/>
              </w14:lightRig>
            </w14:scene3d>
          </w:rPr>
          <w:t>6.5</w:t>
        </w:r>
        <w:r>
          <w:rPr>
            <w:rFonts w:asciiTheme="minorHAnsi" w:eastAsiaTheme="minorEastAsia" w:hAnsiTheme="minorHAnsi" w:cstheme="minorBidi"/>
            <w:noProof/>
            <w:sz w:val="22"/>
            <w:szCs w:val="22"/>
          </w:rPr>
          <w:tab/>
        </w:r>
        <w:r w:rsidRPr="00AF6D05">
          <w:rPr>
            <w:rStyle w:val="Hypertextovodkaz"/>
            <w:noProof/>
          </w:rPr>
          <w:t>Analýza hlavních komponent</w:t>
        </w:r>
        <w:r>
          <w:rPr>
            <w:noProof/>
            <w:webHidden/>
          </w:rPr>
          <w:tab/>
        </w:r>
        <w:r>
          <w:rPr>
            <w:noProof/>
            <w:webHidden/>
          </w:rPr>
          <w:fldChar w:fldCharType="begin"/>
        </w:r>
        <w:r>
          <w:rPr>
            <w:noProof/>
            <w:webHidden/>
          </w:rPr>
          <w:instrText xml:space="preserve"> PAGEREF _Toc41248078 \h </w:instrText>
        </w:r>
        <w:r>
          <w:rPr>
            <w:noProof/>
            <w:webHidden/>
          </w:rPr>
        </w:r>
        <w:r>
          <w:rPr>
            <w:noProof/>
            <w:webHidden/>
          </w:rPr>
          <w:fldChar w:fldCharType="separate"/>
        </w:r>
        <w:r>
          <w:rPr>
            <w:noProof/>
            <w:webHidden/>
          </w:rPr>
          <w:t>47</w:t>
        </w:r>
        <w:r>
          <w:rPr>
            <w:noProof/>
            <w:webHidden/>
          </w:rPr>
          <w:fldChar w:fldCharType="end"/>
        </w:r>
      </w:hyperlink>
    </w:p>
    <w:p w14:paraId="331DF9C9" w14:textId="171F7EF4"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79" w:history="1">
        <w:r w:rsidRPr="00AF6D05">
          <w:rPr>
            <w:rStyle w:val="Hypertextovodkaz"/>
            <w:noProof/>
            <w14:scene3d>
              <w14:camera w14:prst="orthographicFront"/>
              <w14:lightRig w14:rig="threePt" w14:dir="t">
                <w14:rot w14:lat="0" w14:lon="0" w14:rev="0"/>
              </w14:lightRig>
            </w14:scene3d>
          </w:rPr>
          <w:t>6.6</w:t>
        </w:r>
        <w:r>
          <w:rPr>
            <w:rFonts w:asciiTheme="minorHAnsi" w:eastAsiaTheme="minorEastAsia" w:hAnsiTheme="minorHAnsi" w:cstheme="minorBidi"/>
            <w:noProof/>
            <w:sz w:val="22"/>
            <w:szCs w:val="22"/>
          </w:rPr>
          <w:tab/>
        </w:r>
        <w:r w:rsidRPr="00AF6D05">
          <w:rPr>
            <w:rStyle w:val="Hypertextovodkaz"/>
            <w:noProof/>
          </w:rPr>
          <w:t>Metoda podpůrných vektorů</w:t>
        </w:r>
        <w:r>
          <w:rPr>
            <w:noProof/>
            <w:webHidden/>
          </w:rPr>
          <w:tab/>
        </w:r>
        <w:r>
          <w:rPr>
            <w:noProof/>
            <w:webHidden/>
          </w:rPr>
          <w:fldChar w:fldCharType="begin"/>
        </w:r>
        <w:r>
          <w:rPr>
            <w:noProof/>
            <w:webHidden/>
          </w:rPr>
          <w:instrText xml:space="preserve"> PAGEREF _Toc41248079 \h </w:instrText>
        </w:r>
        <w:r>
          <w:rPr>
            <w:noProof/>
            <w:webHidden/>
          </w:rPr>
        </w:r>
        <w:r>
          <w:rPr>
            <w:noProof/>
            <w:webHidden/>
          </w:rPr>
          <w:fldChar w:fldCharType="separate"/>
        </w:r>
        <w:r>
          <w:rPr>
            <w:noProof/>
            <w:webHidden/>
          </w:rPr>
          <w:t>50</w:t>
        </w:r>
        <w:r>
          <w:rPr>
            <w:noProof/>
            <w:webHidden/>
          </w:rPr>
          <w:fldChar w:fldCharType="end"/>
        </w:r>
      </w:hyperlink>
    </w:p>
    <w:p w14:paraId="200469D1" w14:textId="6779C359" w:rsidR="003C1DEC" w:rsidRDefault="003C1DEC">
      <w:pPr>
        <w:pStyle w:val="Obsah2"/>
        <w:tabs>
          <w:tab w:val="left" w:pos="880"/>
          <w:tab w:val="right" w:leader="dot" w:pos="8493"/>
        </w:tabs>
        <w:rPr>
          <w:rFonts w:asciiTheme="minorHAnsi" w:eastAsiaTheme="minorEastAsia" w:hAnsiTheme="minorHAnsi" w:cstheme="minorBidi"/>
          <w:noProof/>
          <w:sz w:val="22"/>
          <w:szCs w:val="22"/>
        </w:rPr>
      </w:pPr>
      <w:hyperlink w:anchor="_Toc41248080" w:history="1">
        <w:r w:rsidRPr="00AF6D05">
          <w:rPr>
            <w:rStyle w:val="Hypertextovodkaz"/>
            <w:noProof/>
            <w14:scene3d>
              <w14:camera w14:prst="orthographicFront"/>
              <w14:lightRig w14:rig="threePt" w14:dir="t">
                <w14:rot w14:lat="0" w14:lon="0" w14:rev="0"/>
              </w14:lightRig>
            </w14:scene3d>
          </w:rPr>
          <w:t>6.7</w:t>
        </w:r>
        <w:r>
          <w:rPr>
            <w:rFonts w:asciiTheme="minorHAnsi" w:eastAsiaTheme="minorEastAsia" w:hAnsiTheme="minorHAnsi" w:cstheme="minorBidi"/>
            <w:noProof/>
            <w:sz w:val="22"/>
            <w:szCs w:val="22"/>
          </w:rPr>
          <w:tab/>
        </w:r>
        <w:r w:rsidRPr="00AF6D05">
          <w:rPr>
            <w:rStyle w:val="Hypertextovodkaz"/>
            <w:noProof/>
          </w:rPr>
          <w:t>Výstupy a výsledky programu</w:t>
        </w:r>
        <w:r>
          <w:rPr>
            <w:noProof/>
            <w:webHidden/>
          </w:rPr>
          <w:tab/>
        </w:r>
        <w:r>
          <w:rPr>
            <w:noProof/>
            <w:webHidden/>
          </w:rPr>
          <w:fldChar w:fldCharType="begin"/>
        </w:r>
        <w:r>
          <w:rPr>
            <w:noProof/>
            <w:webHidden/>
          </w:rPr>
          <w:instrText xml:space="preserve"> PAGEREF _Toc41248080 \h </w:instrText>
        </w:r>
        <w:r>
          <w:rPr>
            <w:noProof/>
            <w:webHidden/>
          </w:rPr>
        </w:r>
        <w:r>
          <w:rPr>
            <w:noProof/>
            <w:webHidden/>
          </w:rPr>
          <w:fldChar w:fldCharType="separate"/>
        </w:r>
        <w:r>
          <w:rPr>
            <w:noProof/>
            <w:webHidden/>
          </w:rPr>
          <w:t>52</w:t>
        </w:r>
        <w:r>
          <w:rPr>
            <w:noProof/>
            <w:webHidden/>
          </w:rPr>
          <w:fldChar w:fldCharType="end"/>
        </w:r>
      </w:hyperlink>
    </w:p>
    <w:p w14:paraId="645C2993" w14:textId="2085DEF6" w:rsidR="003C1DEC" w:rsidRDefault="003C1DEC">
      <w:pPr>
        <w:pStyle w:val="Obsah1"/>
        <w:tabs>
          <w:tab w:val="left" w:pos="880"/>
          <w:tab w:val="right" w:leader="dot" w:pos="8493"/>
        </w:tabs>
        <w:rPr>
          <w:rFonts w:asciiTheme="minorHAnsi" w:eastAsiaTheme="minorEastAsia" w:hAnsiTheme="minorHAnsi" w:cstheme="minorBidi"/>
          <w:noProof/>
          <w:sz w:val="22"/>
          <w:szCs w:val="22"/>
        </w:rPr>
      </w:pPr>
      <w:hyperlink w:anchor="_Toc41248081" w:history="1">
        <w:r w:rsidRPr="00AF6D05">
          <w:rPr>
            <w:rStyle w:val="Hypertextovodkaz"/>
            <w:noProof/>
            <w14:scene3d>
              <w14:camera w14:prst="orthographicFront"/>
              <w14:lightRig w14:rig="threePt" w14:dir="t">
                <w14:rot w14:lat="0" w14:lon="0" w14:rev="0"/>
              </w14:lightRig>
            </w14:scene3d>
          </w:rPr>
          <w:t>7.</w:t>
        </w:r>
        <w:r>
          <w:rPr>
            <w:rFonts w:asciiTheme="minorHAnsi" w:eastAsiaTheme="minorEastAsia" w:hAnsiTheme="minorHAnsi" w:cstheme="minorBidi"/>
            <w:noProof/>
            <w:sz w:val="22"/>
            <w:szCs w:val="22"/>
          </w:rPr>
          <w:tab/>
        </w:r>
        <w:r w:rsidRPr="00AF6D05">
          <w:rPr>
            <w:rStyle w:val="Hypertextovodkaz"/>
            <w:noProof/>
          </w:rPr>
          <w:t>Závěr</w:t>
        </w:r>
        <w:r>
          <w:rPr>
            <w:noProof/>
            <w:webHidden/>
          </w:rPr>
          <w:tab/>
        </w:r>
        <w:r>
          <w:rPr>
            <w:noProof/>
            <w:webHidden/>
          </w:rPr>
          <w:fldChar w:fldCharType="begin"/>
        </w:r>
        <w:r>
          <w:rPr>
            <w:noProof/>
            <w:webHidden/>
          </w:rPr>
          <w:instrText xml:space="preserve"> PAGEREF _Toc41248081 \h </w:instrText>
        </w:r>
        <w:r>
          <w:rPr>
            <w:noProof/>
            <w:webHidden/>
          </w:rPr>
        </w:r>
        <w:r>
          <w:rPr>
            <w:noProof/>
            <w:webHidden/>
          </w:rPr>
          <w:fldChar w:fldCharType="separate"/>
        </w:r>
        <w:r>
          <w:rPr>
            <w:noProof/>
            <w:webHidden/>
          </w:rPr>
          <w:t>55</w:t>
        </w:r>
        <w:r>
          <w:rPr>
            <w:noProof/>
            <w:webHidden/>
          </w:rPr>
          <w:fldChar w:fldCharType="end"/>
        </w:r>
      </w:hyperlink>
    </w:p>
    <w:p w14:paraId="2CB6B6C9" w14:textId="0ED80B73" w:rsidR="00BD1195" w:rsidRPr="00C30A19" w:rsidRDefault="00E40496" w:rsidP="0019118E">
      <w:pPr>
        <w:spacing w:line="276" w:lineRule="auto"/>
      </w:pPr>
      <w:r w:rsidRPr="00C30A19">
        <w:fldChar w:fldCharType="end"/>
      </w:r>
    </w:p>
    <w:p w14:paraId="788F05FF" w14:textId="77777777" w:rsidR="00EC7D6C" w:rsidRPr="00C30A19" w:rsidRDefault="00EC7D6C" w:rsidP="00980626">
      <w:pPr>
        <w:pStyle w:val="Odstavecprvn"/>
      </w:pPr>
      <w:r w:rsidRPr="00C30A19">
        <w:lastRenderedPageBreak/>
        <w:t xml:space="preserve">Pozn.: Obsah se v rámci této šablony generuje automaticky z nadpisů 1-4 úrovně a nečíslované nadpisy. Pro jeho aktualizaci stačí kliknout pravým tlačítkem na vytvořený obsah a vybrat položku „Aktualizovat pole“ </w:t>
      </w:r>
      <w:proofErr w:type="gramStart"/>
      <w:r w:rsidRPr="00C30A19">
        <w:t>-&gt;„</w:t>
      </w:r>
      <w:proofErr w:type="gramEnd"/>
      <w:r w:rsidRPr="00C30A19">
        <w:t>Celá tabulka“.</w:t>
      </w:r>
    </w:p>
    <w:p w14:paraId="21E604B2" w14:textId="77777777" w:rsidR="00401828" w:rsidRPr="00C30A19" w:rsidRDefault="00877C96" w:rsidP="00714799">
      <w:pPr>
        <w:pStyle w:val="Nadpisne"/>
        <w:rPr>
          <w:lang w:val="cs-CZ"/>
        </w:rPr>
      </w:pPr>
      <w:r w:rsidRPr="00C30A19">
        <w:rPr>
          <w:lang w:val="cs-CZ"/>
        </w:rPr>
        <w:br w:type="page"/>
      </w:r>
      <w:r w:rsidR="00401828" w:rsidRPr="00C30A19">
        <w:rPr>
          <w:lang w:val="cs-CZ"/>
        </w:rPr>
        <w:lastRenderedPageBreak/>
        <w:t>Seznam symbolů a zkratek</w:t>
      </w:r>
    </w:p>
    <w:p w14:paraId="104EDA4A" w14:textId="77777777" w:rsidR="00B143C3" w:rsidRPr="00C30A19" w:rsidRDefault="00B143C3" w:rsidP="00B12E59">
      <w:pPr>
        <w:rPr>
          <w:b/>
          <w:sz w:val="22"/>
          <w:szCs w:val="22"/>
        </w:rPr>
      </w:pPr>
      <w:r w:rsidRPr="00C30A19">
        <w:rPr>
          <w:b/>
          <w:sz w:val="22"/>
          <w:szCs w:val="22"/>
        </w:rPr>
        <w:t>Zkratky:</w:t>
      </w:r>
    </w:p>
    <w:p w14:paraId="0004ED79" w14:textId="77777777" w:rsidR="00B01659" w:rsidRDefault="00B01659" w:rsidP="007504B5">
      <w:pPr>
        <w:ind w:firstLine="708"/>
        <w:rPr>
          <w:sz w:val="23"/>
          <w:szCs w:val="23"/>
        </w:rPr>
      </w:pPr>
      <w:r w:rsidRPr="00005BC7">
        <w:rPr>
          <w:sz w:val="23"/>
          <w:szCs w:val="23"/>
        </w:rPr>
        <w:t>FIR</w:t>
      </w:r>
      <w:r w:rsidRPr="00C30A19">
        <w:tab/>
      </w:r>
      <w:r w:rsidRPr="00C30A19">
        <w:tab/>
        <w:t>…</w:t>
      </w:r>
      <w:r w:rsidRPr="00C30A19">
        <w:tab/>
      </w:r>
      <w:r>
        <w:rPr>
          <w:sz w:val="23"/>
          <w:szCs w:val="23"/>
        </w:rPr>
        <w:t>filtr s konečnou impulsní odezvou (</w:t>
      </w:r>
      <w:proofErr w:type="spellStart"/>
      <w:r>
        <w:rPr>
          <w:sz w:val="23"/>
          <w:szCs w:val="23"/>
        </w:rPr>
        <w:t>Finite</w:t>
      </w:r>
      <w:proofErr w:type="spellEnd"/>
      <w:r>
        <w:rPr>
          <w:sz w:val="23"/>
          <w:szCs w:val="23"/>
        </w:rPr>
        <w:t xml:space="preserve"> Impulse Response)</w:t>
      </w:r>
    </w:p>
    <w:p w14:paraId="5816F57A" w14:textId="0ADA2641" w:rsidR="00B01659" w:rsidRPr="00C30A19" w:rsidRDefault="00B01659" w:rsidP="00005BC7">
      <w:pPr>
        <w:ind w:firstLine="708"/>
      </w:pPr>
      <w:r>
        <w:rPr>
          <w:sz w:val="23"/>
          <w:szCs w:val="23"/>
        </w:rPr>
        <w:t>IIR</w:t>
      </w:r>
      <w:r w:rsidRPr="00C30A19">
        <w:tab/>
      </w:r>
      <w:r w:rsidRPr="00C30A19">
        <w:tab/>
      </w:r>
      <w:r>
        <w:tab/>
      </w:r>
      <w:r w:rsidRPr="00C30A19">
        <w:t>…</w:t>
      </w:r>
      <w:r w:rsidRPr="00C30A19">
        <w:tab/>
      </w:r>
      <w:r>
        <w:rPr>
          <w:sz w:val="23"/>
          <w:szCs w:val="23"/>
        </w:rPr>
        <w:t xml:space="preserve">filtry s nekonečnou impulsní odezvou </w:t>
      </w:r>
      <w:r>
        <w:t>(</w:t>
      </w:r>
      <w:proofErr w:type="spellStart"/>
      <w:r>
        <w:rPr>
          <w:sz w:val="23"/>
          <w:szCs w:val="23"/>
        </w:rPr>
        <w:t>Infinite</w:t>
      </w:r>
      <w:proofErr w:type="spellEnd"/>
      <w:r>
        <w:rPr>
          <w:sz w:val="23"/>
          <w:szCs w:val="23"/>
        </w:rPr>
        <w:t xml:space="preserve"> Impulse Response</w:t>
      </w:r>
      <w:r>
        <w:t>)</w:t>
      </w:r>
    </w:p>
    <w:p w14:paraId="03D41DD8" w14:textId="6DFA550A" w:rsidR="00B01659" w:rsidRPr="00C30A19" w:rsidRDefault="00B01659" w:rsidP="00005BC7">
      <w:pPr>
        <w:ind w:firstLine="708"/>
      </w:pPr>
      <w:r>
        <w:t>PC</w:t>
      </w:r>
      <w:r w:rsidRPr="00C30A19">
        <w:tab/>
      </w:r>
      <w:r w:rsidRPr="00C30A19">
        <w:tab/>
      </w:r>
      <w:r>
        <w:tab/>
      </w:r>
      <w:r w:rsidRPr="00C30A19">
        <w:t>…</w:t>
      </w:r>
      <w:r w:rsidRPr="00C30A19">
        <w:tab/>
      </w:r>
      <w:r>
        <w:t>hlavní komponenta (</w:t>
      </w:r>
      <w:proofErr w:type="spellStart"/>
      <w:r>
        <w:rPr>
          <w:sz w:val="23"/>
          <w:szCs w:val="23"/>
        </w:rPr>
        <w:t>Principal</w:t>
      </w:r>
      <w:proofErr w:type="spellEnd"/>
      <w:r>
        <w:rPr>
          <w:sz w:val="23"/>
          <w:szCs w:val="23"/>
        </w:rPr>
        <w:t xml:space="preserve"> </w:t>
      </w:r>
      <w:proofErr w:type="spellStart"/>
      <w:r>
        <w:rPr>
          <w:sz w:val="23"/>
          <w:szCs w:val="23"/>
        </w:rPr>
        <w:t>Component</w:t>
      </w:r>
      <w:proofErr w:type="spellEnd"/>
      <w:r>
        <w:t>)</w:t>
      </w:r>
    </w:p>
    <w:p w14:paraId="7B89A49B" w14:textId="77777777" w:rsidR="00B01659" w:rsidRPr="00C30A19" w:rsidRDefault="00B01659" w:rsidP="00005BC7">
      <w:pPr>
        <w:ind w:firstLine="708"/>
      </w:pPr>
      <w:r>
        <w:t>PCA</w:t>
      </w:r>
      <w:r w:rsidRPr="00C30A19">
        <w:tab/>
      </w:r>
      <w:r w:rsidRPr="00C30A19">
        <w:tab/>
        <w:t>…</w:t>
      </w:r>
      <w:r w:rsidRPr="00C30A19">
        <w:tab/>
      </w:r>
      <w:r>
        <w:rPr>
          <w:sz w:val="23"/>
          <w:szCs w:val="23"/>
        </w:rPr>
        <w:t xml:space="preserve">analýza hlavních komponent </w:t>
      </w:r>
      <w:r>
        <w:t>(</w:t>
      </w:r>
      <w:proofErr w:type="spellStart"/>
      <w:r>
        <w:rPr>
          <w:sz w:val="23"/>
          <w:szCs w:val="23"/>
        </w:rPr>
        <w:t>Principal</w:t>
      </w:r>
      <w:proofErr w:type="spellEnd"/>
      <w:r>
        <w:rPr>
          <w:sz w:val="23"/>
          <w:szCs w:val="23"/>
        </w:rPr>
        <w:t xml:space="preserve"> </w:t>
      </w:r>
      <w:proofErr w:type="spellStart"/>
      <w:r>
        <w:rPr>
          <w:sz w:val="23"/>
          <w:szCs w:val="23"/>
        </w:rPr>
        <w:t>Component</w:t>
      </w:r>
      <w:proofErr w:type="spellEnd"/>
      <w:r>
        <w:rPr>
          <w:sz w:val="23"/>
          <w:szCs w:val="23"/>
        </w:rPr>
        <w:t xml:space="preserve"> </w:t>
      </w:r>
      <w:proofErr w:type="spellStart"/>
      <w:r>
        <w:rPr>
          <w:sz w:val="23"/>
          <w:szCs w:val="23"/>
        </w:rPr>
        <w:t>Analysis</w:t>
      </w:r>
      <w:proofErr w:type="spellEnd"/>
      <w:r>
        <w:t>)</w:t>
      </w:r>
    </w:p>
    <w:p w14:paraId="6A7CD6E7" w14:textId="77777777" w:rsidR="00B01659" w:rsidRPr="00C30A19" w:rsidRDefault="00B01659" w:rsidP="00005BC7">
      <w:pPr>
        <w:ind w:firstLine="708"/>
      </w:pPr>
      <w:r>
        <w:t>RMS</w:t>
      </w:r>
      <w:r w:rsidRPr="00C30A19">
        <w:tab/>
      </w:r>
      <w:r w:rsidRPr="00C30A19">
        <w:tab/>
        <w:t>…</w:t>
      </w:r>
      <w:r w:rsidRPr="00C30A19">
        <w:tab/>
      </w:r>
      <w:r>
        <w:t>efektivní hodnota (</w:t>
      </w:r>
      <w:proofErr w:type="spellStart"/>
      <w:r>
        <w:rPr>
          <w:rStyle w:val="Zdraznn"/>
        </w:rPr>
        <w:t>Root</w:t>
      </w:r>
      <w:proofErr w:type="spellEnd"/>
      <w:r>
        <w:rPr>
          <w:rStyle w:val="Zdraznn"/>
        </w:rPr>
        <w:t xml:space="preserve"> </w:t>
      </w:r>
      <w:proofErr w:type="spellStart"/>
      <w:r>
        <w:rPr>
          <w:rStyle w:val="Zdraznn"/>
        </w:rPr>
        <w:t>Mean</w:t>
      </w:r>
      <w:proofErr w:type="spellEnd"/>
      <w:r>
        <w:rPr>
          <w:rStyle w:val="Zdraznn"/>
        </w:rPr>
        <w:t xml:space="preserve"> Square</w:t>
      </w:r>
      <w:r>
        <w:t>)</w:t>
      </w:r>
    </w:p>
    <w:p w14:paraId="524D3ADA" w14:textId="77777777" w:rsidR="00B01659" w:rsidRPr="00C30A19" w:rsidRDefault="00B01659" w:rsidP="00005BC7">
      <w:pPr>
        <w:ind w:firstLine="708"/>
      </w:pPr>
      <w:r>
        <w:t>SVD</w:t>
      </w:r>
      <w:r w:rsidRPr="00C30A19">
        <w:tab/>
      </w:r>
      <w:r w:rsidRPr="00C30A19">
        <w:tab/>
        <w:t>…</w:t>
      </w:r>
      <w:r w:rsidRPr="00C30A19">
        <w:tab/>
      </w:r>
      <w:r>
        <w:rPr>
          <w:sz w:val="23"/>
          <w:szCs w:val="23"/>
        </w:rPr>
        <w:t xml:space="preserve">singulární rozklad matice </w:t>
      </w:r>
      <w:r>
        <w:t>(</w:t>
      </w:r>
      <w:proofErr w:type="spellStart"/>
      <w:r>
        <w:rPr>
          <w:sz w:val="23"/>
          <w:szCs w:val="23"/>
        </w:rPr>
        <w:t>Singular</w:t>
      </w:r>
      <w:proofErr w:type="spellEnd"/>
      <w:r>
        <w:rPr>
          <w:sz w:val="23"/>
          <w:szCs w:val="23"/>
        </w:rPr>
        <w:t xml:space="preserve"> </w:t>
      </w:r>
      <w:proofErr w:type="spellStart"/>
      <w:r>
        <w:rPr>
          <w:sz w:val="23"/>
          <w:szCs w:val="23"/>
        </w:rPr>
        <w:t>Value</w:t>
      </w:r>
      <w:proofErr w:type="spellEnd"/>
      <w:r>
        <w:rPr>
          <w:sz w:val="23"/>
          <w:szCs w:val="23"/>
        </w:rPr>
        <w:t xml:space="preserve"> </w:t>
      </w:r>
      <w:proofErr w:type="spellStart"/>
      <w:r>
        <w:rPr>
          <w:sz w:val="23"/>
          <w:szCs w:val="23"/>
        </w:rPr>
        <w:t>Decomposition</w:t>
      </w:r>
      <w:proofErr w:type="spellEnd"/>
      <w:r>
        <w:t>)</w:t>
      </w:r>
    </w:p>
    <w:p w14:paraId="77D79C5A" w14:textId="77777777" w:rsidR="00B01659" w:rsidRPr="00C30A19" w:rsidRDefault="00B01659" w:rsidP="00005BC7">
      <w:pPr>
        <w:ind w:firstLine="708"/>
      </w:pPr>
      <w:r>
        <w:t>SVM</w:t>
      </w:r>
      <w:r w:rsidRPr="00C30A19">
        <w:tab/>
      </w:r>
      <w:r w:rsidRPr="00C30A19">
        <w:tab/>
        <w:t>…</w:t>
      </w:r>
      <w:r w:rsidRPr="00C30A19">
        <w:tab/>
      </w:r>
      <w:r>
        <w:t>metoda podpůrných vektorů (</w:t>
      </w:r>
      <w:proofErr w:type="spellStart"/>
      <w:r>
        <w:rPr>
          <w:sz w:val="23"/>
          <w:szCs w:val="23"/>
        </w:rPr>
        <w:t>Suppoort</w:t>
      </w:r>
      <w:proofErr w:type="spellEnd"/>
      <w:r>
        <w:rPr>
          <w:sz w:val="23"/>
          <w:szCs w:val="23"/>
        </w:rPr>
        <w:t xml:space="preserve"> </w:t>
      </w:r>
      <w:proofErr w:type="spellStart"/>
      <w:r>
        <w:rPr>
          <w:sz w:val="23"/>
          <w:szCs w:val="23"/>
        </w:rPr>
        <w:t>Vector</w:t>
      </w:r>
      <w:proofErr w:type="spellEnd"/>
      <w:r>
        <w:rPr>
          <w:sz w:val="23"/>
          <w:szCs w:val="23"/>
        </w:rPr>
        <w:t xml:space="preserve"> </w:t>
      </w:r>
      <w:proofErr w:type="spellStart"/>
      <w:r>
        <w:rPr>
          <w:sz w:val="23"/>
          <w:szCs w:val="23"/>
        </w:rPr>
        <w:t>Machine</w:t>
      </w:r>
      <w:proofErr w:type="spellEnd"/>
      <w:r>
        <w:t>)</w:t>
      </w:r>
    </w:p>
    <w:p w14:paraId="25961CC3" w14:textId="77777777" w:rsidR="00B01659" w:rsidRPr="00C30A19" w:rsidRDefault="00B01659" w:rsidP="007504B5">
      <w:pPr>
        <w:ind w:firstLine="708"/>
      </w:pPr>
      <w:r>
        <w:t>SW</w:t>
      </w:r>
      <w:r w:rsidRPr="00C30A19">
        <w:tab/>
      </w:r>
      <w:r w:rsidRPr="00C30A19">
        <w:tab/>
        <w:t>…</w:t>
      </w:r>
      <w:r w:rsidRPr="00C30A19">
        <w:tab/>
      </w:r>
      <w:r w:rsidRPr="00005BC7">
        <w:t>programové vybavení</w:t>
      </w:r>
      <w:r>
        <w:t xml:space="preserve"> (</w:t>
      </w:r>
      <w:r w:rsidRPr="00005BC7">
        <w:t>software</w:t>
      </w:r>
      <w:r>
        <w:t>)</w:t>
      </w:r>
    </w:p>
    <w:p w14:paraId="4C9D7048" w14:textId="77777777" w:rsidR="00005BC7" w:rsidRPr="00C30A19" w:rsidRDefault="00005BC7" w:rsidP="007504B5">
      <w:pPr>
        <w:ind w:firstLine="708"/>
      </w:pPr>
    </w:p>
    <w:p w14:paraId="559130EE" w14:textId="77777777" w:rsidR="00B143C3" w:rsidRPr="00C30A19" w:rsidRDefault="00B143C3" w:rsidP="00980626">
      <w:pPr>
        <w:pStyle w:val="Odstavecprvn"/>
      </w:pPr>
    </w:p>
    <w:p w14:paraId="3E0EF859" w14:textId="77777777" w:rsidR="00B143C3" w:rsidRPr="00C30A19" w:rsidRDefault="00B143C3" w:rsidP="00B12E59">
      <w:pPr>
        <w:rPr>
          <w:b/>
          <w:sz w:val="22"/>
          <w:szCs w:val="22"/>
        </w:rPr>
      </w:pPr>
      <w:r w:rsidRPr="00C30A19">
        <w:rPr>
          <w:b/>
          <w:sz w:val="22"/>
          <w:szCs w:val="22"/>
        </w:rPr>
        <w:t>Symboly:</w:t>
      </w:r>
    </w:p>
    <w:p w14:paraId="5F5A38A9" w14:textId="77777777" w:rsidR="00401828" w:rsidRPr="00C30A19" w:rsidRDefault="00B143C3" w:rsidP="007504B5">
      <w:pPr>
        <w:ind w:firstLine="708"/>
      </w:pPr>
      <w:r w:rsidRPr="00C30A19">
        <w:t>U</w:t>
      </w:r>
      <w:r w:rsidRPr="00C30A19">
        <w:tab/>
      </w:r>
      <w:r w:rsidRPr="00C30A19">
        <w:tab/>
        <w:t>…</w:t>
      </w:r>
      <w:r w:rsidRPr="00C30A19">
        <w:tab/>
        <w:t>napětí</w:t>
      </w:r>
      <w:r w:rsidRPr="00C30A19">
        <w:tab/>
      </w:r>
      <w:r w:rsidRPr="00C30A19">
        <w:tab/>
      </w:r>
      <w:r w:rsidRPr="00C30A19">
        <w:tab/>
      </w:r>
      <w:r w:rsidRPr="00C30A19">
        <w:tab/>
      </w:r>
      <w:r w:rsidRPr="00C30A19">
        <w:tab/>
      </w:r>
      <w:r w:rsidRPr="00C30A19">
        <w:tab/>
      </w:r>
      <w:r w:rsidRPr="00C30A19">
        <w:tab/>
        <w:t>[Ω]</w:t>
      </w:r>
    </w:p>
    <w:p w14:paraId="233C8C6E" w14:textId="77777777" w:rsidR="00B143C3" w:rsidRPr="00C30A19" w:rsidRDefault="00B143C3" w:rsidP="007504B5">
      <w:pPr>
        <w:ind w:firstLine="708"/>
      </w:pPr>
      <w:r w:rsidRPr="00C30A19">
        <w:t>I</w:t>
      </w:r>
      <w:r w:rsidRPr="00C30A19">
        <w:tab/>
      </w:r>
      <w:r w:rsidRPr="00C30A19">
        <w:tab/>
        <w:t>…</w:t>
      </w:r>
      <w:r w:rsidRPr="00C30A19">
        <w:tab/>
        <w:t>proud</w:t>
      </w:r>
      <w:r w:rsidRPr="00C30A19">
        <w:tab/>
      </w:r>
      <w:r w:rsidRPr="00C30A19">
        <w:tab/>
      </w:r>
      <w:r w:rsidRPr="00C30A19">
        <w:tab/>
      </w:r>
      <w:r w:rsidRPr="00C30A19">
        <w:tab/>
      </w:r>
      <w:r w:rsidRPr="00C30A19">
        <w:tab/>
      </w:r>
      <w:r w:rsidRPr="00C30A19">
        <w:tab/>
      </w:r>
      <w:r w:rsidRPr="00C30A19">
        <w:tab/>
        <w:t>[A]</w:t>
      </w:r>
    </w:p>
    <w:p w14:paraId="64E4140D" w14:textId="77777777" w:rsidR="00401828" w:rsidRPr="00C30A19" w:rsidRDefault="00401828" w:rsidP="00401828">
      <w:pPr>
        <w:pStyle w:val="Nadpisne"/>
        <w:rPr>
          <w:lang w:val="cs-CZ"/>
        </w:rPr>
      </w:pPr>
    </w:p>
    <w:p w14:paraId="1CE22A7D" w14:textId="77777777" w:rsidR="00B143C3" w:rsidRPr="00C30A19" w:rsidRDefault="00B143C3" w:rsidP="00B12E59">
      <w:pPr>
        <w:rPr>
          <w:b/>
          <w:i/>
          <w:color w:val="FF0000"/>
        </w:rPr>
      </w:pPr>
      <w:r w:rsidRPr="00C30A19">
        <w:rPr>
          <w:b/>
          <w:i/>
          <w:color w:val="FF0000"/>
        </w:rPr>
        <w:t>Pozn.: V této části by měly být uvedeny všechny zkratky použité v textu a všechny symboly použité v rovnicí</w:t>
      </w:r>
      <w:r w:rsidR="00437C28" w:rsidRPr="00C30A19">
        <w:rPr>
          <w:b/>
          <w:i/>
          <w:color w:val="FF0000"/>
        </w:rPr>
        <w:t>c</w:t>
      </w:r>
      <w:r w:rsidRPr="00C30A19">
        <w:rPr>
          <w:b/>
          <w:i/>
          <w:color w:val="FF0000"/>
        </w:rPr>
        <w:t>h</w:t>
      </w:r>
      <w:r w:rsidR="00A96CC3" w:rsidRPr="00C30A19">
        <w:rPr>
          <w:b/>
          <w:i/>
          <w:color w:val="FF0000"/>
        </w:rPr>
        <w:t>.</w:t>
      </w:r>
    </w:p>
    <w:p w14:paraId="2B84C93D" w14:textId="77777777" w:rsidR="00401828" w:rsidRPr="00C30A19" w:rsidRDefault="00401828" w:rsidP="00401828">
      <w:pPr>
        <w:pStyle w:val="Nadpisne"/>
        <w:rPr>
          <w:lang w:val="cs-CZ"/>
        </w:rPr>
      </w:pPr>
    </w:p>
    <w:p w14:paraId="2028FC1C" w14:textId="77777777" w:rsidR="00401828" w:rsidRPr="00C30A19" w:rsidRDefault="00401828" w:rsidP="00401828">
      <w:pPr>
        <w:pStyle w:val="Nadpisne"/>
        <w:rPr>
          <w:lang w:val="cs-CZ"/>
        </w:rPr>
      </w:pPr>
    </w:p>
    <w:p w14:paraId="5F5C7491" w14:textId="77777777" w:rsidR="00401828" w:rsidRPr="00C30A19" w:rsidRDefault="00401828" w:rsidP="00401828">
      <w:pPr>
        <w:pStyle w:val="Nadpisne"/>
        <w:rPr>
          <w:lang w:val="cs-CZ"/>
        </w:rPr>
      </w:pPr>
    </w:p>
    <w:p w14:paraId="78F0D9EE" w14:textId="77777777" w:rsidR="00401828" w:rsidRPr="00C30A19" w:rsidRDefault="00401828" w:rsidP="00401828">
      <w:pPr>
        <w:pStyle w:val="Nadpisne"/>
        <w:rPr>
          <w:lang w:val="cs-CZ"/>
        </w:rPr>
      </w:pPr>
    </w:p>
    <w:p w14:paraId="4AE577F2" w14:textId="77777777" w:rsidR="00401828" w:rsidRPr="00C30A19" w:rsidRDefault="00401828" w:rsidP="00401828">
      <w:pPr>
        <w:pStyle w:val="Nadpisne"/>
        <w:rPr>
          <w:lang w:val="cs-CZ"/>
        </w:rPr>
      </w:pPr>
    </w:p>
    <w:p w14:paraId="60375BC0" w14:textId="77777777" w:rsidR="00401828" w:rsidRPr="00C30A19" w:rsidRDefault="00401828" w:rsidP="00401828">
      <w:pPr>
        <w:pStyle w:val="Nadpisne"/>
        <w:rPr>
          <w:lang w:val="cs-CZ"/>
        </w:rPr>
      </w:pPr>
    </w:p>
    <w:p w14:paraId="46C7B09D" w14:textId="77777777" w:rsidR="00401828" w:rsidRPr="00C30A19" w:rsidRDefault="00401828" w:rsidP="00401828">
      <w:pPr>
        <w:pStyle w:val="Nadpisne"/>
        <w:rPr>
          <w:lang w:val="cs-CZ"/>
        </w:rPr>
      </w:pPr>
    </w:p>
    <w:p w14:paraId="75CF4508" w14:textId="77777777" w:rsidR="00401828" w:rsidRPr="00C30A19" w:rsidRDefault="00401828" w:rsidP="00401828">
      <w:pPr>
        <w:pStyle w:val="Nadpisne"/>
        <w:rPr>
          <w:lang w:val="cs-CZ"/>
        </w:rPr>
      </w:pPr>
    </w:p>
    <w:p w14:paraId="2B98477B" w14:textId="77777777" w:rsidR="00401828" w:rsidRPr="00C30A19" w:rsidRDefault="00401828" w:rsidP="00401828">
      <w:pPr>
        <w:pStyle w:val="Nadpisne"/>
        <w:rPr>
          <w:lang w:val="cs-CZ"/>
        </w:rPr>
      </w:pPr>
    </w:p>
    <w:p w14:paraId="0BFB1207" w14:textId="77777777" w:rsidR="00401828" w:rsidRPr="00C30A19" w:rsidRDefault="00401828" w:rsidP="00401828">
      <w:pPr>
        <w:pStyle w:val="Nadpisne"/>
        <w:rPr>
          <w:lang w:val="cs-CZ"/>
        </w:rPr>
      </w:pPr>
    </w:p>
    <w:p w14:paraId="39EF4FF0" w14:textId="77777777" w:rsidR="00401828" w:rsidRPr="00C30A19" w:rsidRDefault="00401828" w:rsidP="00401828">
      <w:pPr>
        <w:pStyle w:val="Nadpisne"/>
        <w:rPr>
          <w:lang w:val="cs-CZ"/>
        </w:rPr>
      </w:pPr>
      <w:r w:rsidRPr="00C30A19">
        <w:rPr>
          <w:lang w:val="cs-CZ"/>
        </w:rPr>
        <w:t>Seznam obrázků</w:t>
      </w:r>
    </w:p>
    <w:p w14:paraId="7E2101FF" w14:textId="7341329D" w:rsidR="003C1DEC" w:rsidRDefault="0072400A">
      <w:pPr>
        <w:pStyle w:val="Seznamobrzk"/>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\c "Obr." </w:instrText>
      </w:r>
      <w:r w:rsidRPr="00C30A19">
        <w:fldChar w:fldCharType="separate"/>
      </w:r>
      <w:hyperlink w:anchor="_Toc41248082" w:history="1">
        <w:r w:rsidR="003C1DEC" w:rsidRPr="00D269B9">
          <w:rPr>
            <w:rStyle w:val="Hypertextovodkaz"/>
            <w:noProof/>
          </w:rPr>
          <w:t>Obr. 2.1: Bicí souprava [3]</w:t>
        </w:r>
        <w:r w:rsidR="003C1DEC">
          <w:rPr>
            <w:noProof/>
            <w:webHidden/>
          </w:rPr>
          <w:tab/>
        </w:r>
        <w:r w:rsidR="003C1DEC">
          <w:rPr>
            <w:noProof/>
            <w:webHidden/>
          </w:rPr>
          <w:fldChar w:fldCharType="begin"/>
        </w:r>
        <w:r w:rsidR="003C1DEC">
          <w:rPr>
            <w:noProof/>
            <w:webHidden/>
          </w:rPr>
          <w:instrText xml:space="preserve"> PAGEREF _Toc41248082 \h </w:instrText>
        </w:r>
        <w:r w:rsidR="003C1DEC">
          <w:rPr>
            <w:noProof/>
            <w:webHidden/>
          </w:rPr>
        </w:r>
        <w:r w:rsidR="003C1DEC">
          <w:rPr>
            <w:noProof/>
            <w:webHidden/>
          </w:rPr>
          <w:fldChar w:fldCharType="separate"/>
        </w:r>
        <w:r w:rsidR="003C1DEC">
          <w:rPr>
            <w:noProof/>
            <w:webHidden/>
          </w:rPr>
          <w:t>14</w:t>
        </w:r>
        <w:r w:rsidR="003C1DEC">
          <w:rPr>
            <w:noProof/>
            <w:webHidden/>
          </w:rPr>
          <w:fldChar w:fldCharType="end"/>
        </w:r>
      </w:hyperlink>
    </w:p>
    <w:p w14:paraId="5356818E" w14:textId="6C94D908"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83" w:history="1">
        <w:r w:rsidRPr="00D269B9">
          <w:rPr>
            <w:rStyle w:val="Hypertextovodkaz"/>
            <w:noProof/>
          </w:rPr>
          <w:t>Obr. 3.1: Obecný rekurzivní systém převzato z [4]</w:t>
        </w:r>
        <w:r>
          <w:rPr>
            <w:noProof/>
            <w:webHidden/>
          </w:rPr>
          <w:tab/>
        </w:r>
        <w:r>
          <w:rPr>
            <w:noProof/>
            <w:webHidden/>
          </w:rPr>
          <w:fldChar w:fldCharType="begin"/>
        </w:r>
        <w:r>
          <w:rPr>
            <w:noProof/>
            <w:webHidden/>
          </w:rPr>
          <w:instrText xml:space="preserve"> PAGEREF _Toc41248083 \h </w:instrText>
        </w:r>
        <w:r>
          <w:rPr>
            <w:noProof/>
            <w:webHidden/>
          </w:rPr>
        </w:r>
        <w:r>
          <w:rPr>
            <w:noProof/>
            <w:webHidden/>
          </w:rPr>
          <w:fldChar w:fldCharType="separate"/>
        </w:r>
        <w:r>
          <w:rPr>
            <w:noProof/>
            <w:webHidden/>
          </w:rPr>
          <w:t>17</w:t>
        </w:r>
        <w:r>
          <w:rPr>
            <w:noProof/>
            <w:webHidden/>
          </w:rPr>
          <w:fldChar w:fldCharType="end"/>
        </w:r>
      </w:hyperlink>
    </w:p>
    <w:p w14:paraId="38B51069" w14:textId="2D965F8E"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84" w:history="1">
        <w:r w:rsidRPr="00D269B9">
          <w:rPr>
            <w:rStyle w:val="Hypertextovodkaz"/>
            <w:noProof/>
          </w:rPr>
          <w:t>Obr. 3.2: Aproximace dolní propusti</w:t>
        </w:r>
        <w:r>
          <w:rPr>
            <w:noProof/>
            <w:webHidden/>
          </w:rPr>
          <w:tab/>
        </w:r>
        <w:r>
          <w:rPr>
            <w:noProof/>
            <w:webHidden/>
          </w:rPr>
          <w:fldChar w:fldCharType="begin"/>
        </w:r>
        <w:r>
          <w:rPr>
            <w:noProof/>
            <w:webHidden/>
          </w:rPr>
          <w:instrText xml:space="preserve"> PAGEREF _Toc41248084 \h </w:instrText>
        </w:r>
        <w:r>
          <w:rPr>
            <w:noProof/>
            <w:webHidden/>
          </w:rPr>
        </w:r>
        <w:r>
          <w:rPr>
            <w:noProof/>
            <w:webHidden/>
          </w:rPr>
          <w:fldChar w:fldCharType="separate"/>
        </w:r>
        <w:r>
          <w:rPr>
            <w:noProof/>
            <w:webHidden/>
          </w:rPr>
          <w:t>18</w:t>
        </w:r>
        <w:r>
          <w:rPr>
            <w:noProof/>
            <w:webHidden/>
          </w:rPr>
          <w:fldChar w:fldCharType="end"/>
        </w:r>
      </w:hyperlink>
    </w:p>
    <w:p w14:paraId="15434E3C" w14:textId="40ACF12F"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85" w:history="1">
        <w:r w:rsidRPr="00D269B9">
          <w:rPr>
            <w:rStyle w:val="Hypertextovodkaz"/>
            <w:noProof/>
          </w:rPr>
          <w:t>Obr. 3.3: Modulová frekvenční charakteristika banky filtrů</w:t>
        </w:r>
        <w:r>
          <w:rPr>
            <w:noProof/>
            <w:webHidden/>
          </w:rPr>
          <w:tab/>
        </w:r>
        <w:r>
          <w:rPr>
            <w:noProof/>
            <w:webHidden/>
          </w:rPr>
          <w:fldChar w:fldCharType="begin"/>
        </w:r>
        <w:r>
          <w:rPr>
            <w:noProof/>
            <w:webHidden/>
          </w:rPr>
          <w:instrText xml:space="preserve"> PAGEREF _Toc41248085 \h </w:instrText>
        </w:r>
        <w:r>
          <w:rPr>
            <w:noProof/>
            <w:webHidden/>
          </w:rPr>
        </w:r>
        <w:r>
          <w:rPr>
            <w:noProof/>
            <w:webHidden/>
          </w:rPr>
          <w:fldChar w:fldCharType="separate"/>
        </w:r>
        <w:r>
          <w:rPr>
            <w:noProof/>
            <w:webHidden/>
          </w:rPr>
          <w:t>22</w:t>
        </w:r>
        <w:r>
          <w:rPr>
            <w:noProof/>
            <w:webHidden/>
          </w:rPr>
          <w:fldChar w:fldCharType="end"/>
        </w:r>
      </w:hyperlink>
    </w:p>
    <w:p w14:paraId="521D0F37" w14:textId="5A20EEA1"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86" w:history="1">
        <w:r w:rsidRPr="00D269B9">
          <w:rPr>
            <w:rStyle w:val="Hypertextovodkaz"/>
            <w:noProof/>
          </w:rPr>
          <w:t>Obr. 4.1: A - objekty v prostoru souřadnic X a Y B - objekty v novém prostoru X</w:t>
        </w:r>
        <w:r w:rsidRPr="00D269B9">
          <w:rPr>
            <w:rStyle w:val="Hypertextovodkaz"/>
            <w:noProof/>
            <w:vertAlign w:val="subscript"/>
          </w:rPr>
          <w:t>2</w:t>
        </w:r>
        <w:r w:rsidRPr="00D269B9">
          <w:rPr>
            <w:rStyle w:val="Hypertextovodkaz"/>
            <w:noProof/>
          </w:rPr>
          <w:t xml:space="preserve"> a Y</w:t>
        </w:r>
        <w:r w:rsidRPr="00D269B9">
          <w:rPr>
            <w:rStyle w:val="Hypertextovodkaz"/>
            <w:noProof/>
            <w:vertAlign w:val="subscript"/>
          </w:rPr>
          <w:t>2</w:t>
        </w:r>
        <w:r>
          <w:rPr>
            <w:noProof/>
            <w:webHidden/>
          </w:rPr>
          <w:tab/>
        </w:r>
        <w:r>
          <w:rPr>
            <w:noProof/>
            <w:webHidden/>
          </w:rPr>
          <w:fldChar w:fldCharType="begin"/>
        </w:r>
        <w:r>
          <w:rPr>
            <w:noProof/>
            <w:webHidden/>
          </w:rPr>
          <w:instrText xml:space="preserve"> PAGEREF _Toc41248086 \h </w:instrText>
        </w:r>
        <w:r>
          <w:rPr>
            <w:noProof/>
            <w:webHidden/>
          </w:rPr>
        </w:r>
        <w:r>
          <w:rPr>
            <w:noProof/>
            <w:webHidden/>
          </w:rPr>
          <w:fldChar w:fldCharType="separate"/>
        </w:r>
        <w:r>
          <w:rPr>
            <w:noProof/>
            <w:webHidden/>
          </w:rPr>
          <w:t>24</w:t>
        </w:r>
        <w:r>
          <w:rPr>
            <w:noProof/>
            <w:webHidden/>
          </w:rPr>
          <w:fldChar w:fldCharType="end"/>
        </w:r>
      </w:hyperlink>
    </w:p>
    <w:p w14:paraId="3FDD8C65" w14:textId="326C7E82"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87" w:history="1">
        <w:r w:rsidRPr="00D269B9">
          <w:rPr>
            <w:rStyle w:val="Hypertextovodkaz"/>
            <w:noProof/>
          </w:rPr>
          <w:t>Obr. 4.2 Indexový graf úpatí vlastních čísel</w:t>
        </w:r>
        <w:r>
          <w:rPr>
            <w:noProof/>
            <w:webHidden/>
          </w:rPr>
          <w:tab/>
        </w:r>
        <w:r>
          <w:rPr>
            <w:noProof/>
            <w:webHidden/>
          </w:rPr>
          <w:fldChar w:fldCharType="begin"/>
        </w:r>
        <w:r>
          <w:rPr>
            <w:noProof/>
            <w:webHidden/>
          </w:rPr>
          <w:instrText xml:space="preserve"> PAGEREF _Toc41248087 \h </w:instrText>
        </w:r>
        <w:r>
          <w:rPr>
            <w:noProof/>
            <w:webHidden/>
          </w:rPr>
        </w:r>
        <w:r>
          <w:rPr>
            <w:noProof/>
            <w:webHidden/>
          </w:rPr>
          <w:fldChar w:fldCharType="separate"/>
        </w:r>
        <w:r>
          <w:rPr>
            <w:noProof/>
            <w:webHidden/>
          </w:rPr>
          <w:t>26</w:t>
        </w:r>
        <w:r>
          <w:rPr>
            <w:noProof/>
            <w:webHidden/>
          </w:rPr>
          <w:fldChar w:fldCharType="end"/>
        </w:r>
      </w:hyperlink>
    </w:p>
    <w:p w14:paraId="315FC93F" w14:textId="0FBC4A8C"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88" w:history="1">
        <w:r w:rsidRPr="00D269B9">
          <w:rPr>
            <w:rStyle w:val="Hypertextovodkaz"/>
            <w:noProof/>
          </w:rPr>
          <w:t>Obr. 4.3: Graf komponentních vah</w:t>
        </w:r>
        <w:r>
          <w:rPr>
            <w:noProof/>
            <w:webHidden/>
          </w:rPr>
          <w:tab/>
        </w:r>
        <w:r>
          <w:rPr>
            <w:noProof/>
            <w:webHidden/>
          </w:rPr>
          <w:fldChar w:fldCharType="begin"/>
        </w:r>
        <w:r>
          <w:rPr>
            <w:noProof/>
            <w:webHidden/>
          </w:rPr>
          <w:instrText xml:space="preserve"> PAGEREF _Toc41248088 \h </w:instrText>
        </w:r>
        <w:r>
          <w:rPr>
            <w:noProof/>
            <w:webHidden/>
          </w:rPr>
        </w:r>
        <w:r>
          <w:rPr>
            <w:noProof/>
            <w:webHidden/>
          </w:rPr>
          <w:fldChar w:fldCharType="separate"/>
        </w:r>
        <w:r>
          <w:rPr>
            <w:noProof/>
            <w:webHidden/>
          </w:rPr>
          <w:t>28</w:t>
        </w:r>
        <w:r>
          <w:rPr>
            <w:noProof/>
            <w:webHidden/>
          </w:rPr>
          <w:fldChar w:fldCharType="end"/>
        </w:r>
      </w:hyperlink>
    </w:p>
    <w:p w14:paraId="42B84576" w14:textId="5B0E1CE0"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89" w:history="1">
        <w:r w:rsidRPr="00D269B9">
          <w:rPr>
            <w:rStyle w:val="Hypertextovodkaz"/>
            <w:noProof/>
          </w:rPr>
          <w:t>Obr. 4.4: Graf komponentního skóre</w:t>
        </w:r>
        <w:r>
          <w:rPr>
            <w:noProof/>
            <w:webHidden/>
          </w:rPr>
          <w:tab/>
        </w:r>
        <w:r>
          <w:rPr>
            <w:noProof/>
            <w:webHidden/>
          </w:rPr>
          <w:fldChar w:fldCharType="begin"/>
        </w:r>
        <w:r>
          <w:rPr>
            <w:noProof/>
            <w:webHidden/>
          </w:rPr>
          <w:instrText xml:space="preserve"> PAGEREF _Toc41248089 \h </w:instrText>
        </w:r>
        <w:r>
          <w:rPr>
            <w:noProof/>
            <w:webHidden/>
          </w:rPr>
        </w:r>
        <w:r>
          <w:rPr>
            <w:noProof/>
            <w:webHidden/>
          </w:rPr>
          <w:fldChar w:fldCharType="separate"/>
        </w:r>
        <w:r>
          <w:rPr>
            <w:noProof/>
            <w:webHidden/>
          </w:rPr>
          <w:t>29</w:t>
        </w:r>
        <w:r>
          <w:rPr>
            <w:noProof/>
            <w:webHidden/>
          </w:rPr>
          <w:fldChar w:fldCharType="end"/>
        </w:r>
      </w:hyperlink>
    </w:p>
    <w:p w14:paraId="324D95F6" w14:textId="2BFC8BFE"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90" w:history="1">
        <w:r w:rsidRPr="00D269B9">
          <w:rPr>
            <w:rStyle w:val="Hypertextovodkaz"/>
            <w:noProof/>
          </w:rPr>
          <w:t>Obr. 4.5: Centrované hodnoty pro Cenu a Citlivost (červené křížky zobrazují jednotlivé typy sluchátek v prostoru prvních dvou parametrů)</w:t>
        </w:r>
        <w:r>
          <w:rPr>
            <w:noProof/>
            <w:webHidden/>
          </w:rPr>
          <w:tab/>
        </w:r>
        <w:r>
          <w:rPr>
            <w:noProof/>
            <w:webHidden/>
          </w:rPr>
          <w:fldChar w:fldCharType="begin"/>
        </w:r>
        <w:r>
          <w:rPr>
            <w:noProof/>
            <w:webHidden/>
          </w:rPr>
          <w:instrText xml:space="preserve"> PAGEREF _Toc41248090 \h </w:instrText>
        </w:r>
        <w:r>
          <w:rPr>
            <w:noProof/>
            <w:webHidden/>
          </w:rPr>
        </w:r>
        <w:r>
          <w:rPr>
            <w:noProof/>
            <w:webHidden/>
          </w:rPr>
          <w:fldChar w:fldCharType="separate"/>
        </w:r>
        <w:r>
          <w:rPr>
            <w:noProof/>
            <w:webHidden/>
          </w:rPr>
          <w:t>31</w:t>
        </w:r>
        <w:r>
          <w:rPr>
            <w:noProof/>
            <w:webHidden/>
          </w:rPr>
          <w:fldChar w:fldCharType="end"/>
        </w:r>
      </w:hyperlink>
    </w:p>
    <w:p w14:paraId="657ECCE4" w14:textId="48BD0E6F"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91" w:history="1">
        <w:r w:rsidRPr="00D269B9">
          <w:rPr>
            <w:rStyle w:val="Hypertextovodkaz"/>
            <w:noProof/>
          </w:rPr>
          <w:t>Obr. 4.6: Indexový graf úpatí vlastních čísel</w:t>
        </w:r>
        <w:r>
          <w:rPr>
            <w:noProof/>
            <w:webHidden/>
          </w:rPr>
          <w:tab/>
        </w:r>
        <w:r>
          <w:rPr>
            <w:noProof/>
            <w:webHidden/>
          </w:rPr>
          <w:fldChar w:fldCharType="begin"/>
        </w:r>
        <w:r>
          <w:rPr>
            <w:noProof/>
            <w:webHidden/>
          </w:rPr>
          <w:instrText xml:space="preserve"> PAGEREF _Toc41248091 \h </w:instrText>
        </w:r>
        <w:r>
          <w:rPr>
            <w:noProof/>
            <w:webHidden/>
          </w:rPr>
        </w:r>
        <w:r>
          <w:rPr>
            <w:noProof/>
            <w:webHidden/>
          </w:rPr>
          <w:fldChar w:fldCharType="separate"/>
        </w:r>
        <w:r>
          <w:rPr>
            <w:noProof/>
            <w:webHidden/>
          </w:rPr>
          <w:t>32</w:t>
        </w:r>
        <w:r>
          <w:rPr>
            <w:noProof/>
            <w:webHidden/>
          </w:rPr>
          <w:fldChar w:fldCharType="end"/>
        </w:r>
      </w:hyperlink>
    </w:p>
    <w:p w14:paraId="4C872E74" w14:textId="1ECC425A"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92" w:history="1">
        <w:r w:rsidRPr="00D269B9">
          <w:rPr>
            <w:rStyle w:val="Hypertextovodkaz"/>
            <w:noProof/>
          </w:rPr>
          <w:t>Obr. 4.7: Graf komponentních vah</w:t>
        </w:r>
        <w:r>
          <w:rPr>
            <w:noProof/>
            <w:webHidden/>
          </w:rPr>
          <w:tab/>
        </w:r>
        <w:r>
          <w:rPr>
            <w:noProof/>
            <w:webHidden/>
          </w:rPr>
          <w:fldChar w:fldCharType="begin"/>
        </w:r>
        <w:r>
          <w:rPr>
            <w:noProof/>
            <w:webHidden/>
          </w:rPr>
          <w:instrText xml:space="preserve"> PAGEREF _Toc41248092 \h </w:instrText>
        </w:r>
        <w:r>
          <w:rPr>
            <w:noProof/>
            <w:webHidden/>
          </w:rPr>
        </w:r>
        <w:r>
          <w:rPr>
            <w:noProof/>
            <w:webHidden/>
          </w:rPr>
          <w:fldChar w:fldCharType="separate"/>
        </w:r>
        <w:r>
          <w:rPr>
            <w:noProof/>
            <w:webHidden/>
          </w:rPr>
          <w:t>33</w:t>
        </w:r>
        <w:r>
          <w:rPr>
            <w:noProof/>
            <w:webHidden/>
          </w:rPr>
          <w:fldChar w:fldCharType="end"/>
        </w:r>
      </w:hyperlink>
    </w:p>
    <w:p w14:paraId="790DF9FE" w14:textId="20126129"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93" w:history="1">
        <w:r w:rsidRPr="00D269B9">
          <w:rPr>
            <w:rStyle w:val="Hypertextovodkaz"/>
            <w:noProof/>
          </w:rPr>
          <w:t>Obr. 4.8: Rozptylový diagram komponentního skóre</w:t>
        </w:r>
        <w:r>
          <w:rPr>
            <w:noProof/>
            <w:webHidden/>
          </w:rPr>
          <w:tab/>
        </w:r>
        <w:r>
          <w:rPr>
            <w:noProof/>
            <w:webHidden/>
          </w:rPr>
          <w:fldChar w:fldCharType="begin"/>
        </w:r>
        <w:r>
          <w:rPr>
            <w:noProof/>
            <w:webHidden/>
          </w:rPr>
          <w:instrText xml:space="preserve"> PAGEREF _Toc41248093 \h </w:instrText>
        </w:r>
        <w:r>
          <w:rPr>
            <w:noProof/>
            <w:webHidden/>
          </w:rPr>
        </w:r>
        <w:r>
          <w:rPr>
            <w:noProof/>
            <w:webHidden/>
          </w:rPr>
          <w:fldChar w:fldCharType="separate"/>
        </w:r>
        <w:r>
          <w:rPr>
            <w:noProof/>
            <w:webHidden/>
          </w:rPr>
          <w:t>34</w:t>
        </w:r>
        <w:r>
          <w:rPr>
            <w:noProof/>
            <w:webHidden/>
          </w:rPr>
          <w:fldChar w:fldCharType="end"/>
        </w:r>
      </w:hyperlink>
    </w:p>
    <w:p w14:paraId="283C8E05" w14:textId="6388CE15"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94" w:history="1">
        <w:r w:rsidRPr="00D269B9">
          <w:rPr>
            <w:rStyle w:val="Hypertextovodkaz"/>
            <w:noProof/>
          </w:rPr>
          <w:t>Obr. 4.9: Dvojný graf</w:t>
        </w:r>
        <w:r>
          <w:rPr>
            <w:noProof/>
            <w:webHidden/>
          </w:rPr>
          <w:tab/>
        </w:r>
        <w:r>
          <w:rPr>
            <w:noProof/>
            <w:webHidden/>
          </w:rPr>
          <w:fldChar w:fldCharType="begin"/>
        </w:r>
        <w:r>
          <w:rPr>
            <w:noProof/>
            <w:webHidden/>
          </w:rPr>
          <w:instrText xml:space="preserve"> PAGEREF _Toc41248094 \h </w:instrText>
        </w:r>
        <w:r>
          <w:rPr>
            <w:noProof/>
            <w:webHidden/>
          </w:rPr>
        </w:r>
        <w:r>
          <w:rPr>
            <w:noProof/>
            <w:webHidden/>
          </w:rPr>
          <w:fldChar w:fldCharType="separate"/>
        </w:r>
        <w:r>
          <w:rPr>
            <w:noProof/>
            <w:webHidden/>
          </w:rPr>
          <w:t>34</w:t>
        </w:r>
        <w:r>
          <w:rPr>
            <w:noProof/>
            <w:webHidden/>
          </w:rPr>
          <w:fldChar w:fldCharType="end"/>
        </w:r>
      </w:hyperlink>
    </w:p>
    <w:p w14:paraId="36211C53" w14:textId="077927B2"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95" w:history="1">
        <w:r w:rsidRPr="00D269B9">
          <w:rPr>
            <w:rStyle w:val="Hypertextovodkaz"/>
            <w:noProof/>
          </w:rPr>
          <w:t>Obr. 5.1: Trénovací nahrávky v prostoru prvních dvou hlavních komponent</w:t>
        </w:r>
        <w:r>
          <w:rPr>
            <w:noProof/>
            <w:webHidden/>
          </w:rPr>
          <w:tab/>
        </w:r>
        <w:r>
          <w:rPr>
            <w:noProof/>
            <w:webHidden/>
          </w:rPr>
          <w:fldChar w:fldCharType="begin"/>
        </w:r>
        <w:r>
          <w:rPr>
            <w:noProof/>
            <w:webHidden/>
          </w:rPr>
          <w:instrText xml:space="preserve"> PAGEREF _Toc41248095 \h </w:instrText>
        </w:r>
        <w:r>
          <w:rPr>
            <w:noProof/>
            <w:webHidden/>
          </w:rPr>
        </w:r>
        <w:r>
          <w:rPr>
            <w:noProof/>
            <w:webHidden/>
          </w:rPr>
          <w:fldChar w:fldCharType="separate"/>
        </w:r>
        <w:r>
          <w:rPr>
            <w:noProof/>
            <w:webHidden/>
          </w:rPr>
          <w:t>37</w:t>
        </w:r>
        <w:r>
          <w:rPr>
            <w:noProof/>
            <w:webHidden/>
          </w:rPr>
          <w:fldChar w:fldCharType="end"/>
        </w:r>
      </w:hyperlink>
    </w:p>
    <w:p w14:paraId="2F487312" w14:textId="36B9696B"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96" w:history="1">
        <w:r w:rsidRPr="00D269B9">
          <w:rPr>
            <w:rStyle w:val="Hypertextovodkaz"/>
            <w:noProof/>
          </w:rPr>
          <w:t>Obr. 5.2: Klasifikace trénovacích nahrávek metodou k-průměrů</w:t>
        </w:r>
        <w:r>
          <w:rPr>
            <w:noProof/>
            <w:webHidden/>
          </w:rPr>
          <w:tab/>
        </w:r>
        <w:r>
          <w:rPr>
            <w:noProof/>
            <w:webHidden/>
          </w:rPr>
          <w:fldChar w:fldCharType="begin"/>
        </w:r>
        <w:r>
          <w:rPr>
            <w:noProof/>
            <w:webHidden/>
          </w:rPr>
          <w:instrText xml:space="preserve"> PAGEREF _Toc41248096 \h </w:instrText>
        </w:r>
        <w:r>
          <w:rPr>
            <w:noProof/>
            <w:webHidden/>
          </w:rPr>
        </w:r>
        <w:r>
          <w:rPr>
            <w:noProof/>
            <w:webHidden/>
          </w:rPr>
          <w:fldChar w:fldCharType="separate"/>
        </w:r>
        <w:r>
          <w:rPr>
            <w:noProof/>
            <w:webHidden/>
          </w:rPr>
          <w:t>37</w:t>
        </w:r>
        <w:r>
          <w:rPr>
            <w:noProof/>
            <w:webHidden/>
          </w:rPr>
          <w:fldChar w:fldCharType="end"/>
        </w:r>
      </w:hyperlink>
    </w:p>
    <w:p w14:paraId="097347FE" w14:textId="581ADBD5"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97" w:history="1">
        <w:r w:rsidRPr="00D269B9">
          <w:rPr>
            <w:rStyle w:val="Hypertextovodkaz"/>
            <w:noProof/>
          </w:rPr>
          <w:t>Obr. 5.3: Klasifikace trénovacích nahrávek metodou hierarchické shlukování</w:t>
        </w:r>
        <w:r>
          <w:rPr>
            <w:noProof/>
            <w:webHidden/>
          </w:rPr>
          <w:tab/>
        </w:r>
        <w:r>
          <w:rPr>
            <w:noProof/>
            <w:webHidden/>
          </w:rPr>
          <w:fldChar w:fldCharType="begin"/>
        </w:r>
        <w:r>
          <w:rPr>
            <w:noProof/>
            <w:webHidden/>
          </w:rPr>
          <w:instrText xml:space="preserve"> PAGEREF _Toc41248097 \h </w:instrText>
        </w:r>
        <w:r>
          <w:rPr>
            <w:noProof/>
            <w:webHidden/>
          </w:rPr>
        </w:r>
        <w:r>
          <w:rPr>
            <w:noProof/>
            <w:webHidden/>
          </w:rPr>
          <w:fldChar w:fldCharType="separate"/>
        </w:r>
        <w:r>
          <w:rPr>
            <w:noProof/>
            <w:webHidden/>
          </w:rPr>
          <w:t>38</w:t>
        </w:r>
        <w:r>
          <w:rPr>
            <w:noProof/>
            <w:webHidden/>
          </w:rPr>
          <w:fldChar w:fldCharType="end"/>
        </w:r>
      </w:hyperlink>
    </w:p>
    <w:p w14:paraId="269D9592" w14:textId="345F25CE"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98" w:history="1">
        <w:r w:rsidRPr="00D269B9">
          <w:rPr>
            <w:rStyle w:val="Hypertextovodkaz"/>
            <w:noProof/>
          </w:rPr>
          <w:t>Obr. 5.4: Klasifikace trénovacích nahrávek metodou podpůrných vektorů</w:t>
        </w:r>
        <w:r>
          <w:rPr>
            <w:noProof/>
            <w:webHidden/>
          </w:rPr>
          <w:tab/>
        </w:r>
        <w:r>
          <w:rPr>
            <w:noProof/>
            <w:webHidden/>
          </w:rPr>
          <w:fldChar w:fldCharType="begin"/>
        </w:r>
        <w:r>
          <w:rPr>
            <w:noProof/>
            <w:webHidden/>
          </w:rPr>
          <w:instrText xml:space="preserve"> PAGEREF _Toc41248098 \h </w:instrText>
        </w:r>
        <w:r>
          <w:rPr>
            <w:noProof/>
            <w:webHidden/>
          </w:rPr>
        </w:r>
        <w:r>
          <w:rPr>
            <w:noProof/>
            <w:webHidden/>
          </w:rPr>
          <w:fldChar w:fldCharType="separate"/>
        </w:r>
        <w:r>
          <w:rPr>
            <w:noProof/>
            <w:webHidden/>
          </w:rPr>
          <w:t>39</w:t>
        </w:r>
        <w:r>
          <w:rPr>
            <w:noProof/>
            <w:webHidden/>
          </w:rPr>
          <w:fldChar w:fldCharType="end"/>
        </w:r>
      </w:hyperlink>
    </w:p>
    <w:p w14:paraId="067FC1A8" w14:textId="31B9AE6A"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099" w:history="1">
        <w:r w:rsidRPr="00D269B9">
          <w:rPr>
            <w:rStyle w:val="Hypertextovodkaz"/>
            <w:noProof/>
          </w:rPr>
          <w:t>Obr. 5.5 Srovnání reálných tříd a tříd vytvořených metodou podpůrných vektorů</w:t>
        </w:r>
        <w:r>
          <w:rPr>
            <w:noProof/>
            <w:webHidden/>
          </w:rPr>
          <w:tab/>
        </w:r>
        <w:r>
          <w:rPr>
            <w:noProof/>
            <w:webHidden/>
          </w:rPr>
          <w:fldChar w:fldCharType="begin"/>
        </w:r>
        <w:r>
          <w:rPr>
            <w:noProof/>
            <w:webHidden/>
          </w:rPr>
          <w:instrText xml:space="preserve"> PAGEREF _Toc41248099 \h </w:instrText>
        </w:r>
        <w:r>
          <w:rPr>
            <w:noProof/>
            <w:webHidden/>
          </w:rPr>
        </w:r>
        <w:r>
          <w:rPr>
            <w:noProof/>
            <w:webHidden/>
          </w:rPr>
          <w:fldChar w:fldCharType="separate"/>
        </w:r>
        <w:r>
          <w:rPr>
            <w:noProof/>
            <w:webHidden/>
          </w:rPr>
          <w:t>39</w:t>
        </w:r>
        <w:r>
          <w:rPr>
            <w:noProof/>
            <w:webHidden/>
          </w:rPr>
          <w:fldChar w:fldCharType="end"/>
        </w:r>
      </w:hyperlink>
    </w:p>
    <w:p w14:paraId="6E3505AC" w14:textId="747CA302"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00" w:history="1">
        <w:r w:rsidRPr="00D269B9">
          <w:rPr>
            <w:rStyle w:val="Hypertextovodkaz"/>
            <w:noProof/>
          </w:rPr>
          <w:t>Obr. 5.6: Příklad množiny hranic u separabilních tříd SVM</w:t>
        </w:r>
        <w:r>
          <w:rPr>
            <w:noProof/>
            <w:webHidden/>
          </w:rPr>
          <w:tab/>
        </w:r>
        <w:r>
          <w:rPr>
            <w:noProof/>
            <w:webHidden/>
          </w:rPr>
          <w:fldChar w:fldCharType="begin"/>
        </w:r>
        <w:r>
          <w:rPr>
            <w:noProof/>
            <w:webHidden/>
          </w:rPr>
          <w:instrText xml:space="preserve"> PAGEREF _Toc41248100 \h </w:instrText>
        </w:r>
        <w:r>
          <w:rPr>
            <w:noProof/>
            <w:webHidden/>
          </w:rPr>
        </w:r>
        <w:r>
          <w:rPr>
            <w:noProof/>
            <w:webHidden/>
          </w:rPr>
          <w:fldChar w:fldCharType="separate"/>
        </w:r>
        <w:r>
          <w:rPr>
            <w:noProof/>
            <w:webHidden/>
          </w:rPr>
          <w:t>40</w:t>
        </w:r>
        <w:r>
          <w:rPr>
            <w:noProof/>
            <w:webHidden/>
          </w:rPr>
          <w:fldChar w:fldCharType="end"/>
        </w:r>
      </w:hyperlink>
    </w:p>
    <w:p w14:paraId="032787CE" w14:textId="3F7F6625"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01" w:history="1">
        <w:r w:rsidRPr="00D269B9">
          <w:rPr>
            <w:rStyle w:val="Hypertextovodkaz"/>
            <w:noProof/>
          </w:rPr>
          <w:t>Obr. 5.7: Lineárně neseparovatelné třídy</w:t>
        </w:r>
        <w:r>
          <w:rPr>
            <w:noProof/>
            <w:webHidden/>
          </w:rPr>
          <w:tab/>
        </w:r>
        <w:r>
          <w:rPr>
            <w:noProof/>
            <w:webHidden/>
          </w:rPr>
          <w:fldChar w:fldCharType="begin"/>
        </w:r>
        <w:r>
          <w:rPr>
            <w:noProof/>
            <w:webHidden/>
          </w:rPr>
          <w:instrText xml:space="preserve"> PAGEREF _Toc41248101 \h </w:instrText>
        </w:r>
        <w:r>
          <w:rPr>
            <w:noProof/>
            <w:webHidden/>
          </w:rPr>
        </w:r>
        <w:r>
          <w:rPr>
            <w:noProof/>
            <w:webHidden/>
          </w:rPr>
          <w:fldChar w:fldCharType="separate"/>
        </w:r>
        <w:r>
          <w:rPr>
            <w:noProof/>
            <w:webHidden/>
          </w:rPr>
          <w:t>42</w:t>
        </w:r>
        <w:r>
          <w:rPr>
            <w:noProof/>
            <w:webHidden/>
          </w:rPr>
          <w:fldChar w:fldCharType="end"/>
        </w:r>
      </w:hyperlink>
    </w:p>
    <w:p w14:paraId="1E91A81B" w14:textId="188B9198"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02" w:history="1">
        <w:r w:rsidRPr="00D269B9">
          <w:rPr>
            <w:rStyle w:val="Hypertextovodkaz"/>
            <w:bCs/>
            <w:noProof/>
          </w:rPr>
          <w:t>Obr. 6.1: Blokové schéma trénovací části programu</w:t>
        </w:r>
        <w:r>
          <w:rPr>
            <w:noProof/>
            <w:webHidden/>
          </w:rPr>
          <w:tab/>
        </w:r>
        <w:r>
          <w:rPr>
            <w:noProof/>
            <w:webHidden/>
          </w:rPr>
          <w:fldChar w:fldCharType="begin"/>
        </w:r>
        <w:r>
          <w:rPr>
            <w:noProof/>
            <w:webHidden/>
          </w:rPr>
          <w:instrText xml:space="preserve"> PAGEREF _Toc41248102 \h </w:instrText>
        </w:r>
        <w:r>
          <w:rPr>
            <w:noProof/>
            <w:webHidden/>
          </w:rPr>
        </w:r>
        <w:r>
          <w:rPr>
            <w:noProof/>
            <w:webHidden/>
          </w:rPr>
          <w:fldChar w:fldCharType="separate"/>
        </w:r>
        <w:r>
          <w:rPr>
            <w:noProof/>
            <w:webHidden/>
          </w:rPr>
          <w:t>43</w:t>
        </w:r>
        <w:r>
          <w:rPr>
            <w:noProof/>
            <w:webHidden/>
          </w:rPr>
          <w:fldChar w:fldCharType="end"/>
        </w:r>
      </w:hyperlink>
    </w:p>
    <w:p w14:paraId="54EAC51D" w14:textId="0C6A093B"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03" w:history="1">
        <w:r w:rsidRPr="00D269B9">
          <w:rPr>
            <w:rStyle w:val="Hypertextovodkaz"/>
            <w:noProof/>
          </w:rPr>
          <w:t>Obr. 6.2: Blokové schéma testovací části programu</w:t>
        </w:r>
        <w:r>
          <w:rPr>
            <w:noProof/>
            <w:webHidden/>
          </w:rPr>
          <w:tab/>
        </w:r>
        <w:r>
          <w:rPr>
            <w:noProof/>
            <w:webHidden/>
          </w:rPr>
          <w:fldChar w:fldCharType="begin"/>
        </w:r>
        <w:r>
          <w:rPr>
            <w:noProof/>
            <w:webHidden/>
          </w:rPr>
          <w:instrText xml:space="preserve"> PAGEREF _Toc41248103 \h </w:instrText>
        </w:r>
        <w:r>
          <w:rPr>
            <w:noProof/>
            <w:webHidden/>
          </w:rPr>
        </w:r>
        <w:r>
          <w:rPr>
            <w:noProof/>
            <w:webHidden/>
          </w:rPr>
          <w:fldChar w:fldCharType="separate"/>
        </w:r>
        <w:r>
          <w:rPr>
            <w:noProof/>
            <w:webHidden/>
          </w:rPr>
          <w:t>44</w:t>
        </w:r>
        <w:r>
          <w:rPr>
            <w:noProof/>
            <w:webHidden/>
          </w:rPr>
          <w:fldChar w:fldCharType="end"/>
        </w:r>
      </w:hyperlink>
    </w:p>
    <w:p w14:paraId="4D98C7F2" w14:textId="2145BE37"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04" w:history="1">
        <w:r w:rsidRPr="00D269B9">
          <w:rPr>
            <w:rStyle w:val="Hypertextovodkaz"/>
            <w:noProof/>
          </w:rPr>
          <w:t>Obr. 6.3: Ukázka funkce detektoru úderů</w:t>
        </w:r>
        <w:r>
          <w:rPr>
            <w:noProof/>
            <w:webHidden/>
          </w:rPr>
          <w:tab/>
        </w:r>
        <w:r>
          <w:rPr>
            <w:noProof/>
            <w:webHidden/>
          </w:rPr>
          <w:fldChar w:fldCharType="begin"/>
        </w:r>
        <w:r>
          <w:rPr>
            <w:noProof/>
            <w:webHidden/>
          </w:rPr>
          <w:instrText xml:space="preserve"> PAGEREF _Toc41248104 \h </w:instrText>
        </w:r>
        <w:r>
          <w:rPr>
            <w:noProof/>
            <w:webHidden/>
          </w:rPr>
        </w:r>
        <w:r>
          <w:rPr>
            <w:noProof/>
            <w:webHidden/>
          </w:rPr>
          <w:fldChar w:fldCharType="separate"/>
        </w:r>
        <w:r>
          <w:rPr>
            <w:noProof/>
            <w:webHidden/>
          </w:rPr>
          <w:t>45</w:t>
        </w:r>
        <w:r>
          <w:rPr>
            <w:noProof/>
            <w:webHidden/>
          </w:rPr>
          <w:fldChar w:fldCharType="end"/>
        </w:r>
      </w:hyperlink>
    </w:p>
    <w:p w14:paraId="793B63A8" w14:textId="5293C2B1"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05" w:history="1">
        <w:r w:rsidRPr="00D269B9">
          <w:rPr>
            <w:rStyle w:val="Hypertextovodkaz"/>
            <w:noProof/>
          </w:rPr>
          <w:t>Obr. 6.4: Srovnání energií spočtených ve frekvenčních pásmech s amplitudovým spektrem malého bubnu</w:t>
        </w:r>
        <w:r>
          <w:rPr>
            <w:noProof/>
            <w:webHidden/>
          </w:rPr>
          <w:tab/>
        </w:r>
        <w:r>
          <w:rPr>
            <w:noProof/>
            <w:webHidden/>
          </w:rPr>
          <w:fldChar w:fldCharType="begin"/>
        </w:r>
        <w:r>
          <w:rPr>
            <w:noProof/>
            <w:webHidden/>
          </w:rPr>
          <w:instrText xml:space="preserve"> PAGEREF _Toc41248105 \h </w:instrText>
        </w:r>
        <w:r>
          <w:rPr>
            <w:noProof/>
            <w:webHidden/>
          </w:rPr>
        </w:r>
        <w:r>
          <w:rPr>
            <w:noProof/>
            <w:webHidden/>
          </w:rPr>
          <w:fldChar w:fldCharType="separate"/>
        </w:r>
        <w:r>
          <w:rPr>
            <w:noProof/>
            <w:webHidden/>
          </w:rPr>
          <w:t>47</w:t>
        </w:r>
        <w:r>
          <w:rPr>
            <w:noProof/>
            <w:webHidden/>
          </w:rPr>
          <w:fldChar w:fldCharType="end"/>
        </w:r>
      </w:hyperlink>
    </w:p>
    <w:p w14:paraId="766B0E94" w14:textId="0991277E"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06" w:history="1">
        <w:r w:rsidRPr="00D269B9">
          <w:rPr>
            <w:rStyle w:val="Hypertextovodkaz"/>
            <w:noProof/>
          </w:rPr>
          <w:t>Obr. 6.5: Indexový graf úpatí vlastních čísel</w:t>
        </w:r>
        <w:r>
          <w:rPr>
            <w:noProof/>
            <w:webHidden/>
          </w:rPr>
          <w:tab/>
        </w:r>
        <w:r>
          <w:rPr>
            <w:noProof/>
            <w:webHidden/>
          </w:rPr>
          <w:fldChar w:fldCharType="begin"/>
        </w:r>
        <w:r>
          <w:rPr>
            <w:noProof/>
            <w:webHidden/>
          </w:rPr>
          <w:instrText xml:space="preserve"> PAGEREF _Toc41248106 \h </w:instrText>
        </w:r>
        <w:r>
          <w:rPr>
            <w:noProof/>
            <w:webHidden/>
          </w:rPr>
        </w:r>
        <w:r>
          <w:rPr>
            <w:noProof/>
            <w:webHidden/>
          </w:rPr>
          <w:fldChar w:fldCharType="separate"/>
        </w:r>
        <w:r>
          <w:rPr>
            <w:noProof/>
            <w:webHidden/>
          </w:rPr>
          <w:t>48</w:t>
        </w:r>
        <w:r>
          <w:rPr>
            <w:noProof/>
            <w:webHidden/>
          </w:rPr>
          <w:fldChar w:fldCharType="end"/>
        </w:r>
      </w:hyperlink>
    </w:p>
    <w:p w14:paraId="041B28FF" w14:textId="62041326"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07" w:history="1">
        <w:r w:rsidRPr="00D269B9">
          <w:rPr>
            <w:rStyle w:val="Hypertextovodkaz"/>
            <w:bCs/>
            <w:noProof/>
          </w:rPr>
          <w:t>Obr. 6.6: Graf komponentních vah</w:t>
        </w:r>
        <w:r>
          <w:rPr>
            <w:noProof/>
            <w:webHidden/>
          </w:rPr>
          <w:tab/>
        </w:r>
        <w:r>
          <w:rPr>
            <w:noProof/>
            <w:webHidden/>
          </w:rPr>
          <w:fldChar w:fldCharType="begin"/>
        </w:r>
        <w:r>
          <w:rPr>
            <w:noProof/>
            <w:webHidden/>
          </w:rPr>
          <w:instrText xml:space="preserve"> PAGEREF _Toc41248107 \h </w:instrText>
        </w:r>
        <w:r>
          <w:rPr>
            <w:noProof/>
            <w:webHidden/>
          </w:rPr>
        </w:r>
        <w:r>
          <w:rPr>
            <w:noProof/>
            <w:webHidden/>
          </w:rPr>
          <w:fldChar w:fldCharType="separate"/>
        </w:r>
        <w:r>
          <w:rPr>
            <w:noProof/>
            <w:webHidden/>
          </w:rPr>
          <w:t>48</w:t>
        </w:r>
        <w:r>
          <w:rPr>
            <w:noProof/>
            <w:webHidden/>
          </w:rPr>
          <w:fldChar w:fldCharType="end"/>
        </w:r>
      </w:hyperlink>
    </w:p>
    <w:p w14:paraId="21008166" w14:textId="5E8E807B"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08" w:history="1">
        <w:r w:rsidRPr="00D269B9">
          <w:rPr>
            <w:rStyle w:val="Hypertextovodkaz"/>
            <w:noProof/>
          </w:rPr>
          <w:t>Obr. 6.7: Výřez grafu komponentních vah</w:t>
        </w:r>
        <w:r>
          <w:rPr>
            <w:noProof/>
            <w:webHidden/>
          </w:rPr>
          <w:tab/>
        </w:r>
        <w:r>
          <w:rPr>
            <w:noProof/>
            <w:webHidden/>
          </w:rPr>
          <w:fldChar w:fldCharType="begin"/>
        </w:r>
        <w:r>
          <w:rPr>
            <w:noProof/>
            <w:webHidden/>
          </w:rPr>
          <w:instrText xml:space="preserve"> PAGEREF _Toc41248108 \h </w:instrText>
        </w:r>
        <w:r>
          <w:rPr>
            <w:noProof/>
            <w:webHidden/>
          </w:rPr>
        </w:r>
        <w:r>
          <w:rPr>
            <w:noProof/>
            <w:webHidden/>
          </w:rPr>
          <w:fldChar w:fldCharType="separate"/>
        </w:r>
        <w:r>
          <w:rPr>
            <w:noProof/>
            <w:webHidden/>
          </w:rPr>
          <w:t>49</w:t>
        </w:r>
        <w:r>
          <w:rPr>
            <w:noProof/>
            <w:webHidden/>
          </w:rPr>
          <w:fldChar w:fldCharType="end"/>
        </w:r>
      </w:hyperlink>
    </w:p>
    <w:p w14:paraId="2B70F9D3" w14:textId="0E61DF60"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09" w:history="1">
        <w:r w:rsidRPr="00D269B9">
          <w:rPr>
            <w:rStyle w:val="Hypertextovodkaz"/>
            <w:noProof/>
          </w:rPr>
          <w:t>Obr. 6.8: Graf komponentního skóre</w:t>
        </w:r>
        <w:r>
          <w:rPr>
            <w:noProof/>
            <w:webHidden/>
          </w:rPr>
          <w:tab/>
        </w:r>
        <w:r>
          <w:rPr>
            <w:noProof/>
            <w:webHidden/>
          </w:rPr>
          <w:fldChar w:fldCharType="begin"/>
        </w:r>
        <w:r>
          <w:rPr>
            <w:noProof/>
            <w:webHidden/>
          </w:rPr>
          <w:instrText xml:space="preserve"> PAGEREF _Toc41248109 \h </w:instrText>
        </w:r>
        <w:r>
          <w:rPr>
            <w:noProof/>
            <w:webHidden/>
          </w:rPr>
        </w:r>
        <w:r>
          <w:rPr>
            <w:noProof/>
            <w:webHidden/>
          </w:rPr>
          <w:fldChar w:fldCharType="separate"/>
        </w:r>
        <w:r>
          <w:rPr>
            <w:noProof/>
            <w:webHidden/>
          </w:rPr>
          <w:t>49</w:t>
        </w:r>
        <w:r>
          <w:rPr>
            <w:noProof/>
            <w:webHidden/>
          </w:rPr>
          <w:fldChar w:fldCharType="end"/>
        </w:r>
      </w:hyperlink>
    </w:p>
    <w:p w14:paraId="282CF057" w14:textId="359FCABB"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10" w:history="1">
        <w:r w:rsidRPr="00D269B9">
          <w:rPr>
            <w:rStyle w:val="Hypertextovodkaz"/>
            <w:noProof/>
          </w:rPr>
          <w:t>Obr. 6.9: Výřez grafu komponentního skóre</w:t>
        </w:r>
        <w:r>
          <w:rPr>
            <w:noProof/>
            <w:webHidden/>
          </w:rPr>
          <w:tab/>
        </w:r>
        <w:r>
          <w:rPr>
            <w:noProof/>
            <w:webHidden/>
          </w:rPr>
          <w:fldChar w:fldCharType="begin"/>
        </w:r>
        <w:r>
          <w:rPr>
            <w:noProof/>
            <w:webHidden/>
          </w:rPr>
          <w:instrText xml:space="preserve"> PAGEREF _Toc41248110 \h </w:instrText>
        </w:r>
        <w:r>
          <w:rPr>
            <w:noProof/>
            <w:webHidden/>
          </w:rPr>
        </w:r>
        <w:r>
          <w:rPr>
            <w:noProof/>
            <w:webHidden/>
          </w:rPr>
          <w:fldChar w:fldCharType="separate"/>
        </w:r>
        <w:r>
          <w:rPr>
            <w:noProof/>
            <w:webHidden/>
          </w:rPr>
          <w:t>50</w:t>
        </w:r>
        <w:r>
          <w:rPr>
            <w:noProof/>
            <w:webHidden/>
          </w:rPr>
          <w:fldChar w:fldCharType="end"/>
        </w:r>
      </w:hyperlink>
    </w:p>
    <w:p w14:paraId="5F0D0788" w14:textId="59FBEFA7"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11" w:history="1">
        <w:r w:rsidRPr="00D269B9">
          <w:rPr>
            <w:rStyle w:val="Hypertextovodkaz"/>
            <w:noProof/>
          </w:rPr>
          <w:t>Obr. 6.10: Hranice klasifikačních tříd</w:t>
        </w:r>
        <w:r>
          <w:rPr>
            <w:noProof/>
            <w:webHidden/>
          </w:rPr>
          <w:tab/>
        </w:r>
        <w:r>
          <w:rPr>
            <w:noProof/>
            <w:webHidden/>
          </w:rPr>
          <w:fldChar w:fldCharType="begin"/>
        </w:r>
        <w:r>
          <w:rPr>
            <w:noProof/>
            <w:webHidden/>
          </w:rPr>
          <w:instrText xml:space="preserve"> PAGEREF _Toc41248111 \h </w:instrText>
        </w:r>
        <w:r>
          <w:rPr>
            <w:noProof/>
            <w:webHidden/>
          </w:rPr>
        </w:r>
        <w:r>
          <w:rPr>
            <w:noProof/>
            <w:webHidden/>
          </w:rPr>
          <w:fldChar w:fldCharType="separate"/>
        </w:r>
        <w:r>
          <w:rPr>
            <w:noProof/>
            <w:webHidden/>
          </w:rPr>
          <w:t>51</w:t>
        </w:r>
        <w:r>
          <w:rPr>
            <w:noProof/>
            <w:webHidden/>
          </w:rPr>
          <w:fldChar w:fldCharType="end"/>
        </w:r>
      </w:hyperlink>
    </w:p>
    <w:p w14:paraId="11E6C2A7" w14:textId="4116A8B3"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12" w:history="1">
        <w:r w:rsidRPr="00D269B9">
          <w:rPr>
            <w:rStyle w:val="Hypertextovodkaz"/>
            <w:noProof/>
          </w:rPr>
          <w:t>Obr. 6.11: Výřez hranic klasifikačních tříd</w:t>
        </w:r>
        <w:r>
          <w:rPr>
            <w:noProof/>
            <w:webHidden/>
          </w:rPr>
          <w:tab/>
        </w:r>
        <w:r>
          <w:rPr>
            <w:noProof/>
            <w:webHidden/>
          </w:rPr>
          <w:fldChar w:fldCharType="begin"/>
        </w:r>
        <w:r>
          <w:rPr>
            <w:noProof/>
            <w:webHidden/>
          </w:rPr>
          <w:instrText xml:space="preserve"> PAGEREF _Toc41248112 \h </w:instrText>
        </w:r>
        <w:r>
          <w:rPr>
            <w:noProof/>
            <w:webHidden/>
          </w:rPr>
        </w:r>
        <w:r>
          <w:rPr>
            <w:noProof/>
            <w:webHidden/>
          </w:rPr>
          <w:fldChar w:fldCharType="separate"/>
        </w:r>
        <w:r>
          <w:rPr>
            <w:noProof/>
            <w:webHidden/>
          </w:rPr>
          <w:t>51</w:t>
        </w:r>
        <w:r>
          <w:rPr>
            <w:noProof/>
            <w:webHidden/>
          </w:rPr>
          <w:fldChar w:fldCharType="end"/>
        </w:r>
      </w:hyperlink>
    </w:p>
    <w:p w14:paraId="5CC636C4" w14:textId="11ABE080"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13" w:history="1">
        <w:r w:rsidRPr="00D269B9">
          <w:rPr>
            <w:rStyle w:val="Hypertextovodkaz"/>
            <w:noProof/>
          </w:rPr>
          <w:t>Obr. 6.12: Grafický výstup programu</w:t>
        </w:r>
        <w:r>
          <w:rPr>
            <w:noProof/>
            <w:webHidden/>
          </w:rPr>
          <w:tab/>
        </w:r>
        <w:r>
          <w:rPr>
            <w:noProof/>
            <w:webHidden/>
          </w:rPr>
          <w:fldChar w:fldCharType="begin"/>
        </w:r>
        <w:r>
          <w:rPr>
            <w:noProof/>
            <w:webHidden/>
          </w:rPr>
          <w:instrText xml:space="preserve"> PAGEREF _Toc41248113 \h </w:instrText>
        </w:r>
        <w:r>
          <w:rPr>
            <w:noProof/>
            <w:webHidden/>
          </w:rPr>
        </w:r>
        <w:r>
          <w:rPr>
            <w:noProof/>
            <w:webHidden/>
          </w:rPr>
          <w:fldChar w:fldCharType="separate"/>
        </w:r>
        <w:r>
          <w:rPr>
            <w:noProof/>
            <w:webHidden/>
          </w:rPr>
          <w:t>52</w:t>
        </w:r>
        <w:r>
          <w:rPr>
            <w:noProof/>
            <w:webHidden/>
          </w:rPr>
          <w:fldChar w:fldCharType="end"/>
        </w:r>
      </w:hyperlink>
    </w:p>
    <w:p w14:paraId="3B2FDC96" w14:textId="616FCA45"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14" w:history="1">
        <w:r w:rsidRPr="00D269B9">
          <w:rPr>
            <w:rStyle w:val="Hypertextovodkaz"/>
            <w:noProof/>
          </w:rPr>
          <w:t>Obr. 6.13: Spektra nahrávek úderu na malý a velký buben</w:t>
        </w:r>
        <w:r>
          <w:rPr>
            <w:noProof/>
            <w:webHidden/>
          </w:rPr>
          <w:tab/>
        </w:r>
        <w:r>
          <w:rPr>
            <w:noProof/>
            <w:webHidden/>
          </w:rPr>
          <w:fldChar w:fldCharType="begin"/>
        </w:r>
        <w:r>
          <w:rPr>
            <w:noProof/>
            <w:webHidden/>
          </w:rPr>
          <w:instrText xml:space="preserve"> PAGEREF _Toc41248114 \h </w:instrText>
        </w:r>
        <w:r>
          <w:rPr>
            <w:noProof/>
            <w:webHidden/>
          </w:rPr>
        </w:r>
        <w:r>
          <w:rPr>
            <w:noProof/>
            <w:webHidden/>
          </w:rPr>
          <w:fldChar w:fldCharType="separate"/>
        </w:r>
        <w:r>
          <w:rPr>
            <w:noProof/>
            <w:webHidden/>
          </w:rPr>
          <w:t>53</w:t>
        </w:r>
        <w:r>
          <w:rPr>
            <w:noProof/>
            <w:webHidden/>
          </w:rPr>
          <w:fldChar w:fldCharType="end"/>
        </w:r>
      </w:hyperlink>
    </w:p>
    <w:p w14:paraId="362E4919" w14:textId="75681CF3"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15" w:history="1">
        <w:r w:rsidRPr="00D269B9">
          <w:rPr>
            <w:rStyle w:val="Hypertextovodkaz"/>
            <w:noProof/>
          </w:rPr>
          <w:t>Obr. 6.14: Spektra nahrávek úderu na crash, hi-hat (uzavřená) a ride</w:t>
        </w:r>
        <w:r>
          <w:rPr>
            <w:noProof/>
            <w:webHidden/>
          </w:rPr>
          <w:tab/>
        </w:r>
        <w:r>
          <w:rPr>
            <w:noProof/>
            <w:webHidden/>
          </w:rPr>
          <w:fldChar w:fldCharType="begin"/>
        </w:r>
        <w:r>
          <w:rPr>
            <w:noProof/>
            <w:webHidden/>
          </w:rPr>
          <w:instrText xml:space="preserve"> PAGEREF _Toc41248115 \h </w:instrText>
        </w:r>
        <w:r>
          <w:rPr>
            <w:noProof/>
            <w:webHidden/>
          </w:rPr>
        </w:r>
        <w:r>
          <w:rPr>
            <w:noProof/>
            <w:webHidden/>
          </w:rPr>
          <w:fldChar w:fldCharType="separate"/>
        </w:r>
        <w:r>
          <w:rPr>
            <w:noProof/>
            <w:webHidden/>
          </w:rPr>
          <w:t>54</w:t>
        </w:r>
        <w:r>
          <w:rPr>
            <w:noProof/>
            <w:webHidden/>
          </w:rPr>
          <w:fldChar w:fldCharType="end"/>
        </w:r>
      </w:hyperlink>
    </w:p>
    <w:p w14:paraId="28B71F6C" w14:textId="0FD152D0"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16" w:history="1">
        <w:r w:rsidRPr="00D269B9">
          <w:rPr>
            <w:rStyle w:val="Hypertextovodkaz"/>
            <w:noProof/>
          </w:rPr>
          <w:t>Obr. 6.15: Časový průběh nahrávky se špatnou detekcí úderů</w:t>
        </w:r>
        <w:r>
          <w:rPr>
            <w:noProof/>
            <w:webHidden/>
          </w:rPr>
          <w:tab/>
        </w:r>
        <w:r>
          <w:rPr>
            <w:noProof/>
            <w:webHidden/>
          </w:rPr>
          <w:fldChar w:fldCharType="begin"/>
        </w:r>
        <w:r>
          <w:rPr>
            <w:noProof/>
            <w:webHidden/>
          </w:rPr>
          <w:instrText xml:space="preserve"> PAGEREF _Toc41248116 \h </w:instrText>
        </w:r>
        <w:r>
          <w:rPr>
            <w:noProof/>
            <w:webHidden/>
          </w:rPr>
        </w:r>
        <w:r>
          <w:rPr>
            <w:noProof/>
            <w:webHidden/>
          </w:rPr>
          <w:fldChar w:fldCharType="separate"/>
        </w:r>
        <w:r>
          <w:rPr>
            <w:noProof/>
            <w:webHidden/>
          </w:rPr>
          <w:t>54</w:t>
        </w:r>
        <w:r>
          <w:rPr>
            <w:noProof/>
            <w:webHidden/>
          </w:rPr>
          <w:fldChar w:fldCharType="end"/>
        </w:r>
      </w:hyperlink>
    </w:p>
    <w:p w14:paraId="2C559F03" w14:textId="44E0C637" w:rsidR="00401828" w:rsidRPr="00C30A19" w:rsidRDefault="0072400A" w:rsidP="00401828">
      <w:pPr>
        <w:pStyle w:val="Nadpisne"/>
        <w:rPr>
          <w:lang w:val="cs-CZ"/>
        </w:rPr>
      </w:pPr>
      <w:r w:rsidRPr="00C30A19">
        <w:rPr>
          <w:lang w:val="cs-CZ"/>
        </w:rPr>
        <w:fldChar w:fldCharType="end"/>
      </w:r>
    </w:p>
    <w:p w14:paraId="687F949C" w14:textId="77777777" w:rsidR="009648FE" w:rsidRPr="00C30A19" w:rsidRDefault="009648FE" w:rsidP="00401828">
      <w:pPr>
        <w:pStyle w:val="Nadpisne"/>
        <w:rPr>
          <w:lang w:val="cs-CZ"/>
        </w:rPr>
      </w:pPr>
    </w:p>
    <w:p w14:paraId="01751A17" w14:textId="77777777" w:rsidR="00B143C3" w:rsidRPr="00C30A19" w:rsidRDefault="00B143C3" w:rsidP="00401828">
      <w:pPr>
        <w:pStyle w:val="Nadpisne"/>
        <w:rPr>
          <w:lang w:val="cs-CZ"/>
        </w:rPr>
      </w:pPr>
    </w:p>
    <w:p w14:paraId="047689AC" w14:textId="77777777" w:rsidR="00B143C3" w:rsidRPr="00C30A19" w:rsidRDefault="00B143C3" w:rsidP="00401828">
      <w:pPr>
        <w:pStyle w:val="Nadpisne"/>
        <w:rPr>
          <w:lang w:val="cs-CZ"/>
        </w:rPr>
      </w:pPr>
    </w:p>
    <w:p w14:paraId="528C507E" w14:textId="77777777" w:rsidR="00401828" w:rsidRPr="00C30A19" w:rsidRDefault="00401828" w:rsidP="00401828">
      <w:pPr>
        <w:pStyle w:val="Nadpisne"/>
        <w:rPr>
          <w:lang w:val="cs-CZ"/>
        </w:rPr>
      </w:pPr>
    </w:p>
    <w:p w14:paraId="6BF8E245" w14:textId="77777777" w:rsidR="00401828" w:rsidRPr="00C30A19" w:rsidRDefault="00401828" w:rsidP="00401828">
      <w:pPr>
        <w:pStyle w:val="Nadpisne"/>
        <w:rPr>
          <w:lang w:val="cs-CZ"/>
        </w:rPr>
      </w:pPr>
    </w:p>
    <w:p w14:paraId="460D729E" w14:textId="77777777" w:rsidR="00401828" w:rsidRPr="00C30A19" w:rsidRDefault="00401828" w:rsidP="00401828">
      <w:pPr>
        <w:pStyle w:val="Nadpisne"/>
        <w:rPr>
          <w:lang w:val="cs-CZ"/>
        </w:rPr>
      </w:pPr>
    </w:p>
    <w:p w14:paraId="0CF2F37D" w14:textId="77777777" w:rsidR="00401828" w:rsidRPr="00C30A19" w:rsidRDefault="00401828" w:rsidP="00401828">
      <w:pPr>
        <w:pStyle w:val="Nadpisne"/>
        <w:rPr>
          <w:lang w:val="cs-CZ"/>
        </w:rPr>
      </w:pPr>
    </w:p>
    <w:p w14:paraId="5F73BEF3" w14:textId="77777777" w:rsidR="00401828" w:rsidRPr="00C30A19" w:rsidRDefault="00401828" w:rsidP="00401828">
      <w:pPr>
        <w:pStyle w:val="Nadpisne"/>
        <w:rPr>
          <w:lang w:val="cs-CZ"/>
        </w:rPr>
      </w:pPr>
    </w:p>
    <w:p w14:paraId="7671677C" w14:textId="77777777" w:rsidR="00401828" w:rsidRPr="00C30A19" w:rsidRDefault="00401828" w:rsidP="00401828">
      <w:pPr>
        <w:pStyle w:val="Nadpisne"/>
        <w:rPr>
          <w:lang w:val="cs-CZ"/>
        </w:rPr>
      </w:pPr>
    </w:p>
    <w:p w14:paraId="779BFFDF" w14:textId="77777777" w:rsidR="00401828" w:rsidRPr="00C30A19" w:rsidRDefault="00401828" w:rsidP="00401828">
      <w:pPr>
        <w:pStyle w:val="Nadpisne"/>
        <w:rPr>
          <w:lang w:val="cs-CZ"/>
        </w:rPr>
      </w:pPr>
    </w:p>
    <w:p w14:paraId="36B409B8" w14:textId="77777777" w:rsidR="00081B74" w:rsidRPr="00C30A19" w:rsidRDefault="00081B74" w:rsidP="00401828">
      <w:pPr>
        <w:pStyle w:val="Nadpisne"/>
        <w:rPr>
          <w:lang w:val="cs-CZ"/>
        </w:rPr>
      </w:pPr>
    </w:p>
    <w:p w14:paraId="33E5AD7D" w14:textId="77777777" w:rsidR="00401828" w:rsidRPr="00C30A19" w:rsidRDefault="00401828" w:rsidP="00401828">
      <w:pPr>
        <w:pStyle w:val="Nadpisne"/>
        <w:rPr>
          <w:lang w:val="cs-CZ"/>
        </w:rPr>
      </w:pPr>
      <w:r w:rsidRPr="00C30A19">
        <w:rPr>
          <w:lang w:val="cs-CZ"/>
        </w:rPr>
        <w:t>Seznam tabulek</w:t>
      </w:r>
    </w:p>
    <w:p w14:paraId="1AD5A053" w14:textId="32B808A2" w:rsidR="003C1DEC" w:rsidRDefault="0060630E">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 </w:instrText>
      </w:r>
      <w:r>
        <w:fldChar w:fldCharType="separate"/>
      </w:r>
      <w:hyperlink w:anchor="_Toc41248117" w:history="1">
        <w:r w:rsidR="003C1DEC" w:rsidRPr="00572D45">
          <w:rPr>
            <w:rStyle w:val="Hypertextovodkaz"/>
            <w:noProof/>
          </w:rPr>
          <w:t>Tab. 3.1: Vstupní parametry funkcí pro realizaci IIR filtrů</w:t>
        </w:r>
        <w:r w:rsidR="003C1DEC">
          <w:rPr>
            <w:noProof/>
            <w:webHidden/>
          </w:rPr>
          <w:tab/>
        </w:r>
        <w:r w:rsidR="003C1DEC">
          <w:rPr>
            <w:noProof/>
            <w:webHidden/>
          </w:rPr>
          <w:fldChar w:fldCharType="begin"/>
        </w:r>
        <w:r w:rsidR="003C1DEC">
          <w:rPr>
            <w:noProof/>
            <w:webHidden/>
          </w:rPr>
          <w:instrText xml:space="preserve"> PAGEREF _Toc41248117 \h </w:instrText>
        </w:r>
        <w:r w:rsidR="003C1DEC">
          <w:rPr>
            <w:noProof/>
            <w:webHidden/>
          </w:rPr>
        </w:r>
        <w:r w:rsidR="003C1DEC">
          <w:rPr>
            <w:noProof/>
            <w:webHidden/>
          </w:rPr>
          <w:fldChar w:fldCharType="separate"/>
        </w:r>
        <w:r w:rsidR="003C1DEC">
          <w:rPr>
            <w:noProof/>
            <w:webHidden/>
          </w:rPr>
          <w:t>20</w:t>
        </w:r>
        <w:r w:rsidR="003C1DEC">
          <w:rPr>
            <w:noProof/>
            <w:webHidden/>
          </w:rPr>
          <w:fldChar w:fldCharType="end"/>
        </w:r>
      </w:hyperlink>
    </w:p>
    <w:p w14:paraId="10744714" w14:textId="06523087"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18" w:history="1">
        <w:r w:rsidRPr="00572D45">
          <w:rPr>
            <w:rStyle w:val="Hypertextovodkaz"/>
            <w:noProof/>
          </w:rPr>
          <w:t>Tab. 4.1: Srovnání parametrů bezdrátových sluchátek</w:t>
        </w:r>
        <w:r>
          <w:rPr>
            <w:noProof/>
            <w:webHidden/>
          </w:rPr>
          <w:tab/>
        </w:r>
        <w:r>
          <w:rPr>
            <w:noProof/>
            <w:webHidden/>
          </w:rPr>
          <w:fldChar w:fldCharType="begin"/>
        </w:r>
        <w:r>
          <w:rPr>
            <w:noProof/>
            <w:webHidden/>
          </w:rPr>
          <w:instrText xml:space="preserve"> PAGEREF _Toc41248118 \h </w:instrText>
        </w:r>
        <w:r>
          <w:rPr>
            <w:noProof/>
            <w:webHidden/>
          </w:rPr>
        </w:r>
        <w:r>
          <w:rPr>
            <w:noProof/>
            <w:webHidden/>
          </w:rPr>
          <w:fldChar w:fldCharType="separate"/>
        </w:r>
        <w:r>
          <w:rPr>
            <w:noProof/>
            <w:webHidden/>
          </w:rPr>
          <w:t>30</w:t>
        </w:r>
        <w:r>
          <w:rPr>
            <w:noProof/>
            <w:webHidden/>
          </w:rPr>
          <w:fldChar w:fldCharType="end"/>
        </w:r>
      </w:hyperlink>
    </w:p>
    <w:p w14:paraId="57D78336" w14:textId="4FD0DB61"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19" w:history="1">
        <w:r w:rsidRPr="00572D45">
          <w:rPr>
            <w:rStyle w:val="Hypertextovodkaz"/>
            <w:noProof/>
          </w:rPr>
          <w:t>Tab. 4.2: Tabulka hodnot vlastních čísel</w:t>
        </w:r>
        <w:r>
          <w:rPr>
            <w:noProof/>
            <w:webHidden/>
          </w:rPr>
          <w:tab/>
        </w:r>
        <w:r>
          <w:rPr>
            <w:noProof/>
            <w:webHidden/>
          </w:rPr>
          <w:fldChar w:fldCharType="begin"/>
        </w:r>
        <w:r>
          <w:rPr>
            <w:noProof/>
            <w:webHidden/>
          </w:rPr>
          <w:instrText xml:space="preserve"> PAGEREF _Toc41248119 \h </w:instrText>
        </w:r>
        <w:r>
          <w:rPr>
            <w:noProof/>
            <w:webHidden/>
          </w:rPr>
        </w:r>
        <w:r>
          <w:rPr>
            <w:noProof/>
            <w:webHidden/>
          </w:rPr>
          <w:fldChar w:fldCharType="separate"/>
        </w:r>
        <w:r>
          <w:rPr>
            <w:noProof/>
            <w:webHidden/>
          </w:rPr>
          <w:t>31</w:t>
        </w:r>
        <w:r>
          <w:rPr>
            <w:noProof/>
            <w:webHidden/>
          </w:rPr>
          <w:fldChar w:fldCharType="end"/>
        </w:r>
      </w:hyperlink>
    </w:p>
    <w:p w14:paraId="01D18A42" w14:textId="54B29426"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20" w:history="1">
        <w:r w:rsidRPr="00572D45">
          <w:rPr>
            <w:rStyle w:val="Hypertextovodkaz"/>
            <w:noProof/>
          </w:rPr>
          <w:t>Tab. 4.3: Tabulka komponentních vah</w:t>
        </w:r>
        <w:r>
          <w:rPr>
            <w:noProof/>
            <w:webHidden/>
          </w:rPr>
          <w:tab/>
        </w:r>
        <w:r>
          <w:rPr>
            <w:noProof/>
            <w:webHidden/>
          </w:rPr>
          <w:fldChar w:fldCharType="begin"/>
        </w:r>
        <w:r>
          <w:rPr>
            <w:noProof/>
            <w:webHidden/>
          </w:rPr>
          <w:instrText xml:space="preserve"> PAGEREF _Toc41248120 \h </w:instrText>
        </w:r>
        <w:r>
          <w:rPr>
            <w:noProof/>
            <w:webHidden/>
          </w:rPr>
        </w:r>
        <w:r>
          <w:rPr>
            <w:noProof/>
            <w:webHidden/>
          </w:rPr>
          <w:fldChar w:fldCharType="separate"/>
        </w:r>
        <w:r>
          <w:rPr>
            <w:noProof/>
            <w:webHidden/>
          </w:rPr>
          <w:t>32</w:t>
        </w:r>
        <w:r>
          <w:rPr>
            <w:noProof/>
            <w:webHidden/>
          </w:rPr>
          <w:fldChar w:fldCharType="end"/>
        </w:r>
      </w:hyperlink>
    </w:p>
    <w:p w14:paraId="5EB1BF12" w14:textId="11CEA473"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21" w:history="1">
        <w:r w:rsidRPr="00572D45">
          <w:rPr>
            <w:rStyle w:val="Hypertextovodkaz"/>
            <w:noProof/>
          </w:rPr>
          <w:t>Tab. 4.4: Tabulka komponentního skóre</w:t>
        </w:r>
        <w:r>
          <w:rPr>
            <w:noProof/>
            <w:webHidden/>
          </w:rPr>
          <w:tab/>
        </w:r>
        <w:r>
          <w:rPr>
            <w:noProof/>
            <w:webHidden/>
          </w:rPr>
          <w:fldChar w:fldCharType="begin"/>
        </w:r>
        <w:r>
          <w:rPr>
            <w:noProof/>
            <w:webHidden/>
          </w:rPr>
          <w:instrText xml:space="preserve"> PAGEREF _Toc41248121 \h </w:instrText>
        </w:r>
        <w:r>
          <w:rPr>
            <w:noProof/>
            <w:webHidden/>
          </w:rPr>
        </w:r>
        <w:r>
          <w:rPr>
            <w:noProof/>
            <w:webHidden/>
          </w:rPr>
          <w:fldChar w:fldCharType="separate"/>
        </w:r>
        <w:r>
          <w:rPr>
            <w:noProof/>
            <w:webHidden/>
          </w:rPr>
          <w:t>32</w:t>
        </w:r>
        <w:r>
          <w:rPr>
            <w:noProof/>
            <w:webHidden/>
          </w:rPr>
          <w:fldChar w:fldCharType="end"/>
        </w:r>
      </w:hyperlink>
    </w:p>
    <w:p w14:paraId="63FBFF1D" w14:textId="1C965936"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22" w:history="1">
        <w:r w:rsidRPr="00572D45">
          <w:rPr>
            <w:rStyle w:val="Hypertextovodkaz"/>
            <w:noProof/>
          </w:rPr>
          <w:t>Tab. 6.1: Srovnání úspěšnosti klasifikace s různými bankami filtrů</w:t>
        </w:r>
        <w:r>
          <w:rPr>
            <w:noProof/>
            <w:webHidden/>
          </w:rPr>
          <w:tab/>
        </w:r>
        <w:r>
          <w:rPr>
            <w:noProof/>
            <w:webHidden/>
          </w:rPr>
          <w:fldChar w:fldCharType="begin"/>
        </w:r>
        <w:r>
          <w:rPr>
            <w:noProof/>
            <w:webHidden/>
          </w:rPr>
          <w:instrText xml:space="preserve"> PAGEREF _Toc41248122 \h </w:instrText>
        </w:r>
        <w:r>
          <w:rPr>
            <w:noProof/>
            <w:webHidden/>
          </w:rPr>
        </w:r>
        <w:r>
          <w:rPr>
            <w:noProof/>
            <w:webHidden/>
          </w:rPr>
          <w:fldChar w:fldCharType="separate"/>
        </w:r>
        <w:r>
          <w:rPr>
            <w:noProof/>
            <w:webHidden/>
          </w:rPr>
          <w:t>46</w:t>
        </w:r>
        <w:r>
          <w:rPr>
            <w:noProof/>
            <w:webHidden/>
          </w:rPr>
          <w:fldChar w:fldCharType="end"/>
        </w:r>
      </w:hyperlink>
    </w:p>
    <w:p w14:paraId="5576E9C1" w14:textId="7BD00B1E"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23" w:history="1">
        <w:r w:rsidRPr="00572D45">
          <w:rPr>
            <w:rStyle w:val="Hypertextovodkaz"/>
            <w:noProof/>
          </w:rPr>
          <w:t>Tab. 6.2: Vlastní čísla [%]</w:t>
        </w:r>
        <w:r>
          <w:rPr>
            <w:noProof/>
            <w:webHidden/>
          </w:rPr>
          <w:tab/>
        </w:r>
        <w:r>
          <w:rPr>
            <w:noProof/>
            <w:webHidden/>
          </w:rPr>
          <w:fldChar w:fldCharType="begin"/>
        </w:r>
        <w:r>
          <w:rPr>
            <w:noProof/>
            <w:webHidden/>
          </w:rPr>
          <w:instrText xml:space="preserve"> PAGEREF _Toc41248123 \h </w:instrText>
        </w:r>
        <w:r>
          <w:rPr>
            <w:noProof/>
            <w:webHidden/>
          </w:rPr>
        </w:r>
        <w:r>
          <w:rPr>
            <w:noProof/>
            <w:webHidden/>
          </w:rPr>
          <w:fldChar w:fldCharType="separate"/>
        </w:r>
        <w:r>
          <w:rPr>
            <w:noProof/>
            <w:webHidden/>
          </w:rPr>
          <w:t>47</w:t>
        </w:r>
        <w:r>
          <w:rPr>
            <w:noProof/>
            <w:webHidden/>
          </w:rPr>
          <w:fldChar w:fldCharType="end"/>
        </w:r>
      </w:hyperlink>
    </w:p>
    <w:p w14:paraId="4DF2725F" w14:textId="2163589B" w:rsidR="003C1DEC" w:rsidRDefault="003C1DEC">
      <w:pPr>
        <w:pStyle w:val="Seznamobrzk"/>
        <w:tabs>
          <w:tab w:val="right" w:leader="dot" w:pos="8493"/>
        </w:tabs>
        <w:rPr>
          <w:rFonts w:asciiTheme="minorHAnsi" w:eastAsiaTheme="minorEastAsia" w:hAnsiTheme="minorHAnsi" w:cstheme="minorBidi"/>
          <w:noProof/>
          <w:sz w:val="22"/>
          <w:szCs w:val="22"/>
        </w:rPr>
      </w:pPr>
      <w:hyperlink w:anchor="_Toc41248124" w:history="1">
        <w:r w:rsidRPr="00572D45">
          <w:rPr>
            <w:rStyle w:val="Hypertextovodkaz"/>
            <w:noProof/>
          </w:rPr>
          <w:t>Tab. 6.3: Tabulka záměn rozpoznávacího systému</w:t>
        </w:r>
        <w:r>
          <w:rPr>
            <w:noProof/>
            <w:webHidden/>
          </w:rPr>
          <w:tab/>
        </w:r>
        <w:r>
          <w:rPr>
            <w:noProof/>
            <w:webHidden/>
          </w:rPr>
          <w:fldChar w:fldCharType="begin"/>
        </w:r>
        <w:r>
          <w:rPr>
            <w:noProof/>
            <w:webHidden/>
          </w:rPr>
          <w:instrText xml:space="preserve"> PAGEREF _Toc41248124 \h </w:instrText>
        </w:r>
        <w:r>
          <w:rPr>
            <w:noProof/>
            <w:webHidden/>
          </w:rPr>
        </w:r>
        <w:r>
          <w:rPr>
            <w:noProof/>
            <w:webHidden/>
          </w:rPr>
          <w:fldChar w:fldCharType="separate"/>
        </w:r>
        <w:r>
          <w:rPr>
            <w:noProof/>
            <w:webHidden/>
          </w:rPr>
          <w:t>53</w:t>
        </w:r>
        <w:r>
          <w:rPr>
            <w:noProof/>
            <w:webHidden/>
          </w:rPr>
          <w:fldChar w:fldCharType="end"/>
        </w:r>
      </w:hyperlink>
    </w:p>
    <w:p w14:paraId="350089D6" w14:textId="3BFE0369" w:rsidR="00401828" w:rsidRPr="00C30A19" w:rsidRDefault="0060630E" w:rsidP="00994363">
      <w:pPr>
        <w:pStyle w:val="Nadpisne"/>
        <w:rPr>
          <w:lang w:val="cs-CZ"/>
        </w:rPr>
      </w:pPr>
      <w:r>
        <w:fldChar w:fldCharType="end"/>
      </w:r>
    </w:p>
    <w:p w14:paraId="70B4ADE2" w14:textId="77777777" w:rsidR="00401828" w:rsidRPr="00C30A19" w:rsidRDefault="00401828" w:rsidP="00401828">
      <w:pPr>
        <w:pStyle w:val="Nadpisne"/>
        <w:rPr>
          <w:lang w:val="cs-CZ"/>
        </w:rPr>
      </w:pPr>
    </w:p>
    <w:p w14:paraId="5E7F9A74" w14:textId="77777777" w:rsidR="00401828" w:rsidRPr="00C30A19" w:rsidRDefault="00401828" w:rsidP="00401828">
      <w:pPr>
        <w:pStyle w:val="Nadpisne"/>
        <w:rPr>
          <w:lang w:val="cs-CZ"/>
        </w:rPr>
      </w:pPr>
    </w:p>
    <w:p w14:paraId="60554EF2" w14:textId="77777777" w:rsidR="00401828" w:rsidRPr="00C30A19" w:rsidRDefault="00401828" w:rsidP="00401828">
      <w:pPr>
        <w:pStyle w:val="Nadpisne"/>
        <w:rPr>
          <w:lang w:val="cs-CZ"/>
        </w:rPr>
      </w:pPr>
    </w:p>
    <w:p w14:paraId="43C28EF4" w14:textId="77777777" w:rsidR="00401828" w:rsidRPr="00C30A19" w:rsidRDefault="00401828" w:rsidP="00401828">
      <w:pPr>
        <w:pStyle w:val="Nadpisne"/>
        <w:rPr>
          <w:lang w:val="cs-CZ"/>
        </w:rPr>
      </w:pPr>
    </w:p>
    <w:p w14:paraId="19F2F5D8" w14:textId="77777777" w:rsidR="00401828" w:rsidRPr="00C30A19" w:rsidRDefault="00401828" w:rsidP="00401828">
      <w:pPr>
        <w:pStyle w:val="Nadpisne"/>
        <w:rPr>
          <w:lang w:val="cs-CZ"/>
        </w:rPr>
      </w:pPr>
    </w:p>
    <w:p w14:paraId="18CE12B9" w14:textId="77777777" w:rsidR="00401828" w:rsidRPr="00C30A19" w:rsidRDefault="00401828" w:rsidP="00401828">
      <w:pPr>
        <w:pStyle w:val="Nadpisne"/>
        <w:rPr>
          <w:lang w:val="cs-CZ"/>
        </w:rPr>
      </w:pPr>
    </w:p>
    <w:p w14:paraId="34B0FFFA" w14:textId="77777777" w:rsidR="00401828" w:rsidRPr="00C30A19" w:rsidRDefault="00401828" w:rsidP="00401828">
      <w:pPr>
        <w:pStyle w:val="Nadpisne"/>
        <w:rPr>
          <w:lang w:val="cs-CZ"/>
        </w:rPr>
      </w:pPr>
    </w:p>
    <w:p w14:paraId="0558D937" w14:textId="77777777" w:rsidR="00401828" w:rsidRPr="00C30A19" w:rsidRDefault="00401828" w:rsidP="00401828">
      <w:pPr>
        <w:pStyle w:val="Nadpisne"/>
        <w:rPr>
          <w:lang w:val="cs-CZ"/>
        </w:rPr>
      </w:pPr>
    </w:p>
    <w:p w14:paraId="3C91B9B8" w14:textId="77777777" w:rsidR="00714799" w:rsidRPr="00C30A19" w:rsidRDefault="00714799" w:rsidP="00401828">
      <w:pPr>
        <w:pStyle w:val="Nadpisne"/>
        <w:rPr>
          <w:lang w:val="cs-CZ"/>
        </w:rPr>
      </w:pPr>
    </w:p>
    <w:p w14:paraId="3D8E9E29" w14:textId="77777777" w:rsidR="00401828" w:rsidRPr="00C30A19" w:rsidRDefault="00401828" w:rsidP="00401828">
      <w:pPr>
        <w:pStyle w:val="Nadpisne"/>
        <w:rPr>
          <w:lang w:val="cs-CZ"/>
        </w:rPr>
      </w:pPr>
    </w:p>
    <w:p w14:paraId="23566E54" w14:textId="77777777" w:rsidR="005009B0" w:rsidRPr="00C30A19" w:rsidRDefault="007B0621" w:rsidP="007B0621">
      <w:pPr>
        <w:pStyle w:val="Nadpis1"/>
      </w:pPr>
      <w:bookmarkStart w:id="2" w:name="_Ref40790416"/>
      <w:bookmarkStart w:id="3" w:name="_Toc41248053"/>
      <w:bookmarkEnd w:id="0"/>
      <w:bookmarkEnd w:id="1"/>
      <w:r w:rsidRPr="00C30A19">
        <w:t>Úvod</w:t>
      </w:r>
      <w:bookmarkEnd w:id="2"/>
      <w:bookmarkEnd w:id="3"/>
    </w:p>
    <w:p w14:paraId="56912BE6" w14:textId="77777777" w:rsidR="0011362B" w:rsidRDefault="00BC45A5" w:rsidP="00B23DE8">
      <w:pPr>
        <w:pStyle w:val="BPDPNormln"/>
      </w:pPr>
      <w:r>
        <w:t xml:space="preserve">Tato diplomová práce se </w:t>
      </w:r>
      <w:r w:rsidR="00B23DE8">
        <w:t>zabývá návrhem a realizací softwaru pro rozezná</w:t>
      </w:r>
      <w:r w:rsidR="005213FB">
        <w:t>vá</w:t>
      </w:r>
      <w:r w:rsidR="00B23DE8">
        <w:t>ní úderů na jednotlivé částí bicí soupravy a generováním příznaků z </w:t>
      </w:r>
      <w:proofErr w:type="spellStart"/>
      <w:r w:rsidR="00B23DE8">
        <w:t>downmix</w:t>
      </w:r>
      <w:proofErr w:type="spellEnd"/>
      <w:r w:rsidR="00B23DE8">
        <w:t xml:space="preserve"> záznamu. </w:t>
      </w:r>
      <w:r w:rsidR="008101BC">
        <w:t xml:space="preserve">Hlavním cílem při návrhu a realizaci takovéhoto analytického nástroje bylo </w:t>
      </w:r>
      <w:r w:rsidR="0011362B">
        <w:t xml:space="preserve">ověření předpokladů pro vývoj komplexního rozpoznávacího softwaru na kterém pracuje firma </w:t>
      </w:r>
      <w:proofErr w:type="spellStart"/>
      <w:r w:rsidR="0011362B">
        <w:t>Audified</w:t>
      </w:r>
      <w:proofErr w:type="spellEnd"/>
      <w:r w:rsidR="0011362B">
        <w:t>.</w:t>
      </w:r>
    </w:p>
    <w:p w14:paraId="45D3416A" w14:textId="4D568071" w:rsidR="00B12E59" w:rsidRDefault="0051100D" w:rsidP="00B23DE8">
      <w:pPr>
        <w:pStyle w:val="BPDPNormln"/>
      </w:pPr>
      <w:r>
        <w:t xml:space="preserve">V řadě nahrávek jsou zvuky klasické bicí soupravy nahrazeny různými elektronickými zvuky. Takováto nahrávka může vzniknout přímo v počítači, nebo jsou nahrány klasické bicí a v DAW nahrazeny zvuky elektronickými. Této metodě se říká </w:t>
      </w:r>
      <w:proofErr w:type="spellStart"/>
      <w:r>
        <w:t>triggrevání</w:t>
      </w:r>
      <w:proofErr w:type="spellEnd"/>
      <w:r>
        <w:t xml:space="preserve"> nebo také samplování. Při </w:t>
      </w:r>
      <w:proofErr w:type="spellStart"/>
      <w:r>
        <w:t>triggrování</w:t>
      </w:r>
      <w:proofErr w:type="spellEnd"/>
      <w:r>
        <w:t xml:space="preserve"> je zapotřebí mít k</w:t>
      </w:r>
      <w:r w:rsidR="00331B08">
        <w:t>a</w:t>
      </w:r>
      <w:r>
        <w:t>žd</w:t>
      </w:r>
      <w:r w:rsidR="00331B08">
        <w:t>ou část bicí soupravy ve zvláštní stopě</w:t>
      </w:r>
      <w:r>
        <w:t xml:space="preserve"> a dbát na co nejmenší přeslechy mezi mikrofony. K</w:t>
      </w:r>
      <w:r w:rsidR="00487F8F">
        <w:t>omple</w:t>
      </w:r>
      <w:r w:rsidR="003C48AC">
        <w:t>xní software</w:t>
      </w:r>
      <w:r w:rsidR="00014FCE">
        <w:t xml:space="preserve"> </w:t>
      </w:r>
      <w:r w:rsidR="00331B08">
        <w:t xml:space="preserve">pro rozeznávání bicích a generování </w:t>
      </w:r>
      <w:proofErr w:type="spellStart"/>
      <w:r w:rsidR="00331B08">
        <w:t>triggerů</w:t>
      </w:r>
      <w:proofErr w:type="spellEnd"/>
      <w:r w:rsidR="00331B08">
        <w:t xml:space="preserve"> z </w:t>
      </w:r>
      <w:proofErr w:type="spellStart"/>
      <w:r w:rsidR="00331B08">
        <w:t>downmixu</w:t>
      </w:r>
      <w:proofErr w:type="spellEnd"/>
      <w:r w:rsidR="00331B08">
        <w:t xml:space="preserve">, </w:t>
      </w:r>
      <w:r w:rsidR="00B7789D">
        <w:t xml:space="preserve">může zásadně zjednodušit </w:t>
      </w:r>
      <w:r w:rsidR="00331B08">
        <w:t xml:space="preserve">práci </w:t>
      </w:r>
      <w:proofErr w:type="spellStart"/>
      <w:r w:rsidR="00B7789D">
        <w:t>triggerování</w:t>
      </w:r>
      <w:proofErr w:type="spellEnd"/>
      <w:r w:rsidR="00B7789D">
        <w:t xml:space="preserve"> bicí soupravy.</w:t>
      </w:r>
      <w:r w:rsidR="00331B08">
        <w:t xml:space="preserve"> Dále by mohly být </w:t>
      </w:r>
      <w:proofErr w:type="spellStart"/>
      <w:r w:rsidR="00331B08">
        <w:t>triggerovány</w:t>
      </w:r>
      <w:proofErr w:type="spellEnd"/>
      <w:r w:rsidR="00331B08">
        <w:t xml:space="preserve"> bicí v nahrávkách, které nejsou k dispozicí v jednotlivých stopách, ale pouze již smíchané v </w:t>
      </w:r>
      <w:proofErr w:type="spellStart"/>
      <w:r w:rsidR="00331B08">
        <w:t>downmixu</w:t>
      </w:r>
      <w:proofErr w:type="spellEnd"/>
      <w:r w:rsidR="00331B08">
        <w:t>.</w:t>
      </w:r>
    </w:p>
    <w:p w14:paraId="0A8A5362" w14:textId="2A89986C" w:rsidR="00331B08" w:rsidRDefault="00C56398" w:rsidP="00B23DE8">
      <w:pPr>
        <w:pStyle w:val="BPDPNormln"/>
      </w:pPr>
      <w:r>
        <w:t xml:space="preserve">Tato práce je rozdělena do dvou základních částí. První je část teoretická, kde jsou </w:t>
      </w:r>
      <w:r w:rsidR="0067740F">
        <w:t>popsány jednotlivé metody zpracování signálů, které byly v softwaru využity. Tato část je rozdělena do tří kapitol. První se zabývá předzpracováním signálu. Další kapitola popisuje princip a využití analýzy hlavních komponent. V poslední kapitole teoretické části je popsán výběr klasifikační metody, a popis vybrané metody podpůrných vektorů.</w:t>
      </w:r>
    </w:p>
    <w:p w14:paraId="7BA9293E" w14:textId="70427B91" w:rsidR="0067740F" w:rsidRPr="00C30A19" w:rsidRDefault="0067740F" w:rsidP="00B23DE8">
      <w:pPr>
        <w:pStyle w:val="BPDPNormln"/>
      </w:pPr>
      <w:r>
        <w:t xml:space="preserve">Druhá část této práce se zabývá realizací </w:t>
      </w:r>
      <w:r w:rsidR="004710BE">
        <w:t xml:space="preserve">softwaru. Jsou zde uvedeny bloková schémata navrženého kódu. </w:t>
      </w:r>
      <w:r w:rsidR="007D02C7">
        <w:t>U jednotlivých bloků jsou popsány jejich vstupy, výstupy a jejich funkce. Na závěr jsou popsány testy funkčnosti klasifikace a prezentovány výsledky těchto testů.</w:t>
      </w:r>
    </w:p>
    <w:p w14:paraId="5481627D" w14:textId="77777777" w:rsidR="00B12E59" w:rsidRPr="00C30A19" w:rsidRDefault="00B12E59" w:rsidP="009648FE"/>
    <w:p w14:paraId="02AC2D3B" w14:textId="77777777" w:rsidR="00B12E59" w:rsidRPr="00C30A19" w:rsidRDefault="00B12E59" w:rsidP="009648FE"/>
    <w:p w14:paraId="224FDF6A" w14:textId="77777777" w:rsidR="00B12E59" w:rsidRPr="00C30A19" w:rsidRDefault="00B12E59" w:rsidP="009648FE"/>
    <w:p w14:paraId="6D3ABB13" w14:textId="77777777" w:rsidR="00B12E59" w:rsidRPr="00C30A19" w:rsidRDefault="00B12E59" w:rsidP="009648FE"/>
    <w:p w14:paraId="3917D84B" w14:textId="178CB9D0" w:rsidR="00427003" w:rsidRDefault="00427003">
      <w:pPr>
        <w:spacing w:line="240" w:lineRule="auto"/>
        <w:ind w:left="0"/>
      </w:pPr>
    </w:p>
    <w:p w14:paraId="62D17815" w14:textId="77777777" w:rsidR="00D46993" w:rsidRDefault="00D46993" w:rsidP="00D46993">
      <w:pPr>
        <w:pStyle w:val="Nadpis1"/>
      </w:pPr>
      <w:bookmarkStart w:id="4" w:name="_Toc41248054"/>
      <w:r>
        <w:lastRenderedPageBreak/>
        <w:t>Bicí souprava</w:t>
      </w:r>
      <w:bookmarkEnd w:id="4"/>
    </w:p>
    <w:p w14:paraId="18F8985F" w14:textId="642FC8CB" w:rsidR="008E38B7" w:rsidRDefault="00D46993" w:rsidP="006D69EF">
      <w:pPr>
        <w:pStyle w:val="BPDPNormln"/>
      </w:pPr>
      <w:r>
        <w:t xml:space="preserve">Bicí souprava </w:t>
      </w:r>
      <w:r w:rsidR="006F3987">
        <w:t>je sestava bubnů a činelů,</w:t>
      </w:r>
      <w:r w:rsidR="00E50340">
        <w:t xml:space="preserve"> její</w:t>
      </w:r>
      <w:r w:rsidR="006F3987">
        <w:t xml:space="preserve"> </w:t>
      </w:r>
      <w:r w:rsidR="007656C5">
        <w:t>velikost a složení nejsou dány. Záleží na</w:t>
      </w:r>
      <w:r w:rsidR="00E50340">
        <w:t xml:space="preserve"> preferenc</w:t>
      </w:r>
      <w:r w:rsidR="007656C5">
        <w:t>ích</w:t>
      </w:r>
      <w:r w:rsidR="00E50340">
        <w:t xml:space="preserve"> hráče a také hudebním žánr</w:t>
      </w:r>
      <w:r w:rsidR="007656C5">
        <w:t>u</w:t>
      </w:r>
      <w:r w:rsidR="00E50340">
        <w:t>.</w:t>
      </w:r>
      <w:r>
        <w:t xml:space="preserve"> Na</w:t>
      </w:r>
      <w:r w:rsidR="006F3987">
        <w:t> </w:t>
      </w:r>
      <w:r>
        <w:t xml:space="preserve">obrázku </w:t>
      </w:r>
      <w:r w:rsidR="00571EB3">
        <w:t>(</w:t>
      </w:r>
      <w:r w:rsidR="00EB550A" w:rsidRPr="00571EB3">
        <w:fldChar w:fldCharType="begin"/>
      </w:r>
      <w:r w:rsidR="00EB550A" w:rsidRPr="00571EB3">
        <w:instrText xml:space="preserve"> REF _Ref32488810 \h  \* MERGEFORMAT </w:instrText>
      </w:r>
      <w:r w:rsidR="00EB550A" w:rsidRPr="00571EB3">
        <w:fldChar w:fldCharType="separate"/>
      </w:r>
      <w:r w:rsidR="003C1DEC" w:rsidRPr="008E38B7">
        <w:t xml:space="preserve">Obr. </w:t>
      </w:r>
      <w:r w:rsidR="003C1DEC" w:rsidRPr="003C1DEC">
        <w:rPr>
          <w:noProof/>
        </w:rPr>
        <w:t>2</w:t>
      </w:r>
      <w:r w:rsidR="003C1DEC">
        <w:t>.</w:t>
      </w:r>
      <w:r w:rsidR="003C1DEC" w:rsidRPr="003C1DEC">
        <w:rPr>
          <w:noProof/>
        </w:rPr>
        <w:t>1</w:t>
      </w:r>
      <w:r w:rsidR="00EB550A" w:rsidRPr="00571EB3">
        <w:fldChar w:fldCharType="end"/>
      </w:r>
      <w:r w:rsidR="00571EB3">
        <w:t>)</w:t>
      </w:r>
      <w:r>
        <w:t xml:space="preserve"> je vidět </w:t>
      </w:r>
      <w:r w:rsidR="008E38B7">
        <w:t xml:space="preserve">typická základní bicí souprava. Číslem jedna je označen velký buben (Bass </w:t>
      </w:r>
      <w:proofErr w:type="spellStart"/>
      <w:r w:rsidR="008E38B7">
        <w:t>Drum</w:t>
      </w:r>
      <w:proofErr w:type="spellEnd"/>
      <w:r w:rsidR="008E38B7">
        <w:t xml:space="preserve">), pod číslem dvě je </w:t>
      </w:r>
      <w:r w:rsidR="006D1573">
        <w:t>o</w:t>
      </w:r>
      <w:r w:rsidR="008E38B7">
        <w:t xml:space="preserve">značen kotel (Floor Tom), </w:t>
      </w:r>
      <w:r w:rsidR="00E50340">
        <w:t>číslo tři</w:t>
      </w:r>
      <w:r w:rsidR="008E38B7">
        <w:t xml:space="preserve"> je malý buben (</w:t>
      </w:r>
      <w:proofErr w:type="spellStart"/>
      <w:r w:rsidR="008E38B7">
        <w:t>Snare</w:t>
      </w:r>
      <w:proofErr w:type="spellEnd"/>
      <w:r w:rsidR="008E38B7">
        <w:t xml:space="preserve">), </w:t>
      </w:r>
      <w:r w:rsidR="00E50340">
        <w:t>číslo čtyř</w:t>
      </w:r>
      <w:r w:rsidR="00EB550A">
        <w:t>i</w:t>
      </w:r>
      <w:r w:rsidR="008E38B7">
        <w:t xml:space="preserve"> jsou </w:t>
      </w:r>
      <w:proofErr w:type="spellStart"/>
      <w:r w:rsidR="008E38B7">
        <w:t>tomy</w:t>
      </w:r>
      <w:proofErr w:type="spellEnd"/>
      <w:r w:rsidR="008E38B7">
        <w:t>, nebo také přechody (Tom Tom). Zbývají činely ty</w:t>
      </w:r>
      <w:r w:rsidR="006F3987">
        <w:t> </w:t>
      </w:r>
      <w:r w:rsidR="008E38B7">
        <w:t xml:space="preserve">nemají pro svoje názvy české ekvivalenty, proto se používají názvy anglické, vpravo pod číslem pět se nachází </w:t>
      </w:r>
      <w:proofErr w:type="spellStart"/>
      <w:r w:rsidR="008E38B7">
        <w:t>Hi</w:t>
      </w:r>
      <w:proofErr w:type="spellEnd"/>
      <w:r w:rsidR="00391469">
        <w:t> </w:t>
      </w:r>
      <w:r w:rsidR="008E38B7">
        <w:t>–</w:t>
      </w:r>
      <w:r w:rsidR="00391469">
        <w:t> </w:t>
      </w:r>
      <w:proofErr w:type="spellStart"/>
      <w:r w:rsidR="008E38B7">
        <w:t>Hat</w:t>
      </w:r>
      <w:proofErr w:type="spellEnd"/>
      <w:r w:rsidR="008E38B7">
        <w:t xml:space="preserve"> česky hovorově „</w:t>
      </w:r>
      <w:proofErr w:type="spellStart"/>
      <w:r w:rsidR="008E38B7">
        <w:t>hajtka</w:t>
      </w:r>
      <w:proofErr w:type="spellEnd"/>
      <w:r w:rsidR="008E38B7">
        <w:t xml:space="preserve">“. </w:t>
      </w:r>
      <w:r w:rsidR="00391469">
        <w:t xml:space="preserve">Zbývající dva činely jsou vpravo </w:t>
      </w:r>
      <w:proofErr w:type="spellStart"/>
      <w:r w:rsidR="00391469">
        <w:t>Crash</w:t>
      </w:r>
      <w:proofErr w:type="spellEnd"/>
      <w:r w:rsidR="00391469">
        <w:t xml:space="preserve"> a</w:t>
      </w:r>
      <w:r w:rsidR="006F3987">
        <w:t> </w:t>
      </w:r>
      <w:r w:rsidR="009E42E5">
        <w:t>v</w:t>
      </w:r>
      <w:r w:rsidR="00391469">
        <w:t xml:space="preserve">levo </w:t>
      </w:r>
      <w:proofErr w:type="spellStart"/>
      <w:r w:rsidR="00391469">
        <w:t>Ride</w:t>
      </w:r>
      <w:proofErr w:type="spellEnd"/>
      <w:r w:rsidR="00391469">
        <w:t>.</w:t>
      </w:r>
      <w:r w:rsidR="006D1573">
        <w:t xml:space="preserve"> Souprava může být menší nebo</w:t>
      </w:r>
      <w:r w:rsidR="006F3987">
        <w:t xml:space="preserve"> i mnohem větší. Záleží na</w:t>
      </w:r>
      <w:r w:rsidR="00F34C13">
        <w:t> </w:t>
      </w:r>
      <w:r w:rsidR="006F3987">
        <w:t xml:space="preserve">vkusu hráče a hudebním žánru. </w:t>
      </w:r>
      <w:r w:rsidR="005D6477">
        <w:fldChar w:fldCharType="begin"/>
      </w:r>
      <w:r w:rsidR="005D6477">
        <w:instrText xml:space="preserve"> REF _Ref40790396 \r \h </w:instrText>
      </w:r>
      <w:r w:rsidR="005D6477">
        <w:fldChar w:fldCharType="separate"/>
      </w:r>
      <w:r w:rsidR="003C1DEC">
        <w:t>[1]</w:t>
      </w:r>
      <w:r w:rsidR="005D6477">
        <w:fldChar w:fldCharType="end"/>
      </w:r>
      <w:r w:rsidR="00D35727">
        <w:t xml:space="preserve">, </w:t>
      </w:r>
      <w:r w:rsidR="00FD2001">
        <w:fldChar w:fldCharType="begin"/>
      </w:r>
      <w:r w:rsidR="00FD2001">
        <w:instrText xml:space="preserve"> REF _Ref40793708 \r \h </w:instrText>
      </w:r>
      <w:r w:rsidR="00FD2001">
        <w:fldChar w:fldCharType="separate"/>
      </w:r>
      <w:r w:rsidR="003C1DEC">
        <w:t>[2]</w:t>
      </w:r>
      <w:r w:rsidR="00FD2001">
        <w:fldChar w:fldCharType="end"/>
      </w:r>
    </w:p>
    <w:p w14:paraId="13FA26B7" w14:textId="77777777" w:rsidR="00391469" w:rsidRDefault="00391469" w:rsidP="00D46993">
      <w:pPr>
        <w:pStyle w:val="BPDPNormln"/>
      </w:pPr>
    </w:p>
    <w:p w14:paraId="7EAC08C7" w14:textId="77777777" w:rsidR="008E38B7" w:rsidRDefault="00391469" w:rsidP="008E38B7">
      <w:pPr>
        <w:pStyle w:val="BPDPNormln"/>
        <w:keepNext/>
        <w:jc w:val="center"/>
      </w:pPr>
      <w:r>
        <w:rPr>
          <w:noProof/>
        </w:rPr>
        <w:drawing>
          <wp:inline distT="0" distB="0" distL="0" distR="0" wp14:anchorId="76EAEC1B" wp14:editId="2D70B62E">
            <wp:extent cx="3571200" cy="28800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um_kit_illustration_ed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200" cy="2880000"/>
                    </a:xfrm>
                    <a:prstGeom prst="rect">
                      <a:avLst/>
                    </a:prstGeom>
                  </pic:spPr>
                </pic:pic>
              </a:graphicData>
            </a:graphic>
          </wp:inline>
        </w:drawing>
      </w:r>
    </w:p>
    <w:p w14:paraId="28D9B361" w14:textId="126455B4" w:rsidR="008E38B7" w:rsidRDefault="008E38B7" w:rsidP="008E38B7">
      <w:pPr>
        <w:pStyle w:val="Titulek"/>
        <w:jc w:val="center"/>
        <w:rPr>
          <w:b w:val="0"/>
        </w:rPr>
      </w:pPr>
      <w:bookmarkStart w:id="5" w:name="_Ref32488810"/>
      <w:bookmarkStart w:id="6" w:name="_Toc41248082"/>
      <w:r w:rsidRPr="008E38B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2</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1</w:t>
      </w:r>
      <w:r w:rsidR="00E73D21">
        <w:rPr>
          <w:b w:val="0"/>
        </w:rPr>
        <w:fldChar w:fldCharType="end"/>
      </w:r>
      <w:bookmarkEnd w:id="5"/>
      <w:r>
        <w:rPr>
          <w:b w:val="0"/>
        </w:rPr>
        <w:t>:</w:t>
      </w:r>
      <w:r w:rsidRPr="008E38B7">
        <w:rPr>
          <w:b w:val="0"/>
        </w:rPr>
        <w:t xml:space="preserve"> Bicí souprava</w:t>
      </w:r>
      <w:r w:rsidR="00391469">
        <w:rPr>
          <w:b w:val="0"/>
        </w:rPr>
        <w:t xml:space="preserve"> </w:t>
      </w:r>
      <w:r w:rsidR="000371A1">
        <w:rPr>
          <w:b w:val="0"/>
        </w:rPr>
        <w:fldChar w:fldCharType="begin"/>
      </w:r>
      <w:r w:rsidR="000371A1">
        <w:rPr>
          <w:b w:val="0"/>
        </w:rPr>
        <w:instrText xml:space="preserve"> REF _Ref40811094 \r \h </w:instrText>
      </w:r>
      <w:r w:rsidR="000371A1">
        <w:rPr>
          <w:b w:val="0"/>
        </w:rPr>
      </w:r>
      <w:r w:rsidR="000371A1">
        <w:rPr>
          <w:b w:val="0"/>
        </w:rPr>
        <w:fldChar w:fldCharType="separate"/>
      </w:r>
      <w:r w:rsidR="003C1DEC">
        <w:rPr>
          <w:b w:val="0"/>
        </w:rPr>
        <w:t>[3]</w:t>
      </w:r>
      <w:bookmarkEnd w:id="6"/>
      <w:r w:rsidR="000371A1">
        <w:rPr>
          <w:b w:val="0"/>
        </w:rPr>
        <w:fldChar w:fldCharType="end"/>
      </w:r>
    </w:p>
    <w:p w14:paraId="42C35818" w14:textId="77777777" w:rsidR="009A5AFE" w:rsidRPr="009A5AFE" w:rsidRDefault="009A5AFE" w:rsidP="009A5AFE"/>
    <w:p w14:paraId="2368A1F9" w14:textId="7B3DFB88" w:rsidR="005D6477" w:rsidRDefault="006F3987" w:rsidP="005D6477">
      <w:pPr>
        <w:pStyle w:val="BPDPNormln"/>
      </w:pPr>
      <w:r>
        <w:t xml:space="preserve">Počtem bubnů a činelů však rozmanitost zvuků bicí soupravy nekončí. </w:t>
      </w:r>
      <w:r w:rsidR="00A01CAF">
        <w:t xml:space="preserve">Malý buben může být při hře </w:t>
      </w:r>
      <w:r w:rsidR="00077474">
        <w:t>„</w:t>
      </w:r>
      <w:r w:rsidR="00A01CAF">
        <w:t>zapnu</w:t>
      </w:r>
      <w:r w:rsidR="009E42E5">
        <w:t>t</w:t>
      </w:r>
      <w:r w:rsidR="00077474">
        <w:t>“</w:t>
      </w:r>
      <w:r w:rsidR="00A01CAF">
        <w:t xml:space="preserve"> nebo </w:t>
      </w:r>
      <w:r w:rsidR="00077474">
        <w:t>„</w:t>
      </w:r>
      <w:r w:rsidR="00A01CAF">
        <w:t>vypnut</w:t>
      </w:r>
      <w:r w:rsidR="00077474">
        <w:t>“</w:t>
      </w:r>
      <w:r w:rsidR="00A01CAF">
        <w:t>. Tím se označuje, zdali jsou nataženy struny na</w:t>
      </w:r>
      <w:r w:rsidR="00061CAC">
        <w:t> </w:t>
      </w:r>
      <w:r w:rsidR="00A01CAF">
        <w:t>spodní bláně malého bubnu nebo</w:t>
      </w:r>
      <w:r w:rsidR="00597F79">
        <w:t xml:space="preserve"> ne. Na malý buben se dá hrát</w:t>
      </w:r>
      <w:r w:rsidR="00A01CAF">
        <w:t xml:space="preserve"> takzvaně „přes ráfek“. To je technika, kdy hráč paličkou neudeří do blány bubnu, ale na jeho okraj. </w:t>
      </w:r>
      <w:r w:rsidR="00D35727">
        <w:t>h</w:t>
      </w:r>
      <w:r w:rsidR="00A01CAF">
        <w:t>i</w:t>
      </w:r>
      <w:r w:rsidR="00F34C13">
        <w:t>-</w:t>
      </w:r>
      <w:r w:rsidR="00D35727">
        <w:t>h</w:t>
      </w:r>
      <w:r w:rsidR="00A01CAF">
        <w:t xml:space="preserve">at může být </w:t>
      </w:r>
      <w:r w:rsidR="00077474">
        <w:t xml:space="preserve">otevřená </w:t>
      </w:r>
      <w:r w:rsidR="00A01CAF">
        <w:t xml:space="preserve">nebo </w:t>
      </w:r>
      <w:r w:rsidR="00077474">
        <w:t>uzavřená</w:t>
      </w:r>
      <w:r w:rsidR="00A01CAF">
        <w:t xml:space="preserve">, pomocí </w:t>
      </w:r>
      <w:r w:rsidR="00077474">
        <w:t>pedálu</w:t>
      </w:r>
      <w:r w:rsidR="00A01CAF">
        <w:t>. U činelů obecně se může hrát na</w:t>
      </w:r>
      <w:r w:rsidR="00C40968">
        <w:t> </w:t>
      </w:r>
      <w:r w:rsidR="00A01CAF">
        <w:t>jejich kraj, nebo střed.</w:t>
      </w:r>
      <w:r w:rsidR="005D6477">
        <w:t xml:space="preserve"> </w:t>
      </w:r>
      <w:r w:rsidR="00D35727">
        <w:fldChar w:fldCharType="begin"/>
      </w:r>
      <w:r w:rsidR="00D35727">
        <w:instrText xml:space="preserve"> REF _Ref40790396 \r \h </w:instrText>
      </w:r>
      <w:r w:rsidR="00D35727">
        <w:fldChar w:fldCharType="separate"/>
      </w:r>
      <w:r w:rsidR="003C1DEC">
        <w:t>[1]</w:t>
      </w:r>
      <w:r w:rsidR="00D35727">
        <w:fldChar w:fldCharType="end"/>
      </w:r>
      <w:r w:rsidR="00D35727">
        <w:t xml:space="preserve">, </w:t>
      </w:r>
      <w:r w:rsidR="00D35727">
        <w:fldChar w:fldCharType="begin"/>
      </w:r>
      <w:r w:rsidR="00D35727">
        <w:instrText xml:space="preserve"> REF _Ref40793708 \r \h </w:instrText>
      </w:r>
      <w:r w:rsidR="00D35727">
        <w:fldChar w:fldCharType="separate"/>
      </w:r>
      <w:r w:rsidR="003C1DEC">
        <w:t>[2]</w:t>
      </w:r>
      <w:r w:rsidR="00D35727">
        <w:fldChar w:fldCharType="end"/>
      </w:r>
    </w:p>
    <w:p w14:paraId="3D63D9A6" w14:textId="18CA3FC9" w:rsidR="00D35727" w:rsidRDefault="00D35727" w:rsidP="005D6477">
      <w:pPr>
        <w:pStyle w:val="BPDPNormln"/>
      </w:pPr>
      <w:r>
        <w:t>Samostatnou kategorií zvuků tvoří takzvané dvoj údery. Jedná se o úder na buben a</w:t>
      </w:r>
      <w:r w:rsidR="009932D7">
        <w:t> </w:t>
      </w:r>
      <w:r>
        <w:t xml:space="preserve">činel ve stejnou chvíli. Základními dvoj údery jsou malý buben s hi-hat, velký buben s hi-hat. Hi-hat může být nahrazena například </w:t>
      </w:r>
      <w:proofErr w:type="spellStart"/>
      <w:r>
        <w:t>crashem</w:t>
      </w:r>
      <w:proofErr w:type="spellEnd"/>
      <w:r>
        <w:t>.</w:t>
      </w:r>
    </w:p>
    <w:p w14:paraId="13781BED" w14:textId="187566AC" w:rsidR="00D35727" w:rsidRDefault="00D35727" w:rsidP="005D6477">
      <w:pPr>
        <w:pStyle w:val="BPDPNormln"/>
      </w:pPr>
      <w:r>
        <w:t xml:space="preserve">Rozmanitost zvuků při hře na bicí soupravu může být velká. Tato práce se zabývá pouze základním rozsahem bicí soupravy a jejími základními zvuky. </w:t>
      </w:r>
    </w:p>
    <w:p w14:paraId="5BB7DDEF" w14:textId="77777777" w:rsidR="005D6477" w:rsidRDefault="005D6477">
      <w:pPr>
        <w:spacing w:line="240" w:lineRule="auto"/>
        <w:ind w:left="0"/>
        <w:rPr>
          <w:color w:val="000000"/>
        </w:rPr>
      </w:pPr>
      <w:r>
        <w:br w:type="page"/>
      </w:r>
    </w:p>
    <w:p w14:paraId="645A4668" w14:textId="77777777" w:rsidR="003F37D5" w:rsidRPr="005D6477" w:rsidRDefault="003F37D5" w:rsidP="005D6477">
      <w:pPr>
        <w:pStyle w:val="BPDPNormln"/>
      </w:pPr>
    </w:p>
    <w:p w14:paraId="7BE51FF9" w14:textId="77777777" w:rsidR="003F37D5" w:rsidRPr="003F37D5" w:rsidRDefault="003F37D5" w:rsidP="003F37D5">
      <w:pPr>
        <w:pStyle w:val="Odstavecdal"/>
        <w:numPr>
          <w:ilvl w:val="0"/>
          <w:numId w:val="0"/>
        </w:numPr>
        <w:ind w:left="1040"/>
        <w:rPr>
          <w:lang w:val="cs-CZ"/>
        </w:rPr>
      </w:pPr>
    </w:p>
    <w:p w14:paraId="20087F22" w14:textId="77777777" w:rsidR="00B53C4B" w:rsidRPr="00C30A19" w:rsidRDefault="00B53C4B" w:rsidP="00B53C4B">
      <w:pPr>
        <w:pStyle w:val="Nadpis1"/>
      </w:pPr>
      <w:bookmarkStart w:id="7" w:name="_Toc41248055"/>
      <w:r w:rsidRPr="00C30A19">
        <w:t>Zpracování vstupního signálu</w:t>
      </w:r>
      <w:bookmarkEnd w:id="7"/>
    </w:p>
    <w:p w14:paraId="57B3C532" w14:textId="77777777" w:rsidR="009F2C6D" w:rsidRDefault="009F2C6D" w:rsidP="00A75949">
      <w:pPr>
        <w:pStyle w:val="Nadpis2"/>
      </w:pPr>
      <w:bookmarkStart w:id="8" w:name="_Toc41248056"/>
      <w:r>
        <w:t>Předzpracování</w:t>
      </w:r>
      <w:bookmarkEnd w:id="8"/>
    </w:p>
    <w:p w14:paraId="4183B51A" w14:textId="77777777" w:rsidR="003C1DEC" w:rsidRDefault="00F33839" w:rsidP="00F33839">
      <w:pPr>
        <w:pStyle w:val="BPDPNormln"/>
        <w:ind w:firstLine="360"/>
      </w:pPr>
      <w:r>
        <w:t xml:space="preserve">Vstupním signálem SW pro generování </w:t>
      </w:r>
      <w:proofErr w:type="spellStart"/>
      <w:r>
        <w:t>triggerů</w:t>
      </w:r>
      <w:proofErr w:type="spellEnd"/>
      <w:r w:rsidR="00351508">
        <w:t xml:space="preserve"> </w:t>
      </w:r>
      <w:r>
        <w:t xml:space="preserve">je digitální audio nahrávka bicí soupravy. Jedná se tedy o diskrétní signál </w:t>
      </w:r>
      <w:proofErr w:type="spellStart"/>
      <w:r w:rsidRPr="00503E07">
        <w:rPr>
          <w:i/>
          <w:iCs/>
        </w:rPr>
        <w:t>f</w:t>
      </w:r>
      <w:r w:rsidRPr="00503E07">
        <w:rPr>
          <w:i/>
          <w:iCs/>
          <w:vertAlign w:val="subscript"/>
        </w:rPr>
        <w:t>n</w:t>
      </w:r>
      <w:proofErr w:type="spellEnd"/>
      <w:r>
        <w:rPr>
          <w:i/>
          <w:iCs/>
          <w:vertAlign w:val="subscript"/>
        </w:rPr>
        <w:t xml:space="preserve"> </w:t>
      </w:r>
      <w:r w:rsidRPr="00503E07">
        <w:rPr>
          <w:i/>
          <w:iCs/>
        </w:rPr>
        <w:t>=</w:t>
      </w:r>
      <w:r>
        <w:rPr>
          <w:i/>
          <w:iCs/>
        </w:rPr>
        <w:t xml:space="preserve"> </w:t>
      </w:r>
      <w:r w:rsidRPr="00503E07">
        <w:rPr>
          <w:i/>
          <w:iCs/>
        </w:rPr>
        <w:t>f(</w:t>
      </w:r>
      <w:proofErr w:type="spellStart"/>
      <w:r w:rsidRPr="00503E07">
        <w:rPr>
          <w:i/>
          <w:iCs/>
        </w:rPr>
        <w:t>t</w:t>
      </w:r>
      <w:r w:rsidRPr="00503E07">
        <w:rPr>
          <w:i/>
          <w:iCs/>
          <w:vertAlign w:val="subscript"/>
        </w:rPr>
        <w:t>n</w:t>
      </w:r>
      <w:proofErr w:type="spellEnd"/>
      <w:r w:rsidRPr="00503E07">
        <w:rPr>
          <w:i/>
          <w:iCs/>
        </w:rPr>
        <w:t>)</w:t>
      </w:r>
      <w:r>
        <w:rPr>
          <w:i/>
          <w:iCs/>
        </w:rPr>
        <w:t xml:space="preserve"> = f(</w:t>
      </w:r>
      <w:proofErr w:type="spellStart"/>
      <w:r>
        <w:rPr>
          <w:i/>
          <w:iCs/>
        </w:rPr>
        <w:t>nT</w:t>
      </w:r>
      <w:proofErr w:type="spellEnd"/>
      <w:r>
        <w:rPr>
          <w:i/>
          <w:iCs/>
        </w:rPr>
        <w:t>),</w:t>
      </w:r>
      <w:r>
        <w:t xml:space="preserve"> kde T je perioda vzorkování. Omezením takového signálu je, že známe pouze jeho vzorky v určitých časových úsecích. Podle </w:t>
      </w:r>
      <w:proofErr w:type="spellStart"/>
      <w:r>
        <w:t>N</w:t>
      </w:r>
      <w:r w:rsidRPr="00E25FAC">
        <w:t>yquist</w:t>
      </w:r>
      <w:r>
        <w:t>o</w:t>
      </w:r>
      <w:r w:rsidRPr="00E25FAC">
        <w:t>v</w:t>
      </w:r>
      <w:r>
        <w:t>a</w:t>
      </w:r>
      <w:proofErr w:type="spellEnd"/>
      <w:r>
        <w:t xml:space="preserve"> teorému, mohou být zpracovány pouze signály s frekvencí nižší, než je polovina frekvence vzorkovací. Dalším omezením je kvantování, kde je vzorku přiřazena nejbližší hodnota z dané číselné reprezentace</w:t>
      </w:r>
      <w:r w:rsidR="0065079B">
        <w:t xml:space="preserve">, tedy přesnost je dána počtem </w:t>
      </w:r>
      <w:proofErr w:type="spellStart"/>
      <w:r w:rsidR="0065079B">
        <w:t>kvantovacích</w:t>
      </w:r>
      <w:proofErr w:type="spellEnd"/>
      <w:r w:rsidR="0065079B">
        <w:t xml:space="preserve"> úrovní. </w:t>
      </w:r>
      <w:r w:rsidR="00A60866">
        <w:fldChar w:fldCharType="begin"/>
      </w:r>
      <w:r w:rsidR="00A60866">
        <w:instrText xml:space="preserve"> REF _Ref40808559 \r \h </w:instrText>
      </w:r>
      <w:r w:rsidR="00A60866">
        <w:fldChar w:fldCharType="separate"/>
      </w:r>
      <w:r w:rsidR="003C1DEC">
        <w:t>[4]</w:t>
      </w:r>
      <w:r w:rsidR="00A60866">
        <w:fldChar w:fldCharType="end"/>
      </w:r>
      <w:r w:rsidR="003C1DEC">
        <w:t xml:space="preserve"> </w:t>
      </w:r>
    </w:p>
    <w:p w14:paraId="7FB433E0" w14:textId="18300951" w:rsidR="00644521" w:rsidRDefault="00E328E2" w:rsidP="00F33839">
      <w:pPr>
        <w:pStyle w:val="BPDPNormln"/>
        <w:ind w:firstLine="360"/>
      </w:pPr>
      <w:r>
        <w:t>Nejdříve jsou ze vstupního signálu získávány časové značky začátků a konců jednotlivých úderů. Získávání časových značek je realizováno pomocí časové obálky signálu</w:t>
      </w:r>
      <w:r w:rsidR="00C15822">
        <w:t xml:space="preserve">, </w:t>
      </w:r>
      <w:commentRangeStart w:id="9"/>
      <w:ins w:id="10" w:author="Konzal Jan (164745)" w:date="2020-05-24T21:42:00Z">
        <w:r w:rsidR="00C15822">
          <w:t xml:space="preserve">kterou počítá funkce prostředí </w:t>
        </w:r>
        <w:proofErr w:type="spellStart"/>
        <w:r w:rsidR="00C15822">
          <w:t>Matlab</w:t>
        </w:r>
        <w:proofErr w:type="spellEnd"/>
        <w:r w:rsidR="00C15822">
          <w:t xml:space="preserve"> </w:t>
        </w:r>
        <w:proofErr w:type="spellStart"/>
        <w:r w:rsidR="00C15822" w:rsidRPr="00C15822">
          <w:rPr>
            <w:i/>
          </w:rPr>
          <w:t>envelop</w:t>
        </w:r>
        <w:proofErr w:type="spellEnd"/>
        <w:r w:rsidR="00C15822">
          <w:t>.</w:t>
        </w:r>
      </w:ins>
      <w:commentRangeEnd w:id="9"/>
      <w:ins w:id="11" w:author="Konzal Jan (164745)" w:date="2020-05-24T21:43:00Z">
        <w:r w:rsidR="00C15822">
          <w:rPr>
            <w:rStyle w:val="Odkaznakoment"/>
            <w:color w:val="auto"/>
          </w:rPr>
          <w:commentReference w:id="9"/>
        </w:r>
      </w:ins>
      <w:r>
        <w:t xml:space="preserve"> Při průchodu obálky rozhodovací úrovní je zaznamenána časová značka. </w:t>
      </w:r>
      <w:r w:rsidR="002E042A">
        <w:t xml:space="preserve">Tato metoda vyžaduje </w:t>
      </w:r>
      <w:r w:rsidR="00CD422B">
        <w:t>stejnou hlasitost vstupních nahrávek. Proto, bylo implementováno normalizování vstupní hlasitosti podle efektivní hodnoty (RMS)</w:t>
      </w:r>
      <w:r w:rsidR="00171A18">
        <w:t xml:space="preserve"> </w:t>
      </w:r>
      <w:r w:rsidR="00171A18">
        <w:fldChar w:fldCharType="begin"/>
      </w:r>
      <w:r w:rsidR="00171A18">
        <w:instrText xml:space="preserve"> REF _Ref40276375 \h </w:instrText>
      </w:r>
      <w:r w:rsidR="00171A18">
        <w:fldChar w:fldCharType="separate"/>
      </w:r>
      <w:r w:rsidR="003C1DEC">
        <w:t>(</w:t>
      </w:r>
      <w:r w:rsidR="003C1DEC">
        <w:rPr>
          <w:noProof/>
        </w:rPr>
        <w:t>3</w:t>
      </w:r>
      <w:r w:rsidR="003C1DEC">
        <w:t>.</w:t>
      </w:r>
      <w:r w:rsidR="003C1DEC">
        <w:rPr>
          <w:noProof/>
        </w:rPr>
        <w:t>1</w:t>
      </w:r>
      <w:r w:rsidR="003C1DEC">
        <w:t>)</w:t>
      </w:r>
      <w:r w:rsidR="00171A18">
        <w:fldChar w:fldCharType="end"/>
      </w:r>
      <w:ins w:id="12" w:author="Konzal Jan (164745)" w:date="2020-05-24T21:43:00Z">
        <w:r w:rsidR="00C15822">
          <w:t xml:space="preserve"> </w:t>
        </w:r>
        <w:commentRangeStart w:id="13"/>
        <w:r w:rsidR="00C15822">
          <w:t xml:space="preserve">Nahrávka je normalizována jako celek na </w:t>
        </w:r>
      </w:ins>
      <w:ins w:id="14" w:author="Konzal Jan (164745)" w:date="2020-05-24T21:44:00Z">
        <w:r w:rsidR="00C15822">
          <w:t>hodnotu 0,4 RMS</w:t>
        </w:r>
      </w:ins>
      <w:r w:rsidR="00CD422B">
        <w:t xml:space="preserve">. </w:t>
      </w:r>
      <w:commentRangeEnd w:id="13"/>
      <w:r w:rsidR="00C15822">
        <w:rPr>
          <w:rStyle w:val="Odkaznakoment"/>
          <w:color w:val="auto"/>
        </w:rPr>
        <w:commentReference w:id="13"/>
      </w:r>
    </w:p>
    <w:p w14:paraId="3D8BF08C" w14:textId="2B092DB8" w:rsidR="00644521" w:rsidRDefault="00644521" w:rsidP="00644521">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44521" w14:paraId="58843414" w14:textId="77777777" w:rsidTr="00644521">
        <w:tc>
          <w:tcPr>
            <w:tcW w:w="750" w:type="pct"/>
            <w:vAlign w:val="center"/>
          </w:tcPr>
          <w:p w14:paraId="36AB22D0" w14:textId="77777777" w:rsidR="00644521" w:rsidRDefault="00644521" w:rsidP="00644521">
            <w:pPr>
              <w:jc w:val="center"/>
            </w:pPr>
          </w:p>
        </w:tc>
        <w:tc>
          <w:tcPr>
            <w:tcW w:w="0" w:type="auto"/>
            <w:vAlign w:val="center"/>
          </w:tcPr>
          <w:p w14:paraId="5E6368C4" w14:textId="1A09174B" w:rsidR="00644521" w:rsidRDefault="003C1DEC" w:rsidP="00644521">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 xml:space="preserve">RMS </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e>
                </m:rad>
              </m:oMath>
            </m:oMathPara>
          </w:p>
        </w:tc>
        <w:tc>
          <w:tcPr>
            <w:tcW w:w="750" w:type="pct"/>
            <w:tcMar>
              <w:right w:w="0" w:type="dxa"/>
            </w:tcMar>
            <w:vAlign w:val="center"/>
          </w:tcPr>
          <w:p w14:paraId="26B713ED" w14:textId="45D0DAFF" w:rsidR="00644521" w:rsidRDefault="00644521" w:rsidP="00644521">
            <w:pPr>
              <w:jc w:val="center"/>
            </w:pPr>
            <w:bookmarkStart w:id="15" w:name="_Ref40276375"/>
            <w:r>
              <w:t>(</w:t>
            </w:r>
            <w:r w:rsidR="00287732">
              <w:rPr>
                <w:noProof/>
              </w:rPr>
              <w:fldChar w:fldCharType="begin"/>
            </w:r>
            <w:r w:rsidR="00287732">
              <w:rPr>
                <w:noProof/>
              </w:rPr>
              <w:instrText xml:space="preserve"> STYLEREF 1 \s </w:instrText>
            </w:r>
            <w:r w:rsidR="00287732">
              <w:rPr>
                <w:noProof/>
              </w:rPr>
              <w:fldChar w:fldCharType="separate"/>
            </w:r>
            <w:r w:rsidR="003C1DEC">
              <w:rPr>
                <w:noProof/>
              </w:rPr>
              <w:t>3</w:t>
            </w:r>
            <w:r w:rsidR="00287732">
              <w:rPr>
                <w:noProof/>
              </w:rPr>
              <w:fldChar w:fldCharType="end"/>
            </w:r>
            <w:r>
              <w:t>.</w:t>
            </w:r>
            <w:r w:rsidR="00287732">
              <w:rPr>
                <w:noProof/>
              </w:rPr>
              <w:fldChar w:fldCharType="begin"/>
            </w:r>
            <w:r w:rsidR="00287732">
              <w:rPr>
                <w:noProof/>
              </w:rPr>
              <w:instrText xml:space="preserve"> SEQ Rovnice \* ARABIC \s 1 </w:instrText>
            </w:r>
            <w:r w:rsidR="00287732">
              <w:rPr>
                <w:noProof/>
              </w:rPr>
              <w:fldChar w:fldCharType="separate"/>
            </w:r>
            <w:r w:rsidR="003C1DEC">
              <w:rPr>
                <w:noProof/>
              </w:rPr>
              <w:t>1</w:t>
            </w:r>
            <w:r w:rsidR="00287732">
              <w:rPr>
                <w:noProof/>
              </w:rPr>
              <w:fldChar w:fldCharType="end"/>
            </w:r>
            <w:r>
              <w:t>)</w:t>
            </w:r>
            <w:bookmarkEnd w:id="15"/>
          </w:p>
        </w:tc>
      </w:tr>
    </w:tbl>
    <w:p w14:paraId="1A2BA3D1" w14:textId="77777777" w:rsidR="00644521" w:rsidRDefault="00644521" w:rsidP="00644521">
      <w:pPr>
        <w:pStyle w:val="BPDPNormln"/>
        <w:ind w:firstLine="0"/>
      </w:pPr>
    </w:p>
    <w:p w14:paraId="2F74B324" w14:textId="77777777" w:rsidR="00644521" w:rsidRDefault="00644521" w:rsidP="00644521">
      <w:pPr>
        <w:pStyle w:val="BPDPNormln"/>
        <w:ind w:firstLine="0"/>
      </w:pPr>
    </w:p>
    <w:p w14:paraId="585DFFB1" w14:textId="09CAEDEC" w:rsidR="00171A18" w:rsidRDefault="00171A18" w:rsidP="00171A18">
      <w:pPr>
        <w:pStyle w:val="BPDPNormln"/>
      </w:pPr>
      <w:r>
        <w:t xml:space="preserve">Kde N je počet vzorků a x (n) je vstupním signálem. </w:t>
      </w:r>
      <w:r w:rsidR="00A60866">
        <w:fldChar w:fldCharType="begin"/>
      </w:r>
      <w:r w:rsidR="00A60866">
        <w:instrText xml:space="preserve"> REF _Ref40808581 \r \h </w:instrText>
      </w:r>
      <w:r w:rsidR="00A60866">
        <w:fldChar w:fldCharType="separate"/>
      </w:r>
      <w:r w:rsidR="003C1DEC">
        <w:t>[5]</w:t>
      </w:r>
      <w:r w:rsidR="00A60866">
        <w:fldChar w:fldCharType="end"/>
      </w:r>
      <w:r w:rsidR="003C1DEC">
        <w:t xml:space="preserve"> </w:t>
      </w:r>
      <w:r>
        <w:t xml:space="preserve">Dále je signál rozdělen na časové úseky, ve kterých probíhá rozpoznávání </w:t>
      </w:r>
      <w:r w:rsidR="00D16FF2">
        <w:t xml:space="preserve">úderu. Zde se nabízí dva možné způsoby, a to segmentace plovoucím oknem (kontinuální analýza), nebo dělení na vzorky celých úderů (analýza segmentů). </w:t>
      </w:r>
    </w:p>
    <w:p w14:paraId="731C19F4" w14:textId="57F667CA" w:rsidR="00982A69" w:rsidRDefault="00725BBF" w:rsidP="00982A69">
      <w:pPr>
        <w:pStyle w:val="BPDPNormln"/>
      </w:pPr>
      <w:r>
        <w:t xml:space="preserve">V dalším kroku předzpracování je provedena frekvenční analýza pomocí banky filtrů. Pro každé frekvenční pásmo je spočítána energie signálu. </w:t>
      </w:r>
      <w:r w:rsidR="00DE4DFB">
        <w:t>Tyto energie jsou vstupem pro analýzu hlavních komponent.</w:t>
      </w:r>
    </w:p>
    <w:p w14:paraId="0A226CEF" w14:textId="77777777" w:rsidR="003C1DEC" w:rsidRDefault="003C1DEC" w:rsidP="003C1DEC">
      <w:pPr>
        <w:pStyle w:val="BPDPNormln"/>
        <w:rPr>
          <w:ins w:id="16" w:author="Konzal Jan (164745)" w:date="2020-05-24T21:29:00Z"/>
        </w:rPr>
      </w:pPr>
      <w:commentRangeStart w:id="17"/>
      <w:ins w:id="18" w:author="Konzal Jan (164745)" w:date="2020-05-24T21:29:00Z">
        <w:r>
          <w:t xml:space="preserve">Výpočet energie je definován jako součet čtverců absolutních hodnot signálu </w:t>
        </w:r>
        <w:r>
          <w:fldChar w:fldCharType="begin"/>
        </w:r>
        <w:r>
          <w:instrText xml:space="preserve"> REF _Ref40456144 \h </w:instrText>
        </w:r>
        <w:r>
          <w:fldChar w:fldCharType="separate"/>
        </w:r>
        <w:r>
          <w:t>(</w:t>
        </w:r>
        <w:r>
          <w:rPr>
            <w:noProof/>
          </w:rPr>
          <w:t>3</w:t>
        </w:r>
        <w:r>
          <w:t>.</w:t>
        </w:r>
        <w:r>
          <w:rPr>
            <w:noProof/>
          </w:rPr>
          <w:t>2</w:t>
        </w:r>
        <w:r>
          <w:fldChar w:fldCharType="end"/>
        </w:r>
        <w:r>
          <w:t xml:space="preserve">). </w:t>
        </w:r>
        <w:r>
          <w:fldChar w:fldCharType="begin"/>
        </w:r>
        <w:r>
          <w:instrText xml:space="preserve"> REF _Ref40811492 \r \h </w:instrText>
        </w:r>
        <w:r>
          <w:fldChar w:fldCharType="separate"/>
        </w:r>
        <w:r>
          <w:t>[8]</w:t>
        </w:r>
        <w:r>
          <w:fldChar w:fldCharType="end"/>
        </w:r>
      </w:ins>
    </w:p>
    <w:p w14:paraId="65B9B150" w14:textId="77777777" w:rsidR="003C1DEC" w:rsidRDefault="003C1DEC" w:rsidP="003C1DEC">
      <w:pPr>
        <w:pStyle w:val="BPDPNormln"/>
        <w:rPr>
          <w:ins w:id="19" w:author="Konzal Jan (164745)" w:date="2020-05-24T21:29: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3C1DEC" w14:paraId="23D106C4" w14:textId="77777777" w:rsidTr="003C1DEC">
        <w:trPr>
          <w:ins w:id="20" w:author="Konzal Jan (164745)" w:date="2020-05-24T21:29:00Z"/>
        </w:trPr>
        <w:tc>
          <w:tcPr>
            <w:tcW w:w="750" w:type="pct"/>
          </w:tcPr>
          <w:p w14:paraId="1FD43583" w14:textId="77777777" w:rsidR="003C1DEC" w:rsidRDefault="003C1DEC" w:rsidP="003C1DEC">
            <w:pPr>
              <w:rPr>
                <w:ins w:id="21" w:author="Konzal Jan (164745)" w:date="2020-05-24T21:29:00Z"/>
              </w:rPr>
            </w:pPr>
          </w:p>
        </w:tc>
        <w:tc>
          <w:tcPr>
            <w:tcW w:w="0" w:type="auto"/>
          </w:tcPr>
          <w:p w14:paraId="2B15A833" w14:textId="77777777" w:rsidR="003C1DEC" w:rsidRPr="00101CB1" w:rsidRDefault="003C1DEC" w:rsidP="003C1DEC">
            <w:pPr>
              <w:jc w:val="center"/>
              <w:rPr>
                <w:ins w:id="22" w:author="Konzal Jan (164745)" w:date="2020-05-24T21:29:00Z"/>
              </w:rPr>
            </w:pPr>
            <m:oMathPara>
              <m:oMathParaPr>
                <m:jc m:val="center"/>
              </m:oMathParaPr>
              <m:oMath>
                <m:r>
                  <w:ins w:id="23" w:author="Konzal Jan (164745)" w:date="2020-05-24T21:29:00Z">
                    <w:rPr>
                      <w:rStyle w:val="Zstupntext"/>
                      <w:rFonts w:ascii="Cambria Math" w:hAnsi="Cambria Math"/>
                      <w:color w:val="auto"/>
                    </w:rPr>
                    <m:t xml:space="preserve">E= </m:t>
                  </w:ins>
                </m:r>
                <m:nary>
                  <m:naryPr>
                    <m:chr m:val="∑"/>
                    <m:limLoc m:val="undOvr"/>
                    <m:ctrlPr>
                      <w:ins w:id="24" w:author="Konzal Jan (164745)" w:date="2020-05-24T21:29:00Z">
                        <w:rPr>
                          <w:rStyle w:val="Zstupntext"/>
                          <w:rFonts w:ascii="Cambria Math" w:hAnsi="Cambria Math"/>
                          <w:i/>
                          <w:color w:val="auto"/>
                        </w:rPr>
                      </w:ins>
                    </m:ctrlPr>
                  </m:naryPr>
                  <m:sub>
                    <m:r>
                      <w:ins w:id="25" w:author="Konzal Jan (164745)" w:date="2020-05-24T21:29:00Z">
                        <w:rPr>
                          <w:rStyle w:val="Zstupntext"/>
                          <w:rFonts w:ascii="Cambria Math" w:hAnsi="Cambria Math"/>
                          <w:color w:val="auto"/>
                        </w:rPr>
                        <m:t>n=-∞</m:t>
                      </w:ins>
                    </m:r>
                  </m:sub>
                  <m:sup>
                    <m:r>
                      <w:ins w:id="26" w:author="Konzal Jan (164745)" w:date="2020-05-24T21:29:00Z">
                        <w:rPr>
                          <w:rStyle w:val="Zstupntext"/>
                          <w:rFonts w:ascii="Cambria Math" w:hAnsi="Cambria Math"/>
                          <w:color w:val="auto"/>
                        </w:rPr>
                        <m:t>∞</m:t>
                      </w:ins>
                    </m:r>
                  </m:sup>
                  <m:e>
                    <m:sSup>
                      <m:sSupPr>
                        <m:ctrlPr>
                          <w:ins w:id="27" w:author="Konzal Jan (164745)" w:date="2020-05-24T21:29:00Z">
                            <w:rPr>
                              <w:rStyle w:val="Zstupntext"/>
                              <w:rFonts w:ascii="Cambria Math" w:hAnsi="Cambria Math"/>
                              <w:i/>
                              <w:color w:val="auto"/>
                            </w:rPr>
                          </w:ins>
                        </m:ctrlPr>
                      </m:sSupPr>
                      <m:e>
                        <m:d>
                          <m:dPr>
                            <m:begChr m:val="|"/>
                            <m:endChr m:val="|"/>
                            <m:ctrlPr>
                              <w:ins w:id="28" w:author="Konzal Jan (164745)" w:date="2020-05-24T21:29:00Z">
                                <w:rPr>
                                  <w:rStyle w:val="Zstupntext"/>
                                  <w:rFonts w:ascii="Cambria Math" w:hAnsi="Cambria Math"/>
                                  <w:i/>
                                  <w:color w:val="auto"/>
                                </w:rPr>
                              </w:ins>
                            </m:ctrlPr>
                          </m:dPr>
                          <m:e>
                            <m:r>
                              <w:ins w:id="29" w:author="Konzal Jan (164745)" w:date="2020-05-24T21:29:00Z">
                                <w:rPr>
                                  <w:rStyle w:val="Zstupntext"/>
                                  <w:rFonts w:ascii="Cambria Math" w:hAnsi="Cambria Math"/>
                                  <w:color w:val="auto"/>
                                </w:rPr>
                                <m:t>s[n]</m:t>
                              </w:ins>
                            </m:r>
                          </m:e>
                        </m:d>
                      </m:e>
                      <m:sup>
                        <m:r>
                          <w:ins w:id="30" w:author="Konzal Jan (164745)" w:date="2020-05-24T21:29:00Z">
                            <w:rPr>
                              <w:rStyle w:val="Zstupntext"/>
                              <w:rFonts w:ascii="Cambria Math" w:hAnsi="Cambria Math"/>
                              <w:color w:val="auto"/>
                            </w:rPr>
                            <m:t>2</m:t>
                          </w:ins>
                        </m:r>
                      </m:sup>
                    </m:sSup>
                  </m:e>
                </m:nary>
              </m:oMath>
            </m:oMathPara>
          </w:p>
        </w:tc>
        <w:tc>
          <w:tcPr>
            <w:tcW w:w="750" w:type="pct"/>
            <w:tcMar>
              <w:right w:w="0" w:type="dxa"/>
            </w:tcMar>
            <w:vAlign w:val="center"/>
          </w:tcPr>
          <w:p w14:paraId="78E27C8C" w14:textId="77777777" w:rsidR="003C1DEC" w:rsidRDefault="003C1DEC" w:rsidP="003C1DEC">
            <w:pPr>
              <w:jc w:val="center"/>
              <w:rPr>
                <w:ins w:id="31" w:author="Konzal Jan (164745)" w:date="2020-05-24T21:29:00Z"/>
              </w:rPr>
            </w:pPr>
            <w:bookmarkStart w:id="32" w:name="_Ref40456144"/>
            <w:ins w:id="33" w:author="Konzal Jan (164745)" w:date="2020-05-24T21:29:00Z">
              <w:r>
                <w:t>(</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Rovnice \* ARABIC \s 1 </w:instrText>
              </w:r>
              <w:r>
                <w:rPr>
                  <w:noProof/>
                </w:rPr>
                <w:fldChar w:fldCharType="separate"/>
              </w:r>
              <w:r>
                <w:rPr>
                  <w:noProof/>
                </w:rPr>
                <w:t>2</w:t>
              </w:r>
              <w:r>
                <w:rPr>
                  <w:noProof/>
                </w:rPr>
                <w:fldChar w:fldCharType="end"/>
              </w:r>
              <w:bookmarkEnd w:id="32"/>
              <w:r>
                <w:t>)</w:t>
              </w:r>
            </w:ins>
          </w:p>
        </w:tc>
      </w:tr>
    </w:tbl>
    <w:p w14:paraId="24FD4314" w14:textId="77777777" w:rsidR="003C1DEC" w:rsidRDefault="003C1DEC" w:rsidP="003C1DEC">
      <w:pPr>
        <w:pStyle w:val="BPDPNormln"/>
        <w:ind w:firstLine="0"/>
        <w:rPr>
          <w:ins w:id="34" w:author="Konzal Jan (164745)" w:date="2020-05-24T21:29:00Z"/>
        </w:rPr>
      </w:pPr>
    </w:p>
    <w:p w14:paraId="230320BF" w14:textId="77777777" w:rsidR="003C1DEC" w:rsidRDefault="003C1DEC" w:rsidP="003C1DEC">
      <w:pPr>
        <w:pStyle w:val="BPDPNormln"/>
        <w:ind w:firstLine="0"/>
        <w:rPr>
          <w:ins w:id="35" w:author="Konzal Jan (164745)" w:date="2020-05-24T21:29:00Z"/>
        </w:rPr>
      </w:pPr>
      <w:ins w:id="36" w:author="Konzal Jan (164745)" w:date="2020-05-24T21:29:00Z">
        <w:r>
          <w:t>Kde s [n] je výstupní signál banky filtrů v daném pásmu.</w:t>
        </w:r>
      </w:ins>
      <w:commentRangeEnd w:id="17"/>
      <w:ins w:id="37" w:author="Konzal Jan (164745)" w:date="2020-05-24T21:45:00Z">
        <w:r w:rsidR="00C15822">
          <w:rPr>
            <w:rStyle w:val="Odkaznakoment"/>
            <w:color w:val="auto"/>
          </w:rPr>
          <w:commentReference w:id="17"/>
        </w:r>
      </w:ins>
    </w:p>
    <w:p w14:paraId="40DD2D7B" w14:textId="5AD5E63C" w:rsidR="00994363" w:rsidRDefault="00994363" w:rsidP="00982A69">
      <w:pPr>
        <w:pStyle w:val="BPDPNormln"/>
      </w:pPr>
    </w:p>
    <w:p w14:paraId="5AEE797E" w14:textId="0FB0A608" w:rsidR="00994363" w:rsidRDefault="00994363" w:rsidP="00994363">
      <w:pPr>
        <w:pStyle w:val="Nadpis2"/>
      </w:pPr>
      <w:bookmarkStart w:id="38" w:name="_Toc41248057"/>
      <w:commentRangeStart w:id="39"/>
      <w:r>
        <w:lastRenderedPageBreak/>
        <w:t>Úprava dynamiky signálu</w:t>
      </w:r>
      <w:bookmarkEnd w:id="38"/>
    </w:p>
    <w:p w14:paraId="06DE4D56" w14:textId="5368BCA2" w:rsidR="00F344A1" w:rsidRDefault="00F344A1" w:rsidP="00F344A1">
      <w:pPr>
        <w:pStyle w:val="BPDPNormln"/>
      </w:pPr>
      <w:r>
        <w:t xml:space="preserve">Dynamikou nahrávky se rozumí rozdíl mezi nejtiššími a nejhlasitějšími zvuky. </w:t>
      </w:r>
      <w:r w:rsidR="003C08D5">
        <w:t xml:space="preserve">Efekty upravující dynamiku nahrávky jsou kompresory, </w:t>
      </w:r>
      <w:proofErr w:type="spellStart"/>
      <w:r w:rsidR="003C08D5">
        <w:t>limitéry</w:t>
      </w:r>
      <w:proofErr w:type="spellEnd"/>
      <w:r w:rsidR="003C08D5">
        <w:t xml:space="preserve">, expandéry a </w:t>
      </w:r>
      <w:del w:id="40" w:author="Konzal Jan (164745)" w:date="2020-05-24T21:45:00Z">
        <w:r w:rsidR="003C08D5" w:rsidDel="00C15822">
          <w:delText>gejty</w:delText>
        </w:r>
      </w:del>
      <w:proofErr w:type="spellStart"/>
      <w:ins w:id="41" w:author="Konzal Jan (164745)" w:date="2020-05-24T21:45:00Z">
        <w:r w:rsidR="00C15822">
          <w:t>gate</w:t>
        </w:r>
      </w:ins>
      <w:proofErr w:type="spellEnd"/>
      <w:r w:rsidR="003C08D5">
        <w:t xml:space="preserve">. Tato práce využívá pro předzpracování signálu expandér a </w:t>
      </w:r>
      <w:proofErr w:type="spellStart"/>
      <w:r w:rsidR="003C08D5">
        <w:t>limitér</w:t>
      </w:r>
      <w:proofErr w:type="spellEnd"/>
      <w:r w:rsidR="003C08D5">
        <w:t>.</w:t>
      </w:r>
      <w:r w:rsidR="00B2562D">
        <w:t xml:space="preserve"> </w:t>
      </w:r>
      <w:r w:rsidR="00B2562D">
        <w:fldChar w:fldCharType="begin"/>
      </w:r>
      <w:r w:rsidR="00B2562D">
        <w:instrText xml:space="preserve"> REF _Ref40803769 \r \h </w:instrText>
      </w:r>
      <w:r w:rsidR="00B2562D">
        <w:fldChar w:fldCharType="separate"/>
      </w:r>
      <w:r w:rsidR="003C1DEC">
        <w:t>[6]</w:t>
      </w:r>
      <w:r w:rsidR="00B2562D">
        <w:fldChar w:fldCharType="end"/>
      </w:r>
    </w:p>
    <w:p w14:paraId="2C4A879F" w14:textId="69772DCB" w:rsidR="003C08D5" w:rsidRDefault="00B2562D" w:rsidP="00F344A1">
      <w:pPr>
        <w:pStyle w:val="BPDPNormln"/>
      </w:pPr>
      <w:proofErr w:type="spellStart"/>
      <w:r>
        <w:rPr>
          <w:b/>
        </w:rPr>
        <w:t>Limitérem</w:t>
      </w:r>
      <w:proofErr w:type="spellEnd"/>
      <w:r>
        <w:rPr>
          <w:b/>
        </w:rPr>
        <w:t xml:space="preserve"> </w:t>
      </w:r>
      <w:r w:rsidRPr="00B2562D">
        <w:t xml:space="preserve">se </w:t>
      </w:r>
      <w:r>
        <w:t xml:space="preserve">označuje kompresor s vysokým kompresním poměrem. Kompresor slouží ke snížení dynamického rozsahu nahrávky.  Kompresní poměr (RATIO) je závislost úrovně výstupního signálu na úrovní vstupního signálu. </w:t>
      </w:r>
      <w:r w:rsidR="002035DF">
        <w:t xml:space="preserve">Kompresní poměr nastaven na hodnotu 3:1 bude mít za následek, nárůst výstupního signálu o 1 dB při překročení prahu citlivosti vstupním signálem o 3 dB. </w:t>
      </w:r>
      <w:r>
        <w:t xml:space="preserve"> </w:t>
      </w:r>
      <w:r w:rsidR="002035DF">
        <w:t xml:space="preserve">Kompresor </w:t>
      </w:r>
      <w:r w:rsidR="00656041">
        <w:t xml:space="preserve">se stává </w:t>
      </w:r>
      <w:proofErr w:type="spellStart"/>
      <w:r w:rsidR="00656041">
        <w:t>limitérem</w:t>
      </w:r>
      <w:proofErr w:type="spellEnd"/>
      <w:r w:rsidR="00656041">
        <w:t xml:space="preserve"> při nastavení</w:t>
      </w:r>
      <w:r w:rsidR="002035DF">
        <w:t> kompresní</w:t>
      </w:r>
      <w:r w:rsidR="00656041">
        <w:t>ho</w:t>
      </w:r>
      <w:r w:rsidR="002035DF">
        <w:t xml:space="preserve"> poměr</w:t>
      </w:r>
      <w:r w:rsidR="00656041">
        <w:t xml:space="preserve">u na </w:t>
      </w:r>
      <w:r w:rsidR="002035DF">
        <w:t>∞:1</w:t>
      </w:r>
      <w:r w:rsidR="00656041">
        <w:t xml:space="preserve">. Práh citlivosti (THRESHOLD) je rozhodovací úroveň při jejímž překročení vstupním signálem, začne být ovlivňován signál výstupní. Dalšími parametry jsou reakční časy. Doba náběhu (ATTACK) </w:t>
      </w:r>
      <w:r w:rsidR="00982B39">
        <w:t xml:space="preserve">je časem, který uplyne, než dojde k reakci na nárůst úrovně vstupního signálu. Dalším parametrem je čas doběhu (RELEASE), jedná se o dobu, po kterou se kompresor vrací do normálního stavu, při poklesu úrovně vstupního signálu pod práh citlivosti. Posledním časem je doba přidržení (HOLD). </w:t>
      </w:r>
      <w:r w:rsidR="00A04D88">
        <w:t>Tento parametr oddaluje započetí</w:t>
      </w:r>
      <w:r w:rsidR="0011183C">
        <w:t xml:space="preserve"> procesu doběhu. </w:t>
      </w:r>
      <w:r w:rsidR="0011183C">
        <w:fldChar w:fldCharType="begin"/>
      </w:r>
      <w:r w:rsidR="0011183C">
        <w:instrText xml:space="preserve"> REF _Ref40803769 \r \h </w:instrText>
      </w:r>
      <w:r w:rsidR="0011183C">
        <w:fldChar w:fldCharType="separate"/>
      </w:r>
      <w:r w:rsidR="003C1DEC">
        <w:t>[6]</w:t>
      </w:r>
      <w:r w:rsidR="0011183C">
        <w:fldChar w:fldCharType="end"/>
      </w:r>
    </w:p>
    <w:p w14:paraId="377EE4EB" w14:textId="44ADE91C" w:rsidR="0011183C" w:rsidRPr="0011183C" w:rsidRDefault="0011183C" w:rsidP="00F344A1">
      <w:pPr>
        <w:pStyle w:val="BPDPNormln"/>
      </w:pPr>
      <w:r>
        <w:rPr>
          <w:b/>
        </w:rPr>
        <w:t>Expandér</w:t>
      </w:r>
      <w:r>
        <w:t xml:space="preserve"> pracuje na opačném principu než kompresor. Signály s úrovní pod prahem citlivosti se zeslabují více než signály s úrovní nad prahem citlivosti. Dochází ke expanzi dynamiky signálu. Parametry nastavení expandéru jsou totožné s kompresorem. U ratia se však nejedná o kompresní poměr, ale o poměr expanzní. </w:t>
      </w:r>
      <w:r>
        <w:fldChar w:fldCharType="begin"/>
      </w:r>
      <w:r>
        <w:instrText xml:space="preserve"> REF _Ref40803769 \r \h </w:instrText>
      </w:r>
      <w:r>
        <w:fldChar w:fldCharType="separate"/>
      </w:r>
      <w:r w:rsidR="003C1DEC">
        <w:t>[6]</w:t>
      </w:r>
      <w:r>
        <w:fldChar w:fldCharType="end"/>
      </w:r>
      <w:commentRangeEnd w:id="39"/>
      <w:r w:rsidR="00C15822">
        <w:rPr>
          <w:rStyle w:val="Odkaznakoment"/>
          <w:color w:val="auto"/>
        </w:rPr>
        <w:commentReference w:id="39"/>
      </w:r>
    </w:p>
    <w:p w14:paraId="5B735E23" w14:textId="77777777" w:rsidR="00E7147F" w:rsidRDefault="000469A8" w:rsidP="000469A8">
      <w:pPr>
        <w:pStyle w:val="Nadpis2"/>
      </w:pPr>
      <w:bookmarkStart w:id="42" w:name="_Toc41248058"/>
      <w:r w:rsidRPr="000469A8">
        <w:t>Číslicové filtry</w:t>
      </w:r>
      <w:bookmarkEnd w:id="42"/>
      <w:r w:rsidR="00E813A6" w:rsidRPr="000469A8">
        <w:t xml:space="preserve"> </w:t>
      </w:r>
    </w:p>
    <w:p w14:paraId="101FCF73" w14:textId="7AD22485" w:rsidR="001B50EC" w:rsidRDefault="00686C8E" w:rsidP="00DF4BD4">
      <w:pPr>
        <w:pStyle w:val="BPDPNormln"/>
        <w:ind w:firstLine="0"/>
      </w:pPr>
      <w:r w:rsidRPr="00686C8E">
        <w:t xml:space="preserve">Číslicové </w:t>
      </w:r>
      <w:r>
        <w:t xml:space="preserve">filtry jsou obdobou filtrů analogových a používají se pro digitalizované signály, jako </w:t>
      </w:r>
      <w:r w:rsidR="001B50EC">
        <w:t>transformační funkce</w:t>
      </w:r>
      <w:r>
        <w:t xml:space="preserve">, které ze vstupní posloupnosti </w:t>
      </w:r>
      <w:r w:rsidRPr="00B52489">
        <w:rPr>
          <w:i/>
        </w:rPr>
        <w:t>x</w:t>
      </w:r>
      <w:r>
        <w:t>[</w:t>
      </w:r>
      <w:r w:rsidRPr="00B52489">
        <w:rPr>
          <w:i/>
        </w:rPr>
        <w:t>n</w:t>
      </w:r>
      <w:r>
        <w:t xml:space="preserve">] vytvoří požadovanou výstupní posloupnost </w:t>
      </w:r>
      <w:r w:rsidRPr="00B52489">
        <w:rPr>
          <w:i/>
        </w:rPr>
        <w:t>y</w:t>
      </w:r>
      <w:r>
        <w:t>[</w:t>
      </w:r>
      <w:r w:rsidRPr="00B52489">
        <w:rPr>
          <w:i/>
        </w:rPr>
        <w:t>n</w:t>
      </w:r>
      <w:r w:rsidR="00826D06">
        <w:t>]. I přes určitou</w:t>
      </w:r>
      <w:r w:rsidR="00597F79">
        <w:t xml:space="preserve"> </w:t>
      </w:r>
      <w:r w:rsidR="00597F79" w:rsidRPr="00826D06">
        <w:rPr>
          <w:color w:val="000000" w:themeColor="text1"/>
        </w:rPr>
        <w:t>paralelu</w:t>
      </w:r>
      <w:r>
        <w:t xml:space="preserve"> k analogovým filtrům mají odlišné vlastnosti. </w:t>
      </w:r>
      <w:r w:rsidR="001B50EC">
        <w:t>Například</w:t>
      </w:r>
    </w:p>
    <w:p w14:paraId="7CC5E3E8" w14:textId="24159388" w:rsidR="001B50EC" w:rsidRDefault="001B50EC" w:rsidP="001B50EC">
      <w:pPr>
        <w:pStyle w:val="BPDPNormln"/>
        <w:numPr>
          <w:ilvl w:val="0"/>
          <w:numId w:val="45"/>
        </w:numPr>
      </w:pPr>
      <w:r>
        <w:t>s</w:t>
      </w:r>
      <w:r w:rsidR="00246B43">
        <w:t xml:space="preserve">trmosti frekvenčních </w:t>
      </w:r>
      <w:r w:rsidR="001237B9">
        <w:t xml:space="preserve">charakteristik, kterých nešlo pomocí analogových obvodů dosáhnout </w:t>
      </w:r>
    </w:p>
    <w:p w14:paraId="685E4470" w14:textId="4FB0929E" w:rsidR="001B50EC" w:rsidRDefault="001B50EC" w:rsidP="001B50EC">
      <w:pPr>
        <w:pStyle w:val="BPDPNormln"/>
        <w:numPr>
          <w:ilvl w:val="0"/>
          <w:numId w:val="45"/>
        </w:numPr>
      </w:pPr>
      <w:r>
        <w:t>v</w:t>
      </w:r>
      <w:r w:rsidR="001237B9">
        <w:t>lastnosti filtrů se mění pomocí jejich ko</w:t>
      </w:r>
      <w:r w:rsidR="00A43A11">
        <w:t>eficientů, nemají na ně vliv okolní podmín</w:t>
      </w:r>
      <w:r w:rsidR="001237B9">
        <w:t>k</w:t>
      </w:r>
      <w:r w:rsidR="00A43A11">
        <w:t>y</w:t>
      </w:r>
      <w:r w:rsidR="00015DB4">
        <w:t xml:space="preserve">, jako například teplota nebo stárnutí </w:t>
      </w:r>
      <w:proofErr w:type="spellStart"/>
      <w:r w:rsidR="00015DB4">
        <w:t>kapacitorů</w:t>
      </w:r>
      <w:proofErr w:type="spellEnd"/>
    </w:p>
    <w:p w14:paraId="14B910F4" w14:textId="2C6F4C5D" w:rsidR="001B50EC" w:rsidRDefault="001B50EC" w:rsidP="001B50EC">
      <w:pPr>
        <w:pStyle w:val="BPDPNormln"/>
        <w:numPr>
          <w:ilvl w:val="0"/>
          <w:numId w:val="45"/>
        </w:numPr>
      </w:pPr>
      <w:r>
        <w:t>v</w:t>
      </w:r>
      <w:r w:rsidR="00561AF6">
        <w:t>lastnosti digitálního filtru lze kdykoli upravit, není třeba změna zapojení.</w:t>
      </w:r>
    </w:p>
    <w:p w14:paraId="229F8F66" w14:textId="43F58D0B" w:rsidR="001B50EC" w:rsidRDefault="001B50EC" w:rsidP="001B50EC">
      <w:pPr>
        <w:pStyle w:val="BPDPNormln"/>
        <w:numPr>
          <w:ilvl w:val="0"/>
          <w:numId w:val="45"/>
        </w:numPr>
      </w:pPr>
      <w:r>
        <w:t>d</w:t>
      </w:r>
      <w:r w:rsidR="001237B9">
        <w:t xml:space="preserve">igitální filtry </w:t>
      </w:r>
      <w:r w:rsidR="00561AF6">
        <w:t>mohou zpracovávat i</w:t>
      </w:r>
      <w:r w:rsidR="00520F59">
        <w:t> </w:t>
      </w:r>
      <w:r w:rsidR="00561AF6">
        <w:t>nízké kmitočty, na rozdíl od analogových, kde je jejich realizace pro nízké kmitočty náročná</w:t>
      </w:r>
    </w:p>
    <w:p w14:paraId="3750B5CB" w14:textId="3E30AA13" w:rsidR="001B50EC" w:rsidRDefault="001B50EC" w:rsidP="001B50EC">
      <w:pPr>
        <w:pStyle w:val="BPDPNormln"/>
        <w:numPr>
          <w:ilvl w:val="0"/>
          <w:numId w:val="45"/>
        </w:numPr>
      </w:pPr>
      <w:r>
        <w:t>a</w:t>
      </w:r>
      <w:r w:rsidR="00561AF6">
        <w:t>nalogové filtry dosahují</w:t>
      </w:r>
      <w:r>
        <w:t xml:space="preserve"> běžně</w:t>
      </w:r>
      <w:r w:rsidR="00561AF6">
        <w:t xml:space="preserve"> útlumu 60 až 70 dB, u číslicových filtrů charakteristiku určuje pouze délka </w:t>
      </w:r>
      <w:r w:rsidR="00246B43">
        <w:t xml:space="preserve">bitového </w:t>
      </w:r>
      <w:r w:rsidR="00561AF6">
        <w:t>slova</w:t>
      </w:r>
    </w:p>
    <w:p w14:paraId="4A1D86CE" w14:textId="77777777" w:rsidR="005974C3" w:rsidRDefault="005974C3" w:rsidP="00EE4710">
      <w:pPr>
        <w:pStyle w:val="BPDPNormln"/>
        <w:numPr>
          <w:ilvl w:val="0"/>
          <w:numId w:val="45"/>
        </w:numPr>
      </w:pPr>
      <w:r>
        <w:t xml:space="preserve">hlavní </w:t>
      </w:r>
      <w:r w:rsidR="001B50EC">
        <w:t>n</w:t>
      </w:r>
      <w:r w:rsidR="001237B9">
        <w:t>evýhodou může být delší čas pro zpracování</w:t>
      </w:r>
      <w:r w:rsidR="001B50EC">
        <w:t>, tedy značné zpoždění</w:t>
      </w:r>
    </w:p>
    <w:p w14:paraId="364BF8B6" w14:textId="77777777" w:rsidR="00F2356A" w:rsidRDefault="005974C3" w:rsidP="00EE4710">
      <w:pPr>
        <w:pStyle w:val="BPDPNormln"/>
        <w:numPr>
          <w:ilvl w:val="0"/>
          <w:numId w:val="45"/>
        </w:numPr>
      </w:pPr>
      <w:r>
        <w:t>omezení</w:t>
      </w:r>
      <w:r w:rsidR="00F2356A">
        <w:t xml:space="preserve"> frekvence zpracovávaného signálu do poloviny vzorkovací frekvence</w:t>
      </w:r>
    </w:p>
    <w:p w14:paraId="03802795" w14:textId="77777777" w:rsidR="00F2356A" w:rsidRDefault="00F2356A" w:rsidP="00EE4710">
      <w:pPr>
        <w:pStyle w:val="BPDPNormln"/>
        <w:numPr>
          <w:ilvl w:val="0"/>
          <w:numId w:val="45"/>
        </w:numPr>
      </w:pPr>
      <w:r>
        <w:t>zařazení analogově-číslicových a číslicově-analogových převodníků</w:t>
      </w:r>
    </w:p>
    <w:p w14:paraId="73EF4CA3" w14:textId="7BA33952" w:rsidR="000469A8" w:rsidRDefault="00A60866" w:rsidP="00EE4710">
      <w:pPr>
        <w:pStyle w:val="BPDPNormln"/>
        <w:numPr>
          <w:ilvl w:val="0"/>
          <w:numId w:val="45"/>
        </w:numPr>
      </w:pPr>
      <w:r>
        <w:t xml:space="preserve"> </w:t>
      </w:r>
      <w:r>
        <w:fldChar w:fldCharType="begin"/>
      </w:r>
      <w:r>
        <w:instrText xml:space="preserve"> REF _Ref40808559 \r \h </w:instrText>
      </w:r>
      <w:r>
        <w:fldChar w:fldCharType="separate"/>
      </w:r>
      <w:r w:rsidR="003C1DEC">
        <w:t>[4]</w:t>
      </w:r>
      <w:r>
        <w:fldChar w:fldCharType="end"/>
      </w:r>
      <w:r w:rsidR="000371A1" w:rsidRPr="000371A1">
        <w:t xml:space="preserve"> </w:t>
      </w:r>
      <w:r w:rsidR="000371A1">
        <w:fldChar w:fldCharType="begin"/>
      </w:r>
      <w:r w:rsidR="000371A1">
        <w:instrText xml:space="preserve"> REF _Ref40456265 \r \h </w:instrText>
      </w:r>
      <w:r w:rsidR="000371A1">
        <w:fldChar w:fldCharType="separate"/>
      </w:r>
      <w:r w:rsidR="003C1DEC">
        <w:t>[7]</w:t>
      </w:r>
      <w:r w:rsidR="000371A1">
        <w:fldChar w:fldCharType="end"/>
      </w:r>
    </w:p>
    <w:p w14:paraId="3F4B1134" w14:textId="161CC72A" w:rsidR="00942C9D" w:rsidRDefault="00DA6AE4" w:rsidP="00942C9D">
      <w:pPr>
        <w:pStyle w:val="BPDPNormln"/>
      </w:pPr>
      <w:r>
        <w:t xml:space="preserve">Funkce číslicových filtrů </w:t>
      </w:r>
      <w:r w:rsidR="00E8017C">
        <w:t xml:space="preserve">popisuje diferenční rovnice, která vyjadřuje závislost mezi posloupnostmi a jejich diferencemi. </w:t>
      </w:r>
      <w:r w:rsidR="00202035">
        <w:t xml:space="preserve">Diferenční rovnice zle řešit pomocí diferenčního počtu, nebo jednodušeji pomocí </w:t>
      </w:r>
      <w:r w:rsidR="00202035" w:rsidRPr="00202035">
        <w:rPr>
          <w:i/>
          <w:iCs/>
        </w:rPr>
        <w:t>Z</w:t>
      </w:r>
      <w:r w:rsidR="00202035">
        <w:t> transformace.</w:t>
      </w:r>
      <w:r w:rsidR="00526922">
        <w:t> </w:t>
      </w:r>
      <w:r w:rsidR="00526922" w:rsidRPr="00526922">
        <w:t>Transformací</w:t>
      </w:r>
      <w:r w:rsidR="00526922">
        <w:rPr>
          <w:i/>
        </w:rPr>
        <w:t xml:space="preserve"> </w:t>
      </w:r>
      <w:r w:rsidR="00526922" w:rsidRPr="00526922">
        <w:rPr>
          <w:i/>
        </w:rPr>
        <w:t>Z</w:t>
      </w:r>
      <w:r w:rsidR="00DD2F6D">
        <w:t xml:space="preserve"> </w:t>
      </w:r>
      <w:r w:rsidR="00B75445">
        <w:fldChar w:fldCharType="begin"/>
      </w:r>
      <w:r w:rsidR="00B75445">
        <w:instrText xml:space="preserve"> REF _Ref33188020 \h </w:instrText>
      </w:r>
      <w:r w:rsidR="00B75445">
        <w:fldChar w:fldCharType="separate"/>
      </w:r>
      <w:r w:rsidR="003C1DEC">
        <w:t>(</w:t>
      </w:r>
      <w:r w:rsidR="003C1DEC">
        <w:rPr>
          <w:noProof/>
        </w:rPr>
        <w:t>3</w:t>
      </w:r>
      <w:r w:rsidR="003C1DEC">
        <w:t>.</w:t>
      </w:r>
      <w:r w:rsidR="003C1DEC">
        <w:rPr>
          <w:noProof/>
        </w:rPr>
        <w:t>3</w:t>
      </w:r>
      <w:r w:rsidR="003C1DEC">
        <w:t>)</w:t>
      </w:r>
      <w:r w:rsidR="00B75445">
        <w:fldChar w:fldCharType="end"/>
      </w:r>
      <w:r w:rsidR="00E8017C">
        <w:t xml:space="preserve"> </w:t>
      </w:r>
      <w:r w:rsidR="008C266B" w:rsidRPr="008C266B">
        <w:rPr>
          <w:i/>
        </w:rPr>
        <w:t>x</w:t>
      </w:r>
      <w:r w:rsidR="008C266B">
        <w:t>[</w:t>
      </w:r>
      <w:r w:rsidR="008C266B" w:rsidRPr="008C266B">
        <w:rPr>
          <w:i/>
        </w:rPr>
        <w:t>n</w:t>
      </w:r>
      <w:r w:rsidR="008C266B">
        <w:t>] známé posloupnosti a</w:t>
      </w:r>
      <w:r w:rsidR="00520F59">
        <w:t> </w:t>
      </w:r>
      <w:r w:rsidR="008C266B" w:rsidRPr="008C266B">
        <w:rPr>
          <w:i/>
        </w:rPr>
        <w:t>y</w:t>
      </w:r>
      <w:r w:rsidR="008C266B">
        <w:t>[</w:t>
      </w:r>
      <w:r w:rsidR="008C266B" w:rsidRPr="008C266B">
        <w:rPr>
          <w:i/>
        </w:rPr>
        <w:t>n</w:t>
      </w:r>
      <w:r w:rsidR="008C266B">
        <w:t xml:space="preserve">] hledaného řešení diferenční rovnice, </w:t>
      </w:r>
      <w:r w:rsidR="00E8017C">
        <w:t>dostaneme obraz X(</w:t>
      </w:r>
      <w:r w:rsidR="00E8017C" w:rsidRPr="00E8017C">
        <w:rPr>
          <w:i/>
        </w:rPr>
        <w:t>z</w:t>
      </w:r>
      <w:r w:rsidR="00E8017C">
        <w:t>) a obraz partikulárního řešení Y(</w:t>
      </w:r>
      <w:r w:rsidR="00E8017C" w:rsidRPr="00E8017C">
        <w:rPr>
          <w:i/>
        </w:rPr>
        <w:t>z</w:t>
      </w:r>
      <w:r w:rsidR="00E8017C">
        <w:t xml:space="preserve">). </w:t>
      </w:r>
    </w:p>
    <w:p w14:paraId="5E941685" w14:textId="77777777" w:rsidR="00DD2F6D" w:rsidRDefault="00DD2F6D" w:rsidP="00DD2F6D">
      <w:pPr>
        <w:pStyle w:val="BPDPNormln"/>
        <w:ind w:firstLine="0"/>
      </w:pPr>
    </w:p>
    <w:p w14:paraId="7545D219" w14:textId="02D65869" w:rsidR="00B75445" w:rsidRDefault="00B75445" w:rsidP="00DD2F6D">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110ED3D9" w14:textId="77777777" w:rsidTr="00503E07">
        <w:tc>
          <w:tcPr>
            <w:tcW w:w="750" w:type="pct"/>
          </w:tcPr>
          <w:p w14:paraId="236C05EE" w14:textId="77777777" w:rsidR="00B75445" w:rsidRDefault="00B75445" w:rsidP="008B45A1"/>
          <w:p w14:paraId="129A1221" w14:textId="0A66C3A3" w:rsidR="00EE4710" w:rsidRPr="00EE4710" w:rsidRDefault="00EE4710" w:rsidP="00EE4710"/>
        </w:tc>
        <w:tc>
          <w:tcPr>
            <w:tcW w:w="0" w:type="auto"/>
          </w:tcPr>
          <w:p w14:paraId="3BB63802" w14:textId="48409A22" w:rsidR="00B75445" w:rsidRDefault="00A44385" w:rsidP="00B509D7">
            <w:pPr>
              <w:jc w:val="center"/>
            </w:pPr>
            <m:oMathPara>
              <m:oMath>
                <m:r>
                  <w:ins w:id="43" w:author="Konzal Jan (164745)" w:date="2020-05-24T21:50:00Z">
                    <w:rPr>
                      <w:rFonts w:ascii="Cambria Math" w:hAnsi="Cambria Math"/>
                    </w:rPr>
                    <m:t>Y</m:t>
                  </w:ins>
                </m:r>
                <m:d>
                  <m:dPr>
                    <m:ctrlPr>
                      <w:ins w:id="44" w:author="Konzal Jan (164745)" w:date="2020-05-24T21:50:00Z">
                        <w:rPr>
                          <w:rFonts w:ascii="Cambria Math" w:hAnsi="Cambria Math"/>
                          <w:i/>
                        </w:rPr>
                      </w:ins>
                    </m:ctrlPr>
                  </m:dPr>
                  <m:e>
                    <m:r>
                      <w:ins w:id="45" w:author="Konzal Jan (164745)" w:date="2020-05-24T21:50:00Z">
                        <w:rPr>
                          <w:rFonts w:ascii="Cambria Math" w:hAnsi="Cambria Math"/>
                        </w:rPr>
                        <m:t>z</m:t>
                      </w:ins>
                    </m:r>
                  </m:e>
                </m:d>
                <m:r>
                  <w:ins w:id="46" w:author="Konzal Jan (164745)" w:date="2020-05-24T21:51:00Z">
                    <w:rPr>
                      <w:rFonts w:ascii="Cambria Math" w:hAnsi="Cambria Math"/>
                    </w:rPr>
                    <m:t>=</m:t>
                  </w:ins>
                </m:r>
                <m:f>
                  <m:fPr>
                    <m:ctrlPr>
                      <w:ins w:id="47" w:author="Konzal Jan (164745)" w:date="2020-05-24T21:51:00Z">
                        <w:rPr>
                          <w:rFonts w:ascii="Cambria Math" w:hAnsi="Cambria Math"/>
                          <w:i/>
                        </w:rPr>
                      </w:ins>
                    </m:ctrlPr>
                  </m:fPr>
                  <m:num>
                    <m:nary>
                      <m:naryPr>
                        <m:chr m:val="∑"/>
                        <m:limLoc m:val="undOvr"/>
                        <m:ctrlPr>
                          <w:ins w:id="48" w:author="Konzal Jan (164745)" w:date="2020-05-24T21:51:00Z">
                            <w:rPr>
                              <w:rFonts w:ascii="Cambria Math" w:hAnsi="Cambria Math"/>
                              <w:i/>
                            </w:rPr>
                          </w:ins>
                        </m:ctrlPr>
                      </m:naryPr>
                      <m:sub>
                        <m:r>
                          <w:ins w:id="49" w:author="Konzal Jan (164745)" w:date="2020-05-24T21:55:00Z">
                            <w:rPr>
                              <w:rFonts w:ascii="Cambria Math" w:hAnsi="Cambria Math"/>
                            </w:rPr>
                            <m:t>i=0</m:t>
                          </w:ins>
                        </m:r>
                      </m:sub>
                      <m:sup>
                        <m:r>
                          <w:ins w:id="50" w:author="Konzal Jan (164745)" w:date="2020-05-24T21:55:00Z">
                            <w:rPr>
                              <w:rFonts w:ascii="Cambria Math" w:hAnsi="Cambria Math"/>
                            </w:rPr>
                            <m:t>r</m:t>
                          </w:ins>
                        </m:r>
                      </m:sup>
                      <m:e>
                        <m:sSub>
                          <m:sSubPr>
                            <m:ctrlPr>
                              <w:ins w:id="51" w:author="Konzal Jan (164745)" w:date="2020-05-24T21:55:00Z">
                                <w:rPr>
                                  <w:rFonts w:ascii="Cambria Math" w:hAnsi="Cambria Math"/>
                                  <w:i/>
                                </w:rPr>
                              </w:ins>
                            </m:ctrlPr>
                          </m:sSubPr>
                          <m:e>
                            <m:r>
                              <w:ins w:id="52" w:author="Konzal Jan (164745)" w:date="2020-05-24T21:55:00Z">
                                <w:rPr>
                                  <w:rFonts w:ascii="Cambria Math" w:hAnsi="Cambria Math"/>
                                </w:rPr>
                                <m:t>b</m:t>
                              </w:ins>
                            </m:r>
                          </m:e>
                          <m:sub>
                            <m:r>
                              <w:ins w:id="53" w:author="Konzal Jan (164745)" w:date="2020-05-24T21:55:00Z">
                                <w:rPr>
                                  <w:rFonts w:ascii="Cambria Math" w:hAnsi="Cambria Math"/>
                                </w:rPr>
                                <m:t>i</m:t>
                              </w:ins>
                            </m:r>
                          </m:sub>
                        </m:sSub>
                        <m:sSup>
                          <m:sSupPr>
                            <m:ctrlPr>
                              <w:ins w:id="54" w:author="Konzal Jan (164745)" w:date="2020-05-24T21:55:00Z">
                                <w:rPr>
                                  <w:rFonts w:ascii="Cambria Math" w:hAnsi="Cambria Math"/>
                                  <w:i/>
                                </w:rPr>
                              </w:ins>
                            </m:ctrlPr>
                          </m:sSupPr>
                          <m:e>
                            <m:r>
                              <w:ins w:id="55" w:author="Konzal Jan (164745)" w:date="2020-05-24T21:55:00Z">
                                <w:rPr>
                                  <w:rFonts w:ascii="Cambria Math" w:hAnsi="Cambria Math"/>
                                </w:rPr>
                                <m:t>z</m:t>
                              </w:ins>
                            </m:r>
                          </m:e>
                          <m:sup>
                            <m:r>
                              <w:ins w:id="56" w:author="Konzal Jan (164745)" w:date="2020-05-24T21:55:00Z">
                                <w:rPr>
                                  <w:rFonts w:ascii="Cambria Math" w:hAnsi="Cambria Math"/>
                                </w:rPr>
                                <m:t>i</m:t>
                              </w:ins>
                            </m:r>
                          </m:sup>
                        </m:sSup>
                      </m:e>
                    </m:nary>
                  </m:num>
                  <m:den>
                    <m:nary>
                      <m:naryPr>
                        <m:chr m:val="∑"/>
                        <m:limLoc m:val="undOvr"/>
                        <m:ctrlPr>
                          <w:ins w:id="57" w:author="Konzal Jan (164745)" w:date="2020-05-24T21:51:00Z">
                            <w:rPr>
                              <w:rFonts w:ascii="Cambria Math" w:hAnsi="Cambria Math"/>
                              <w:i/>
                            </w:rPr>
                          </w:ins>
                        </m:ctrlPr>
                      </m:naryPr>
                      <m:sub>
                        <m:r>
                          <w:ins w:id="58" w:author="Konzal Jan (164745)" w:date="2020-05-24T21:55:00Z">
                            <w:rPr>
                              <w:rFonts w:ascii="Cambria Math" w:hAnsi="Cambria Math"/>
                            </w:rPr>
                            <m:t>j=0</m:t>
                          </w:ins>
                        </m:r>
                      </m:sub>
                      <m:sup>
                        <m:r>
                          <w:ins w:id="59" w:author="Konzal Jan (164745)" w:date="2020-05-24T21:55:00Z">
                            <w:rPr>
                              <w:rFonts w:ascii="Cambria Math" w:hAnsi="Cambria Math"/>
                            </w:rPr>
                            <m:t>s</m:t>
                          </w:ins>
                        </m:r>
                      </m:sup>
                      <m:e>
                        <m:sSub>
                          <m:sSubPr>
                            <m:ctrlPr>
                              <w:ins w:id="60" w:author="Konzal Jan (164745)" w:date="2020-05-24T21:56:00Z">
                                <w:rPr>
                                  <w:rFonts w:ascii="Cambria Math" w:hAnsi="Cambria Math"/>
                                  <w:i/>
                                </w:rPr>
                              </w:ins>
                            </m:ctrlPr>
                          </m:sSubPr>
                          <m:e>
                            <m:r>
                              <w:ins w:id="61" w:author="Konzal Jan (164745)" w:date="2020-05-24T21:56:00Z">
                                <w:rPr>
                                  <w:rFonts w:ascii="Cambria Math" w:hAnsi="Cambria Math"/>
                                </w:rPr>
                                <m:t>a</m:t>
                              </w:ins>
                            </m:r>
                          </m:e>
                          <m:sub>
                            <m:r>
                              <w:ins w:id="62" w:author="Konzal Jan (164745)" w:date="2020-05-24T21:56:00Z">
                                <w:rPr>
                                  <w:rFonts w:ascii="Cambria Math" w:hAnsi="Cambria Math"/>
                                </w:rPr>
                                <m:t>j</m:t>
                              </w:ins>
                            </m:r>
                          </m:sub>
                        </m:sSub>
                        <m:sSup>
                          <m:sSupPr>
                            <m:ctrlPr>
                              <w:ins w:id="63" w:author="Konzal Jan (164745)" w:date="2020-05-24T21:56:00Z">
                                <w:rPr>
                                  <w:rFonts w:ascii="Cambria Math" w:hAnsi="Cambria Math"/>
                                  <w:i/>
                                </w:rPr>
                              </w:ins>
                            </m:ctrlPr>
                          </m:sSupPr>
                          <m:e>
                            <m:r>
                              <w:ins w:id="64" w:author="Konzal Jan (164745)" w:date="2020-05-24T21:56:00Z">
                                <w:rPr>
                                  <w:rFonts w:ascii="Cambria Math" w:hAnsi="Cambria Math"/>
                                </w:rPr>
                                <m:t>z</m:t>
                              </w:ins>
                            </m:r>
                          </m:e>
                          <m:sup>
                            <m:r>
                              <w:ins w:id="65" w:author="Konzal Jan (164745)" w:date="2020-05-24T21:56:00Z">
                                <w:rPr>
                                  <w:rFonts w:ascii="Cambria Math" w:hAnsi="Cambria Math"/>
                                </w:rPr>
                                <m:t>j</m:t>
                              </w:ins>
                            </m:r>
                          </m:sup>
                        </m:sSup>
                      </m:e>
                    </m:nary>
                  </m:den>
                </m:f>
                <m:r>
                  <w:ins w:id="66" w:author="Konzal Jan (164745)" w:date="2020-05-24T21:56:00Z">
                    <w:rPr>
                      <w:rFonts w:ascii="Cambria Math" w:hAnsi="Cambria Math"/>
                    </w:rPr>
                    <m:t>X</m:t>
                  </w:ins>
                </m:r>
                <m:d>
                  <m:dPr>
                    <m:ctrlPr>
                      <w:ins w:id="67" w:author="Konzal Jan (164745)" w:date="2020-05-24T21:56:00Z">
                        <w:rPr>
                          <w:rFonts w:ascii="Cambria Math" w:hAnsi="Cambria Math"/>
                          <w:i/>
                        </w:rPr>
                      </w:ins>
                    </m:ctrlPr>
                  </m:dPr>
                  <m:e>
                    <m:r>
                      <w:ins w:id="68" w:author="Konzal Jan (164745)" w:date="2020-05-24T21:56:00Z">
                        <w:rPr>
                          <w:rFonts w:ascii="Cambria Math" w:hAnsi="Cambria Math"/>
                        </w:rPr>
                        <m:t>z</m:t>
                      </w:ins>
                    </m:r>
                  </m:e>
                </m:d>
                <m:r>
                  <w:ins w:id="69" w:author="Konzal Jan (164745)" w:date="2020-05-24T21:56:00Z">
                    <w:rPr>
                      <w:rFonts w:ascii="Cambria Math" w:hAnsi="Cambria Math"/>
                    </w:rPr>
                    <m:t xml:space="preserve">,  </m:t>
                  </w:ins>
                </m: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x[n]</m:t>
                    </m:r>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tc>
        <w:tc>
          <w:tcPr>
            <w:tcW w:w="750" w:type="pct"/>
            <w:tcMar>
              <w:right w:w="0" w:type="dxa"/>
            </w:tcMar>
            <w:vAlign w:val="center"/>
          </w:tcPr>
          <w:p w14:paraId="588F6B28" w14:textId="7226F47A" w:rsidR="00B75445" w:rsidRDefault="00B75445" w:rsidP="00503E07">
            <w:pPr>
              <w:jc w:val="right"/>
            </w:pPr>
            <w:bookmarkStart w:id="70" w:name="_Ref39657079"/>
            <w:bookmarkStart w:id="71" w:name="_Ref33188020"/>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3</w:t>
            </w:r>
            <w:r w:rsidR="001C2707">
              <w:rPr>
                <w:noProof/>
              </w:rPr>
              <w:fldChar w:fldCharType="end"/>
            </w:r>
            <w:bookmarkEnd w:id="70"/>
            <w:r>
              <w:t>)</w:t>
            </w:r>
            <w:bookmarkEnd w:id="71"/>
          </w:p>
        </w:tc>
      </w:tr>
    </w:tbl>
    <w:p w14:paraId="5537324E" w14:textId="20EB1308" w:rsidR="00DD2F6D" w:rsidRDefault="00DD2F6D" w:rsidP="00DD2F6D">
      <w:pPr>
        <w:pStyle w:val="BPDPNormln"/>
        <w:ind w:firstLine="0"/>
        <w:rPr>
          <w:ins w:id="72" w:author="Konzal Jan (164745) [2]" w:date="2020-02-20T15:08:00Z"/>
        </w:rPr>
      </w:pPr>
    </w:p>
    <w:p w14:paraId="0E5AECC8" w14:textId="77777777" w:rsidR="00DD2F6D" w:rsidRDefault="00DD2F6D" w:rsidP="00DD2F6D">
      <w:pPr>
        <w:pStyle w:val="BPDPNormln"/>
        <w:ind w:firstLine="0"/>
        <w:rPr>
          <w:ins w:id="73" w:author="Konzal Jan (164745) [2]" w:date="2020-02-20T15:08:00Z"/>
        </w:rPr>
      </w:pPr>
    </w:p>
    <w:p w14:paraId="3E5C06F2" w14:textId="1EC43B15" w:rsidR="00DA6AE4" w:rsidRDefault="002F6E59" w:rsidP="00503E07">
      <w:pPr>
        <w:pStyle w:val="BPDPNormln"/>
        <w:ind w:firstLine="0"/>
      </w:pPr>
      <w:r>
        <w:t xml:space="preserve">Jejich podílem vzniká přenosová funkce číslicového filtru vztah </w:t>
      </w:r>
      <w:r w:rsidR="00571EB3">
        <w:fldChar w:fldCharType="begin"/>
      </w:r>
      <w:r w:rsidR="00571EB3">
        <w:instrText xml:space="preserve"> REF _Ref32488891 \h </w:instrText>
      </w:r>
      <w:r w:rsidR="00571EB3">
        <w:fldChar w:fldCharType="separate"/>
      </w:r>
      <w:r w:rsidR="003C1DEC">
        <w:t>(</w:t>
      </w:r>
      <w:r w:rsidR="003C1DEC">
        <w:rPr>
          <w:noProof/>
        </w:rPr>
        <w:t>3</w:t>
      </w:r>
      <w:r w:rsidR="003C1DEC">
        <w:t>.</w:t>
      </w:r>
      <w:r w:rsidR="003C1DEC">
        <w:rPr>
          <w:noProof/>
        </w:rPr>
        <w:t>4</w:t>
      </w:r>
      <w:r w:rsidR="003C1DEC">
        <w:t>)</w:t>
      </w:r>
      <w:r w:rsidR="00571EB3">
        <w:fldChar w:fldCharType="end"/>
      </w:r>
      <w:r>
        <w:t>.</w:t>
      </w:r>
      <w:r w:rsidR="00DD2F6D">
        <w:t xml:space="preserve"> </w:t>
      </w:r>
    </w:p>
    <w:p w14:paraId="6B8343F5" w14:textId="77777777" w:rsidR="002F6E59" w:rsidRDefault="002F6E59" w:rsidP="000469A8">
      <w:pPr>
        <w:pStyle w:val="BPDPNormln"/>
      </w:pPr>
    </w:p>
    <w:p w14:paraId="25D30A3D" w14:textId="77777777" w:rsidR="002F6E59" w:rsidRDefault="002F6E59"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6CC644D0" w14:textId="77777777" w:rsidTr="00B158F7">
        <w:tc>
          <w:tcPr>
            <w:tcW w:w="750" w:type="pct"/>
          </w:tcPr>
          <w:p w14:paraId="2C3C7FEE" w14:textId="77777777" w:rsidR="00B158F7" w:rsidRDefault="00B158F7" w:rsidP="008B45A1">
            <w:pPr>
              <w:ind w:left="0"/>
            </w:pPr>
          </w:p>
        </w:tc>
        <w:tc>
          <w:tcPr>
            <w:tcW w:w="0" w:type="auto"/>
          </w:tcPr>
          <w:p w14:paraId="2804A906" w14:textId="70F6D1EB" w:rsidR="00B158F7" w:rsidRDefault="00B158F7" w:rsidP="00B509D7">
            <w:pPr>
              <w:ind w:left="0"/>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Y(z)</m:t>
                    </m:r>
                  </m:num>
                  <m:den>
                    <m:r>
                      <w:rPr>
                        <w:rFonts w:ascii="Cambria Math" w:hAnsi="Cambria Math"/>
                      </w:rPr>
                      <m:t>X(z)</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sSup>
                      <m:sSupPr>
                        <m:ctrlPr>
                          <w:rPr>
                            <w:rFonts w:ascii="Cambria Math" w:hAnsi="Cambria Math"/>
                            <w:i/>
                          </w:rPr>
                        </m:ctrlPr>
                      </m:sSupPr>
                      <m:e>
                        <m:r>
                          <w:rPr>
                            <w:rFonts w:ascii="Cambria Math" w:hAnsi="Cambria Math"/>
                          </w:rPr>
                          <m:t>z</m:t>
                        </m:r>
                      </m:e>
                      <m:sup>
                        <m:r>
                          <w:rPr>
                            <w:rFonts w:ascii="Cambria Math" w:hAnsi="Cambria Math"/>
                          </w:rPr>
                          <m:t>r</m:t>
                        </m:r>
                      </m:sup>
                    </m:sSup>
                  </m:num>
                  <m:den>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p>
                      <m:sSupPr>
                        <m:ctrlPr>
                          <w:rPr>
                            <w:rFonts w:ascii="Cambria Math" w:hAnsi="Cambria Math"/>
                            <w:i/>
                          </w:rPr>
                        </m:ctrlPr>
                      </m:sSupPr>
                      <m:e>
                        <m:r>
                          <w:rPr>
                            <w:rFonts w:ascii="Cambria Math" w:hAnsi="Cambria Math"/>
                          </w:rPr>
                          <m:t>z</m:t>
                        </m:r>
                      </m:e>
                      <m:sup>
                        <m:r>
                          <w:rPr>
                            <w:rFonts w:ascii="Cambria Math" w:hAnsi="Cambria Math"/>
                          </w:rPr>
                          <m:t>r</m:t>
                        </m:r>
                      </m:sup>
                    </m:sSup>
                  </m:den>
                </m:f>
              </m:oMath>
            </m:oMathPara>
          </w:p>
        </w:tc>
        <w:tc>
          <w:tcPr>
            <w:tcW w:w="750" w:type="pct"/>
            <w:tcMar>
              <w:right w:w="0" w:type="dxa"/>
            </w:tcMar>
            <w:vAlign w:val="center"/>
          </w:tcPr>
          <w:p w14:paraId="55D523AB" w14:textId="7E8D7EA1" w:rsidR="00B158F7" w:rsidRDefault="00B158F7" w:rsidP="00B158F7">
            <w:pPr>
              <w:ind w:left="0"/>
              <w:jc w:val="right"/>
            </w:pPr>
            <w:bookmarkStart w:id="74" w:name="_Ref32488891"/>
            <w:r>
              <w:t>(</w:t>
            </w:r>
            <w:ins w:id="75" w:author="Konzal Jan (164745) [2]" w:date="2020-03-17T17:22:00Z">
              <w:r w:rsidR="0042187D">
                <w:fldChar w:fldCharType="begin"/>
              </w:r>
              <w:r w:rsidR="0042187D">
                <w:instrText xml:space="preserve"> STYLEREF 1 \s </w:instrText>
              </w:r>
            </w:ins>
            <w:r w:rsidR="0042187D">
              <w:fldChar w:fldCharType="separate"/>
            </w:r>
            <w:r w:rsidR="003C1DEC">
              <w:rPr>
                <w:noProof/>
              </w:rPr>
              <w:t>3</w:t>
            </w:r>
            <w:ins w:id="76"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4</w:t>
            </w:r>
            <w:r w:rsidR="001C2707">
              <w:rPr>
                <w:noProof/>
              </w:rPr>
              <w:fldChar w:fldCharType="end"/>
            </w:r>
            <w:r>
              <w:t>)</w:t>
            </w:r>
            <w:bookmarkEnd w:id="74"/>
          </w:p>
        </w:tc>
      </w:tr>
    </w:tbl>
    <w:p w14:paraId="03E8498F" w14:textId="015AA681" w:rsidR="00A90238" w:rsidRDefault="00A90238" w:rsidP="00A90238">
      <w:pPr>
        <w:pStyle w:val="BPDPNormln"/>
        <w:ind w:firstLine="0"/>
      </w:pPr>
    </w:p>
    <w:p w14:paraId="754D5B92" w14:textId="3E8D0FA0" w:rsidR="009711E9" w:rsidRDefault="00A90238" w:rsidP="00A90238">
      <w:pPr>
        <w:pStyle w:val="BPDPNormln"/>
        <w:ind w:firstLine="0"/>
      </w:pPr>
      <w:r>
        <w:t xml:space="preserve">Kde a </w:t>
      </w:r>
      <w:proofErr w:type="spellStart"/>
      <w:r>
        <w:t>a</w:t>
      </w:r>
      <w:proofErr w:type="spellEnd"/>
      <w:r>
        <w:t xml:space="preserve"> b jsou koeficienty přenosové funkce. </w:t>
      </w:r>
      <w:r w:rsidR="00CB39F5">
        <w:fldChar w:fldCharType="begin"/>
      </w:r>
      <w:r w:rsidR="00CB39F5">
        <w:instrText xml:space="preserve"> REF _Ref40811492 \r \h </w:instrText>
      </w:r>
      <w:r w:rsidR="00CB39F5">
        <w:fldChar w:fldCharType="separate"/>
      </w:r>
      <w:r w:rsidR="003C1DEC">
        <w:t>[8]</w:t>
      </w:r>
      <w:r w:rsidR="00CB39F5">
        <w:fldChar w:fldCharType="end"/>
      </w:r>
      <w:r w:rsidR="009711E9">
        <w:t xml:space="preserve"> Na obrázku (</w:t>
      </w:r>
      <w:r w:rsidR="009711E9" w:rsidRPr="00B4066B">
        <w:fldChar w:fldCharType="begin"/>
      </w:r>
      <w:r w:rsidR="009711E9" w:rsidRPr="00B4066B">
        <w:instrText xml:space="preserve"> REF _Ref35346009 \h </w:instrText>
      </w:r>
      <w:r w:rsidR="00B4066B" w:rsidRPr="00B4066B">
        <w:instrText xml:space="preserve"> \* MERGEFORMAT </w:instrText>
      </w:r>
      <w:r w:rsidR="009711E9" w:rsidRPr="00B4066B">
        <w:fldChar w:fldCharType="separate"/>
      </w:r>
      <w:r w:rsidR="003C1DEC" w:rsidRPr="009932D7">
        <w:t xml:space="preserve">Obr. </w:t>
      </w:r>
      <w:r w:rsidR="003C1DEC" w:rsidRPr="003C1DEC">
        <w:rPr>
          <w:noProof/>
        </w:rPr>
        <w:t>3</w:t>
      </w:r>
      <w:r w:rsidR="003C1DEC" w:rsidRPr="009932D7">
        <w:t>.</w:t>
      </w:r>
      <w:r w:rsidR="003C1DEC" w:rsidRPr="003C1DEC">
        <w:rPr>
          <w:noProof/>
        </w:rPr>
        <w:t>1</w:t>
      </w:r>
      <w:r w:rsidR="009711E9" w:rsidRPr="00B4066B">
        <w:fldChar w:fldCharType="end"/>
      </w:r>
      <w:r w:rsidR="009711E9">
        <w:t xml:space="preserve">) je znázorněn </w:t>
      </w:r>
      <w:r w:rsidR="001B50EC">
        <w:t xml:space="preserve">obecný </w:t>
      </w:r>
      <w:r w:rsidR="009711E9">
        <w:t xml:space="preserve">rekurzivní systém, který je popsán přenosovou funkcí </w:t>
      </w:r>
      <w:r w:rsidR="009711E9">
        <w:fldChar w:fldCharType="begin"/>
      </w:r>
      <w:r w:rsidR="009711E9">
        <w:instrText xml:space="preserve"> REF _Ref32488891 \h </w:instrText>
      </w:r>
      <w:r w:rsidR="009711E9">
        <w:fldChar w:fldCharType="separate"/>
      </w:r>
      <w:r w:rsidR="003C1DEC">
        <w:t>(</w:t>
      </w:r>
      <w:r w:rsidR="003C1DEC">
        <w:rPr>
          <w:noProof/>
        </w:rPr>
        <w:t>3</w:t>
      </w:r>
      <w:r w:rsidR="003C1DEC">
        <w:t>.</w:t>
      </w:r>
      <w:r w:rsidR="003C1DEC">
        <w:rPr>
          <w:noProof/>
        </w:rPr>
        <w:t>4</w:t>
      </w:r>
      <w:r w:rsidR="003C1DEC">
        <w:t>)</w:t>
      </w:r>
      <w:r w:rsidR="009711E9">
        <w:fldChar w:fldCharType="end"/>
      </w:r>
      <w:r w:rsidR="009711E9">
        <w:t>.</w:t>
      </w:r>
    </w:p>
    <w:p w14:paraId="3D5E5FEE" w14:textId="77777777" w:rsidR="009711E9" w:rsidRDefault="009711E9" w:rsidP="00A90238">
      <w:pPr>
        <w:pStyle w:val="BPDPNormln"/>
        <w:ind w:firstLine="0"/>
      </w:pPr>
    </w:p>
    <w:p w14:paraId="199B256B" w14:textId="03FBD7DC" w:rsidR="009711E9" w:rsidRDefault="009711E9" w:rsidP="009711E9">
      <w:pPr>
        <w:pStyle w:val="BPDPNormln"/>
        <w:keepNext/>
        <w:ind w:firstLine="0"/>
      </w:pPr>
      <w:r>
        <w:rPr>
          <w:noProof/>
        </w:rPr>
        <w:drawing>
          <wp:inline distT="0" distB="0" distL="0" distR="0" wp14:anchorId="756BB2F1" wp14:editId="51631660">
            <wp:extent cx="5399405" cy="28619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ecny_model.emf"/>
                    <pic:cNvPicPr/>
                  </pic:nvPicPr>
                  <pic:blipFill>
                    <a:blip r:embed="rId18">
                      <a:extLst>
                        <a:ext uri="{28A0092B-C50C-407E-A947-70E740481C1C}">
                          <a14:useLocalDpi xmlns:a14="http://schemas.microsoft.com/office/drawing/2010/main" val="0"/>
                        </a:ext>
                      </a:extLst>
                    </a:blip>
                    <a:stretch>
                      <a:fillRect/>
                    </a:stretch>
                  </pic:blipFill>
                  <pic:spPr>
                    <a:xfrm>
                      <a:off x="0" y="0"/>
                      <a:ext cx="5399405" cy="2861945"/>
                    </a:xfrm>
                    <a:prstGeom prst="rect">
                      <a:avLst/>
                    </a:prstGeom>
                  </pic:spPr>
                </pic:pic>
              </a:graphicData>
            </a:graphic>
          </wp:inline>
        </w:drawing>
      </w:r>
    </w:p>
    <w:p w14:paraId="6FF7391C" w14:textId="6175FADD" w:rsidR="009711E9" w:rsidRPr="009932D7" w:rsidRDefault="009711E9" w:rsidP="009711E9">
      <w:pPr>
        <w:pStyle w:val="Titulek"/>
        <w:jc w:val="center"/>
        <w:rPr>
          <w:b w:val="0"/>
        </w:rPr>
      </w:pPr>
      <w:bookmarkStart w:id="77" w:name="_Ref35346009"/>
      <w:bookmarkStart w:id="78" w:name="_Toc41248083"/>
      <w:r w:rsidRPr="009932D7">
        <w:rPr>
          <w:b w:val="0"/>
        </w:rPr>
        <w:t xml:space="preserve">Obr. </w:t>
      </w:r>
      <w:r w:rsidR="0028391B" w:rsidRPr="009932D7">
        <w:rPr>
          <w:b w:val="0"/>
          <w:noProof/>
        </w:rPr>
        <w:fldChar w:fldCharType="begin"/>
      </w:r>
      <w:r w:rsidR="0028391B" w:rsidRPr="009932D7">
        <w:rPr>
          <w:b w:val="0"/>
          <w:noProof/>
        </w:rPr>
        <w:instrText xml:space="preserve"> STYLEREF 1 \s </w:instrText>
      </w:r>
      <w:r w:rsidR="0028391B" w:rsidRPr="009932D7">
        <w:rPr>
          <w:b w:val="0"/>
          <w:noProof/>
        </w:rPr>
        <w:fldChar w:fldCharType="separate"/>
      </w:r>
      <w:r w:rsidR="003C1DEC">
        <w:rPr>
          <w:b w:val="0"/>
          <w:noProof/>
        </w:rPr>
        <w:t>3</w:t>
      </w:r>
      <w:r w:rsidR="0028391B" w:rsidRPr="009932D7">
        <w:rPr>
          <w:b w:val="0"/>
          <w:noProof/>
        </w:rPr>
        <w:fldChar w:fldCharType="end"/>
      </w:r>
      <w:r w:rsidR="00E73D21" w:rsidRPr="009932D7">
        <w:rPr>
          <w:b w:val="0"/>
        </w:rPr>
        <w:t>.</w:t>
      </w:r>
      <w:r w:rsidR="0028391B" w:rsidRPr="009932D7">
        <w:rPr>
          <w:b w:val="0"/>
          <w:noProof/>
        </w:rPr>
        <w:fldChar w:fldCharType="begin"/>
      </w:r>
      <w:r w:rsidR="0028391B" w:rsidRPr="009932D7">
        <w:rPr>
          <w:b w:val="0"/>
          <w:noProof/>
        </w:rPr>
        <w:instrText xml:space="preserve"> SEQ Obr. \* ARABIC \s 1 </w:instrText>
      </w:r>
      <w:r w:rsidR="0028391B" w:rsidRPr="009932D7">
        <w:rPr>
          <w:b w:val="0"/>
          <w:noProof/>
        </w:rPr>
        <w:fldChar w:fldCharType="separate"/>
      </w:r>
      <w:r w:rsidR="003C1DEC">
        <w:rPr>
          <w:b w:val="0"/>
          <w:noProof/>
        </w:rPr>
        <w:t>1</w:t>
      </w:r>
      <w:r w:rsidR="0028391B" w:rsidRPr="009932D7">
        <w:rPr>
          <w:b w:val="0"/>
          <w:noProof/>
        </w:rPr>
        <w:fldChar w:fldCharType="end"/>
      </w:r>
      <w:bookmarkEnd w:id="77"/>
      <w:r w:rsidRPr="009932D7">
        <w:rPr>
          <w:b w:val="0"/>
        </w:rPr>
        <w:t xml:space="preserve">: Obecný rekurzivní systém převzato z </w:t>
      </w:r>
      <w:r w:rsidR="00A60866">
        <w:rPr>
          <w:b w:val="0"/>
        </w:rPr>
        <w:fldChar w:fldCharType="begin"/>
      </w:r>
      <w:r w:rsidR="00A60866">
        <w:rPr>
          <w:b w:val="0"/>
        </w:rPr>
        <w:instrText xml:space="preserve"> REF _Ref40808559 \r \h </w:instrText>
      </w:r>
      <w:r w:rsidR="00A60866">
        <w:rPr>
          <w:b w:val="0"/>
        </w:rPr>
      </w:r>
      <w:r w:rsidR="00A60866">
        <w:rPr>
          <w:b w:val="0"/>
        </w:rPr>
        <w:fldChar w:fldCharType="separate"/>
      </w:r>
      <w:r w:rsidR="003C1DEC">
        <w:rPr>
          <w:b w:val="0"/>
        </w:rPr>
        <w:t>[4]</w:t>
      </w:r>
      <w:bookmarkEnd w:id="78"/>
      <w:r w:rsidR="00A60866">
        <w:rPr>
          <w:b w:val="0"/>
        </w:rPr>
        <w:fldChar w:fldCharType="end"/>
      </w:r>
    </w:p>
    <w:p w14:paraId="15FA0B1B" w14:textId="2CDA11FB" w:rsidR="007469CE" w:rsidRDefault="002F6E59" w:rsidP="00A90238">
      <w:pPr>
        <w:pStyle w:val="BPDPNormln"/>
        <w:ind w:firstLine="0"/>
      </w:pPr>
      <w:r>
        <w:t xml:space="preserve">Přenosová funkce filtru může být také vyjádřena pomocí nulových </w:t>
      </w:r>
      <w:r w:rsidR="0062294A">
        <w:t>bodů a pólů</w:t>
      </w:r>
      <w:r w:rsidR="007469CE">
        <w:t xml:space="preserve"> vztah </w:t>
      </w:r>
      <w:r w:rsidR="007469CE">
        <w:fldChar w:fldCharType="begin"/>
      </w:r>
      <w:r w:rsidR="007469CE">
        <w:instrText xml:space="preserve"> REF _Ref33188197 \h </w:instrText>
      </w:r>
      <w:r w:rsidR="007469CE">
        <w:fldChar w:fldCharType="separate"/>
      </w:r>
      <w:r w:rsidR="003C1DEC">
        <w:t>(</w:t>
      </w:r>
      <w:r w:rsidR="003C1DEC">
        <w:rPr>
          <w:noProof/>
        </w:rPr>
        <w:t>3</w:t>
      </w:r>
      <w:r w:rsidR="003C1DEC">
        <w:t>.</w:t>
      </w:r>
      <w:r w:rsidR="003C1DEC">
        <w:rPr>
          <w:noProof/>
        </w:rPr>
        <w:t>6</w:t>
      </w:r>
      <w:r w:rsidR="003C1DEC">
        <w:t>)</w:t>
      </w:r>
      <w:r w:rsidR="007469CE">
        <w:fldChar w:fldCharType="end"/>
      </w:r>
      <w:r w:rsidR="0062294A">
        <w:t>.</w:t>
      </w:r>
      <w:r w:rsidR="001C73B0">
        <w:t xml:space="preserve"> </w:t>
      </w:r>
      <w:r w:rsidR="00A60866">
        <w:fldChar w:fldCharType="begin"/>
      </w:r>
      <w:r w:rsidR="00A60866">
        <w:instrText xml:space="preserve"> REF _Ref40808559 \r \h </w:instrText>
      </w:r>
      <w:r w:rsidR="00A60866">
        <w:fldChar w:fldCharType="separate"/>
      </w:r>
      <w:r w:rsidR="003C1DEC">
        <w:t>[4]</w:t>
      </w:r>
      <w:r w:rsidR="00A60866">
        <w:fldChar w:fldCharType="end"/>
      </w:r>
    </w:p>
    <w:p w14:paraId="7ECD531C" w14:textId="77777777" w:rsidR="007469CE" w:rsidRDefault="007469CE"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469CE" w14:paraId="153E1798" w14:textId="77777777" w:rsidTr="007469CE">
        <w:tc>
          <w:tcPr>
            <w:tcW w:w="750" w:type="pct"/>
          </w:tcPr>
          <w:p w14:paraId="304485B4" w14:textId="77777777" w:rsidR="007469CE" w:rsidRDefault="007469CE" w:rsidP="008B45A1"/>
        </w:tc>
        <w:tc>
          <w:tcPr>
            <w:tcW w:w="0" w:type="auto"/>
          </w:tcPr>
          <w:p w14:paraId="4FCA0A9B" w14:textId="2459ED0D" w:rsidR="007469CE" w:rsidRDefault="007469CE" w:rsidP="00B509D7">
            <w:pPr>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r-s</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r</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s</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xj</m:t>
                            </m:r>
                          </m:sub>
                        </m:sSub>
                        <m:r>
                          <w:rPr>
                            <w:rFonts w:ascii="Cambria Math" w:hAnsi="Cambria Math"/>
                          </w:rPr>
                          <m:t>)</m:t>
                        </m:r>
                      </m:e>
                    </m:nary>
                  </m:den>
                </m:f>
              </m:oMath>
            </m:oMathPara>
          </w:p>
        </w:tc>
        <w:tc>
          <w:tcPr>
            <w:tcW w:w="750" w:type="pct"/>
            <w:tcMar>
              <w:right w:w="0" w:type="dxa"/>
            </w:tcMar>
            <w:vAlign w:val="center"/>
          </w:tcPr>
          <w:p w14:paraId="1505A956" w14:textId="4AE3ABFC" w:rsidR="007469CE" w:rsidRDefault="007469CE" w:rsidP="007469CE">
            <w:pPr>
              <w:jc w:val="right"/>
            </w:pPr>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5</w:t>
            </w:r>
            <w:r w:rsidR="001C2707">
              <w:rPr>
                <w:noProof/>
              </w:rPr>
              <w:fldChar w:fldCharType="end"/>
            </w:r>
            <w:r>
              <w:t>)</w:t>
            </w:r>
          </w:p>
        </w:tc>
      </w:tr>
    </w:tbl>
    <w:p w14:paraId="0D440C15" w14:textId="06902872" w:rsidR="007469CE" w:rsidRDefault="007469CE" w:rsidP="000469A8">
      <w:pPr>
        <w:pStyle w:val="BPDPNormln"/>
      </w:pPr>
    </w:p>
    <w:p w14:paraId="636C5456" w14:textId="77777777" w:rsidR="007469CE" w:rsidRDefault="007469CE" w:rsidP="000469A8">
      <w:pPr>
        <w:pStyle w:val="BPDPNormln"/>
      </w:pPr>
    </w:p>
    <w:p w14:paraId="0C043920" w14:textId="5846BDB4" w:rsidR="00360DB6" w:rsidRDefault="0062294A" w:rsidP="007469CE">
      <w:pPr>
        <w:pStyle w:val="BPDPNormln"/>
        <w:ind w:firstLine="0"/>
      </w:pPr>
      <w:r>
        <w:t xml:space="preserve"> Nulové body </w:t>
      </w:r>
      <w:r w:rsidR="00B22852" w:rsidRPr="00B22852">
        <w:rPr>
          <w:i/>
        </w:rPr>
        <w:t>z</w:t>
      </w:r>
      <w:r w:rsidR="00B22852" w:rsidRPr="00B22852">
        <w:rPr>
          <w:i/>
          <w:vertAlign w:val="subscript"/>
        </w:rPr>
        <w:t>0</w:t>
      </w:r>
      <w:r w:rsidR="00B22852">
        <w:t xml:space="preserve"> </w:t>
      </w:r>
      <w:r w:rsidRPr="00B22852">
        <w:t>získáme</w:t>
      </w:r>
      <w:r>
        <w:t xml:space="preserve"> porovnáním jmenovatele přenosové funkce</w:t>
      </w:r>
      <w:r w:rsidR="00B22852">
        <w:t xml:space="preserve"> </w:t>
      </w:r>
      <w:r w:rsidR="00B22852">
        <w:fldChar w:fldCharType="begin"/>
      </w:r>
      <w:r w:rsidR="00B22852">
        <w:instrText xml:space="preserve"> REF _Ref32488891 \h </w:instrText>
      </w:r>
      <w:r w:rsidR="00B22852">
        <w:fldChar w:fldCharType="separate"/>
      </w:r>
      <w:r w:rsidR="003C1DEC">
        <w:t>(</w:t>
      </w:r>
      <w:r w:rsidR="003C1DEC">
        <w:rPr>
          <w:noProof/>
        </w:rPr>
        <w:t>3</w:t>
      </w:r>
      <w:r w:rsidR="003C1DEC">
        <w:t>.</w:t>
      </w:r>
      <w:r w:rsidR="003C1DEC">
        <w:rPr>
          <w:noProof/>
        </w:rPr>
        <w:t>4</w:t>
      </w:r>
      <w:r w:rsidR="003C1DEC">
        <w:t>)</w:t>
      </w:r>
      <w:r w:rsidR="00B22852">
        <w:fldChar w:fldCharType="end"/>
      </w:r>
      <w:r>
        <w:t xml:space="preserve"> s nulou, tedy řešením rovnice Y(</w:t>
      </w:r>
      <w:r w:rsidRPr="0062294A">
        <w:rPr>
          <w:i/>
        </w:rPr>
        <w:t>z</w:t>
      </w:r>
      <w:r>
        <w:t xml:space="preserve">) = 0. Póly </w:t>
      </w:r>
      <w:proofErr w:type="spellStart"/>
      <w:r w:rsidR="00B22852" w:rsidRPr="00B22852">
        <w:rPr>
          <w:i/>
        </w:rPr>
        <w:t>z</w:t>
      </w:r>
      <w:r w:rsidR="00B22852" w:rsidRPr="00B22852">
        <w:rPr>
          <w:i/>
          <w:vertAlign w:val="subscript"/>
        </w:rPr>
        <w:t>x</w:t>
      </w:r>
      <w:proofErr w:type="spellEnd"/>
      <w:ins w:id="79" w:author="Konzal Jan (164745)" w:date="2020-02-21T21:07:00Z">
        <w:r w:rsidR="00B22852">
          <w:rPr>
            <w:i/>
            <w:vertAlign w:val="subscript"/>
          </w:rPr>
          <w:t xml:space="preserve"> </w:t>
        </w:r>
      </w:ins>
      <w:r>
        <w:t>získáme</w:t>
      </w:r>
      <w:r w:rsidR="00597F79">
        <w:t>,</w:t>
      </w:r>
      <w:r>
        <w:t xml:space="preserve"> </w:t>
      </w:r>
      <w:r w:rsidR="00556472">
        <w:t>položíme</w:t>
      </w:r>
      <w:r>
        <w:t>-li jmenovatele přenosové funkce</w:t>
      </w:r>
      <w:r w:rsidR="00826D06">
        <w:t xml:space="preserve"> rovno nule</w:t>
      </w:r>
      <w:r>
        <w:t>, tedy řešením rovnice X(</w:t>
      </w:r>
      <w:r w:rsidRPr="0062294A">
        <w:rPr>
          <w:i/>
        </w:rPr>
        <w:t>z</w:t>
      </w:r>
      <w:r>
        <w:t>) = 0</w:t>
      </w:r>
      <w:r w:rsidR="00DD2F6D">
        <w:t>.</w:t>
      </w:r>
      <w:r w:rsidR="00DA6B45">
        <w:t xml:space="preserve"> K je zesilovací činitel systému.</w:t>
      </w:r>
      <w:r w:rsidR="008576EF">
        <w:t xml:space="preserve"> </w:t>
      </w:r>
      <w:r w:rsidR="00B4066B">
        <w:fldChar w:fldCharType="begin"/>
      </w:r>
      <w:r w:rsidR="00B4066B">
        <w:instrText xml:space="preserve"> REF _Ref40811492 \r \h </w:instrText>
      </w:r>
      <w:r w:rsidR="00B4066B">
        <w:fldChar w:fldCharType="separate"/>
      </w:r>
      <w:r w:rsidR="003C1DEC">
        <w:t>[8]</w:t>
      </w:r>
      <w:r w:rsidR="00B4066B">
        <w:fldChar w:fldCharType="end"/>
      </w:r>
    </w:p>
    <w:p w14:paraId="1E47ECCA" w14:textId="04ED3B4A" w:rsidR="009D321B" w:rsidRDefault="0062294A" w:rsidP="000469A8">
      <w:pPr>
        <w:pStyle w:val="BPDPNormln"/>
      </w:pPr>
      <w:r>
        <w:t>Impulsní charakteristik</w:t>
      </w:r>
      <w:r w:rsidR="00716785">
        <w:t>a je odezva systému na jednotkový impuls, defino</w:t>
      </w:r>
      <w:r w:rsidR="009E3294">
        <w:t>vaným</w:t>
      </w:r>
      <w:r w:rsidR="00716785">
        <w:t xml:space="preserve"> jako {</w:t>
      </w:r>
      <w:proofErr w:type="spellStart"/>
      <w:r w:rsidR="00716785">
        <w:t>x</w:t>
      </w:r>
      <w:r w:rsidR="00716785">
        <w:rPr>
          <w:vertAlign w:val="subscript"/>
        </w:rPr>
        <w:t>n</w:t>
      </w:r>
      <w:proofErr w:type="spellEnd"/>
      <w:r w:rsidR="00716785">
        <w:t xml:space="preserve">} = 1, 0, 0 … Obrazem jednotkového impulsu </w:t>
      </w:r>
      <w:r w:rsidR="009456D5">
        <w:t xml:space="preserve">pro </w:t>
      </w:r>
      <w:r w:rsidR="00716785">
        <w:t xml:space="preserve">jmenovatel přenosové funkce </w:t>
      </w:r>
      <w:r w:rsidR="00716785">
        <w:lastRenderedPageBreak/>
        <w:t>X(</w:t>
      </w:r>
      <w:r w:rsidR="00716785" w:rsidRPr="00716785">
        <w:rPr>
          <w:i/>
          <w:iCs/>
        </w:rPr>
        <w:t>z</w:t>
      </w:r>
      <w:r w:rsidR="00716785">
        <w:t>)</w:t>
      </w:r>
      <w:r w:rsidR="009E3294">
        <w:t> </w:t>
      </w:r>
      <w:r w:rsidR="00716785">
        <w:t>= 1</w:t>
      </w:r>
      <w:r w:rsidR="009456D5">
        <w:t xml:space="preserve"> d</w:t>
      </w:r>
      <w:r w:rsidR="00556472">
        <w:t>ostáváme rovnost H(</w:t>
      </w:r>
      <w:r w:rsidR="00556472" w:rsidRPr="00556472">
        <w:rPr>
          <w:i/>
        </w:rPr>
        <w:t>z</w:t>
      </w:r>
      <w:r w:rsidR="00556472">
        <w:t>) = Y(</w:t>
      </w:r>
      <w:r w:rsidR="00556472" w:rsidRPr="00556472">
        <w:rPr>
          <w:i/>
        </w:rPr>
        <w:t>z</w:t>
      </w:r>
      <w:r w:rsidR="00556472">
        <w:t>)</w:t>
      </w:r>
      <w:r w:rsidR="00B75445">
        <w:t>.</w:t>
      </w:r>
      <w:r w:rsidR="00556472">
        <w:t xml:space="preserve"> V tuto chvíli je H(</w:t>
      </w:r>
      <w:r w:rsidR="00556472" w:rsidRPr="00556472">
        <w:rPr>
          <w:i/>
        </w:rPr>
        <w:t>z</w:t>
      </w:r>
      <w:r w:rsidR="00556472">
        <w:t xml:space="preserve">) obrazem impulsní charakteristiky filtru. </w:t>
      </w:r>
    </w:p>
    <w:p w14:paraId="51B80647" w14:textId="62EF3A7B" w:rsidR="009D321B" w:rsidRDefault="009D321B"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9D321B" w14:paraId="3956910B" w14:textId="77777777" w:rsidTr="00713A8E">
        <w:tc>
          <w:tcPr>
            <w:tcW w:w="750" w:type="pct"/>
            <w:vAlign w:val="center"/>
          </w:tcPr>
          <w:p w14:paraId="2B1D3055" w14:textId="77777777" w:rsidR="009D321B" w:rsidRDefault="009D321B" w:rsidP="00713A8E">
            <w:pPr>
              <w:jc w:val="right"/>
            </w:pPr>
          </w:p>
        </w:tc>
        <w:tc>
          <w:tcPr>
            <w:tcW w:w="0" w:type="auto"/>
            <w:vAlign w:val="center"/>
          </w:tcPr>
          <w:p w14:paraId="19D40047" w14:textId="77777777" w:rsidR="009D321B" w:rsidRDefault="003C1DEC" w:rsidP="00713A8E">
            <w:pPr>
              <w:jc w:val="right"/>
            </w:pPr>
            <m:oMathPara>
              <m:oMath>
                <m:sSup>
                  <m:sSupPr>
                    <m:ctrlPr>
                      <w:rPr>
                        <w:rFonts w:ascii="Cambria Math" w:hAnsi="Cambria Math"/>
                        <w:i/>
                      </w:rPr>
                    </m:ctrlPr>
                  </m:sSupPr>
                  <m:e>
                    <m:r>
                      <w:rPr>
                        <w:rFonts w:ascii="Cambria Math" w:hAnsi="Cambria Math"/>
                      </w:rPr>
                      <m:t>Z</m:t>
                    </m:r>
                  </m:e>
                  <m:sup>
                    <m:r>
                      <w:rPr>
                        <w:rFonts w:ascii="Cambria Math" w:hAnsi="Cambria Math"/>
                      </w:rPr>
                      <m:t>-1</m:t>
                    </m:r>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=x[n]</m:t>
                </m:r>
              </m:oMath>
            </m:oMathPara>
          </w:p>
        </w:tc>
        <w:tc>
          <w:tcPr>
            <w:tcW w:w="750" w:type="pct"/>
            <w:tcMar>
              <w:right w:w="0" w:type="dxa"/>
            </w:tcMar>
            <w:vAlign w:val="center"/>
          </w:tcPr>
          <w:p w14:paraId="751B74A3" w14:textId="568E377C" w:rsidR="009D321B" w:rsidRDefault="009D321B" w:rsidP="00713A8E">
            <w:pPr>
              <w:jc w:val="right"/>
            </w:pPr>
            <w:bookmarkStart w:id="80" w:name="_Ref33188197"/>
            <w:r>
              <w:t>(</w:t>
            </w:r>
            <w:ins w:id="81" w:author="Konzal Jan (164745) [2]" w:date="2020-03-17T17:22:00Z">
              <w:r w:rsidR="0042187D">
                <w:fldChar w:fldCharType="begin"/>
              </w:r>
              <w:r w:rsidR="0042187D">
                <w:instrText xml:space="preserve"> STYLEREF 1 \s </w:instrText>
              </w:r>
            </w:ins>
            <w:r w:rsidR="0042187D">
              <w:fldChar w:fldCharType="separate"/>
            </w:r>
            <w:r w:rsidR="003C1DEC">
              <w:rPr>
                <w:noProof/>
              </w:rPr>
              <w:t>3</w:t>
            </w:r>
            <w:ins w:id="82"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6</w:t>
            </w:r>
            <w:r w:rsidR="001C2707">
              <w:rPr>
                <w:noProof/>
              </w:rPr>
              <w:fldChar w:fldCharType="end"/>
            </w:r>
            <w:r>
              <w:t>)</w:t>
            </w:r>
            <w:bookmarkEnd w:id="80"/>
          </w:p>
        </w:tc>
      </w:tr>
    </w:tbl>
    <w:p w14:paraId="710EE189" w14:textId="77777777" w:rsidR="009D321B" w:rsidRDefault="009D321B" w:rsidP="000469A8">
      <w:pPr>
        <w:pStyle w:val="BPDPNormln"/>
      </w:pPr>
    </w:p>
    <w:p w14:paraId="2096A300" w14:textId="3586362B" w:rsidR="008576EF" w:rsidDel="009D321B" w:rsidRDefault="00556472" w:rsidP="00503E07">
      <w:pPr>
        <w:pStyle w:val="BPDPNormln"/>
        <w:ind w:firstLine="0"/>
        <w:rPr>
          <w:del w:id="83" w:author="Konzal Jan (164745)" w:date="2020-02-21T14:38:00Z"/>
        </w:rPr>
      </w:pPr>
      <w:r>
        <w:t xml:space="preserve">Zpětnou </w:t>
      </w:r>
      <w:r w:rsidRPr="00556472">
        <w:rPr>
          <w:i/>
        </w:rPr>
        <w:t>Z</w:t>
      </w:r>
      <w:r w:rsidR="00360DB6">
        <w:t> transformací</w:t>
      </w:r>
      <w:r w:rsidR="00B75445">
        <w:t xml:space="preserve"> </w:t>
      </w:r>
      <w:r w:rsidR="00B75445">
        <w:fldChar w:fldCharType="begin"/>
      </w:r>
      <w:r w:rsidR="00B75445">
        <w:instrText xml:space="preserve"> REF _Ref33188197 \h </w:instrText>
      </w:r>
      <w:r w:rsidR="00B75445">
        <w:fldChar w:fldCharType="separate"/>
      </w:r>
      <w:r w:rsidR="003C1DEC">
        <w:t>(</w:t>
      </w:r>
      <w:r w:rsidR="003C1DEC">
        <w:rPr>
          <w:noProof/>
        </w:rPr>
        <w:t>3</w:t>
      </w:r>
      <w:r w:rsidR="003C1DEC">
        <w:t>.</w:t>
      </w:r>
      <w:r w:rsidR="003C1DEC">
        <w:rPr>
          <w:noProof/>
        </w:rPr>
        <w:t>6</w:t>
      </w:r>
      <w:r w:rsidR="003C1DEC">
        <w:t>)</w:t>
      </w:r>
      <w:r w:rsidR="00B75445">
        <w:fldChar w:fldCharType="end"/>
      </w:r>
      <w:r w:rsidR="00360DB6">
        <w:t xml:space="preserve"> získáme impuls</w:t>
      </w:r>
      <w:r>
        <w:t xml:space="preserve">ní odezvu </w:t>
      </w:r>
      <w:r w:rsidRPr="00556472">
        <w:t>ℎ[</w:t>
      </w:r>
      <w:r w:rsidRPr="00556472">
        <w:rPr>
          <w:rFonts w:ascii="Cambria Math" w:hAnsi="Cambria Math" w:cs="Cambria Math"/>
        </w:rPr>
        <w:t>𝑛</w:t>
      </w:r>
      <w:r w:rsidRPr="00556472">
        <w:t>]</w:t>
      </w:r>
      <w:r w:rsidR="00B75445">
        <w:t xml:space="preserve"> </w:t>
      </w:r>
      <w:r w:rsidR="00B75445">
        <w:fldChar w:fldCharType="begin"/>
      </w:r>
      <w:r w:rsidR="00B75445">
        <w:instrText xml:space="preserve"> REF _Ref33188222 \h </w:instrText>
      </w:r>
      <w:r w:rsidR="00B75445">
        <w:fldChar w:fldCharType="separate"/>
      </w:r>
      <w:r w:rsidR="003C1DEC">
        <w:t>(</w:t>
      </w:r>
      <w:r w:rsidR="003C1DEC">
        <w:rPr>
          <w:noProof/>
        </w:rPr>
        <w:t>3</w:t>
      </w:r>
      <w:r w:rsidR="003C1DEC">
        <w:t>.</w:t>
      </w:r>
      <w:r w:rsidR="003C1DEC">
        <w:rPr>
          <w:noProof/>
        </w:rPr>
        <w:t>7</w:t>
      </w:r>
      <w:r w:rsidR="003C1DEC">
        <w:t>)</w:t>
      </w:r>
      <w:r w:rsidR="00B75445">
        <w:fldChar w:fldCharType="end"/>
      </w:r>
      <w:r>
        <w:t xml:space="preserve">. </w:t>
      </w:r>
      <w:r w:rsidR="00A60866">
        <w:fldChar w:fldCharType="begin"/>
      </w:r>
      <w:r w:rsidR="00A60866">
        <w:instrText xml:space="preserve"> REF _Ref40808559 \r \h </w:instrText>
      </w:r>
      <w:r w:rsidR="00A60866">
        <w:fldChar w:fldCharType="separate"/>
      </w:r>
      <w:r w:rsidR="003C1DEC">
        <w:t>[4]</w:t>
      </w:r>
      <w:r w:rsidR="00A60866">
        <w:fldChar w:fldCharType="end"/>
      </w:r>
      <w:r w:rsidR="00B4066B">
        <w:fldChar w:fldCharType="begin"/>
      </w:r>
      <w:r w:rsidR="00B4066B">
        <w:instrText xml:space="preserve"> REF _Ref40811492 \r \h </w:instrText>
      </w:r>
      <w:r w:rsidR="00B4066B">
        <w:fldChar w:fldCharType="separate"/>
      </w:r>
      <w:r w:rsidR="003C1DEC">
        <w:t>[8]</w:t>
      </w:r>
      <w:r w:rsidR="00B4066B">
        <w:fldChar w:fldCharType="end"/>
      </w:r>
    </w:p>
    <w:p w14:paraId="77AE3DE3" w14:textId="72892DAA" w:rsidR="00942C9D" w:rsidRDefault="00942C9D" w:rsidP="00503E07">
      <w:pPr>
        <w:pStyle w:val="BPDPNormln"/>
        <w:ind w:firstLine="0"/>
      </w:pPr>
    </w:p>
    <w:p w14:paraId="6128CCB4" w14:textId="44B304A1" w:rsidR="00B75445" w:rsidRPr="00942C9D" w:rsidRDefault="00B75445" w:rsidP="00503E07">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30A0F144" w14:textId="77777777" w:rsidTr="00503E07">
        <w:tc>
          <w:tcPr>
            <w:tcW w:w="750" w:type="pct"/>
          </w:tcPr>
          <w:p w14:paraId="7541F5AC" w14:textId="77777777" w:rsidR="00B75445" w:rsidRDefault="00B75445" w:rsidP="008B45A1"/>
        </w:tc>
        <w:tc>
          <w:tcPr>
            <w:tcW w:w="0" w:type="auto"/>
          </w:tcPr>
          <w:p w14:paraId="7E7AB0FB" w14:textId="178BCEDA" w:rsidR="00B75445" w:rsidRDefault="00B75445" w:rsidP="00B509D7">
            <w:pPr>
              <w:jc w:val="center"/>
            </w:pPr>
            <w:commentRangeStart w:id="84"/>
            <w:commentRangeStart w:id="85"/>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{H(z)}</m:t>
                </m:r>
                <w:commentRangeEnd w:id="84"/>
                <m:r>
                  <m:rPr>
                    <m:sty m:val="p"/>
                  </m:rPr>
                  <w:rPr>
                    <w:rStyle w:val="Odkaznakoment"/>
                  </w:rPr>
                  <w:commentReference w:id="84"/>
                </m:r>
                <w:commentRangeEnd w:id="85"/>
                <m:r>
                  <m:rPr>
                    <m:sty m:val="p"/>
                  </m:rPr>
                  <w:rPr>
                    <w:rStyle w:val="Odkaznakoment"/>
                  </w:rPr>
                  <w:commentReference w:id="85"/>
                </m:r>
              </m:oMath>
            </m:oMathPara>
          </w:p>
        </w:tc>
        <w:tc>
          <w:tcPr>
            <w:tcW w:w="750" w:type="pct"/>
            <w:tcMar>
              <w:right w:w="0" w:type="dxa"/>
            </w:tcMar>
          </w:tcPr>
          <w:p w14:paraId="43E483CC" w14:textId="07F377C7" w:rsidR="00B75445" w:rsidRDefault="00B75445" w:rsidP="00B509D7">
            <w:pPr>
              <w:jc w:val="right"/>
            </w:pPr>
            <w:bookmarkStart w:id="86" w:name="_Ref33188222"/>
            <w:r>
              <w:t>(</w:t>
            </w:r>
            <w:ins w:id="87" w:author="Konzal Jan (164745) [2]" w:date="2020-03-17T17:22:00Z">
              <w:r w:rsidR="0042187D">
                <w:fldChar w:fldCharType="begin"/>
              </w:r>
              <w:r w:rsidR="0042187D">
                <w:instrText xml:space="preserve"> STYLEREF 1 \s </w:instrText>
              </w:r>
            </w:ins>
            <w:r w:rsidR="0042187D">
              <w:fldChar w:fldCharType="separate"/>
            </w:r>
            <w:r w:rsidR="003C1DEC">
              <w:rPr>
                <w:noProof/>
              </w:rPr>
              <w:t>3</w:t>
            </w:r>
            <w:ins w:id="88"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7</w:t>
            </w:r>
            <w:r w:rsidR="001C2707">
              <w:rPr>
                <w:noProof/>
              </w:rPr>
              <w:fldChar w:fldCharType="end"/>
            </w:r>
            <w:r>
              <w:t>)</w:t>
            </w:r>
            <w:bookmarkEnd w:id="86"/>
          </w:p>
        </w:tc>
      </w:tr>
    </w:tbl>
    <w:p w14:paraId="7A464E3B" w14:textId="7A6DCB9A" w:rsidR="008576EF" w:rsidRPr="00942C9D" w:rsidRDefault="008576EF" w:rsidP="000469A8">
      <w:pPr>
        <w:pStyle w:val="BPDPNormln"/>
        <w:rPr>
          <w:ins w:id="89" w:author="Konzal Jan (164745) [2]" w:date="2020-02-20T15:53:00Z"/>
        </w:rPr>
      </w:pPr>
    </w:p>
    <w:p w14:paraId="706A0DF7" w14:textId="77777777" w:rsidR="00942C9D" w:rsidRDefault="00942C9D" w:rsidP="000469A8">
      <w:pPr>
        <w:pStyle w:val="BPDPNormln"/>
        <w:rPr>
          <w:ins w:id="90" w:author="Konzal Jan (164745) [2]" w:date="2020-02-20T15:31:00Z"/>
        </w:rPr>
      </w:pPr>
    </w:p>
    <w:p w14:paraId="19104603" w14:textId="3555DBF8" w:rsidR="0062294A" w:rsidRPr="00B52489" w:rsidRDefault="00B52489" w:rsidP="000469A8">
      <w:pPr>
        <w:pStyle w:val="BPDPNormln"/>
      </w:pPr>
      <w:r>
        <w:t>Filtr, u kterého platí</w:t>
      </w:r>
      <w:r w:rsidR="006B26D9">
        <w:t>, že jeho impulsní odezva skončí po uplynutí nějaké doby,</w:t>
      </w:r>
      <w:r w:rsidR="009456D5">
        <w:t xml:space="preserve"> </w:t>
      </w:r>
      <w:r>
        <w:t>nazýváme filtr s konečnou impulsní odezvou</w:t>
      </w:r>
      <w:r w:rsidR="009C3566">
        <w:t xml:space="preserve"> (</w:t>
      </w:r>
      <w:r w:rsidR="00904925">
        <w:t>FIR</w:t>
      </w:r>
      <w:r w:rsidR="009C3566">
        <w:t xml:space="preserve">, </w:t>
      </w:r>
      <w:proofErr w:type="spellStart"/>
      <w:r w:rsidR="00904925">
        <w:t>F</w:t>
      </w:r>
      <w:r w:rsidR="00904925" w:rsidRPr="006D46F9">
        <w:t>inite</w:t>
      </w:r>
      <w:proofErr w:type="spellEnd"/>
      <w:r w:rsidR="00904925" w:rsidRPr="006D46F9">
        <w:t xml:space="preserve"> </w:t>
      </w:r>
      <w:r w:rsidR="009C3566" w:rsidRPr="006D46F9">
        <w:t>Impulse Response</w:t>
      </w:r>
      <w:r w:rsidR="009C3566">
        <w:t>)</w:t>
      </w:r>
      <w:r>
        <w:t>.</w:t>
      </w:r>
      <w:r w:rsidR="009456D5">
        <w:t xml:space="preserve"> </w:t>
      </w:r>
      <w:r w:rsidR="00913A43" w:rsidRPr="00826D06">
        <w:rPr>
          <w:color w:val="auto"/>
        </w:rPr>
        <w:t>Dalším</w:t>
      </w:r>
      <w:r>
        <w:t xml:space="preserve"> druhem číslicových filtrů jsou filtry s </w:t>
      </w:r>
      <w:r w:rsidR="00904925">
        <w:t>ne</w:t>
      </w:r>
      <w:r>
        <w:t>konečnou impulsní odezvou</w:t>
      </w:r>
      <w:r w:rsidR="009C3566">
        <w:t xml:space="preserve"> (</w:t>
      </w:r>
      <w:r w:rsidR="00904925">
        <w:t>IIR</w:t>
      </w:r>
      <w:r w:rsidR="009C3566">
        <w:t xml:space="preserve">, </w:t>
      </w:r>
      <w:proofErr w:type="spellStart"/>
      <w:r w:rsidR="00904925">
        <w:t>Inf</w:t>
      </w:r>
      <w:r w:rsidR="009C3566" w:rsidRPr="006D46F9">
        <w:t>inite</w:t>
      </w:r>
      <w:proofErr w:type="spellEnd"/>
      <w:r w:rsidR="009C3566" w:rsidRPr="006D46F9">
        <w:t xml:space="preserve"> Impulse Response)</w:t>
      </w:r>
      <w:r>
        <w:t>.</w:t>
      </w:r>
      <w:r w:rsidR="00942C9D">
        <w:t xml:space="preserve"> </w:t>
      </w:r>
      <w:r w:rsidR="00A60866">
        <w:fldChar w:fldCharType="begin"/>
      </w:r>
      <w:r w:rsidR="00A60866">
        <w:instrText xml:space="preserve"> REF _Ref40808559 \r \h </w:instrText>
      </w:r>
      <w:r w:rsidR="00A60866">
        <w:fldChar w:fldCharType="separate"/>
      </w:r>
      <w:r w:rsidR="003C1DEC">
        <w:t>[4]</w:t>
      </w:r>
      <w:r w:rsidR="00A60866">
        <w:fldChar w:fldCharType="end"/>
      </w:r>
    </w:p>
    <w:p w14:paraId="205A9C36" w14:textId="785A7B30" w:rsidR="00B57C4E" w:rsidRDefault="00BA2E7C" w:rsidP="00913A43">
      <w:pPr>
        <w:pStyle w:val="BPDPNormln"/>
      </w:pPr>
      <w:r>
        <w:t xml:space="preserve">Návrh filtru vychází z ideální analogové dolní propusti, která má v propustném pásmu modul roven jedné a v nepropustném pásmu se hodnota modulu rovná nule. </w:t>
      </w:r>
      <w:r w:rsidR="006B26D9">
        <w:t xml:space="preserve">Strmost přechodového pásma ideálního filtru je nekonečná. </w:t>
      </w:r>
      <w:r w:rsidR="00567BF9">
        <w:t>Aby</w:t>
      </w:r>
      <w:r w:rsidR="0016673D">
        <w:t> </w:t>
      </w:r>
      <w:r w:rsidR="00567BF9">
        <w:t>se</w:t>
      </w:r>
      <w:r w:rsidR="0016673D">
        <w:t> </w:t>
      </w:r>
      <w:r w:rsidR="00567BF9">
        <w:t>takovýto ideální průběh přiblížil skutečnému analogovému filtru</w:t>
      </w:r>
      <w:r w:rsidR="00360DB6">
        <w:t>,</w:t>
      </w:r>
      <w:r w:rsidR="00567BF9">
        <w:t xml:space="preserve"> je třeba jeho průběh aproximovat. Tím dojde k rozšíření přechodového pásma a zvlnění modulové frekvenční charakteristiky. </w:t>
      </w:r>
      <w:r w:rsidR="00BC0AAC">
        <w:t>Zde budou uvedeny čtyři tyto aproximační funkce</w:t>
      </w:r>
      <w:r w:rsidR="00567BF9">
        <w:t>, vybírá se</w:t>
      </w:r>
      <w:r w:rsidR="00520F59">
        <w:t> </w:t>
      </w:r>
      <w:r w:rsidR="00567BF9">
        <w:t xml:space="preserve">z nich na základě požadavku na zvlnění frekvenční modulové charakteristiky. </w:t>
      </w:r>
      <w:proofErr w:type="spellStart"/>
      <w:r w:rsidR="00567BF9" w:rsidRPr="00567BF9">
        <w:t>Butterworthova</w:t>
      </w:r>
      <w:proofErr w:type="spellEnd"/>
      <w:r w:rsidR="0016673D">
        <w:t xml:space="preserve"> aproximace obsahuje pouze póly, modulem filtru je monotónně klesající funkce. Kmitočtová charakteristika</w:t>
      </w:r>
      <w:r w:rsidR="00826D06">
        <w:t xml:space="preserve"> je hladká, nemá žádné zvlnění</w:t>
      </w:r>
      <w:r w:rsidR="00942C9D">
        <w:t>, za cenu nejmenší strmosti přechodového pásma</w:t>
      </w:r>
      <w:r w:rsidR="00826D06">
        <w:t xml:space="preserve">. </w:t>
      </w:r>
      <w:proofErr w:type="spellStart"/>
      <w:r w:rsidR="0016673D">
        <w:t>Čebyševova</w:t>
      </w:r>
      <w:proofErr w:type="spellEnd"/>
      <w:r w:rsidR="0016673D">
        <w:t xml:space="preserve"> aproximace 1.</w:t>
      </w:r>
      <w:r w:rsidR="00E36ACC">
        <w:t> </w:t>
      </w:r>
      <w:r w:rsidR="0016673D">
        <w:t xml:space="preserve">typu má také pouze póly, dojde ke zvlnění propustného pásma modulové frekvenční charakteristiky. </w:t>
      </w:r>
      <w:proofErr w:type="spellStart"/>
      <w:r w:rsidR="0016673D">
        <w:t>Čebyševova</w:t>
      </w:r>
      <w:proofErr w:type="spellEnd"/>
      <w:r w:rsidR="0016673D">
        <w:t xml:space="preserve"> aproximace 2. typu obsahuje nulové body i póly, modulová frekvenční charakteristika se zvlní v nepropustném pásmu. </w:t>
      </w:r>
      <w:proofErr w:type="spellStart"/>
      <w:r w:rsidR="0016673D" w:rsidRPr="0016673D">
        <w:t>Elliptická</w:t>
      </w:r>
      <w:proofErr w:type="spellEnd"/>
      <w:r w:rsidR="0016673D" w:rsidRPr="0016673D">
        <w:t xml:space="preserve"> (</w:t>
      </w:r>
      <w:proofErr w:type="spellStart"/>
      <w:r w:rsidR="0016673D" w:rsidRPr="0016673D">
        <w:t>Cauerova</w:t>
      </w:r>
      <w:proofErr w:type="spellEnd"/>
      <w:r w:rsidR="0016673D" w:rsidRPr="0016673D">
        <w:t>) aproximace</w:t>
      </w:r>
      <w:r w:rsidR="0016673D">
        <w:t xml:space="preserve"> má nulové body i póly, vyznačuje se největší strmostí přechodového pásma. Ke zvlnění modulové frekvenční charakteristiky dojde jak v</w:t>
      </w:r>
      <w:r w:rsidR="00235D91">
        <w:t> </w:t>
      </w:r>
      <w:r w:rsidR="0016673D">
        <w:t>propustném</w:t>
      </w:r>
      <w:r w:rsidR="00235D91">
        <w:t>,</w:t>
      </w:r>
      <w:r w:rsidR="00913A43">
        <w:t xml:space="preserve"> </w:t>
      </w:r>
      <w:r w:rsidR="0016673D">
        <w:t>tak</w:t>
      </w:r>
      <w:r w:rsidR="00EC643D">
        <w:t> </w:t>
      </w:r>
      <w:r w:rsidR="0016673D">
        <w:t>v nepropustném pásmu.</w:t>
      </w:r>
      <w:r w:rsidR="00235D91">
        <w:t xml:space="preserve"> Na obrázku </w:t>
      </w:r>
      <w:r w:rsidR="00571EB3">
        <w:t>(</w:t>
      </w:r>
      <w:r w:rsidR="00914A94" w:rsidRPr="00571EB3">
        <w:fldChar w:fldCharType="begin"/>
      </w:r>
      <w:r w:rsidR="00914A94" w:rsidRPr="00571EB3">
        <w:instrText xml:space="preserve"> REF _Ref32488931 \h  \* MERGEFORMAT </w:instrText>
      </w:r>
      <w:r w:rsidR="00914A94" w:rsidRPr="00571EB3">
        <w:fldChar w:fldCharType="separate"/>
      </w:r>
      <w:r w:rsidR="003C1DEC" w:rsidRPr="006D0362">
        <w:t xml:space="preserve">Obr. </w:t>
      </w:r>
      <w:r w:rsidR="003C1DEC" w:rsidRPr="003C1DEC">
        <w:rPr>
          <w:noProof/>
        </w:rPr>
        <w:t>3</w:t>
      </w:r>
      <w:r w:rsidR="003C1DEC">
        <w:t>.</w:t>
      </w:r>
      <w:r w:rsidR="003C1DEC" w:rsidRPr="003C1DEC">
        <w:rPr>
          <w:noProof/>
        </w:rPr>
        <w:t>2</w:t>
      </w:r>
      <w:r w:rsidR="00914A94" w:rsidRPr="00571EB3">
        <w:fldChar w:fldCharType="end"/>
      </w:r>
      <w:r w:rsidR="00571EB3">
        <w:t xml:space="preserve">) </w:t>
      </w:r>
      <w:r w:rsidR="00235D91">
        <w:t>jsou vidět jednotlivé aproximační funkce</w:t>
      </w:r>
      <w:r w:rsidR="00E36ACC">
        <w:t xml:space="preserve"> pro </w:t>
      </w:r>
      <w:r w:rsidR="006D0362">
        <w:t>filtr typu dolní propust</w:t>
      </w:r>
      <w:r w:rsidR="00235D91">
        <w:t>.</w:t>
      </w:r>
      <w:r w:rsidR="00B52489">
        <w:t xml:space="preserve"> </w:t>
      </w:r>
      <w:r w:rsidR="00B4066B">
        <w:fldChar w:fldCharType="begin"/>
      </w:r>
      <w:r w:rsidR="00B4066B">
        <w:instrText xml:space="preserve"> REF _Ref40456265 \r \h </w:instrText>
      </w:r>
      <w:r w:rsidR="00B4066B">
        <w:fldChar w:fldCharType="separate"/>
      </w:r>
      <w:r w:rsidR="003C1DEC">
        <w:t>[7]</w:t>
      </w:r>
      <w:r w:rsidR="00B4066B">
        <w:fldChar w:fldCharType="end"/>
      </w:r>
      <w:r w:rsidR="00B4066B">
        <w:fldChar w:fldCharType="begin"/>
      </w:r>
      <w:r w:rsidR="00B4066B">
        <w:instrText xml:space="preserve"> REF _Ref40811492 \r \h </w:instrText>
      </w:r>
      <w:r w:rsidR="00B4066B">
        <w:fldChar w:fldCharType="separate"/>
      </w:r>
      <w:r w:rsidR="003C1DEC">
        <w:t>[8]</w:t>
      </w:r>
      <w:r w:rsidR="00B4066B">
        <w:fldChar w:fldCharType="end"/>
      </w:r>
    </w:p>
    <w:p w14:paraId="4F278328" w14:textId="2BB2DF63" w:rsidR="006D0362" w:rsidRDefault="00BD4E04" w:rsidP="00BD4E04">
      <w:pPr>
        <w:pStyle w:val="BPDPNormln"/>
        <w:keepNext/>
        <w:jc w:val="center"/>
      </w:pPr>
      <w:r>
        <w:rPr>
          <w:noProof/>
        </w:rPr>
        <w:lastRenderedPageBreak/>
        <w:drawing>
          <wp:inline distT="0" distB="0" distL="0" distR="0" wp14:anchorId="2A5BB45A" wp14:editId="3DFEAA78">
            <wp:extent cx="4323559" cy="3240000"/>
            <wp:effectExtent l="0" t="0" r="127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oximace.emf"/>
                    <pic:cNvPicPr/>
                  </pic:nvPicPr>
                  <pic:blipFill>
                    <a:blip r:embed="rId1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9DF7092" w14:textId="074EBA66" w:rsidR="006D0362" w:rsidRDefault="006D0362" w:rsidP="006D0362">
      <w:pPr>
        <w:pStyle w:val="Titulek"/>
        <w:jc w:val="center"/>
        <w:rPr>
          <w:b w:val="0"/>
        </w:rPr>
      </w:pPr>
      <w:bookmarkStart w:id="91" w:name="_Ref32488931"/>
      <w:bookmarkStart w:id="92" w:name="_Ref32488925"/>
      <w:bookmarkStart w:id="93" w:name="_Toc41248084"/>
      <w:r w:rsidRPr="006D036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2</w:t>
      </w:r>
      <w:r w:rsidR="00E73D21">
        <w:rPr>
          <w:b w:val="0"/>
        </w:rPr>
        <w:fldChar w:fldCharType="end"/>
      </w:r>
      <w:bookmarkEnd w:id="91"/>
      <w:r w:rsidRPr="006D0362">
        <w:rPr>
          <w:b w:val="0"/>
        </w:rPr>
        <w:t>: Aproximace dolní propusti</w:t>
      </w:r>
      <w:bookmarkEnd w:id="92"/>
      <w:bookmarkEnd w:id="93"/>
    </w:p>
    <w:p w14:paraId="4BEE5F1D" w14:textId="77777777" w:rsidR="009A5AFE" w:rsidRPr="009A5AFE" w:rsidRDefault="009A5AFE" w:rsidP="009A5AFE"/>
    <w:p w14:paraId="12C3BFB8" w14:textId="77777777" w:rsidR="000469A8" w:rsidRDefault="000469A8" w:rsidP="000469A8">
      <w:pPr>
        <w:pStyle w:val="Nadpis3"/>
      </w:pPr>
      <w:bookmarkStart w:id="94" w:name="_Toc41248059"/>
      <w:r>
        <w:t>FIR, IIR filtry a jejich vlastnosti</w:t>
      </w:r>
      <w:bookmarkEnd w:id="94"/>
    </w:p>
    <w:p w14:paraId="7A9EA3B2" w14:textId="5E8C23F9" w:rsidR="000469A8" w:rsidDel="006B26D9" w:rsidRDefault="001237B9" w:rsidP="00DF4BD4">
      <w:pPr>
        <w:pStyle w:val="BPDPNormln"/>
        <w:ind w:firstLine="0"/>
        <w:rPr>
          <w:del w:id="95" w:author="Konzal Jan (164745) [2]" w:date="2020-03-17T15:49:00Z"/>
        </w:rPr>
      </w:pPr>
      <w:r w:rsidRPr="001237B9">
        <w:t xml:space="preserve">Číslicové filtry </w:t>
      </w:r>
      <w:r>
        <w:t>se dělí do dvou základních skupin</w:t>
      </w:r>
      <w:r w:rsidR="006D46F9">
        <w:t>,</w:t>
      </w:r>
      <w:r>
        <w:t xml:space="preserve"> a to</w:t>
      </w:r>
      <w:r w:rsidR="006D46F9">
        <w:t xml:space="preserve"> s konečnou impulsní odezvou</w:t>
      </w:r>
      <w:r>
        <w:t xml:space="preserve"> </w:t>
      </w:r>
      <w:r w:rsidR="006D46F9">
        <w:t>(FIR</w:t>
      </w:r>
      <w:r w:rsidR="006D46F9" w:rsidRPr="006D46F9">
        <w:t>)</w:t>
      </w:r>
      <w:r w:rsidR="006D46F9">
        <w:t xml:space="preserve"> a s nekonečnou impulsní odezvou (IIR</w:t>
      </w:r>
      <w:r w:rsidR="009C3566">
        <w:t>)</w:t>
      </w:r>
      <w:r w:rsidR="006D46F9">
        <w:t>.</w:t>
      </w:r>
      <w:ins w:id="96" w:author="KANKA" w:date="2020-04-17T20:40:00Z">
        <w:r w:rsidR="007E2F80">
          <w:t xml:space="preserve"> </w:t>
        </w:r>
      </w:ins>
    </w:p>
    <w:p w14:paraId="72E4EF67" w14:textId="329A6716" w:rsidR="00E14E89" w:rsidRDefault="006B26D9" w:rsidP="006B26D9">
      <w:pPr>
        <w:pStyle w:val="BPDPNormln"/>
      </w:pPr>
      <w:r>
        <w:t xml:space="preserve">Reprezentace v z-oblasti je </w:t>
      </w:r>
      <w:r w:rsidR="00B4339C">
        <w:t xml:space="preserve">pro FIR </w:t>
      </w:r>
      <w:r>
        <w:t xml:space="preserve">dána jen nulovými body, frekvenční charakteristika je tedy periodická funkce s periodou 2pi/T. </w:t>
      </w:r>
      <w:r w:rsidR="00771BE3">
        <w:t>Výhodou FIR je lineární fázová charakteristika,</w:t>
      </w:r>
      <w:r w:rsidR="00E14E89">
        <w:t xml:space="preserve"> je-li dodržena podmínka symetrie nebo </w:t>
      </w:r>
      <w:proofErr w:type="spellStart"/>
      <w:r w:rsidR="00E14E89">
        <w:t>antisymetrie</w:t>
      </w:r>
      <w:proofErr w:type="spellEnd"/>
      <w:r w:rsidR="00E14E89">
        <w:t xml:space="preserve"> impulsní charakteristiky</w:t>
      </w:r>
      <w:r w:rsidR="00A94799">
        <w:t xml:space="preserve"> </w:t>
      </w:r>
      <w:r w:rsidR="00A94799">
        <w:fldChar w:fldCharType="begin"/>
      </w:r>
      <w:r w:rsidR="00A94799">
        <w:instrText xml:space="preserve"> REF _Ref35358854 \h </w:instrText>
      </w:r>
      <w:r w:rsidR="00A94799">
        <w:fldChar w:fldCharType="separate"/>
      </w:r>
      <w:r w:rsidR="003C1DEC">
        <w:t>(</w:t>
      </w:r>
      <w:r w:rsidR="003C1DEC">
        <w:rPr>
          <w:noProof/>
        </w:rPr>
        <w:t>3</w:t>
      </w:r>
      <w:r w:rsidR="003C1DEC">
        <w:t>.</w:t>
      </w:r>
      <w:r w:rsidR="003C1DEC">
        <w:rPr>
          <w:noProof/>
        </w:rPr>
        <w:t>8</w:t>
      </w:r>
      <w:r w:rsidR="003C1DEC">
        <w:t>)</w:t>
      </w:r>
      <w:r w:rsidR="00A94799">
        <w:fldChar w:fldCharType="end"/>
      </w:r>
      <w:r w:rsidR="00E14E89">
        <w:t>.</w:t>
      </w:r>
      <w:r w:rsidR="00771BE3">
        <w:t xml:space="preserve"> </w:t>
      </w:r>
      <w:r w:rsidR="00A60866">
        <w:fldChar w:fldCharType="begin"/>
      </w:r>
      <w:r w:rsidR="00A60866">
        <w:instrText xml:space="preserve"> REF _Ref40808559 \r \h </w:instrText>
      </w:r>
      <w:r w:rsidR="00A60866">
        <w:fldChar w:fldCharType="separate"/>
      </w:r>
      <w:r w:rsidR="003C1DEC">
        <w:t>[4]</w:t>
      </w:r>
      <w:r w:rsidR="00A60866">
        <w:fldChar w:fldCharType="end"/>
      </w:r>
    </w:p>
    <w:p w14:paraId="358ABD83" w14:textId="77777777" w:rsidR="00E14E89" w:rsidRDefault="00E14E89" w:rsidP="006B26D9">
      <w:pPr>
        <w:pStyle w:val="BPDPNormln"/>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2187D" w14:paraId="106270E1" w14:textId="77777777" w:rsidTr="00A94799">
        <w:tc>
          <w:tcPr>
            <w:tcW w:w="750" w:type="pct"/>
          </w:tcPr>
          <w:p w14:paraId="26FCF2BA" w14:textId="77777777" w:rsidR="0042187D" w:rsidRDefault="0042187D" w:rsidP="006B26D9">
            <w:pPr>
              <w:pStyle w:val="BPDPNormln"/>
              <w:ind w:firstLine="0"/>
            </w:pPr>
          </w:p>
        </w:tc>
        <w:tc>
          <w:tcPr>
            <w:tcW w:w="3500" w:type="pct"/>
          </w:tcPr>
          <w:p w14:paraId="50F882D1" w14:textId="79A556E6" w:rsidR="0042187D" w:rsidRPr="00A94799" w:rsidRDefault="003C1DEC" w:rsidP="00A94799">
            <w:pPr>
              <w:pStyle w:val="BPDPNormln"/>
              <w:ind w:firstLine="0"/>
              <w:jc w:val="center"/>
              <w:rPr>
                <w:b/>
                <w:bCs/>
              </w:rPr>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(N-1-n)</m:t>
                    </m:r>
                  </m:sub>
                </m:sSub>
                <m:r>
                  <w:rPr>
                    <w:rFonts w:ascii="Cambria Math" w:hAnsi="Cambria Math"/>
                  </w:rPr>
                  <m:t>, resp.</m:t>
                </m:r>
                <m:sSub>
                  <m:sSubPr>
                    <m:ctrlPr>
                      <w:rPr>
                        <w:rFonts w:ascii="Cambria Math" w:hAnsi="Cambria Math"/>
                        <w:i/>
                      </w:rPr>
                    </m:ctrlPr>
                  </m:sSubPr>
                  <m:e>
                    <m:r>
                      <w:rPr>
                        <w:rFonts w:ascii="Cambria Math" w:hAnsi="Cambria Math"/>
                      </w:rPr>
                      <m:t xml:space="preserve"> h</m:t>
                    </m:r>
                  </m:e>
                  <m:sub>
                    <m:r>
                      <w:rPr>
                        <w:rFonts w:ascii="Cambria Math" w:hAnsi="Cambria Math"/>
                      </w:rPr>
                      <m:t>n</m:t>
                    </m:r>
                  </m:sub>
                </m:sSub>
                <m:r>
                  <w:rPr>
                    <w:rFonts w:ascii="Cambria Math" w:hAnsi="Cambria Math"/>
                  </w:rPr>
                  <m:t>= -</m:t>
                </m:r>
                <m:sSub>
                  <m:sSubPr>
                    <m:ctrlPr>
                      <w:rPr>
                        <w:rFonts w:ascii="Cambria Math" w:hAnsi="Cambria Math"/>
                        <w:i/>
                      </w:rPr>
                    </m:ctrlPr>
                  </m:sSubPr>
                  <m:e>
                    <m:r>
                      <w:rPr>
                        <w:rFonts w:ascii="Cambria Math" w:hAnsi="Cambria Math"/>
                      </w:rPr>
                      <m:t>h</m:t>
                    </m:r>
                  </m:e>
                  <m:sub>
                    <m:r>
                      <w:rPr>
                        <w:rFonts w:ascii="Cambria Math" w:hAnsi="Cambria Math"/>
                      </w:rPr>
                      <m:t>(N-1-n)</m:t>
                    </m:r>
                  </m:sub>
                </m:sSub>
              </m:oMath>
            </m:oMathPara>
          </w:p>
        </w:tc>
        <w:tc>
          <w:tcPr>
            <w:tcW w:w="750" w:type="pct"/>
            <w:tcMar>
              <w:right w:w="0" w:type="dxa"/>
            </w:tcMar>
            <w:vAlign w:val="center"/>
          </w:tcPr>
          <w:p w14:paraId="68BF5D12" w14:textId="60D7AB71" w:rsidR="0042187D" w:rsidRDefault="0042187D" w:rsidP="00A94799">
            <w:pPr>
              <w:pStyle w:val="BPDPNormln"/>
              <w:ind w:firstLine="0"/>
              <w:jc w:val="right"/>
            </w:pPr>
            <w:bookmarkStart w:id="97" w:name="_Ref35358854"/>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8</w:t>
            </w:r>
            <w:r w:rsidR="001C2707">
              <w:rPr>
                <w:noProof/>
              </w:rPr>
              <w:fldChar w:fldCharType="end"/>
            </w:r>
            <w:r>
              <w:t>)</w:t>
            </w:r>
            <w:bookmarkEnd w:id="97"/>
          </w:p>
        </w:tc>
      </w:tr>
    </w:tbl>
    <w:p w14:paraId="432A7B8E" w14:textId="428BC914" w:rsidR="00E14E89" w:rsidRDefault="00E14E89" w:rsidP="006B26D9">
      <w:pPr>
        <w:pStyle w:val="BPDPNormln"/>
      </w:pPr>
    </w:p>
    <w:p w14:paraId="65399B47" w14:textId="77777777" w:rsidR="00E14E89" w:rsidRDefault="00E14E89" w:rsidP="006B26D9">
      <w:pPr>
        <w:pStyle w:val="BPDPNormln"/>
      </w:pPr>
    </w:p>
    <w:p w14:paraId="32FAEA29" w14:textId="26932ACE" w:rsidR="006D46F9" w:rsidRDefault="00E14E89" w:rsidP="00A94799">
      <w:pPr>
        <w:pStyle w:val="BPDPNormln"/>
        <w:ind w:firstLine="0"/>
      </w:pPr>
      <w:r>
        <w:t>D</w:t>
      </w:r>
      <w:r w:rsidR="00771BE3">
        <w:t>íky ní nemají fázové zkreslení v celém kmitočtovém pásmu. Jsou nerekurzivní, není tedy třeba při výpočtu vyšetřovat jejích stabilitu. Mají obecně menší citlivost na kvantizační šum.</w:t>
      </w:r>
      <w:r w:rsidR="00050E33">
        <w:t xml:space="preserve"> </w:t>
      </w:r>
      <w:r w:rsidR="007E2F80">
        <w:t>Pro dosažení shodných strmostí s IIR filtry m</w:t>
      </w:r>
      <w:r w:rsidR="00913A43">
        <w:t>ají</w:t>
      </w:r>
      <w:r w:rsidR="00914A94">
        <w:t xml:space="preserve"> </w:t>
      </w:r>
      <w:r w:rsidR="007E2F80">
        <w:t xml:space="preserve">FIR filtry </w:t>
      </w:r>
      <w:r w:rsidR="003B72C9">
        <w:t>větší nároky na paměť</w:t>
      </w:r>
      <w:r w:rsidR="00DE0CD0">
        <w:t xml:space="preserve">, a </w:t>
      </w:r>
      <w:r w:rsidR="001523CE">
        <w:t>zpoždění signálu.</w:t>
      </w:r>
      <w:r w:rsidR="00A304DE">
        <w:t xml:space="preserve"> </w:t>
      </w:r>
      <w:r w:rsidR="001523CE">
        <w:t xml:space="preserve">Vyšší řád sebou nese vyšší počet koeficientů, kde musí být uloženo více stavových veličin. </w:t>
      </w:r>
      <w:r w:rsidR="00A60866">
        <w:fldChar w:fldCharType="begin"/>
      </w:r>
      <w:r w:rsidR="00A60866">
        <w:instrText xml:space="preserve"> REF _Ref40808559 \r \h </w:instrText>
      </w:r>
      <w:r w:rsidR="00A60866">
        <w:fldChar w:fldCharType="separate"/>
      </w:r>
      <w:r w:rsidR="003C1DEC">
        <w:t>[4]</w:t>
      </w:r>
      <w:r w:rsidR="00A60866">
        <w:fldChar w:fldCharType="end"/>
      </w:r>
      <w:r w:rsidR="00B4066B">
        <w:fldChar w:fldCharType="begin"/>
      </w:r>
      <w:r w:rsidR="00B4066B">
        <w:instrText xml:space="preserve"> REF _Ref40811492 \r \h </w:instrText>
      </w:r>
      <w:r w:rsidR="00B4066B">
        <w:fldChar w:fldCharType="separate"/>
      </w:r>
      <w:r w:rsidR="003C1DEC">
        <w:t>[8]</w:t>
      </w:r>
      <w:r w:rsidR="00B4066B">
        <w:fldChar w:fldCharType="end"/>
      </w:r>
    </w:p>
    <w:p w14:paraId="119D48CA" w14:textId="572A2341" w:rsidR="00C00474" w:rsidRDefault="003B72C9" w:rsidP="002F6E59">
      <w:pPr>
        <w:pStyle w:val="BPDPNormln"/>
      </w:pPr>
      <w:r>
        <w:t>Při realizaci IIR systému je nutné použít struktury se zpětnými vazbami</w:t>
      </w:r>
      <w:r w:rsidR="00A304DE">
        <w:t>.</w:t>
      </w:r>
      <w:r>
        <w:t xml:space="preserve"> </w:t>
      </w:r>
      <w:r w:rsidR="00A304DE">
        <w:t xml:space="preserve">Stabilita systému je dána polohou pólů. Aby byl systém stabilní musí </w:t>
      </w:r>
      <w:r w:rsidR="007E2F80">
        <w:t xml:space="preserve">póly </w:t>
      </w:r>
      <w:r w:rsidR="00A304DE">
        <w:t>ležet uvnitř jednotkové kružnice</w:t>
      </w:r>
      <w:r w:rsidR="009F1442">
        <w:t xml:space="preserve"> v rovině </w:t>
      </w:r>
      <w:r w:rsidR="009F1442">
        <w:rPr>
          <w:i/>
          <w:iCs/>
        </w:rPr>
        <w:t>z</w:t>
      </w:r>
      <w:r w:rsidR="00A304DE">
        <w:t>.</w:t>
      </w:r>
      <w:r w:rsidR="00BF2DDE">
        <w:t xml:space="preserve"> </w:t>
      </w:r>
      <w:r w:rsidR="009F1442">
        <w:t xml:space="preserve">IIR filtry jsou citlivé na nepřesnost vzniklou číslicovou realizací, proto se stabilita na konkrétní realizaci ověřuje. </w:t>
      </w:r>
      <w:r w:rsidR="00A60866">
        <w:fldChar w:fldCharType="begin"/>
      </w:r>
      <w:r w:rsidR="00A60866">
        <w:instrText xml:space="preserve"> REF _Ref40808559 \r \h </w:instrText>
      </w:r>
      <w:r w:rsidR="00A60866">
        <w:fldChar w:fldCharType="separate"/>
      </w:r>
      <w:r w:rsidR="003C1DEC">
        <w:t>[4]</w:t>
      </w:r>
      <w:r w:rsidR="00A60866">
        <w:fldChar w:fldCharType="end"/>
      </w:r>
      <w:r>
        <w:t xml:space="preserve"> </w:t>
      </w:r>
      <w:r w:rsidR="00C00474">
        <w:t xml:space="preserve">Pro IIR filtry lze najít ekvivalentní analogový filtr. </w:t>
      </w:r>
      <w:r w:rsidR="00BF2DDE">
        <w:t xml:space="preserve">Tyto filtry nemají lineární fázovou charakteristiku, proto způsobují fázové zkreslení. </w:t>
      </w:r>
      <w:r w:rsidR="001523CE">
        <w:t>Filtry s náročnými frekvenčními charakteristikami realizovanými pomocí IIR, májí řádově nižší řád filtru než při realizaci FIR.  To přináší</w:t>
      </w:r>
      <w:r w:rsidR="00BF2DDE">
        <w:t xml:space="preserve"> nižší řád přenosové funkce, díky kterému se snižuje </w:t>
      </w:r>
      <w:r w:rsidR="001523CE">
        <w:t>potřebné zpoždění signálu.</w:t>
      </w:r>
      <w:r w:rsidR="00C00474">
        <w:t xml:space="preserve"> </w:t>
      </w:r>
      <w:r w:rsidR="00B4066B">
        <w:fldChar w:fldCharType="begin"/>
      </w:r>
      <w:r w:rsidR="00B4066B">
        <w:instrText xml:space="preserve"> REF _Ref40456265 \r \h </w:instrText>
      </w:r>
      <w:r w:rsidR="00B4066B">
        <w:fldChar w:fldCharType="separate"/>
      </w:r>
      <w:r w:rsidR="003C1DEC">
        <w:t>[7]</w:t>
      </w:r>
      <w:r w:rsidR="00B4066B">
        <w:fldChar w:fldCharType="end"/>
      </w:r>
      <w:r w:rsidR="00BF2DDE">
        <w:t xml:space="preserve"> </w:t>
      </w:r>
      <w:r w:rsidR="00BF2DDE">
        <w:lastRenderedPageBreak/>
        <w:t>Aby</w:t>
      </w:r>
      <w:r w:rsidR="009932D7">
        <w:t> </w:t>
      </w:r>
      <w:r w:rsidR="00BF2DDE">
        <w:t>mohl být filtr používán v reálném čase</w:t>
      </w:r>
      <w:r w:rsidR="00D41A96">
        <w:t>,</w:t>
      </w:r>
      <w:r w:rsidR="00BF2DDE">
        <w:t xml:space="preserve"> musí být dosaženo jeho kauzality</w:t>
      </w:r>
      <w:r w:rsidR="009F1442">
        <w:t>.</w:t>
      </w:r>
      <w:r w:rsidR="009D321B">
        <w:t xml:space="preserve"> </w:t>
      </w:r>
      <w:r w:rsidR="00C00474">
        <w:t xml:space="preserve">Podmínka kauzality je dána vztahem </w:t>
      </w:r>
      <w:r w:rsidR="00B75445">
        <w:fldChar w:fldCharType="begin"/>
      </w:r>
      <w:r w:rsidR="00B75445">
        <w:instrText xml:space="preserve"> REF _Ref33188268 \h </w:instrText>
      </w:r>
      <w:r w:rsidR="00B75445">
        <w:fldChar w:fldCharType="separate"/>
      </w:r>
      <w:r w:rsidR="003C1DEC">
        <w:t>(</w:t>
      </w:r>
      <w:r w:rsidR="003C1DEC">
        <w:rPr>
          <w:noProof/>
        </w:rPr>
        <w:t>3</w:t>
      </w:r>
      <w:r w:rsidR="003C1DEC">
        <w:t>.</w:t>
      </w:r>
      <w:r w:rsidR="003C1DEC">
        <w:rPr>
          <w:noProof/>
        </w:rPr>
        <w:t>9</w:t>
      </w:r>
      <w:r w:rsidR="003C1DEC">
        <w:t>)</w:t>
      </w:r>
      <w:r w:rsidR="00B75445">
        <w:fldChar w:fldCharType="end"/>
      </w:r>
      <w:r w:rsidR="0042575F">
        <w:t>.</w:t>
      </w:r>
      <w:r w:rsidR="00A7568C">
        <w:t xml:space="preserve"> </w:t>
      </w:r>
      <w:r w:rsidR="00B4066B">
        <w:fldChar w:fldCharType="begin"/>
      </w:r>
      <w:r w:rsidR="00B4066B">
        <w:instrText xml:space="preserve"> REF _Ref40456265 \r \h </w:instrText>
      </w:r>
      <w:r w:rsidR="00B4066B">
        <w:fldChar w:fldCharType="separate"/>
      </w:r>
      <w:r w:rsidR="003C1DEC">
        <w:t>[7]</w:t>
      </w:r>
      <w:r w:rsidR="00B4066B">
        <w:fldChar w:fldCharType="end"/>
      </w:r>
    </w:p>
    <w:p w14:paraId="5F55083C" w14:textId="77777777" w:rsidR="00C00474" w:rsidRDefault="00C00474" w:rsidP="00C00474">
      <w:pPr>
        <w:pStyle w:val="BPDPNormln"/>
        <w:ind w:firstLine="0"/>
        <w:rPr>
          <w:ins w:id="98" w:author="Konzal Jan (164745) [2]" w:date="2020-02-20T16:28:00Z"/>
        </w:rPr>
      </w:pPr>
    </w:p>
    <w:p w14:paraId="49FD2114" w14:textId="4169303A" w:rsidR="00B75445" w:rsidRDefault="00B75445" w:rsidP="00C00474">
      <w:pPr>
        <w:pStyle w:val="BPDPNormln"/>
        <w:ind w:firstLine="0"/>
        <w:rPr>
          <w:ins w:id="99" w:author="Konzal Jan (164745) [2]" w:date="2020-02-20T16:28: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46ED08A7" w14:textId="77777777" w:rsidTr="00503E07">
        <w:tc>
          <w:tcPr>
            <w:tcW w:w="750" w:type="pct"/>
          </w:tcPr>
          <w:p w14:paraId="0EEAE458" w14:textId="77777777" w:rsidR="00B75445" w:rsidRDefault="00B75445" w:rsidP="008B45A1">
            <w:bookmarkStart w:id="100" w:name="_Hlk35356343"/>
          </w:p>
        </w:tc>
        <w:tc>
          <w:tcPr>
            <w:tcW w:w="0" w:type="auto"/>
          </w:tcPr>
          <w:p w14:paraId="6446C2E8" w14:textId="08C3B04B" w:rsidR="00B75445" w:rsidRDefault="00B75445" w:rsidP="00B509D7">
            <w:pPr>
              <w:jc w:val="cente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=0  pro n&lt;0</m:t>
                </m:r>
              </m:oMath>
            </m:oMathPara>
          </w:p>
        </w:tc>
        <w:tc>
          <w:tcPr>
            <w:tcW w:w="750" w:type="pct"/>
            <w:tcMar>
              <w:right w:w="0" w:type="dxa"/>
            </w:tcMar>
          </w:tcPr>
          <w:p w14:paraId="09B02E4D" w14:textId="3356D93D" w:rsidR="00B75445" w:rsidRDefault="00B75445" w:rsidP="00B509D7">
            <w:pPr>
              <w:jc w:val="right"/>
            </w:pPr>
            <w:bookmarkStart w:id="101" w:name="_Ref33188268"/>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9</w:t>
            </w:r>
            <w:r w:rsidR="001C2707">
              <w:rPr>
                <w:noProof/>
              </w:rPr>
              <w:fldChar w:fldCharType="end"/>
            </w:r>
            <w:r>
              <w:t>)</w:t>
            </w:r>
            <w:bookmarkEnd w:id="101"/>
          </w:p>
        </w:tc>
      </w:tr>
    </w:tbl>
    <w:bookmarkEnd w:id="100"/>
    <w:p w14:paraId="5EF60288" w14:textId="55B7F9C1" w:rsidR="00A87B5B" w:rsidRDefault="00B20C23" w:rsidP="00503E07">
      <w:pPr>
        <w:pStyle w:val="BPDPNormln"/>
        <w:ind w:firstLine="0"/>
      </w:pPr>
      <w:del w:id="102" w:author="Konzal Jan (164745) [2]" w:date="2020-05-06T10:47:00Z">
        <w:r w:rsidDel="001523CE">
          <w:delText xml:space="preserve"> </w:delText>
        </w:r>
      </w:del>
    </w:p>
    <w:p w14:paraId="1ECBFADE" w14:textId="761C84A3" w:rsidR="00A87B5B" w:rsidRDefault="00CB1F95" w:rsidP="00A87B5B">
      <w:pPr>
        <w:pStyle w:val="BPDPNormln"/>
      </w:pPr>
      <w:r>
        <w:t>Z uvedených vlastností vyplývá, že FIR filtry se využívají v aplikacích, kde zaleží na</w:t>
      </w:r>
      <w:r w:rsidR="0016673D">
        <w:t> </w:t>
      </w:r>
      <w:r>
        <w:t>fázovém zkreslení, není třeba vysokých strmostí pro přechod do nepropustného pásma f</w:t>
      </w:r>
      <w:r w:rsidR="0007407C">
        <w:t>rekvenční charakteristiky a nezá</w:t>
      </w:r>
      <w:r>
        <w:t xml:space="preserve">leží příliš na </w:t>
      </w:r>
      <w:r w:rsidR="001523CE">
        <w:t xml:space="preserve">zpoždění </w:t>
      </w:r>
      <w:r>
        <w:t>a náročnosti výpočtu. Naopak v aplikacích, které vyžadují vysokou strmost, krátký procesní čas</w:t>
      </w:r>
      <w:r w:rsidR="0042575F">
        <w:t>,</w:t>
      </w:r>
      <w:r>
        <w:t xml:space="preserve"> je vhodné použít filtr typu IIR. </w:t>
      </w:r>
      <w:r w:rsidR="00234DFF">
        <w:t xml:space="preserve">IIR filtry nemohou být navrženy s lineární fázovou charakteristikou v celém frekvenčním </w:t>
      </w:r>
      <w:r w:rsidR="00A75153">
        <w:t>rozsahu</w:t>
      </w:r>
      <w:r w:rsidR="00234DFF">
        <w:t xml:space="preserve">. Avšak </w:t>
      </w:r>
      <w:r w:rsidR="00A75153">
        <w:t xml:space="preserve">lze se v úzkém kmitočtovém pásmu lineární fázové charakteristice přiblížit. </w:t>
      </w:r>
      <w:r w:rsidR="0042575F">
        <w:t>Proto se používají pro realizaci filtrů s</w:t>
      </w:r>
      <w:r w:rsidR="00520F59">
        <w:t> </w:t>
      </w:r>
      <w:r w:rsidR="0042575F">
        <w:t>po</w:t>
      </w:r>
      <w:r w:rsidR="00520F59">
        <w:t> </w:t>
      </w:r>
      <w:r w:rsidR="0042575F">
        <w:t xml:space="preserve">částech konstantní frekvenční charakteristikou (horní propust, dolní propust, pásmová zádrž, nebo pásmová propust). </w:t>
      </w:r>
      <w:r w:rsidR="00A75153">
        <w:t xml:space="preserve">Což může být pro zpracování zvukových signálů dostačující. </w:t>
      </w:r>
      <w:r w:rsidR="00B4066B">
        <w:fldChar w:fldCharType="begin"/>
      </w:r>
      <w:r w:rsidR="00B4066B">
        <w:instrText xml:space="preserve"> REF _Ref40811492 \r \h </w:instrText>
      </w:r>
      <w:r w:rsidR="00B4066B">
        <w:fldChar w:fldCharType="separate"/>
      </w:r>
      <w:r w:rsidR="003C1DEC">
        <w:t>[8]</w:t>
      </w:r>
      <w:r w:rsidR="00B4066B">
        <w:fldChar w:fldCharType="end"/>
      </w:r>
      <w:r w:rsidR="00A75153">
        <w:t xml:space="preserve"> </w:t>
      </w:r>
      <w:r w:rsidR="00B20C23">
        <w:t>Na základě těchto skutečností byla pro frekvenční dělení vstupního signálu vybrána realizace IIR filtrů.</w:t>
      </w:r>
    </w:p>
    <w:p w14:paraId="1263D9DD" w14:textId="77777777" w:rsidR="00B20C23" w:rsidRDefault="00B20C23" w:rsidP="00B20C23">
      <w:pPr>
        <w:pStyle w:val="Nadpis3"/>
      </w:pPr>
      <w:bookmarkStart w:id="103" w:name="_Toc41248060"/>
      <w:r>
        <w:t>Návrh IIR filtru</w:t>
      </w:r>
      <w:bookmarkEnd w:id="103"/>
    </w:p>
    <w:p w14:paraId="63E000A6" w14:textId="64237565" w:rsidR="00650719" w:rsidRDefault="00DF5189" w:rsidP="00DF4BD4">
      <w:pPr>
        <w:pStyle w:val="BPDPNormln"/>
        <w:ind w:firstLine="0"/>
      </w:pPr>
      <w:r>
        <w:t xml:space="preserve">IIR filtry jsou podobné analogovým filtrům, </w:t>
      </w:r>
      <w:r w:rsidR="00826D06">
        <w:t xml:space="preserve">a jejich </w:t>
      </w:r>
      <w:r>
        <w:t>návrh</w:t>
      </w:r>
      <w:r w:rsidR="00826D06">
        <w:t xml:space="preserve"> lze</w:t>
      </w:r>
      <w:r>
        <w:t xml:space="preserve"> provést pomocí transformace analogových prototypů do číslicové oblasti.</w:t>
      </w:r>
      <w:r w:rsidR="00770575" w:rsidRPr="00770575">
        <w:t xml:space="preserve"> </w:t>
      </w:r>
      <w:r w:rsidR="00770575">
        <w:t xml:space="preserve">Při transformaci dochází k převodu roviny </w:t>
      </w:r>
      <w:r w:rsidR="00770575" w:rsidRPr="00880D6A">
        <w:rPr>
          <w:i/>
        </w:rPr>
        <w:t>w</w:t>
      </w:r>
      <w:r w:rsidR="00770575">
        <w:t xml:space="preserve"> do roviny </w:t>
      </w:r>
      <w:r w:rsidR="00770575">
        <w:rPr>
          <w:i/>
        </w:rPr>
        <w:t>z. </w:t>
      </w:r>
      <w:r w:rsidR="00650719">
        <w:t xml:space="preserve"> Použitá</w:t>
      </w:r>
      <w:r>
        <w:t xml:space="preserve"> </w:t>
      </w:r>
      <w:r w:rsidR="00650719">
        <w:t>t</w:t>
      </w:r>
      <w:r w:rsidR="00DE07C0">
        <w:t xml:space="preserve">ransformace musí splňovat </w:t>
      </w:r>
      <w:r w:rsidR="00650719">
        <w:t>tyto požadavky:</w:t>
      </w:r>
    </w:p>
    <w:p w14:paraId="0A571F83" w14:textId="7CCFDE2B" w:rsidR="001D5981" w:rsidRDefault="001D5981" w:rsidP="00650719">
      <w:pPr>
        <w:pStyle w:val="BPDPNormln"/>
        <w:numPr>
          <w:ilvl w:val="0"/>
          <w:numId w:val="40"/>
        </w:numPr>
      </w:pPr>
      <w:r>
        <w:t xml:space="preserve">Celá rovina </w:t>
      </w:r>
      <w:r w:rsidRPr="001D5981">
        <w:rPr>
          <w:i/>
          <w:iCs/>
        </w:rPr>
        <w:t>w</w:t>
      </w:r>
      <w:r>
        <w:t xml:space="preserve"> se musí transformovat na celou rovinu </w:t>
      </w:r>
      <w:r w:rsidRPr="001D5981">
        <w:rPr>
          <w:i/>
          <w:iCs/>
        </w:rPr>
        <w:t>z</w:t>
      </w:r>
      <w:r>
        <w:t> jednojednoznačně.</w:t>
      </w:r>
    </w:p>
    <w:p w14:paraId="606D5F22" w14:textId="3FC52CDE" w:rsidR="00650719" w:rsidRDefault="00650719" w:rsidP="00650719">
      <w:pPr>
        <w:pStyle w:val="BPDPNormln"/>
        <w:numPr>
          <w:ilvl w:val="0"/>
          <w:numId w:val="40"/>
        </w:numPr>
      </w:pPr>
      <w:r>
        <w:t xml:space="preserve">Póly přenosové funkce z levé strany v rovině </w:t>
      </w:r>
      <w:r w:rsidRPr="00DF534F">
        <w:rPr>
          <w:i/>
        </w:rPr>
        <w:t>w</w:t>
      </w:r>
      <w:r>
        <w:t xml:space="preserve"> musí být transformovány dovnitř jednotkové kružnice v rovině </w:t>
      </w:r>
      <w:r w:rsidRPr="00DF534F">
        <w:rPr>
          <w:i/>
        </w:rPr>
        <w:t>z</w:t>
      </w:r>
      <w:r>
        <w:t>.</w:t>
      </w:r>
      <w:r w:rsidR="00770575">
        <w:t xml:space="preserve"> Tedy stabilní analogový filtr musí být transformován na stabilní číslicový filtr.</w:t>
      </w:r>
    </w:p>
    <w:p w14:paraId="07A60DA8" w14:textId="1228F7F0" w:rsidR="00650719" w:rsidRDefault="00770575" w:rsidP="00DF534F">
      <w:pPr>
        <w:pStyle w:val="BPDPNormln"/>
        <w:numPr>
          <w:ilvl w:val="0"/>
          <w:numId w:val="40"/>
        </w:numPr>
      </w:pPr>
      <w:r>
        <w:t>Základní kmitočtové vlastnosti musí být po transformaci zachovány.</w:t>
      </w:r>
    </w:p>
    <w:p w14:paraId="48BC7D0A" w14:textId="035D135A" w:rsidR="001D5981" w:rsidRDefault="001D5981" w:rsidP="00DF534F">
      <w:pPr>
        <w:pStyle w:val="BPDPNormln"/>
        <w:numPr>
          <w:ilvl w:val="0"/>
          <w:numId w:val="40"/>
        </w:numPr>
      </w:pPr>
      <w:r>
        <w:t>Transformace musí jednojednoznačně transformovat racionální lomenou funkci H</w:t>
      </w:r>
      <w:r>
        <w:rPr>
          <w:vertAlign w:val="subscript"/>
        </w:rPr>
        <w:t>a</w:t>
      </w:r>
      <w:r>
        <w:t>(</w:t>
      </w:r>
      <w:r w:rsidRPr="00B50C8F">
        <w:rPr>
          <w:i/>
          <w:iCs/>
        </w:rPr>
        <w:t>w</w:t>
      </w:r>
      <w:r>
        <w:t>) na racionální lomenou funkci H(</w:t>
      </w:r>
      <w:r w:rsidRPr="00B50C8F">
        <w:rPr>
          <w:i/>
          <w:iCs/>
        </w:rPr>
        <w:t>z</w:t>
      </w:r>
      <w:r>
        <w:t>)</w:t>
      </w:r>
      <w:r w:rsidR="00B50C8F">
        <w:t>.</w:t>
      </w:r>
    </w:p>
    <w:p w14:paraId="1BA9A424" w14:textId="257EFE94" w:rsidR="00B20C23" w:rsidRDefault="00DF5189" w:rsidP="00DF4BD4">
      <w:pPr>
        <w:pStyle w:val="BPDPNormln"/>
        <w:ind w:firstLine="0"/>
      </w:pPr>
      <w:r>
        <w:t>Nejčastěji bývá využita bilineární transformace</w:t>
      </w:r>
      <w:r w:rsidR="00F53D7D">
        <w:t xml:space="preserve"> </w:t>
      </w:r>
      <w:r w:rsidR="00F53D7D">
        <w:fldChar w:fldCharType="begin"/>
      </w:r>
      <w:r w:rsidR="00F53D7D">
        <w:instrText xml:space="preserve"> REF _Ref33202231 \h </w:instrText>
      </w:r>
      <w:r w:rsidR="00F53D7D">
        <w:fldChar w:fldCharType="separate"/>
      </w:r>
      <w:r w:rsidR="003C1DEC">
        <w:t>(</w:t>
      </w:r>
      <w:r w:rsidR="003C1DEC">
        <w:rPr>
          <w:noProof/>
        </w:rPr>
        <w:t>3</w:t>
      </w:r>
      <w:r w:rsidR="003C1DEC">
        <w:t>.</w:t>
      </w:r>
      <w:r w:rsidR="003C1DEC">
        <w:rPr>
          <w:noProof/>
        </w:rPr>
        <w:t>10</w:t>
      </w:r>
      <w:r w:rsidR="003C1DEC">
        <w:t>)</w:t>
      </w:r>
      <w:r w:rsidR="00F53D7D">
        <w:fldChar w:fldCharType="end"/>
      </w:r>
      <w:r>
        <w:t xml:space="preserve">. </w:t>
      </w:r>
      <w:r w:rsidR="00B4066B">
        <w:fldChar w:fldCharType="begin"/>
      </w:r>
      <w:r w:rsidR="00B4066B">
        <w:instrText xml:space="preserve"> REF _Ref40811492 \r \h </w:instrText>
      </w:r>
      <w:r w:rsidR="00B4066B">
        <w:fldChar w:fldCharType="separate"/>
      </w:r>
      <w:r w:rsidR="003C1DEC">
        <w:t>[8]</w:t>
      </w:r>
      <w:r w:rsidR="00B4066B">
        <w:fldChar w:fldCharType="end"/>
      </w:r>
    </w:p>
    <w:p w14:paraId="560ABD09" w14:textId="77777777" w:rsidR="004C79E5" w:rsidRDefault="004C79E5" w:rsidP="00B20C23">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456A50A5" w14:textId="77777777" w:rsidTr="00F043D6">
        <w:tc>
          <w:tcPr>
            <w:tcW w:w="750" w:type="pct"/>
          </w:tcPr>
          <w:p w14:paraId="6353380E" w14:textId="77777777" w:rsidR="00F043D6" w:rsidRDefault="00F043D6" w:rsidP="008B45A1"/>
        </w:tc>
        <w:tc>
          <w:tcPr>
            <w:tcW w:w="0" w:type="auto"/>
          </w:tcPr>
          <w:p w14:paraId="0A9A4BD4" w14:textId="0BE4EE8E" w:rsidR="00F043D6" w:rsidRDefault="00B70E91" w:rsidP="00B509D7">
            <w:pPr>
              <w:jc w:val="center"/>
            </w:pPr>
            <m:oMathPara>
              <m:oMath>
                <m:r>
                  <w:rPr>
                    <w:rFonts w:ascii="Cambria Math" w:hAnsi="Cambria Math"/>
                  </w:rPr>
                  <m:t>w=</m:t>
                </m:r>
                <m:f>
                  <m:fPr>
                    <m:ctrlPr>
                      <w:rPr>
                        <w:rFonts w:ascii="Cambria Math" w:hAnsi="Cambria Math"/>
                        <w:i/>
                      </w:rPr>
                    </m:ctrlPr>
                  </m:fPr>
                  <m:num>
                    <m:r>
                      <w:rPr>
                        <w:rFonts w:ascii="Cambria Math" w:hAnsi="Cambria Math"/>
                      </w:rPr>
                      <m:t>z-1</m:t>
                    </m:r>
                  </m:num>
                  <m:den>
                    <m:r>
                      <w:rPr>
                        <w:rFonts w:ascii="Cambria Math" w:hAnsi="Cambria Math"/>
                      </w:rPr>
                      <m:t>z+1</m:t>
                    </m:r>
                  </m:den>
                </m:f>
              </m:oMath>
            </m:oMathPara>
          </w:p>
        </w:tc>
        <w:tc>
          <w:tcPr>
            <w:tcW w:w="750" w:type="pct"/>
            <w:tcMar>
              <w:right w:w="0" w:type="dxa"/>
            </w:tcMar>
            <w:vAlign w:val="center"/>
          </w:tcPr>
          <w:p w14:paraId="5C5BB637" w14:textId="24A34537" w:rsidR="00F043D6" w:rsidRDefault="00F043D6" w:rsidP="00F043D6">
            <w:pPr>
              <w:jc w:val="right"/>
            </w:pPr>
            <w:bookmarkStart w:id="104" w:name="_Ref33202231"/>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10</w:t>
            </w:r>
            <w:r w:rsidR="001C2707">
              <w:rPr>
                <w:noProof/>
              </w:rPr>
              <w:fldChar w:fldCharType="end"/>
            </w:r>
            <w:r>
              <w:t>)</w:t>
            </w:r>
            <w:bookmarkEnd w:id="104"/>
          </w:p>
        </w:tc>
      </w:tr>
    </w:tbl>
    <w:p w14:paraId="4E2BB608" w14:textId="0F5C4EDE" w:rsidR="00F043D6" w:rsidRDefault="00B50C8F" w:rsidP="00F043D6">
      <w:pPr>
        <w:pStyle w:val="BPDPNormln"/>
        <w:ind w:firstLine="0"/>
      </w:pPr>
      <w:r>
        <w:tab/>
      </w:r>
    </w:p>
    <w:p w14:paraId="2EC95929" w14:textId="4CB0DBE4" w:rsidR="00F043D6" w:rsidRDefault="00F043D6" w:rsidP="00E713C5">
      <w:pPr>
        <w:pStyle w:val="BPDPNormln"/>
        <w:ind w:firstLine="0"/>
      </w:pPr>
      <w:r>
        <w:t>A zpětná bilineární transformace podle vztahu</w:t>
      </w:r>
      <w:r w:rsidR="00F53D7D">
        <w:t xml:space="preserve"> </w:t>
      </w:r>
      <w:r w:rsidR="00F53D7D">
        <w:fldChar w:fldCharType="begin"/>
      </w:r>
      <w:r w:rsidR="00F53D7D">
        <w:instrText xml:space="preserve"> REF _Ref39657173 \h </w:instrText>
      </w:r>
      <w:r w:rsidR="00F53D7D">
        <w:fldChar w:fldCharType="separate"/>
      </w:r>
      <w:r w:rsidR="003C1DEC">
        <w:t>(</w:t>
      </w:r>
      <w:r w:rsidR="003C1DEC">
        <w:rPr>
          <w:noProof/>
        </w:rPr>
        <w:t>3</w:t>
      </w:r>
      <w:r w:rsidR="003C1DEC">
        <w:t>.</w:t>
      </w:r>
      <w:r w:rsidR="003C1DEC">
        <w:rPr>
          <w:noProof/>
        </w:rPr>
        <w:t>11</w:t>
      </w:r>
      <w:r w:rsidR="003C1DEC">
        <w:t>)</w:t>
      </w:r>
      <w:r w:rsidR="00F53D7D">
        <w:fldChar w:fldCharType="end"/>
      </w:r>
      <w:r>
        <w:t>. [</w:t>
      </w:r>
      <w:r w:rsidR="00B70E91">
        <w:t xml:space="preserve">1, </w:t>
      </w:r>
      <w:r>
        <w:t>2</w:t>
      </w:r>
      <w:r w:rsidR="00B70E91">
        <w:t>, 17</w:t>
      </w:r>
      <w:r>
        <w:t>]</w:t>
      </w:r>
    </w:p>
    <w:p w14:paraId="07B27CF8" w14:textId="77777777" w:rsidR="00F043D6" w:rsidRDefault="00F043D6" w:rsidP="00E713C5">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59B5660C" w14:textId="77777777" w:rsidTr="00F043D6">
        <w:tc>
          <w:tcPr>
            <w:tcW w:w="750" w:type="pct"/>
          </w:tcPr>
          <w:p w14:paraId="0C8D3920" w14:textId="77777777" w:rsidR="00F043D6" w:rsidRDefault="00F043D6" w:rsidP="008B45A1"/>
        </w:tc>
        <w:tc>
          <w:tcPr>
            <w:tcW w:w="0" w:type="auto"/>
          </w:tcPr>
          <w:p w14:paraId="20D54AE2" w14:textId="1191D0C9" w:rsidR="00F043D6" w:rsidRDefault="00B70E91" w:rsidP="00B509D7">
            <w:pPr>
              <w:jc w:val="center"/>
            </w:pPr>
            <m:oMathPara>
              <m:oMath>
                <m:r>
                  <w:rPr>
                    <w:rFonts w:ascii="Cambria Math" w:hAnsi="Cambria Math"/>
                  </w:rPr>
                  <m:t xml:space="preserve">z= </m:t>
                </m:r>
                <m:f>
                  <m:fPr>
                    <m:ctrlPr>
                      <w:rPr>
                        <w:rFonts w:ascii="Cambria Math" w:hAnsi="Cambria Math"/>
                        <w:i/>
                      </w:rPr>
                    </m:ctrlPr>
                  </m:fPr>
                  <m:num>
                    <m:r>
                      <w:rPr>
                        <w:rFonts w:ascii="Cambria Math" w:hAnsi="Cambria Math"/>
                      </w:rPr>
                      <m:t>1+w</m:t>
                    </m:r>
                  </m:num>
                  <m:den>
                    <m:r>
                      <w:rPr>
                        <w:rFonts w:ascii="Cambria Math" w:hAnsi="Cambria Math"/>
                      </w:rPr>
                      <m:t>1-w</m:t>
                    </m:r>
                  </m:den>
                </m:f>
              </m:oMath>
            </m:oMathPara>
          </w:p>
        </w:tc>
        <w:tc>
          <w:tcPr>
            <w:tcW w:w="750" w:type="pct"/>
            <w:tcMar>
              <w:right w:w="0" w:type="dxa"/>
            </w:tcMar>
            <w:vAlign w:val="center"/>
          </w:tcPr>
          <w:p w14:paraId="31A673CE" w14:textId="78B076C7" w:rsidR="00F043D6" w:rsidRDefault="00F043D6" w:rsidP="00F043D6">
            <w:pPr>
              <w:jc w:val="right"/>
            </w:pPr>
            <w:bookmarkStart w:id="105" w:name="_Ref39657173"/>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11</w:t>
            </w:r>
            <w:r w:rsidR="001C2707">
              <w:rPr>
                <w:noProof/>
              </w:rPr>
              <w:fldChar w:fldCharType="end"/>
            </w:r>
            <w:r>
              <w:t>)</w:t>
            </w:r>
            <w:bookmarkEnd w:id="105"/>
          </w:p>
        </w:tc>
      </w:tr>
    </w:tbl>
    <w:p w14:paraId="268F9648" w14:textId="77777777" w:rsidR="00B158F7" w:rsidRDefault="00B158F7" w:rsidP="00E713C5">
      <w:pPr>
        <w:pStyle w:val="BPDPNormln"/>
        <w:ind w:firstLine="0"/>
      </w:pPr>
    </w:p>
    <w:p w14:paraId="0E8078F5" w14:textId="45E840EB" w:rsidR="00EE3C41" w:rsidRDefault="00E713C5" w:rsidP="00BA2E7C">
      <w:pPr>
        <w:pStyle w:val="BPDPNormln"/>
        <w:ind w:firstLine="0"/>
      </w:pPr>
      <w:r>
        <w:t xml:space="preserve">Bilineární transformace zobrazí imaginární osu v komplexní rovině </w:t>
      </w:r>
      <w:r w:rsidRPr="00E713C5">
        <w:rPr>
          <w:i/>
        </w:rPr>
        <w:t>w</w:t>
      </w:r>
      <w:r>
        <w:rPr>
          <w:i/>
        </w:rPr>
        <w:t xml:space="preserve"> </w:t>
      </w:r>
      <w:r>
        <w:t xml:space="preserve">do jednotkové kružnice v komplexní rovině </w:t>
      </w:r>
      <w:r w:rsidR="00B70E91">
        <w:rPr>
          <w:i/>
        </w:rPr>
        <w:t>z</w:t>
      </w:r>
      <w:r>
        <w:t xml:space="preserve">. </w:t>
      </w:r>
      <w:r w:rsidR="00B70E91">
        <w:t xml:space="preserve">Tím je splněna první </w:t>
      </w:r>
      <w:r w:rsidR="00471A4A">
        <w:t xml:space="preserve">a druhá </w:t>
      </w:r>
      <w:r w:rsidR="00B70E91">
        <w:t>podmínka.</w:t>
      </w:r>
      <w:r w:rsidR="00DA25FA">
        <w:t xml:space="preserve"> Bilineární transformace je racionální lomenou funkcí a splňuje čtvrtou podmínku.</w:t>
      </w:r>
      <w:r w:rsidR="00B70E91">
        <w:t xml:space="preserve"> Splnění </w:t>
      </w:r>
      <w:r w:rsidR="00471A4A">
        <w:t xml:space="preserve">třetí </w:t>
      </w:r>
      <w:r w:rsidR="00B70E91">
        <w:t>podmínky dosáhneme vyšetření zobrazení kmitočtové osy</w:t>
      </w:r>
      <w:r w:rsidR="00115993">
        <w:t xml:space="preserve"> </w:t>
      </w:r>
      <w:r w:rsidR="00F53D7D">
        <w:fldChar w:fldCharType="begin"/>
      </w:r>
      <w:r w:rsidR="00F53D7D">
        <w:instrText xml:space="preserve"> REF _Ref33206545 \h </w:instrText>
      </w:r>
      <w:r w:rsidR="00F53D7D">
        <w:fldChar w:fldCharType="separate"/>
      </w:r>
      <w:r w:rsidR="003C1DEC">
        <w:t>(</w:t>
      </w:r>
      <w:r w:rsidR="003C1DEC">
        <w:rPr>
          <w:noProof/>
        </w:rPr>
        <w:t>3</w:t>
      </w:r>
      <w:r w:rsidR="003C1DEC">
        <w:t>.</w:t>
      </w:r>
      <w:r w:rsidR="003C1DEC">
        <w:rPr>
          <w:noProof/>
        </w:rPr>
        <w:t>12</w:t>
      </w:r>
      <w:r w:rsidR="003C1DEC">
        <w:t>)</w:t>
      </w:r>
      <w:r w:rsidR="00F53D7D">
        <w:fldChar w:fldCharType="end"/>
      </w:r>
      <w:r w:rsidR="00B70E91">
        <w:t>.</w:t>
      </w:r>
      <w:r w:rsidR="00713A8E">
        <w:t xml:space="preserve"> </w:t>
      </w:r>
      <w:r w:rsidR="00A60866">
        <w:fldChar w:fldCharType="begin"/>
      </w:r>
      <w:r w:rsidR="00A60866">
        <w:instrText xml:space="preserve"> REF _Ref40808559 \r \h </w:instrText>
      </w:r>
      <w:r w:rsidR="00A60866">
        <w:fldChar w:fldCharType="separate"/>
      </w:r>
      <w:r w:rsidR="003C1DEC">
        <w:t>[4]</w:t>
      </w:r>
      <w:r w:rsidR="00A60866">
        <w:fldChar w:fldCharType="end"/>
      </w:r>
      <w:r w:rsidR="00B4066B">
        <w:fldChar w:fldCharType="begin"/>
      </w:r>
      <w:r w:rsidR="00B4066B">
        <w:instrText xml:space="preserve"> REF _Ref40811492 \r \h </w:instrText>
      </w:r>
      <w:r w:rsidR="00B4066B">
        <w:fldChar w:fldCharType="separate"/>
      </w:r>
      <w:r w:rsidR="003C1DEC">
        <w:t>[8]</w:t>
      </w:r>
      <w:r w:rsidR="00B4066B">
        <w:fldChar w:fldCharType="end"/>
      </w:r>
    </w:p>
    <w:p w14:paraId="15D1D405" w14:textId="77777777" w:rsidR="00EE3C41" w:rsidRDefault="00EE3C41" w:rsidP="00BA2E7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EE3C41" w14:paraId="5A02CCD8" w14:textId="77777777" w:rsidTr="00F5160D">
        <w:tc>
          <w:tcPr>
            <w:tcW w:w="750" w:type="pct"/>
          </w:tcPr>
          <w:p w14:paraId="3B3CD532" w14:textId="77777777" w:rsidR="00EE3C41" w:rsidRDefault="00EE3C41" w:rsidP="008B45A1"/>
        </w:tc>
        <w:tc>
          <w:tcPr>
            <w:tcW w:w="0" w:type="auto"/>
          </w:tcPr>
          <w:p w14:paraId="27CBB2B6" w14:textId="5002C487" w:rsidR="00EE3C41" w:rsidRDefault="00EE3C41" w:rsidP="00B509D7">
            <w:pPr>
              <w:jc w:val="center"/>
            </w:pPr>
            <m:oMathPara>
              <m:oMath>
                <m:r>
                  <w:rPr>
                    <w:rFonts w:ascii="Cambria Math" w:hAnsi="Cambria Math"/>
                  </w:rPr>
                  <m:t>z=</m:t>
                </m:r>
                <m:f>
                  <m:fPr>
                    <m:ctrlPr>
                      <w:rPr>
                        <w:rFonts w:ascii="Cambria Math" w:hAnsi="Cambria Math"/>
                        <w:i/>
                      </w:rPr>
                    </m:ctrlPr>
                  </m:fPr>
                  <m:num>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j2α</m:t>
                    </m:r>
                  </m:sup>
                </m:sSup>
                <m:r>
                  <w:rPr>
                    <w:rFonts w:ascii="Cambria Math" w:hAnsi="Cambria Math"/>
                  </w:rPr>
                  <m:t>, kde α=</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m:t>
                    </m:r>
                  </m:den>
                </m:f>
                <m:r>
                  <w:rPr>
                    <w:rFonts w:ascii="Cambria Math" w:hAnsi="Cambria Math"/>
                  </w:rPr>
                  <m:t>)</m:t>
                </m:r>
              </m:oMath>
            </m:oMathPara>
          </w:p>
        </w:tc>
        <w:tc>
          <w:tcPr>
            <w:tcW w:w="750" w:type="pct"/>
            <w:tcMar>
              <w:right w:w="0" w:type="dxa"/>
            </w:tcMar>
            <w:vAlign w:val="center"/>
          </w:tcPr>
          <w:p w14:paraId="4C93B7E6" w14:textId="40452F60" w:rsidR="00EE3C41" w:rsidRDefault="00EE3C41" w:rsidP="00F5160D">
            <w:pPr>
              <w:jc w:val="right"/>
            </w:pPr>
            <w:bookmarkStart w:id="106" w:name="_Ref33206545"/>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12</w:t>
            </w:r>
            <w:r w:rsidR="001C2707">
              <w:rPr>
                <w:noProof/>
              </w:rPr>
              <w:fldChar w:fldCharType="end"/>
            </w:r>
            <w:r>
              <w:t>)</w:t>
            </w:r>
            <w:bookmarkEnd w:id="106"/>
          </w:p>
        </w:tc>
      </w:tr>
    </w:tbl>
    <w:p w14:paraId="5F54F1A2" w14:textId="77777777" w:rsidR="00F5160D" w:rsidRDefault="00F5160D" w:rsidP="00BA2E7C">
      <w:pPr>
        <w:pStyle w:val="BPDPNormln"/>
        <w:ind w:firstLine="0"/>
      </w:pPr>
    </w:p>
    <w:p w14:paraId="49D93E57" w14:textId="33F89BBB" w:rsidR="00F350F9" w:rsidRDefault="00F5160D" w:rsidP="00BA2E7C">
      <w:pPr>
        <w:pStyle w:val="BPDPNormln"/>
        <w:ind w:firstLine="0"/>
      </w:pPr>
      <w:r>
        <w:t xml:space="preserve">Kde </w:t>
      </w:r>
      <w:proofErr w:type="spellStart"/>
      <w:r>
        <w:rPr>
          <w:rFonts w:ascii="Georgia" w:hAnsi="Georgia"/>
        </w:rPr>
        <w:t>ω</w:t>
      </w:r>
      <w:r w:rsidR="00F350F9">
        <w:rPr>
          <w:rFonts w:ascii="Georgia" w:hAnsi="Georgia"/>
          <w:vertAlign w:val="subscript"/>
        </w:rPr>
        <w:t>d</w:t>
      </w:r>
      <w:proofErr w:type="spellEnd"/>
      <w:r>
        <w:t xml:space="preserve"> jsou kmitočty v diskrétním systému a </w:t>
      </w:r>
      <w:proofErr w:type="spellStart"/>
      <w:r>
        <w:rPr>
          <w:rFonts w:ascii="Georgia" w:hAnsi="Georgia"/>
        </w:rPr>
        <w:t>ω</w:t>
      </w:r>
      <w:r>
        <w:rPr>
          <w:vertAlign w:val="subscript"/>
        </w:rPr>
        <w:t>a</w:t>
      </w:r>
      <w:proofErr w:type="spellEnd"/>
      <w:r>
        <w:t xml:space="preserve"> jsou kmitočty v analogovém systému. </w:t>
      </w:r>
      <w:r w:rsidR="00E713C5">
        <w:t xml:space="preserve">Při transformaci dochází ke zkreslení frekvenční osy, </w:t>
      </w:r>
      <w:r w:rsidR="00713A8E">
        <w:t xml:space="preserve">a to z důvodu převodu nekonečné analogové frekvenční osy na konečnou diskrétní osu. </w:t>
      </w:r>
      <w:r w:rsidR="00F350F9">
        <w:t>Vz</w:t>
      </w:r>
      <w:r w:rsidR="00713A8E">
        <w:t>t</w:t>
      </w:r>
      <w:r w:rsidR="00F350F9">
        <w:t xml:space="preserve">ah mezi kmitočty v analogovém systému </w:t>
      </w:r>
      <w:proofErr w:type="spellStart"/>
      <w:r w:rsidR="00F350F9" w:rsidRPr="00F350F9">
        <w:rPr>
          <w:rFonts w:ascii="Georgia" w:hAnsi="Georgia"/>
        </w:rPr>
        <w:t>ω</w:t>
      </w:r>
      <w:r w:rsidR="00F350F9" w:rsidRPr="00F350F9">
        <w:rPr>
          <w:vertAlign w:val="subscript"/>
        </w:rPr>
        <w:t>a</w:t>
      </w:r>
      <w:proofErr w:type="spellEnd"/>
      <w:r w:rsidR="00F350F9">
        <w:t xml:space="preserve"> </w:t>
      </w:r>
      <w:r w:rsidR="00F350F9" w:rsidRPr="00F350F9">
        <w:t>a</w:t>
      </w:r>
      <w:r w:rsidR="00F350F9">
        <w:t xml:space="preserve"> kmitočty v číslicovém systému je dán vztahem</w:t>
      </w:r>
      <w:r w:rsidR="00115993">
        <w:t xml:space="preserve"> </w:t>
      </w:r>
      <w:r w:rsidR="00DA25FA">
        <w:fldChar w:fldCharType="begin"/>
      </w:r>
      <w:r w:rsidR="00DA25FA">
        <w:instrText xml:space="preserve"> REF _Ref33206688 \h </w:instrText>
      </w:r>
      <w:r w:rsidR="00DA25FA">
        <w:fldChar w:fldCharType="separate"/>
      </w:r>
      <w:r w:rsidR="003C1DEC">
        <w:t>(</w:t>
      </w:r>
      <w:r w:rsidR="003C1DEC">
        <w:rPr>
          <w:noProof/>
        </w:rPr>
        <w:t>3</w:t>
      </w:r>
      <w:r w:rsidR="003C1DEC">
        <w:t>.</w:t>
      </w:r>
      <w:r w:rsidR="003C1DEC">
        <w:rPr>
          <w:noProof/>
        </w:rPr>
        <w:t>13</w:t>
      </w:r>
      <w:r w:rsidR="003C1DEC">
        <w:t>)</w:t>
      </w:r>
      <w:r w:rsidR="00DA25FA">
        <w:fldChar w:fldCharType="end"/>
      </w:r>
      <w:r w:rsidR="00F350F9">
        <w:t>.</w:t>
      </w:r>
      <w:r w:rsidR="00713A8E">
        <w:t xml:space="preserve"> </w:t>
      </w:r>
      <w:r w:rsidR="00A60866">
        <w:fldChar w:fldCharType="begin"/>
      </w:r>
      <w:r w:rsidR="00A60866">
        <w:instrText xml:space="preserve"> REF _Ref40808559 \r \h </w:instrText>
      </w:r>
      <w:r w:rsidR="00A60866">
        <w:fldChar w:fldCharType="separate"/>
      </w:r>
      <w:r w:rsidR="003C1DEC">
        <w:t>[4]</w:t>
      </w:r>
      <w:r w:rsidR="00A60866">
        <w:fldChar w:fldCharType="end"/>
      </w:r>
      <w:r w:rsidR="00B4066B">
        <w:fldChar w:fldCharType="begin"/>
      </w:r>
      <w:r w:rsidR="00B4066B">
        <w:instrText xml:space="preserve"> REF _Ref40811492 \r \h </w:instrText>
      </w:r>
      <w:r w:rsidR="00B4066B">
        <w:fldChar w:fldCharType="separate"/>
      </w:r>
      <w:r w:rsidR="003C1DEC">
        <w:t>[8]</w:t>
      </w:r>
      <w:r w:rsidR="00B4066B">
        <w:fldChar w:fldCharType="end"/>
      </w:r>
    </w:p>
    <w:p w14:paraId="7478D440" w14:textId="77777777" w:rsidR="00F350F9" w:rsidRDefault="00F350F9" w:rsidP="00BA2E7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350F9" w14:paraId="1C606A7D" w14:textId="77777777" w:rsidTr="00115993">
        <w:tc>
          <w:tcPr>
            <w:tcW w:w="750" w:type="pct"/>
          </w:tcPr>
          <w:p w14:paraId="33925E75" w14:textId="77777777" w:rsidR="00F350F9" w:rsidRDefault="00F350F9" w:rsidP="008B45A1"/>
        </w:tc>
        <w:tc>
          <w:tcPr>
            <w:tcW w:w="0" w:type="auto"/>
          </w:tcPr>
          <w:p w14:paraId="113E6F52" w14:textId="5B5F7D59" w:rsidR="00F350F9" w:rsidRDefault="003C1DEC" w:rsidP="00B509D7">
            <w:pPr>
              <w:jc w:val="center"/>
            </w:pPr>
            <m:oMathPara>
              <m:oMath>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d</m:t>
                    </m:r>
                  </m:sub>
                </m:sSub>
                <m:r>
                  <w:rPr>
                    <w:rStyle w:val="Zstupntext"/>
                    <w:rFonts w:ascii="Cambria Math" w:hAnsi="Cambria Math"/>
                    <w:color w:val="auto"/>
                  </w:rPr>
                  <m:t>T</m:t>
                </m:r>
                <m:r>
                  <w:rPr>
                    <w:rStyle w:val="Zstupntext"/>
                    <w:rFonts w:ascii="Cambria Math" w:hAnsi="Cambria Math"/>
                  </w:rPr>
                  <m:t>=</m:t>
                </m:r>
                <m:r>
                  <w:rPr>
                    <w:rStyle w:val="Zstupntext"/>
                    <w:rFonts w:ascii="Cambria Math" w:hAnsi="Cambria Math"/>
                    <w:color w:val="auto"/>
                  </w:rPr>
                  <m:t>2</m:t>
                </m:r>
                <m:r>
                  <m:rPr>
                    <m:sty m:val="p"/>
                  </m:rPr>
                  <w:rPr>
                    <w:rStyle w:val="Zstupntext"/>
                    <w:rFonts w:ascii="Cambria Math" w:hAnsi="Cambria Math"/>
                    <w:color w:val="auto"/>
                  </w:rPr>
                  <m:t>arctan⁡</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a</m:t>
                    </m:r>
                  </m:sub>
                </m:sSub>
                <m:r>
                  <w:rPr>
                    <w:rStyle w:val="Zstupntext"/>
                    <w:rFonts w:ascii="Cambria Math" w:hAnsi="Cambria Math"/>
                    <w:color w:val="auto"/>
                  </w:rPr>
                  <m:t>)</m:t>
                </m:r>
              </m:oMath>
            </m:oMathPara>
          </w:p>
        </w:tc>
        <w:tc>
          <w:tcPr>
            <w:tcW w:w="750" w:type="pct"/>
            <w:tcMar>
              <w:right w:w="0" w:type="dxa"/>
            </w:tcMar>
            <w:vAlign w:val="center"/>
          </w:tcPr>
          <w:p w14:paraId="234154D6" w14:textId="3747C282" w:rsidR="00F350F9" w:rsidRDefault="00F350F9" w:rsidP="00115993">
            <w:pPr>
              <w:jc w:val="right"/>
            </w:pPr>
            <w:bookmarkStart w:id="107" w:name="_Ref33206688"/>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13</w:t>
            </w:r>
            <w:r w:rsidR="001C2707">
              <w:rPr>
                <w:noProof/>
              </w:rPr>
              <w:fldChar w:fldCharType="end"/>
            </w:r>
            <w:r>
              <w:t>)</w:t>
            </w:r>
            <w:bookmarkEnd w:id="107"/>
          </w:p>
        </w:tc>
      </w:tr>
    </w:tbl>
    <w:p w14:paraId="0D067BDB" w14:textId="77777777" w:rsidR="00713A8E" w:rsidRDefault="00713A8E" w:rsidP="00BA2E7C">
      <w:pPr>
        <w:pStyle w:val="BPDPNormln"/>
        <w:ind w:firstLine="0"/>
      </w:pPr>
    </w:p>
    <w:p w14:paraId="507DB383" w14:textId="39CB1133" w:rsidR="00E13F6B" w:rsidRDefault="00C60AA4" w:rsidP="00B01F74">
      <w:pPr>
        <w:pStyle w:val="BPDPNormln"/>
      </w:pPr>
      <w:r>
        <w:t>V </w:t>
      </w:r>
      <w:proofErr w:type="spellStart"/>
      <w:r>
        <w:t>Matlabu</w:t>
      </w:r>
      <w:proofErr w:type="spellEnd"/>
      <w:r>
        <w:t xml:space="preserve"> se IIR filtry realizují </w:t>
      </w:r>
      <w:r w:rsidR="0007407C">
        <w:t>za pomoci</w:t>
      </w:r>
      <w:r>
        <w:t xml:space="preserve"> funkcí, které jsou rozdělené podle </w:t>
      </w:r>
      <w:r w:rsidR="0042575F">
        <w:t>charakteru filtru</w:t>
      </w:r>
      <w:r>
        <w:t xml:space="preserve">. Jsou to funkce </w:t>
      </w:r>
      <w:proofErr w:type="spellStart"/>
      <w:r>
        <w:t>butter</w:t>
      </w:r>
      <w:proofErr w:type="spellEnd"/>
      <w:r>
        <w:t xml:space="preserve">, cheby1, cheby2 a </w:t>
      </w:r>
      <w:proofErr w:type="spellStart"/>
      <w:r>
        <w:t>ellip</w:t>
      </w:r>
      <w:proofErr w:type="spellEnd"/>
      <w:r>
        <w:t xml:space="preserve">. </w:t>
      </w:r>
      <w:r w:rsidR="00407D9B">
        <w:t>Každá z</w:t>
      </w:r>
      <w:r w:rsidR="00054D9B">
        <w:t> </w:t>
      </w:r>
      <w:r w:rsidR="00407D9B">
        <w:t>těch</w:t>
      </w:r>
      <w:r w:rsidR="00054D9B">
        <w:t>to funkcí vrací přímo koeficienty</w:t>
      </w:r>
      <w:r w:rsidR="0027252D">
        <w:t xml:space="preserve"> přenosové funkce</w:t>
      </w:r>
      <w:r w:rsidR="00054D9B">
        <w:t xml:space="preserve"> nebo nulové body</w:t>
      </w:r>
      <w:r w:rsidR="0027252D">
        <w:t xml:space="preserve">, </w:t>
      </w:r>
      <w:r w:rsidR="00054D9B">
        <w:t>póly</w:t>
      </w:r>
      <w:r w:rsidR="0027252D">
        <w:t xml:space="preserve"> a zesílení</w:t>
      </w:r>
      <w:r w:rsidR="00054D9B">
        <w:t>. Pro</w:t>
      </w:r>
      <w:r w:rsidR="00EC643D">
        <w:t> </w:t>
      </w:r>
      <w:r w:rsidR="00054D9B">
        <w:t>filtry vyššího řádu než čtvrtého</w:t>
      </w:r>
      <w:r w:rsidR="0007407C">
        <w:t>,</w:t>
      </w:r>
      <w:r w:rsidR="00054D9B">
        <w:t xml:space="preserve"> je </w:t>
      </w:r>
      <w:r w:rsidR="0042575F">
        <w:t xml:space="preserve">v dokumentaci pro </w:t>
      </w:r>
      <w:proofErr w:type="spellStart"/>
      <w:r w:rsidR="0042575F">
        <w:t>Matlab</w:t>
      </w:r>
      <w:proofErr w:type="spellEnd"/>
      <w:r w:rsidR="00CF5732">
        <w:t xml:space="preserve">, </w:t>
      </w:r>
      <w:r w:rsidR="001E74B5">
        <w:fldChar w:fldCharType="begin"/>
      </w:r>
      <w:r w:rsidR="001E74B5">
        <w:instrText xml:space="preserve"> REF _Ref40808911 \r \h </w:instrText>
      </w:r>
      <w:r w:rsidR="001E74B5">
        <w:fldChar w:fldCharType="separate"/>
      </w:r>
      <w:r w:rsidR="003C1DEC">
        <w:t>[9]</w:t>
      </w:r>
      <w:r w:rsidR="001E74B5">
        <w:fldChar w:fldCharType="end"/>
      </w:r>
      <w:r w:rsidR="0042575F">
        <w:t xml:space="preserve"> </w:t>
      </w:r>
      <w:r w:rsidR="00054D9B">
        <w:t>doporučeno používat jako výstup rozložení nulových bodů a pólu</w:t>
      </w:r>
      <w:r w:rsidR="0007407C">
        <w:t>,</w:t>
      </w:r>
      <w:r w:rsidR="00054D9B">
        <w:t xml:space="preserve"> nikoli přímo koeficienty filtru.</w:t>
      </w:r>
      <w:r w:rsidR="00407D9B">
        <w:t xml:space="preserve"> </w:t>
      </w:r>
      <w:r w:rsidR="00054D9B">
        <w:t>Vzhledem k zaokrouhlení by</w:t>
      </w:r>
      <w:r w:rsidR="00F34C13">
        <w:t> </w:t>
      </w:r>
      <w:r w:rsidR="00054D9B">
        <w:t>mohlo dojít k nestabilitě systému.</w:t>
      </w:r>
      <w:r w:rsidR="00DE0CD0">
        <w:t xml:space="preserve"> </w:t>
      </w:r>
      <w:r w:rsidR="004F61FC">
        <w:t>V tabulce (</w:t>
      </w:r>
      <w:r w:rsidR="004F61FC" w:rsidRPr="00B4066B">
        <w:fldChar w:fldCharType="begin"/>
      </w:r>
      <w:r w:rsidR="004F61FC" w:rsidRPr="00B4066B">
        <w:instrText xml:space="preserve"> REF _Ref33209722 \h </w:instrText>
      </w:r>
      <w:r w:rsidR="00B4066B" w:rsidRPr="00B4066B">
        <w:instrText xml:space="preserve"> \* MERGEFORMAT </w:instrText>
      </w:r>
      <w:r w:rsidR="004F61FC" w:rsidRPr="00B4066B">
        <w:fldChar w:fldCharType="separate"/>
      </w:r>
      <w:r w:rsidR="003C1DEC" w:rsidRPr="00B4066B">
        <w:t xml:space="preserve">Tab. </w:t>
      </w:r>
      <w:r w:rsidR="003C1DEC" w:rsidRPr="003C1DEC">
        <w:rPr>
          <w:noProof/>
        </w:rPr>
        <w:t>3</w:t>
      </w:r>
      <w:r w:rsidR="003C1DEC" w:rsidRPr="00B4066B">
        <w:t>.</w:t>
      </w:r>
      <w:r w:rsidR="003C1DEC" w:rsidRPr="003C1DEC">
        <w:rPr>
          <w:noProof/>
        </w:rPr>
        <w:t>1</w:t>
      </w:r>
      <w:r w:rsidR="004F61FC" w:rsidRPr="00B4066B">
        <w:fldChar w:fldCharType="end"/>
      </w:r>
      <w:r w:rsidR="004F61FC">
        <w:t>) jsou uvedeny vstupní parametry pro jednotlivé funkce.</w:t>
      </w:r>
    </w:p>
    <w:p w14:paraId="3FD5A139" w14:textId="75F7B074" w:rsidR="004F61FC" w:rsidRPr="004F61FC" w:rsidRDefault="004F61FC" w:rsidP="004F61FC">
      <w:pPr>
        <w:pStyle w:val="Titulek"/>
        <w:keepNext/>
        <w:ind w:left="0"/>
        <w:rPr>
          <w:ins w:id="108" w:author="Konzal Jan (164745)" w:date="2020-02-21T20:31:00Z"/>
          <w:b w:val="0"/>
        </w:rPr>
      </w:pPr>
    </w:p>
    <w:p w14:paraId="1BE1DF00" w14:textId="4A1CD116" w:rsidR="004F61FC" w:rsidRPr="00B4066B" w:rsidRDefault="004F61FC" w:rsidP="004F61FC">
      <w:pPr>
        <w:pStyle w:val="Titulek"/>
        <w:keepNext/>
        <w:jc w:val="center"/>
        <w:rPr>
          <w:b w:val="0"/>
        </w:rPr>
      </w:pPr>
      <w:bookmarkStart w:id="109" w:name="_Ref33209722"/>
      <w:bookmarkStart w:id="110" w:name="_Toc41248117"/>
      <w:r w:rsidRPr="00B4066B">
        <w:rPr>
          <w:b w:val="0"/>
        </w:rPr>
        <w:t xml:space="preserve">Tab. </w:t>
      </w:r>
      <w:r w:rsidR="0028391B" w:rsidRPr="00B4066B">
        <w:rPr>
          <w:b w:val="0"/>
          <w:noProof/>
        </w:rPr>
        <w:fldChar w:fldCharType="begin"/>
      </w:r>
      <w:r w:rsidR="0028391B" w:rsidRPr="00B4066B">
        <w:rPr>
          <w:b w:val="0"/>
          <w:noProof/>
        </w:rPr>
        <w:instrText xml:space="preserve"> STYLEREF 1 \s </w:instrText>
      </w:r>
      <w:r w:rsidR="0028391B" w:rsidRPr="00B4066B">
        <w:rPr>
          <w:b w:val="0"/>
          <w:noProof/>
        </w:rPr>
        <w:fldChar w:fldCharType="separate"/>
      </w:r>
      <w:r w:rsidR="003C1DEC">
        <w:rPr>
          <w:b w:val="0"/>
          <w:noProof/>
        </w:rPr>
        <w:t>3</w:t>
      </w:r>
      <w:r w:rsidR="0028391B" w:rsidRPr="00B4066B">
        <w:rPr>
          <w:b w:val="0"/>
          <w:noProof/>
        </w:rPr>
        <w:fldChar w:fldCharType="end"/>
      </w:r>
      <w:r w:rsidR="00982B7F" w:rsidRPr="00B4066B">
        <w:rPr>
          <w:b w:val="0"/>
        </w:rPr>
        <w:t>.</w:t>
      </w:r>
      <w:r w:rsidR="0028391B" w:rsidRPr="00B4066B">
        <w:rPr>
          <w:b w:val="0"/>
          <w:noProof/>
        </w:rPr>
        <w:fldChar w:fldCharType="begin"/>
      </w:r>
      <w:r w:rsidR="0028391B" w:rsidRPr="00B4066B">
        <w:rPr>
          <w:b w:val="0"/>
          <w:noProof/>
        </w:rPr>
        <w:instrText xml:space="preserve"> SEQ Tab. \* ARABIC \s 1 </w:instrText>
      </w:r>
      <w:r w:rsidR="0028391B" w:rsidRPr="00B4066B">
        <w:rPr>
          <w:b w:val="0"/>
          <w:noProof/>
        </w:rPr>
        <w:fldChar w:fldCharType="separate"/>
      </w:r>
      <w:r w:rsidR="003C1DEC">
        <w:rPr>
          <w:b w:val="0"/>
          <w:noProof/>
        </w:rPr>
        <w:t>1</w:t>
      </w:r>
      <w:r w:rsidR="0028391B" w:rsidRPr="00B4066B">
        <w:rPr>
          <w:b w:val="0"/>
          <w:noProof/>
        </w:rPr>
        <w:fldChar w:fldCharType="end"/>
      </w:r>
      <w:bookmarkEnd w:id="109"/>
      <w:r w:rsidRPr="00B4066B">
        <w:rPr>
          <w:b w:val="0"/>
        </w:rPr>
        <w:t>: Vstupní parametry funkcí pro realizaci IIR filtrů</w:t>
      </w:r>
      <w:bookmarkEnd w:id="110"/>
    </w:p>
    <w:tbl>
      <w:tblPr>
        <w:tblW w:w="7180" w:type="dxa"/>
        <w:jc w:val="center"/>
        <w:tblCellMar>
          <w:left w:w="70" w:type="dxa"/>
          <w:right w:w="70" w:type="dxa"/>
        </w:tblCellMar>
        <w:tblLook w:val="04A0" w:firstRow="1" w:lastRow="0" w:firstColumn="1" w:lastColumn="0" w:noHBand="0" w:noVBand="1"/>
      </w:tblPr>
      <w:tblGrid>
        <w:gridCol w:w="3340"/>
        <w:gridCol w:w="972"/>
        <w:gridCol w:w="1102"/>
        <w:gridCol w:w="1102"/>
        <w:gridCol w:w="664"/>
      </w:tblGrid>
      <w:tr w:rsidR="004F61FC" w:rsidRPr="004F61FC" w14:paraId="1D87D3B2" w14:textId="77777777" w:rsidTr="004F61FC">
        <w:trPr>
          <w:trHeight w:val="300"/>
          <w:jc w:val="center"/>
        </w:trPr>
        <w:tc>
          <w:tcPr>
            <w:tcW w:w="33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2E854C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vstupní parametry</w:t>
            </w:r>
          </w:p>
        </w:tc>
        <w:tc>
          <w:tcPr>
            <w:tcW w:w="3840" w:type="dxa"/>
            <w:gridSpan w:val="4"/>
            <w:tcBorders>
              <w:top w:val="single" w:sz="8" w:space="0" w:color="auto"/>
              <w:left w:val="nil"/>
              <w:bottom w:val="single" w:sz="4" w:space="0" w:color="auto"/>
              <w:right w:val="single" w:sz="8" w:space="0" w:color="000000"/>
            </w:tcBorders>
            <w:shd w:val="clear" w:color="auto" w:fill="auto"/>
            <w:noWrap/>
            <w:vAlign w:val="bottom"/>
            <w:hideMark/>
          </w:tcPr>
          <w:p w14:paraId="6609B59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názvy funkcí</w:t>
            </w:r>
          </w:p>
        </w:tc>
      </w:tr>
      <w:tr w:rsidR="004F61FC" w:rsidRPr="004F61FC" w14:paraId="48E60D73" w14:textId="77777777" w:rsidTr="004F61FC">
        <w:trPr>
          <w:trHeight w:val="315"/>
          <w:jc w:val="center"/>
        </w:trPr>
        <w:tc>
          <w:tcPr>
            <w:tcW w:w="3340" w:type="dxa"/>
            <w:vMerge/>
            <w:tcBorders>
              <w:top w:val="single" w:sz="8" w:space="0" w:color="auto"/>
              <w:left w:val="single" w:sz="8" w:space="0" w:color="auto"/>
              <w:bottom w:val="single" w:sz="8" w:space="0" w:color="000000"/>
              <w:right w:val="single" w:sz="4" w:space="0" w:color="auto"/>
            </w:tcBorders>
            <w:vAlign w:val="center"/>
            <w:hideMark/>
          </w:tcPr>
          <w:p w14:paraId="7ED120D6" w14:textId="77777777" w:rsidR="004F61FC" w:rsidRPr="004F61FC" w:rsidRDefault="004F61FC" w:rsidP="004F61FC">
            <w:pPr>
              <w:spacing w:line="240" w:lineRule="auto"/>
              <w:ind w:left="0"/>
              <w:rPr>
                <w:rFonts w:ascii="Calibri" w:hAnsi="Calibri" w:cs="Calibri"/>
                <w:color w:val="000000"/>
                <w:sz w:val="22"/>
                <w:szCs w:val="22"/>
              </w:rPr>
            </w:pPr>
          </w:p>
        </w:tc>
        <w:tc>
          <w:tcPr>
            <w:tcW w:w="972" w:type="dxa"/>
            <w:tcBorders>
              <w:top w:val="nil"/>
              <w:left w:val="nil"/>
              <w:bottom w:val="single" w:sz="8" w:space="0" w:color="auto"/>
              <w:right w:val="single" w:sz="4" w:space="0" w:color="auto"/>
            </w:tcBorders>
            <w:shd w:val="clear" w:color="auto" w:fill="auto"/>
            <w:noWrap/>
            <w:vAlign w:val="bottom"/>
            <w:hideMark/>
          </w:tcPr>
          <w:p w14:paraId="37E5B564"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butter</w:t>
            </w:r>
            <w:proofErr w:type="spellEnd"/>
          </w:p>
        </w:tc>
        <w:tc>
          <w:tcPr>
            <w:tcW w:w="1102" w:type="dxa"/>
            <w:tcBorders>
              <w:top w:val="nil"/>
              <w:left w:val="nil"/>
              <w:bottom w:val="single" w:sz="8" w:space="0" w:color="auto"/>
              <w:right w:val="single" w:sz="4" w:space="0" w:color="auto"/>
            </w:tcBorders>
            <w:shd w:val="clear" w:color="auto" w:fill="auto"/>
            <w:noWrap/>
            <w:vAlign w:val="bottom"/>
            <w:hideMark/>
          </w:tcPr>
          <w:p w14:paraId="026C9CB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cheby1</w:t>
            </w:r>
          </w:p>
        </w:tc>
        <w:tc>
          <w:tcPr>
            <w:tcW w:w="1102" w:type="dxa"/>
            <w:tcBorders>
              <w:top w:val="nil"/>
              <w:left w:val="nil"/>
              <w:bottom w:val="single" w:sz="8" w:space="0" w:color="auto"/>
              <w:right w:val="single" w:sz="4" w:space="0" w:color="auto"/>
            </w:tcBorders>
            <w:shd w:val="clear" w:color="auto" w:fill="auto"/>
            <w:noWrap/>
            <w:vAlign w:val="bottom"/>
            <w:hideMark/>
          </w:tcPr>
          <w:p w14:paraId="1BC4D4B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cheby2</w:t>
            </w:r>
          </w:p>
        </w:tc>
        <w:tc>
          <w:tcPr>
            <w:tcW w:w="664" w:type="dxa"/>
            <w:tcBorders>
              <w:top w:val="nil"/>
              <w:left w:val="nil"/>
              <w:bottom w:val="single" w:sz="8" w:space="0" w:color="auto"/>
              <w:right w:val="single" w:sz="8" w:space="0" w:color="auto"/>
            </w:tcBorders>
            <w:shd w:val="clear" w:color="auto" w:fill="auto"/>
            <w:noWrap/>
            <w:vAlign w:val="bottom"/>
            <w:hideMark/>
          </w:tcPr>
          <w:p w14:paraId="6921988B"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ellip</w:t>
            </w:r>
            <w:proofErr w:type="spellEnd"/>
          </w:p>
        </w:tc>
      </w:tr>
      <w:tr w:rsidR="004F61FC" w:rsidRPr="004F61FC" w14:paraId="406D1724"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C9EBF6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řád filtru</w:t>
            </w:r>
          </w:p>
        </w:tc>
        <w:tc>
          <w:tcPr>
            <w:tcW w:w="972" w:type="dxa"/>
            <w:tcBorders>
              <w:top w:val="nil"/>
              <w:left w:val="nil"/>
              <w:bottom w:val="single" w:sz="4" w:space="0" w:color="auto"/>
              <w:right w:val="single" w:sz="4" w:space="0" w:color="auto"/>
            </w:tcBorders>
            <w:shd w:val="clear" w:color="auto" w:fill="auto"/>
            <w:noWrap/>
            <w:vAlign w:val="center"/>
            <w:hideMark/>
          </w:tcPr>
          <w:p w14:paraId="3121CF53" w14:textId="77777777" w:rsidR="004F61FC" w:rsidRPr="004F61FC" w:rsidRDefault="004F61FC" w:rsidP="004F61FC">
            <w:pPr>
              <w:spacing w:line="240" w:lineRule="auto"/>
              <w:ind w:left="0"/>
              <w:jc w:val="center"/>
              <w:rPr>
                <w:rFonts w:ascii="Microsoft GothicNeo" w:eastAsia="Microsoft GothicNeo" w:hAnsi="Microsoft GothicNeo" w:cs="Microsoft GothicNeo"/>
                <w:color w:val="000000"/>
                <w:sz w:val="22"/>
                <w:szCs w:val="22"/>
              </w:rPr>
            </w:pPr>
            <w:r w:rsidRPr="004F61FC">
              <w:rPr>
                <w:rFonts w:ascii="MS Gothic" w:eastAsia="MS Gothic" w:hAnsi="MS Gothic" w:cs="MS Gothic" w:hint="eastAsia"/>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91B751F"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2D691B8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3451C7D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525A6598"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41DA036"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 xml:space="preserve">mezní frekvence </w:t>
            </w:r>
          </w:p>
        </w:tc>
        <w:tc>
          <w:tcPr>
            <w:tcW w:w="972" w:type="dxa"/>
            <w:tcBorders>
              <w:top w:val="nil"/>
              <w:left w:val="nil"/>
              <w:bottom w:val="single" w:sz="4" w:space="0" w:color="auto"/>
              <w:right w:val="single" w:sz="4" w:space="0" w:color="auto"/>
            </w:tcBorders>
            <w:shd w:val="clear" w:color="auto" w:fill="auto"/>
            <w:noWrap/>
            <w:vAlign w:val="center"/>
            <w:hideMark/>
          </w:tcPr>
          <w:p w14:paraId="6F98132D"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3824A43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0BC264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7D160F6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6B77C35F"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70F85D72"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tip filtru</w:t>
            </w:r>
          </w:p>
        </w:tc>
        <w:tc>
          <w:tcPr>
            <w:tcW w:w="972" w:type="dxa"/>
            <w:tcBorders>
              <w:top w:val="nil"/>
              <w:left w:val="nil"/>
              <w:bottom w:val="single" w:sz="4" w:space="0" w:color="auto"/>
              <w:right w:val="single" w:sz="4" w:space="0" w:color="auto"/>
            </w:tcBorders>
            <w:shd w:val="clear" w:color="auto" w:fill="auto"/>
            <w:noWrap/>
            <w:vAlign w:val="center"/>
            <w:hideMark/>
          </w:tcPr>
          <w:p w14:paraId="0325C778"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B61ED2E"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6D4EC75"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418020D1"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44631C07"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6C8EFE5B"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velikost zvlnění [dB]</w:t>
            </w:r>
          </w:p>
        </w:tc>
        <w:tc>
          <w:tcPr>
            <w:tcW w:w="972" w:type="dxa"/>
            <w:tcBorders>
              <w:top w:val="nil"/>
              <w:left w:val="nil"/>
              <w:bottom w:val="single" w:sz="4" w:space="0" w:color="auto"/>
              <w:right w:val="single" w:sz="4" w:space="0" w:color="auto"/>
            </w:tcBorders>
            <w:shd w:val="clear" w:color="auto" w:fill="auto"/>
            <w:noWrap/>
            <w:vAlign w:val="center"/>
            <w:hideMark/>
          </w:tcPr>
          <w:p w14:paraId="44C0EA2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4" w:space="0" w:color="auto"/>
              <w:right w:val="single" w:sz="4" w:space="0" w:color="auto"/>
            </w:tcBorders>
            <w:shd w:val="clear" w:color="auto" w:fill="auto"/>
            <w:noWrap/>
            <w:vAlign w:val="center"/>
            <w:hideMark/>
          </w:tcPr>
          <w:p w14:paraId="37E3FF8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40CF000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664" w:type="dxa"/>
            <w:tcBorders>
              <w:top w:val="nil"/>
              <w:left w:val="nil"/>
              <w:bottom w:val="single" w:sz="4" w:space="0" w:color="auto"/>
              <w:right w:val="single" w:sz="8" w:space="0" w:color="auto"/>
            </w:tcBorders>
            <w:shd w:val="clear" w:color="auto" w:fill="auto"/>
            <w:noWrap/>
            <w:vAlign w:val="center"/>
            <w:hideMark/>
          </w:tcPr>
          <w:p w14:paraId="60414E3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0C3988DF" w14:textId="77777777" w:rsidTr="004F61FC">
        <w:trPr>
          <w:trHeight w:val="315"/>
          <w:jc w:val="center"/>
        </w:trPr>
        <w:tc>
          <w:tcPr>
            <w:tcW w:w="3340" w:type="dxa"/>
            <w:tcBorders>
              <w:top w:val="nil"/>
              <w:left w:val="single" w:sz="8" w:space="0" w:color="auto"/>
              <w:bottom w:val="single" w:sz="8" w:space="0" w:color="auto"/>
              <w:right w:val="single" w:sz="4" w:space="0" w:color="auto"/>
            </w:tcBorders>
            <w:shd w:val="clear" w:color="auto" w:fill="auto"/>
            <w:noWrap/>
            <w:vAlign w:val="bottom"/>
            <w:hideMark/>
          </w:tcPr>
          <w:p w14:paraId="2937164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útlum v nepropustném pásmu [dB]</w:t>
            </w:r>
          </w:p>
        </w:tc>
        <w:tc>
          <w:tcPr>
            <w:tcW w:w="972" w:type="dxa"/>
            <w:tcBorders>
              <w:top w:val="nil"/>
              <w:left w:val="nil"/>
              <w:bottom w:val="single" w:sz="8" w:space="0" w:color="auto"/>
              <w:right w:val="single" w:sz="4" w:space="0" w:color="auto"/>
            </w:tcBorders>
            <w:shd w:val="clear" w:color="auto" w:fill="auto"/>
            <w:noWrap/>
            <w:vAlign w:val="center"/>
            <w:hideMark/>
          </w:tcPr>
          <w:p w14:paraId="415E848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620FD822"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14E37210"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8" w:space="0" w:color="auto"/>
              <w:right w:val="single" w:sz="8" w:space="0" w:color="auto"/>
            </w:tcBorders>
            <w:shd w:val="clear" w:color="auto" w:fill="auto"/>
            <w:noWrap/>
            <w:vAlign w:val="center"/>
            <w:hideMark/>
          </w:tcPr>
          <w:p w14:paraId="749B7DE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bl>
    <w:p w14:paraId="790C9BFD" w14:textId="77777777" w:rsidR="004F61FC" w:rsidRDefault="004F61FC" w:rsidP="00B01F74">
      <w:pPr>
        <w:pStyle w:val="BPDPNormln"/>
      </w:pPr>
    </w:p>
    <w:p w14:paraId="54524FA6" w14:textId="77777777" w:rsidR="00E13F6B" w:rsidRDefault="00E13F6B" w:rsidP="00B01F74">
      <w:pPr>
        <w:pStyle w:val="BPDPNormln"/>
      </w:pPr>
    </w:p>
    <w:p w14:paraId="21D0265D" w14:textId="719CF213" w:rsidR="00A87B5B" w:rsidRDefault="00C00D7D" w:rsidP="00B01F74">
      <w:pPr>
        <w:pStyle w:val="BPDPNormln"/>
      </w:pPr>
      <w:r>
        <w:t>Pokud je mezní frekvence definována dvouprvkovým vektorem funkce</w:t>
      </w:r>
      <w:r w:rsidR="0007407C">
        <w:t>,</w:t>
      </w:r>
      <w:r>
        <w:t xml:space="preserve"> vytvoří pásmovou propust nebo pásmovou zádrž</w:t>
      </w:r>
      <w:r w:rsidR="00AE6565">
        <w:t>, kde první prvek vektoru je dolní mezní frekvence, a druhým prvkem je horní mezní frekvence.</w:t>
      </w:r>
      <w:r>
        <w:t xml:space="preserve"> Mezní kmitočet může nabývat hodnot 0 až 1</w:t>
      </w:r>
      <w:r w:rsidR="00AE6565">
        <w:t>, kde hodnota 1 představuje polovinu vzorkovacího kmitočtu. [5]</w:t>
      </w:r>
    </w:p>
    <w:p w14:paraId="495C7229" w14:textId="77777777" w:rsidR="00DF4BD4" w:rsidRDefault="00DF4BD4" w:rsidP="00B01F74">
      <w:pPr>
        <w:pStyle w:val="BPDPNormln"/>
      </w:pPr>
    </w:p>
    <w:p w14:paraId="7A946775" w14:textId="77777777" w:rsidR="00BA6B17" w:rsidRDefault="00BA6B17" w:rsidP="00BA6B17">
      <w:pPr>
        <w:pStyle w:val="Nadpis3"/>
      </w:pPr>
      <w:bookmarkStart w:id="111" w:name="_Toc41248061"/>
      <w:r>
        <w:t>Banky filtrů</w:t>
      </w:r>
      <w:bookmarkEnd w:id="111"/>
    </w:p>
    <w:p w14:paraId="6F99B40C" w14:textId="53DAA48B" w:rsidR="00267057" w:rsidRDefault="0008007D" w:rsidP="00EB4EBE">
      <w:pPr>
        <w:pStyle w:val="BPDPNormln"/>
      </w:pPr>
      <w:r>
        <w:t xml:space="preserve">Pro rozdělení signálu na jednotlivé frekvenční pásma bude použita banka filtrů. </w:t>
      </w:r>
      <w:commentRangeStart w:id="112"/>
      <w:commentRangeStart w:id="113"/>
      <w:r>
        <w:t>V tuto chvíli</w:t>
      </w:r>
      <w:r w:rsidR="00267057">
        <w:t xml:space="preserve"> není jasné,</w:t>
      </w:r>
      <w:r>
        <w:t xml:space="preserve"> na kolik frekvenčních pásem bude třeba signál rozdělit, aby mohly být jednotlivé údery správně klasifikovány. Pro začátek bude banka filtr</w:t>
      </w:r>
      <w:r w:rsidR="00DE0CD0">
        <w:t>ů</w:t>
      </w:r>
      <w:r>
        <w:t xml:space="preserve"> nastavena na základě fyziologie lidského sluchu. Později bude experimentálně určen počet potřebných frekvenčních pásem pro</w:t>
      </w:r>
      <w:r w:rsidR="00267057">
        <w:t xml:space="preserve"> správnou klasifikaci signálu.</w:t>
      </w:r>
      <w:commentRangeEnd w:id="112"/>
      <w:r w:rsidR="009A1B5E">
        <w:rPr>
          <w:rStyle w:val="Odkaznakoment"/>
          <w:color w:val="auto"/>
        </w:rPr>
        <w:commentReference w:id="112"/>
      </w:r>
      <w:commentRangeEnd w:id="113"/>
      <w:r w:rsidR="00A71B8A">
        <w:rPr>
          <w:rStyle w:val="Odkaznakoment"/>
          <w:color w:val="auto"/>
        </w:rPr>
        <w:commentReference w:id="113"/>
      </w:r>
    </w:p>
    <w:p w14:paraId="06501AA8" w14:textId="2A81995D" w:rsidR="00B158F7" w:rsidRDefault="0008007D" w:rsidP="00EB4EBE">
      <w:pPr>
        <w:pStyle w:val="BPDPNormln"/>
      </w:pPr>
      <w:r>
        <w:t xml:space="preserve"> </w:t>
      </w:r>
      <w:r w:rsidR="00912ABC">
        <w:t xml:space="preserve">Podle Harvey </w:t>
      </w:r>
      <w:proofErr w:type="spellStart"/>
      <w:r w:rsidR="00912ABC">
        <w:t>Fletchrea</w:t>
      </w:r>
      <w:proofErr w:type="spellEnd"/>
      <w:r w:rsidR="00912ABC">
        <w:t xml:space="preserve"> j</w:t>
      </w:r>
      <w:r w:rsidR="003B25E6">
        <w:t xml:space="preserve">e-li </w:t>
      </w:r>
      <w:r w:rsidR="00912ABC">
        <w:t xml:space="preserve">tón maskován bílím šumem, na maskování se podílí jen určité pásmo spektra, které leží v okolí maskovaného tónu. Rozsah toho pásma </w:t>
      </w:r>
      <w:r w:rsidR="00912ABC">
        <w:lastRenderedPageBreak/>
        <w:t>se</w:t>
      </w:r>
      <w:r w:rsidR="009932D7">
        <w:t> </w:t>
      </w:r>
      <w:r w:rsidR="00912ABC">
        <w:t xml:space="preserve">nazývá šířka kritického pásma. V lidském sluchovém ústrojí šířka kritického pásma odpovídá konstantní vzdálenosti na bazilární membráně.  </w:t>
      </w:r>
      <w:r w:rsidR="00740984" w:rsidRPr="00740984">
        <w:t xml:space="preserve">Eberhard </w:t>
      </w:r>
      <w:proofErr w:type="spellStart"/>
      <w:r w:rsidR="00740984" w:rsidRPr="00740984">
        <w:t>Zwicker</w:t>
      </w:r>
      <w:proofErr w:type="spellEnd"/>
      <w:r w:rsidR="00740984">
        <w:t xml:space="preserve"> na základě svých psycho akustických měření stanovil jednotlivým pásmům jejích střední kmitočty a šířky pásma. </w:t>
      </w:r>
      <w:r w:rsidR="007968A0">
        <w:t xml:space="preserve">Pro aproximaci šířky kritického pásma podle </w:t>
      </w:r>
      <w:r w:rsidR="007968A0" w:rsidRPr="00740984">
        <w:t xml:space="preserve">Eberhard </w:t>
      </w:r>
      <w:proofErr w:type="spellStart"/>
      <w:r w:rsidR="007968A0" w:rsidRPr="00740984">
        <w:t>Zwicker</w:t>
      </w:r>
      <w:proofErr w:type="spellEnd"/>
      <w:r w:rsidR="007968A0">
        <w:t xml:space="preserve"> se</w:t>
      </w:r>
      <w:r w:rsidR="00520F59">
        <w:t> </w:t>
      </w:r>
      <w:r w:rsidR="007968A0">
        <w:t xml:space="preserve">používá banka třetino-oktávových filtrů. </w:t>
      </w:r>
      <w:r w:rsidR="00B4066B">
        <w:fldChar w:fldCharType="begin"/>
      </w:r>
      <w:r w:rsidR="00B4066B">
        <w:instrText xml:space="preserve"> REF _Ref40790396 \r \h </w:instrText>
      </w:r>
      <w:r w:rsidR="00B4066B">
        <w:fldChar w:fldCharType="separate"/>
      </w:r>
      <w:r w:rsidR="003C1DEC">
        <w:t>[1]</w:t>
      </w:r>
      <w:r w:rsidR="00B4066B">
        <w:fldChar w:fldCharType="end"/>
      </w:r>
      <w:r w:rsidR="001E74B5">
        <w:fldChar w:fldCharType="begin"/>
      </w:r>
      <w:r w:rsidR="001E74B5">
        <w:instrText xml:space="preserve"> REF _Ref40808936 \r \h </w:instrText>
      </w:r>
      <w:r w:rsidR="001E74B5">
        <w:fldChar w:fldCharType="separate"/>
      </w:r>
      <w:r w:rsidR="003C1DEC">
        <w:t>[10]</w:t>
      </w:r>
      <w:r w:rsidR="001E74B5">
        <w:fldChar w:fldCharType="end"/>
      </w:r>
      <w:r w:rsidR="001E74B5">
        <w:t xml:space="preserve"> </w:t>
      </w:r>
      <w:r w:rsidR="001E74B5">
        <w:fldChar w:fldCharType="begin"/>
      </w:r>
      <w:r w:rsidR="001E74B5">
        <w:instrText xml:space="preserve"> REF _Ref40808938 \r \h </w:instrText>
      </w:r>
      <w:r w:rsidR="001E74B5">
        <w:fldChar w:fldCharType="separate"/>
      </w:r>
      <w:r w:rsidR="003C1DEC">
        <w:t>[11]</w:t>
      </w:r>
      <w:r w:rsidR="001E74B5">
        <w:fldChar w:fldCharType="end"/>
      </w:r>
    </w:p>
    <w:p w14:paraId="466A6289" w14:textId="56A5EEFA" w:rsidR="007968A0" w:rsidRDefault="007968A0" w:rsidP="00EB4EBE">
      <w:pPr>
        <w:pStyle w:val="BPDPNormln"/>
      </w:pPr>
      <w:r>
        <w:t xml:space="preserve">Střední kmitočty oktávových a </w:t>
      </w:r>
      <w:proofErr w:type="spellStart"/>
      <w:r>
        <w:t>zlomko</w:t>
      </w:r>
      <w:proofErr w:type="spellEnd"/>
      <w:r>
        <w:t xml:space="preserve">-oktávových filtrů se počítají dle vztahu </w:t>
      </w:r>
      <w:r w:rsidR="00DA25FA">
        <w:fldChar w:fldCharType="begin"/>
      </w:r>
      <w:r w:rsidR="00DA25FA">
        <w:instrText xml:space="preserve"> REF _Ref33206688 \h </w:instrText>
      </w:r>
      <w:r w:rsidR="00DA25FA">
        <w:fldChar w:fldCharType="separate"/>
      </w:r>
      <w:r w:rsidR="003C1DEC">
        <w:t>(</w:t>
      </w:r>
      <w:r w:rsidR="003C1DEC">
        <w:rPr>
          <w:noProof/>
        </w:rPr>
        <w:t>3</w:t>
      </w:r>
      <w:r w:rsidR="003C1DEC">
        <w:t>.</w:t>
      </w:r>
      <w:r w:rsidR="003C1DEC">
        <w:rPr>
          <w:noProof/>
        </w:rPr>
        <w:t>13</w:t>
      </w:r>
      <w:r w:rsidR="003C1DEC">
        <w:t>)</w:t>
      </w:r>
      <w:r w:rsidR="00DA25FA">
        <w:fldChar w:fldCharType="end"/>
      </w:r>
      <w:r>
        <w:t xml:space="preserve"> pro lichý počet pásem na oktávu a podle vztahu </w:t>
      </w:r>
      <w:r w:rsidR="00D8303D">
        <w:fldChar w:fldCharType="begin"/>
      </w:r>
      <w:r w:rsidR="00D8303D">
        <w:instrText xml:space="preserve"> REF _Ref33226601 \h </w:instrText>
      </w:r>
      <w:r w:rsidR="00D8303D">
        <w:fldChar w:fldCharType="separate"/>
      </w:r>
      <w:r w:rsidR="003C1DEC">
        <w:t>(</w:t>
      </w:r>
      <w:r w:rsidR="003C1DEC">
        <w:rPr>
          <w:noProof/>
        </w:rPr>
        <w:t>3</w:t>
      </w:r>
      <w:r w:rsidR="003C1DEC">
        <w:t>.</w:t>
      </w:r>
      <w:r w:rsidR="003C1DEC">
        <w:rPr>
          <w:noProof/>
        </w:rPr>
        <w:t>15</w:t>
      </w:r>
      <w:r w:rsidR="003C1DEC">
        <w:t>)</w:t>
      </w:r>
      <w:r w:rsidR="00D8303D">
        <w:fldChar w:fldCharType="end"/>
      </w:r>
      <w:r>
        <w:t xml:space="preserve"> pro sudý počet</w:t>
      </w:r>
      <w:r w:rsidR="00812672">
        <w:t xml:space="preserve"> pásem na</w:t>
      </w:r>
      <w:r w:rsidR="00520F59">
        <w:t> </w:t>
      </w:r>
      <w:r w:rsidR="00812672">
        <w:t xml:space="preserve">oktávu. </w:t>
      </w:r>
      <w:r w:rsidR="001E74B5">
        <w:fldChar w:fldCharType="begin"/>
      </w:r>
      <w:r w:rsidR="001E74B5">
        <w:instrText xml:space="preserve"> REF _Ref40808936 \r \h </w:instrText>
      </w:r>
      <w:r w:rsidR="001E74B5">
        <w:fldChar w:fldCharType="separate"/>
      </w:r>
      <w:r w:rsidR="003C1DEC">
        <w:t>[10]</w:t>
      </w:r>
      <w:r w:rsidR="001E74B5">
        <w:fldChar w:fldCharType="end"/>
      </w:r>
    </w:p>
    <w:p w14:paraId="3BFCE1B8" w14:textId="6F6C1AB2" w:rsidR="007968A0" w:rsidRDefault="007968A0" w:rsidP="00EB4EBE">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2A208360" w14:textId="77777777" w:rsidTr="007656C5">
        <w:tc>
          <w:tcPr>
            <w:tcW w:w="750" w:type="pct"/>
          </w:tcPr>
          <w:p w14:paraId="1D8C03CE" w14:textId="77777777" w:rsidR="007968A0" w:rsidRDefault="007968A0" w:rsidP="008B45A1"/>
        </w:tc>
        <w:tc>
          <w:tcPr>
            <w:tcW w:w="0" w:type="auto"/>
          </w:tcPr>
          <w:p w14:paraId="1F7AAA37" w14:textId="08597D18" w:rsidR="007968A0" w:rsidRDefault="003C1DEC"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x</m:t>
                        </m:r>
                      </m:num>
                      <m:den>
                        <m:r>
                          <w:rPr>
                            <w:rFonts w:ascii="Cambria Math" w:hAnsi="Cambria Math"/>
                          </w:rPr>
                          <m:t>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3FE0B22F" w14:textId="2C5F06DB" w:rsidR="007968A0" w:rsidRDefault="007968A0" w:rsidP="00812672">
            <w:pPr>
              <w:jc w:val="right"/>
            </w:pPr>
            <w:bookmarkStart w:id="114" w:name="_Ref33226560"/>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14</w:t>
            </w:r>
            <w:r w:rsidR="001C2707">
              <w:rPr>
                <w:noProof/>
              </w:rPr>
              <w:fldChar w:fldCharType="end"/>
            </w:r>
            <w:r>
              <w:t>)</w:t>
            </w:r>
            <w:bookmarkEnd w:id="114"/>
          </w:p>
        </w:tc>
      </w:tr>
    </w:tbl>
    <w:p w14:paraId="21490A1D" w14:textId="6C20B2CB" w:rsidR="007968A0" w:rsidRDefault="007968A0" w:rsidP="007968A0">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5080AFB1" w14:textId="77777777" w:rsidTr="007656C5">
        <w:tc>
          <w:tcPr>
            <w:tcW w:w="750" w:type="pct"/>
          </w:tcPr>
          <w:p w14:paraId="42C97EC8" w14:textId="77777777" w:rsidR="007968A0" w:rsidRDefault="007968A0" w:rsidP="008B45A1"/>
        </w:tc>
        <w:tc>
          <w:tcPr>
            <w:tcW w:w="0" w:type="auto"/>
          </w:tcPr>
          <w:p w14:paraId="47118ED4" w14:textId="5DE9B0FE" w:rsidR="007968A0" w:rsidRDefault="003C1DEC"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2x+1</m:t>
                        </m:r>
                      </m:num>
                      <m:den>
                        <m:r>
                          <w:rPr>
                            <w:rFonts w:ascii="Cambria Math" w:hAnsi="Cambria Math"/>
                          </w:rPr>
                          <m:t>2n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07A1427F" w14:textId="6E4250C3" w:rsidR="007968A0" w:rsidRDefault="007968A0" w:rsidP="00812672">
            <w:pPr>
              <w:jc w:val="right"/>
            </w:pPr>
            <w:bookmarkStart w:id="115" w:name="_Ref33226601"/>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15</w:t>
            </w:r>
            <w:r w:rsidR="001C2707">
              <w:rPr>
                <w:noProof/>
              </w:rPr>
              <w:fldChar w:fldCharType="end"/>
            </w:r>
            <w:r>
              <w:t>)</w:t>
            </w:r>
            <w:bookmarkEnd w:id="115"/>
          </w:p>
        </w:tc>
      </w:tr>
    </w:tbl>
    <w:p w14:paraId="3D7814FA" w14:textId="77777777" w:rsidR="007968A0" w:rsidRDefault="007968A0" w:rsidP="007656C5">
      <w:pPr>
        <w:pStyle w:val="BPDPNormln"/>
        <w:ind w:firstLine="0"/>
      </w:pPr>
    </w:p>
    <w:p w14:paraId="280D92AB" w14:textId="7B374A4E" w:rsidR="00812672" w:rsidRDefault="00812672" w:rsidP="00812672">
      <w:pPr>
        <w:pStyle w:val="BPDPNormln"/>
        <w:ind w:firstLine="0"/>
      </w:pPr>
      <w:r>
        <w:t xml:space="preserve">Šířka pásma se spočítá dle vztahu </w:t>
      </w:r>
      <w:r w:rsidR="00D8303D">
        <w:fldChar w:fldCharType="begin"/>
      </w:r>
      <w:r w:rsidR="00D8303D">
        <w:instrText xml:space="preserve"> REF _Ref33226847 \h </w:instrText>
      </w:r>
      <w:r w:rsidR="00D8303D">
        <w:fldChar w:fldCharType="separate"/>
      </w:r>
      <w:r w:rsidR="003C1DEC">
        <w:t>(</w:t>
      </w:r>
      <w:r w:rsidR="003C1DEC">
        <w:rPr>
          <w:noProof/>
        </w:rPr>
        <w:t>3</w:t>
      </w:r>
      <w:r w:rsidR="003C1DEC">
        <w:t>.</w:t>
      </w:r>
      <w:r w:rsidR="003C1DEC">
        <w:rPr>
          <w:noProof/>
        </w:rPr>
        <w:t>16</w:t>
      </w:r>
      <w:r w:rsidR="003C1DEC">
        <w:t>)</w:t>
      </w:r>
      <w:r w:rsidR="00D8303D">
        <w:fldChar w:fldCharType="end"/>
      </w:r>
      <w:r>
        <w:t>.</w:t>
      </w:r>
    </w:p>
    <w:p w14:paraId="1231B5F3" w14:textId="77777777" w:rsidR="00812672" w:rsidRDefault="00812672" w:rsidP="00812672">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12672" w14:paraId="29EBD50C" w14:textId="77777777" w:rsidTr="007656C5">
        <w:tc>
          <w:tcPr>
            <w:tcW w:w="750" w:type="pct"/>
          </w:tcPr>
          <w:p w14:paraId="28108A26" w14:textId="77777777" w:rsidR="00812672" w:rsidRDefault="00812672" w:rsidP="008B45A1"/>
        </w:tc>
        <w:tc>
          <w:tcPr>
            <w:tcW w:w="0" w:type="auto"/>
          </w:tcPr>
          <w:p w14:paraId="1D90A242" w14:textId="0BA3E290" w:rsidR="00812672" w:rsidRDefault="003C1DEC" w:rsidP="00B509D7">
            <w:pPr>
              <w:jc w:val="center"/>
            </w:pPr>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x</m:t>
                      </m:r>
                    </m:num>
                    <m:den>
                      <m:r>
                        <w:rPr>
                          <w:rFonts w:ascii="Cambria Math" w:hAnsi="Cambria Math"/>
                        </w:rPr>
                        <m:t>n</m:t>
                      </m:r>
                    </m:den>
                  </m:f>
                </m:sup>
              </m:sSup>
            </m:oMath>
            <w:r w:rsidR="00812672">
              <w:t xml:space="preserve"> </w:t>
            </w:r>
          </w:p>
        </w:tc>
        <w:tc>
          <w:tcPr>
            <w:tcW w:w="750" w:type="pct"/>
            <w:tcMar>
              <w:right w:w="0" w:type="dxa"/>
            </w:tcMar>
            <w:vAlign w:val="center"/>
          </w:tcPr>
          <w:p w14:paraId="50AD7845" w14:textId="2BAEBDF7" w:rsidR="00812672" w:rsidRDefault="00812672" w:rsidP="00812672">
            <w:pPr>
              <w:jc w:val="right"/>
            </w:pPr>
            <w:bookmarkStart w:id="116" w:name="_Ref33226847"/>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16</w:t>
            </w:r>
            <w:r w:rsidR="001C2707">
              <w:rPr>
                <w:noProof/>
              </w:rPr>
              <w:fldChar w:fldCharType="end"/>
            </w:r>
            <w:r>
              <w:t>)</w:t>
            </w:r>
            <w:bookmarkEnd w:id="116"/>
          </w:p>
        </w:tc>
      </w:tr>
    </w:tbl>
    <w:p w14:paraId="4E1F7677" w14:textId="77777777" w:rsidR="00812672" w:rsidRDefault="00812672" w:rsidP="00812672">
      <w:pPr>
        <w:pStyle w:val="BPDPNormln"/>
        <w:ind w:firstLine="0"/>
      </w:pPr>
    </w:p>
    <w:p w14:paraId="4A1B4877" w14:textId="0302C22C" w:rsidR="00935BE9" w:rsidRDefault="00812672" w:rsidP="00812672">
      <w:pPr>
        <w:pStyle w:val="BPDPNormln"/>
        <w:ind w:firstLine="0"/>
      </w:pPr>
      <w:r>
        <w:t>Kde G = 10</w:t>
      </w:r>
      <w:r>
        <w:rPr>
          <w:vertAlign w:val="superscript"/>
        </w:rPr>
        <w:t>3/10</w:t>
      </w:r>
      <w:r>
        <w:t xml:space="preserve">, </w:t>
      </w:r>
      <w:proofErr w:type="spellStart"/>
      <w:r>
        <w:t>f</w:t>
      </w:r>
      <w:r>
        <w:rPr>
          <w:vertAlign w:val="subscript"/>
        </w:rPr>
        <w:t>ref</w:t>
      </w:r>
      <w:proofErr w:type="spellEnd"/>
      <w:r>
        <w:t xml:space="preserve"> = 1 kHz, n je počet pásem </w:t>
      </w:r>
      <w:r w:rsidR="00DE0CD0">
        <w:t>na</w:t>
      </w:r>
      <w:r>
        <w:t> oktáv</w:t>
      </w:r>
      <w:r w:rsidR="00DE0CD0">
        <w:t>u</w:t>
      </w:r>
      <w:r>
        <w:t xml:space="preserve"> a x je pořadí filtru. </w:t>
      </w:r>
      <w:r w:rsidR="001E74B5">
        <w:fldChar w:fldCharType="begin"/>
      </w:r>
      <w:r w:rsidR="001E74B5">
        <w:instrText xml:space="preserve"> REF _Ref40808936 \r \h </w:instrText>
      </w:r>
      <w:r w:rsidR="001E74B5">
        <w:fldChar w:fldCharType="separate"/>
      </w:r>
      <w:r w:rsidR="003C1DEC">
        <w:t>[10]</w:t>
      </w:r>
      <w:r w:rsidR="001E74B5">
        <w:fldChar w:fldCharType="end"/>
      </w:r>
      <w:r>
        <w:t xml:space="preserve"> Jako počáteční realizace banky filtrů, byla zvolena banka třetino-oktávových filtr</w:t>
      </w:r>
      <w:r w:rsidR="00DE0CD0">
        <w:t>ů</w:t>
      </w:r>
      <w:r>
        <w:t>. N</w:t>
      </w:r>
      <w:r w:rsidR="00892EDB">
        <w:t>a</w:t>
      </w:r>
      <w:r w:rsidR="00520F59">
        <w:t> </w:t>
      </w:r>
      <w:r w:rsidR="00892EDB">
        <w:t>obrázku</w:t>
      </w:r>
      <w:r w:rsidR="00EC643D">
        <w:t xml:space="preserve"> </w:t>
      </w:r>
      <w:r w:rsidR="0098573B">
        <w:t>(</w:t>
      </w:r>
      <w:r w:rsidR="0098573B" w:rsidRPr="0098573B">
        <w:fldChar w:fldCharType="begin"/>
      </w:r>
      <w:r w:rsidR="0098573B" w:rsidRPr="0098573B">
        <w:instrText xml:space="preserve"> REF _Ref33221695 \h  \* MERGEFORMAT </w:instrText>
      </w:r>
      <w:r w:rsidR="0098573B" w:rsidRPr="0098573B">
        <w:fldChar w:fldCharType="separate"/>
      </w:r>
      <w:r w:rsidR="003C1DEC" w:rsidRPr="00935BE9">
        <w:t xml:space="preserve">Obr. </w:t>
      </w:r>
      <w:r w:rsidR="003C1DEC" w:rsidRPr="003C1DEC">
        <w:rPr>
          <w:noProof/>
        </w:rPr>
        <w:t>3</w:t>
      </w:r>
      <w:r w:rsidR="003C1DEC">
        <w:t>.</w:t>
      </w:r>
      <w:r w:rsidR="003C1DEC" w:rsidRPr="003C1DEC">
        <w:rPr>
          <w:noProof/>
        </w:rPr>
        <w:t>3</w:t>
      </w:r>
      <w:r w:rsidR="0098573B" w:rsidRPr="0098573B">
        <w:fldChar w:fldCharType="end"/>
      </w:r>
      <w:r w:rsidR="0098573B">
        <w:t>)</w:t>
      </w:r>
      <w:r w:rsidR="00892EDB">
        <w:t xml:space="preserve"> je znázorněna modulová </w:t>
      </w:r>
      <w:r w:rsidR="00EC643D">
        <w:t>frekvenční</w:t>
      </w:r>
      <w:r w:rsidR="00892EDB">
        <w:t xml:space="preserve"> charakteristika banky třetino-oktávových filtrů realizovaná v </w:t>
      </w:r>
      <w:proofErr w:type="spellStart"/>
      <w:r w:rsidR="00892EDB">
        <w:t>Matlabu</w:t>
      </w:r>
      <w:proofErr w:type="spellEnd"/>
      <w:r w:rsidR="00892EDB">
        <w:t>.</w:t>
      </w:r>
      <w:r w:rsidR="00935BE9">
        <w:t xml:space="preserve"> Pro názornost je zobrazena v rozsahu 100 až 400 Hz.</w:t>
      </w:r>
      <w:r w:rsidR="00EC643D">
        <w:t xml:space="preserve"> </w:t>
      </w:r>
    </w:p>
    <w:p w14:paraId="13B7E83B" w14:textId="77777777" w:rsidR="00935BE9" w:rsidRDefault="00935BE9" w:rsidP="00EB4EBE">
      <w:pPr>
        <w:pStyle w:val="BPDPNormln"/>
      </w:pPr>
    </w:p>
    <w:p w14:paraId="1154E199" w14:textId="77777777" w:rsidR="00935BE9" w:rsidRDefault="00935BE9" w:rsidP="00935BE9">
      <w:pPr>
        <w:pStyle w:val="BPDPNormln"/>
        <w:keepNext/>
        <w:jc w:val="center"/>
      </w:pPr>
      <w:r>
        <w:rPr>
          <w:noProof/>
        </w:rPr>
        <w:drawing>
          <wp:inline distT="0" distB="0" distL="0" distR="0" wp14:anchorId="3170554B" wp14:editId="0BDFB9FC">
            <wp:extent cx="4327200" cy="3240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a_filtru.emf"/>
                    <pic:cNvPicPr/>
                  </pic:nvPicPr>
                  <pic:blipFill>
                    <a:blip r:embed="rId20">
                      <a:extLst>
                        <a:ext uri="{28A0092B-C50C-407E-A947-70E740481C1C}">
                          <a14:useLocalDpi xmlns:a14="http://schemas.microsoft.com/office/drawing/2010/main" val="0"/>
                        </a:ext>
                      </a:extLst>
                    </a:blip>
                    <a:stretch>
                      <a:fillRect/>
                    </a:stretch>
                  </pic:blipFill>
                  <pic:spPr>
                    <a:xfrm>
                      <a:off x="0" y="0"/>
                      <a:ext cx="4327200" cy="3240000"/>
                    </a:xfrm>
                    <a:prstGeom prst="rect">
                      <a:avLst/>
                    </a:prstGeom>
                  </pic:spPr>
                </pic:pic>
              </a:graphicData>
            </a:graphic>
          </wp:inline>
        </w:drawing>
      </w:r>
    </w:p>
    <w:p w14:paraId="005F6CF9" w14:textId="2913CDCC" w:rsidR="00935BE9" w:rsidRPr="00935BE9" w:rsidRDefault="00935BE9" w:rsidP="00935BE9">
      <w:pPr>
        <w:pStyle w:val="Titulek"/>
        <w:jc w:val="center"/>
        <w:rPr>
          <w:b w:val="0"/>
        </w:rPr>
      </w:pPr>
      <w:bookmarkStart w:id="117" w:name="_Ref33221695"/>
      <w:bookmarkStart w:id="118" w:name="_Toc41248085"/>
      <w:r w:rsidRPr="00935BE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3</w:t>
      </w:r>
      <w:r w:rsidR="00E73D21">
        <w:rPr>
          <w:b w:val="0"/>
        </w:rPr>
        <w:fldChar w:fldCharType="end"/>
      </w:r>
      <w:bookmarkEnd w:id="117"/>
      <w:r w:rsidRPr="00935BE9">
        <w:rPr>
          <w:b w:val="0"/>
        </w:rPr>
        <w:t>: Modulová frekvenční charakteristika banky filtrů</w:t>
      </w:r>
      <w:bookmarkEnd w:id="118"/>
    </w:p>
    <w:p w14:paraId="25ABB12B" w14:textId="77777777" w:rsidR="0024279E" w:rsidRDefault="0024279E">
      <w:pPr>
        <w:spacing w:line="240" w:lineRule="auto"/>
        <w:ind w:left="0"/>
        <w:rPr>
          <w:color w:val="000000"/>
        </w:rPr>
      </w:pPr>
      <w:r>
        <w:br w:type="page"/>
      </w:r>
    </w:p>
    <w:p w14:paraId="67E43D62" w14:textId="46B886A1" w:rsidR="00B53C4B" w:rsidRPr="0053274A" w:rsidRDefault="00B53C4B" w:rsidP="00935BE9">
      <w:pPr>
        <w:pStyle w:val="BPDPNormln"/>
        <w:jc w:val="center"/>
      </w:pPr>
    </w:p>
    <w:p w14:paraId="3A13C9E5" w14:textId="1137F9F2" w:rsidR="00BC1D8E" w:rsidRDefault="003F37D5" w:rsidP="003F37D5">
      <w:pPr>
        <w:pStyle w:val="Nadpis1"/>
      </w:pPr>
      <w:bookmarkStart w:id="119" w:name="_Toc41248062"/>
      <w:r>
        <w:t>Analýza hlavních komponent</w:t>
      </w:r>
      <w:bookmarkEnd w:id="119"/>
    </w:p>
    <w:p w14:paraId="4AF22503" w14:textId="5B6AC460" w:rsidR="0039742C" w:rsidRDefault="0039742C" w:rsidP="00DF4BD4">
      <w:pPr>
        <w:pStyle w:val="BPDPNormln"/>
        <w:ind w:firstLine="0"/>
      </w:pPr>
    </w:p>
    <w:p w14:paraId="60F2644D" w14:textId="7D144BBE" w:rsidR="0039742C" w:rsidRPr="0039742C" w:rsidRDefault="0039742C" w:rsidP="00AA3469">
      <w:pPr>
        <w:pStyle w:val="BPDPNormln"/>
      </w:pPr>
      <w:r>
        <w:t xml:space="preserve">Signál, který prošel bankou filtrů má tolik dimenzí, do kolika je rozdělen pásem. </w:t>
      </w:r>
      <w:r w:rsidR="00515F02">
        <w:t xml:space="preserve">Pro snížení náročnosti následných výpočtů a tím i procesního zpoždění, byla hledána metoda pro snížení počtu dimenzí signálu. Tedy k odstranění redundance. Analýza hlavních komponent (PCA, </w:t>
      </w:r>
      <w:proofErr w:type="spellStart"/>
      <w:r w:rsidR="00515F02">
        <w:rPr>
          <w:sz w:val="23"/>
          <w:szCs w:val="23"/>
        </w:rPr>
        <w:t>principal</w:t>
      </w:r>
      <w:proofErr w:type="spellEnd"/>
      <w:r w:rsidR="00515F02">
        <w:rPr>
          <w:sz w:val="23"/>
          <w:szCs w:val="23"/>
        </w:rPr>
        <w:t xml:space="preserve"> </w:t>
      </w:r>
      <w:proofErr w:type="spellStart"/>
      <w:r w:rsidR="00515F02">
        <w:rPr>
          <w:sz w:val="23"/>
          <w:szCs w:val="23"/>
        </w:rPr>
        <w:t>component</w:t>
      </w:r>
      <w:proofErr w:type="spellEnd"/>
      <w:r w:rsidR="00515F02">
        <w:rPr>
          <w:sz w:val="23"/>
          <w:szCs w:val="23"/>
        </w:rPr>
        <w:t xml:space="preserve"> </w:t>
      </w:r>
      <w:proofErr w:type="spellStart"/>
      <w:r w:rsidR="00515F02">
        <w:rPr>
          <w:sz w:val="23"/>
          <w:szCs w:val="23"/>
        </w:rPr>
        <w:t>analysis</w:t>
      </w:r>
      <w:proofErr w:type="spellEnd"/>
      <w:r w:rsidR="00515F02">
        <w:t xml:space="preserve">) je jednou z nejpoužívanějších metod pro analýzu vícerozměrných dat a redukci jejich </w:t>
      </w:r>
      <w:proofErr w:type="spellStart"/>
      <w:r w:rsidR="00515F02">
        <w:t>dimenzionality</w:t>
      </w:r>
      <w:proofErr w:type="spellEnd"/>
      <w:r w:rsidR="00515F02">
        <w:t xml:space="preserve">. Metoda může být popsána jako lineární transformace vstupních proměnných na nové nekorelované, které nazýváme hlavními komponentami. Z geometrického hlediska dochází k hledání nového prostoru, ve kterém lze </w:t>
      </w:r>
      <w:r w:rsidR="00A71B8A">
        <w:t>zobrazit</w:t>
      </w:r>
      <w:r w:rsidR="00A71B8A">
        <w:t xml:space="preserve"> </w:t>
      </w:r>
      <w:r w:rsidR="00515F02">
        <w:t>rozložení vstupních dat, pomocí menšího počtu os označovaných jako hlavní komponenty.</w:t>
      </w:r>
      <w:ins w:id="120" w:author="Konzal Jan (164745)" w:date="2020-05-24T22:08:00Z">
        <w:r w:rsidR="00A71B8A">
          <w:t xml:space="preserve"> </w:t>
        </w:r>
      </w:ins>
      <w:ins w:id="121" w:author="Konzal Jan (164745)" w:date="2020-05-24T22:10:00Z">
        <w:r w:rsidR="00A71B8A">
          <w:t xml:space="preserve">Redukce dimenzí pomocí PCA také </w:t>
        </w:r>
      </w:ins>
      <w:ins w:id="122" w:author="Konzal Jan (164745)" w:date="2020-05-24T22:11:00Z">
        <w:r w:rsidR="00A71B8A">
          <w:t xml:space="preserve">umožňuje </w:t>
        </w:r>
        <w:r w:rsidR="006801B3">
          <w:t>hledat významné charakteristiky v datech, čímž je umožněn jejich kvantitativní popi</w:t>
        </w:r>
      </w:ins>
      <w:ins w:id="123" w:author="Konzal Jan (164745)" w:date="2020-05-24T22:12:00Z">
        <w:r w:rsidR="006801B3">
          <w:t>s.</w:t>
        </w:r>
      </w:ins>
      <w:r w:rsidR="00515F02">
        <w:t xml:space="preserve"> PCA byla vyvinuta pro data s mnoharozměrným normálním rozdělení</w:t>
      </w:r>
      <w:r w:rsidR="00A71B8A">
        <w:t>m</w:t>
      </w:r>
      <w:r w:rsidR="00515F02">
        <w:t>. Není vhodná pro analýzu více stavov</w:t>
      </w:r>
      <w:r w:rsidR="00A71B8A">
        <w:t>ých</w:t>
      </w:r>
      <w:r w:rsidR="00515F02">
        <w:t xml:space="preserve"> kvalitativní</w:t>
      </w:r>
      <w:r w:rsidR="00A71B8A">
        <w:t>ch</w:t>
      </w:r>
      <w:r w:rsidR="00515F02">
        <w:t xml:space="preserve"> dat, na které nelze aplikovat euklidovskou metriku. PCA také není vhodná pro data, která obsahují velké množství nul. Je vhodné, aby počet proměnných nepřevyšoval počet prvků. Obecně je doporučeno, aby se počet prvků blížil druhé mocnině počtu proměnných.</w:t>
      </w:r>
      <w:r w:rsidR="00AA3469">
        <w:t xml:space="preserve"> </w:t>
      </w:r>
      <w:r w:rsidR="00515F02">
        <w:t>Často bývá metoda hlavních komponent součástí komplexnější analýzy dat.</w:t>
      </w:r>
      <w:r w:rsidR="00A71B8A">
        <w:t xml:space="preserve"> </w:t>
      </w:r>
      <w:r w:rsidR="00A71B8A">
        <w:fldChar w:fldCharType="begin"/>
      </w:r>
      <w:r w:rsidR="00A71B8A">
        <w:instrText xml:space="preserve"> REF _Ref40809011 \r \h </w:instrText>
      </w:r>
      <w:r w:rsidR="00A71B8A">
        <w:fldChar w:fldCharType="separate"/>
      </w:r>
      <w:r w:rsidR="00A71B8A">
        <w:t>[12]</w:t>
      </w:r>
      <w:r w:rsidR="00A71B8A">
        <w:fldChar w:fldCharType="end"/>
      </w:r>
      <w:r w:rsidR="00A71B8A">
        <w:t xml:space="preserve"> </w:t>
      </w:r>
      <w:r w:rsidR="00A71B8A">
        <w:fldChar w:fldCharType="begin"/>
      </w:r>
      <w:r w:rsidR="00A71B8A">
        <w:instrText xml:space="preserve"> REF _Ref40809013 \r \h </w:instrText>
      </w:r>
      <w:r w:rsidR="00A71B8A">
        <w:fldChar w:fldCharType="separate"/>
      </w:r>
      <w:r w:rsidR="00A71B8A">
        <w:t>[13]</w:t>
      </w:r>
      <w:r w:rsidR="00A71B8A">
        <w:fldChar w:fldCharType="end"/>
      </w:r>
      <w:r w:rsidR="00A71B8A">
        <w:t xml:space="preserve"> </w:t>
      </w:r>
      <w:r w:rsidR="00A71B8A">
        <w:fldChar w:fldCharType="begin"/>
      </w:r>
      <w:r w:rsidR="00A71B8A">
        <w:instrText xml:space="preserve"> REF _Ref40809014 \r \h </w:instrText>
      </w:r>
      <w:r w:rsidR="00A71B8A">
        <w:fldChar w:fldCharType="separate"/>
      </w:r>
      <w:r w:rsidR="00A71B8A">
        <w:t>[14]</w:t>
      </w:r>
      <w:r w:rsidR="00A71B8A">
        <w:fldChar w:fldCharType="end"/>
      </w:r>
    </w:p>
    <w:p w14:paraId="2797738C" w14:textId="77777777" w:rsidR="00DF4BD4" w:rsidRPr="00D049E0" w:rsidRDefault="00DF4BD4" w:rsidP="00D049E0">
      <w:pPr>
        <w:pStyle w:val="BPDPNormln"/>
      </w:pPr>
    </w:p>
    <w:p w14:paraId="78387A47" w14:textId="77777777" w:rsidR="009A5AFE" w:rsidRDefault="00D049E0" w:rsidP="00DF4BD4">
      <w:pPr>
        <w:pStyle w:val="Nadpis2"/>
      </w:pPr>
      <w:bookmarkStart w:id="124" w:name="_Toc41248063"/>
      <w:r>
        <w:t>Princip</w:t>
      </w:r>
      <w:bookmarkEnd w:id="124"/>
    </w:p>
    <w:p w14:paraId="29B7ED61" w14:textId="090EEEF3" w:rsidR="009A5AFE" w:rsidRDefault="007F7A73" w:rsidP="00DF4BD4">
      <w:pPr>
        <w:pStyle w:val="BPDPNormln"/>
        <w:ind w:firstLine="0"/>
        <w:rPr>
          <w:ins w:id="125" w:author="Konzal Jan (164745) [2]" w:date="2020-05-09T15:33:00Z"/>
        </w:rPr>
      </w:pPr>
      <w:r>
        <w:t xml:space="preserve">Cílem metody hlavních komponent je </w:t>
      </w:r>
      <w:r w:rsidR="00723D3B">
        <w:t xml:space="preserve">zobrazení </w:t>
      </w:r>
      <w:r>
        <w:t>vstupních</w:t>
      </w:r>
      <w:r w:rsidR="00723D3B">
        <w:t xml:space="preserve">, obecně vícerozměrných, dat </w:t>
      </w:r>
      <w:r>
        <w:t xml:space="preserve">do </w:t>
      </w:r>
      <w:r w:rsidR="00723D3B">
        <w:t xml:space="preserve">nového prostoru s nižší dimenzí. Tento nový prostor je reprezentován sadou </w:t>
      </w:r>
      <w:r>
        <w:t xml:space="preserve">latentních výstupních proměnných. Výstupní proměnné označované jako hlavní komponenty </w:t>
      </w:r>
      <w:r w:rsidR="00723D3B">
        <w:t xml:space="preserve">jsou vzájemně nekorelované, popisují téměř v neredukované míře přesně </w:t>
      </w:r>
      <w:del w:id="126" w:author="Konzal Jan (164745) [2]" w:date="2020-05-09T15:33:00Z">
        <w:r w:rsidR="00723D3B" w:rsidDel="00AA3469">
          <w:delText xml:space="preserve"> </w:delText>
        </w:r>
      </w:del>
      <w:r w:rsidR="00723D3B">
        <w:t xml:space="preserve">rozložení původních znaků a poskytují </w:t>
      </w:r>
      <w:r>
        <w:t xml:space="preserve">vhodnější vlastnosti pro další analýzu. </w:t>
      </w:r>
      <w:r w:rsidR="001E74B5">
        <w:fldChar w:fldCharType="begin"/>
      </w:r>
      <w:r w:rsidR="001E74B5">
        <w:instrText xml:space="preserve"> REF _Ref40809011 \r \h </w:instrText>
      </w:r>
      <w:r w:rsidR="001E74B5">
        <w:fldChar w:fldCharType="separate"/>
      </w:r>
      <w:r w:rsidR="003C1DEC">
        <w:t>[12]</w:t>
      </w:r>
      <w:r w:rsidR="001E74B5">
        <w:fldChar w:fldCharType="end"/>
      </w:r>
    </w:p>
    <w:p w14:paraId="4440A589" w14:textId="6A5F841D" w:rsidR="00AA3469" w:rsidRPr="00AA3469" w:rsidRDefault="00AA3469" w:rsidP="001C2707">
      <w:pPr>
        <w:pStyle w:val="BPDPNormln"/>
      </w:pPr>
      <w:r>
        <w:t xml:space="preserve">Metoda hlavních komponent transformuje vstupní, obecně vícerozměrná, data do nového prostoru s nižší dimenzí. </w:t>
      </w:r>
    </w:p>
    <w:p w14:paraId="48D88758" w14:textId="4D07BD30" w:rsidR="004D573A" w:rsidRDefault="00582070" w:rsidP="009A5AFE">
      <w:pPr>
        <w:pStyle w:val="BPDPNormln"/>
      </w:pPr>
      <w:r>
        <w:t xml:space="preserve">Pro jednoduchost si představme objekty rozmístěny ve dvourozměrném prostoru popsány souřadnicemi </w:t>
      </w:r>
      <w:r w:rsidRPr="00582070">
        <w:rPr>
          <w:i/>
        </w:rPr>
        <w:t>X</w:t>
      </w:r>
      <w:r>
        <w:t xml:space="preserve"> a </w:t>
      </w:r>
      <w:r w:rsidRPr="00582070">
        <w:rPr>
          <w:i/>
        </w:rPr>
        <w:t>Y</w:t>
      </w:r>
      <w:r w:rsidR="003C7BF7">
        <w:rPr>
          <w:i/>
        </w:rPr>
        <w:t xml:space="preserve"> </w:t>
      </w:r>
      <w:r w:rsidR="003C7BF7" w:rsidRPr="003C7BF7">
        <w:t>(</w:t>
      </w:r>
      <w:r w:rsidR="003C7BF7" w:rsidRPr="003C7BF7">
        <w:fldChar w:fldCharType="begin"/>
      </w:r>
      <w:r w:rsidR="003C7BF7" w:rsidRPr="003C7BF7">
        <w:rPr>
          <w:i/>
        </w:rPr>
        <w:instrText xml:space="preserve"> REF _Ref40107256 \h </w:instrText>
      </w:r>
      <w:r w:rsidR="003C7BF7" w:rsidRPr="003C7BF7">
        <w:instrText xml:space="preserve"> \* MERGEFORMAT </w:instrText>
      </w:r>
      <w:r w:rsidR="003C7BF7" w:rsidRPr="003C7BF7">
        <w:fldChar w:fldCharType="separate"/>
      </w:r>
      <w:r w:rsidR="003C1DEC" w:rsidRPr="004D573A">
        <w:t xml:space="preserve">Obr. </w:t>
      </w:r>
      <w:r w:rsidR="003C1DEC" w:rsidRPr="003C1DEC">
        <w:rPr>
          <w:noProof/>
        </w:rPr>
        <w:t>4</w:t>
      </w:r>
      <w:r w:rsidR="003C1DEC">
        <w:t>.</w:t>
      </w:r>
      <w:r w:rsidR="003C1DEC" w:rsidRPr="003C1DEC">
        <w:rPr>
          <w:noProof/>
        </w:rPr>
        <w:t>1</w:t>
      </w:r>
      <w:r w:rsidR="003C7BF7" w:rsidRPr="003C7BF7">
        <w:fldChar w:fldCharType="end"/>
      </w:r>
      <w:r w:rsidR="003C7BF7">
        <w:t xml:space="preserve"> A)</w:t>
      </w:r>
      <w:r w:rsidR="004D573A">
        <w:t>.</w:t>
      </w:r>
    </w:p>
    <w:p w14:paraId="161D2C76" w14:textId="77777777" w:rsidR="004D573A" w:rsidRDefault="004D573A" w:rsidP="009A5AFE">
      <w:pPr>
        <w:pStyle w:val="BPDPNormln"/>
      </w:pPr>
    </w:p>
    <w:p w14:paraId="67B53467" w14:textId="2E687863" w:rsidR="004D573A" w:rsidRDefault="00620A15" w:rsidP="004D573A">
      <w:pPr>
        <w:pStyle w:val="BPDPNormln"/>
        <w:keepNext/>
        <w:jc w:val="center"/>
      </w:pPr>
      <w:r>
        <w:rPr>
          <w:noProof/>
        </w:rPr>
        <w:lastRenderedPageBreak/>
        <w:drawing>
          <wp:inline distT="0" distB="0" distL="0" distR="0" wp14:anchorId="78DF3152" wp14:editId="6D52411C">
            <wp:extent cx="5399405" cy="2372360"/>
            <wp:effectExtent l="0" t="0" r="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 princip.emf"/>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2360"/>
                    </a:xfrm>
                    <a:prstGeom prst="rect">
                      <a:avLst/>
                    </a:prstGeom>
                  </pic:spPr>
                </pic:pic>
              </a:graphicData>
            </a:graphic>
          </wp:inline>
        </w:drawing>
      </w:r>
    </w:p>
    <w:p w14:paraId="3582C011" w14:textId="28E19788" w:rsidR="004D573A" w:rsidRPr="004D573A" w:rsidRDefault="004D573A" w:rsidP="004D573A">
      <w:pPr>
        <w:pStyle w:val="Titulek"/>
        <w:jc w:val="center"/>
        <w:rPr>
          <w:b w:val="0"/>
        </w:rPr>
      </w:pPr>
      <w:bookmarkStart w:id="127" w:name="_Ref40107256"/>
      <w:bookmarkStart w:id="128" w:name="_Ref33538146"/>
      <w:bookmarkStart w:id="129" w:name="_Toc41248086"/>
      <w:r w:rsidRPr="004D573A">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1</w:t>
      </w:r>
      <w:r w:rsidR="00E73D21">
        <w:rPr>
          <w:b w:val="0"/>
        </w:rPr>
        <w:fldChar w:fldCharType="end"/>
      </w:r>
      <w:bookmarkEnd w:id="127"/>
      <w:r>
        <w:rPr>
          <w:b w:val="0"/>
        </w:rPr>
        <w:t xml:space="preserve">: </w:t>
      </w:r>
      <w:proofErr w:type="gramStart"/>
      <w:r w:rsidR="003C7BF7">
        <w:rPr>
          <w:b w:val="0"/>
        </w:rPr>
        <w:t>A - o</w:t>
      </w:r>
      <w:r w:rsidRPr="004D573A">
        <w:rPr>
          <w:b w:val="0"/>
        </w:rPr>
        <w:t>bjekty</w:t>
      </w:r>
      <w:proofErr w:type="gramEnd"/>
      <w:r w:rsidRPr="004D573A">
        <w:rPr>
          <w:b w:val="0"/>
        </w:rPr>
        <w:t xml:space="preserve"> v prostoru souřadnic X a Y</w:t>
      </w:r>
      <w:bookmarkEnd w:id="128"/>
      <w:r w:rsidR="003C7BF7">
        <w:rPr>
          <w:b w:val="0"/>
        </w:rPr>
        <w:t xml:space="preserve"> B - objekty v novém prostoru X</w:t>
      </w:r>
      <w:r w:rsidR="003C7BF7" w:rsidRPr="003C7BF7">
        <w:rPr>
          <w:b w:val="0"/>
          <w:vertAlign w:val="subscript"/>
        </w:rPr>
        <w:t>2</w:t>
      </w:r>
      <w:r w:rsidR="003C7BF7">
        <w:rPr>
          <w:b w:val="0"/>
        </w:rPr>
        <w:t xml:space="preserve"> a Y</w:t>
      </w:r>
      <w:r w:rsidR="003C7BF7" w:rsidRPr="003C7BF7">
        <w:rPr>
          <w:b w:val="0"/>
          <w:vertAlign w:val="subscript"/>
        </w:rPr>
        <w:t>2</w:t>
      </w:r>
      <w:bookmarkEnd w:id="129"/>
    </w:p>
    <w:p w14:paraId="2F31DDD3" w14:textId="34061805" w:rsidR="003C7BF7" w:rsidRDefault="00582070" w:rsidP="003C7BF7">
      <w:pPr>
        <w:pStyle w:val="BPDPNormln"/>
      </w:pPr>
      <w:r>
        <w:t>Pootáčením souřadného systému j</w:t>
      </w:r>
      <w:r w:rsidR="00CF6CD3">
        <w:t>e nalezen nový prostor, který lé</w:t>
      </w:r>
      <w:r>
        <w:t xml:space="preserve">pe popisuje rozložení </w:t>
      </w:r>
      <w:r w:rsidR="003B3C99">
        <w:t xml:space="preserve">objektů. Takovýto nový prostor má nové souřadnice </w:t>
      </w:r>
      <w:r w:rsidR="003B3C99" w:rsidRPr="003B3C99">
        <w:rPr>
          <w:i/>
        </w:rPr>
        <w:t>X</w:t>
      </w:r>
      <w:r w:rsidR="003B3C99" w:rsidRPr="003B3C99">
        <w:rPr>
          <w:i/>
          <w:vertAlign w:val="subscript"/>
        </w:rPr>
        <w:t>2</w:t>
      </w:r>
      <w:r w:rsidR="003B3C99">
        <w:rPr>
          <w:vertAlign w:val="subscript"/>
        </w:rPr>
        <w:t xml:space="preserve"> </w:t>
      </w:r>
      <w:r w:rsidR="003B3C99">
        <w:t>a</w:t>
      </w:r>
      <w:r w:rsidR="00F34C13">
        <w:t> </w:t>
      </w:r>
      <w:r w:rsidR="003B3C99" w:rsidRPr="003B3C99">
        <w:rPr>
          <w:i/>
        </w:rPr>
        <w:t>Y</w:t>
      </w:r>
      <w:r w:rsidR="003B3C99" w:rsidRPr="003B3C99">
        <w:rPr>
          <w:i/>
          <w:vertAlign w:val="subscript"/>
        </w:rPr>
        <w:t>2</w:t>
      </w:r>
      <w:r w:rsidR="003B3C99">
        <w:t xml:space="preserve">, ty jsou dány lineární </w:t>
      </w:r>
      <w:r w:rsidR="003C7BF7">
        <w:t>k</w:t>
      </w:r>
      <w:r w:rsidR="003B3C99">
        <w:t xml:space="preserve">ombinací původních souřadnic </w:t>
      </w:r>
      <w:r w:rsidR="003B3C99" w:rsidRPr="003B3C99">
        <w:rPr>
          <w:i/>
        </w:rPr>
        <w:t>X, Y</w:t>
      </w:r>
      <w:r w:rsidR="003C7BF7">
        <w:t xml:space="preserve"> (</w:t>
      </w:r>
      <w:r w:rsidR="003C7BF7" w:rsidRPr="003C7BF7">
        <w:fldChar w:fldCharType="begin"/>
      </w:r>
      <w:r w:rsidR="003C7BF7" w:rsidRPr="003C7BF7">
        <w:instrText xml:space="preserve"> REF _Ref40107256 \h  \* MERGEFORMAT </w:instrText>
      </w:r>
      <w:r w:rsidR="003C7BF7" w:rsidRPr="003C7BF7">
        <w:fldChar w:fldCharType="separate"/>
      </w:r>
      <w:r w:rsidR="003C1DEC" w:rsidRPr="004D573A">
        <w:t xml:space="preserve">Obr. </w:t>
      </w:r>
      <w:r w:rsidR="003C1DEC" w:rsidRPr="003C1DEC">
        <w:rPr>
          <w:noProof/>
        </w:rPr>
        <w:t>4</w:t>
      </w:r>
      <w:r w:rsidR="003C1DEC">
        <w:t>.</w:t>
      </w:r>
      <w:r w:rsidR="003C1DEC" w:rsidRPr="003C1DEC">
        <w:rPr>
          <w:noProof/>
        </w:rPr>
        <w:t>1</w:t>
      </w:r>
      <w:r w:rsidR="003C7BF7" w:rsidRPr="003C7BF7">
        <w:fldChar w:fldCharType="end"/>
      </w:r>
      <w:r w:rsidR="003C7BF7">
        <w:t xml:space="preserve"> B)</w:t>
      </w:r>
      <w:r w:rsidR="003B3C99">
        <w:t xml:space="preserve">. </w:t>
      </w:r>
    </w:p>
    <w:p w14:paraId="16EF6DA7" w14:textId="2717AD6A" w:rsidR="001963E9" w:rsidRDefault="003B3C99" w:rsidP="003C7BF7">
      <w:pPr>
        <w:pStyle w:val="BPDPNormln"/>
      </w:pPr>
      <w:r>
        <w:t>Jsou-li objekty rozloženy na přímce, po nalezení nového prostoru</w:t>
      </w:r>
      <w:r w:rsidR="00CF6CD3">
        <w:t>,</w:t>
      </w:r>
      <w:r>
        <w:t xml:space="preserve"> doj</w:t>
      </w:r>
      <w:r w:rsidR="00CF6CD3">
        <w:t>d</w:t>
      </w:r>
      <w:r>
        <w:t>e k popisu jejich rozložení pomocí pouze jedné souřadnice. Toto je hlavní princip redukce dimenzí prostor</w:t>
      </w:r>
      <w:r w:rsidR="00B064EF">
        <w:t>u</w:t>
      </w:r>
      <w:r>
        <w:t>. K popisu rozložení objektů pomocí jedné nové souřadnice zpravidla nedochází</w:t>
      </w:r>
      <w:r w:rsidR="006F71A2">
        <w:t>.</w:t>
      </w:r>
      <w:r>
        <w:t xml:space="preserve"> </w:t>
      </w:r>
      <w:r w:rsidR="006F71A2">
        <w:t>Proto</w:t>
      </w:r>
      <w:r>
        <w:t xml:space="preserve"> je hledán nový prostor, kde je</w:t>
      </w:r>
      <w:r w:rsidR="006F71A2">
        <w:t xml:space="preserve"> rozložení objektů co nejpřesněji popsané</w:t>
      </w:r>
      <w:r w:rsidR="00CF6CD3">
        <w:t>, v co nejmenším počtu</w:t>
      </w:r>
      <w:r w:rsidR="006F71A2">
        <w:t xml:space="preserve"> souřadnic</w:t>
      </w:r>
      <w:r w:rsidR="00723D3B">
        <w:t xml:space="preserve"> </w:t>
      </w:r>
      <w:r w:rsidR="006F71A2">
        <w:t>tak</w:t>
      </w:r>
      <w:r w:rsidR="00723D3B">
        <w:t>,</w:t>
      </w:r>
      <w:r w:rsidR="006F71A2">
        <w:t xml:space="preserve"> aby souřadnice</w:t>
      </w:r>
      <w:r w:rsidR="003E455F">
        <w:t>,</w:t>
      </w:r>
      <w:r w:rsidR="006F71A2">
        <w:t xml:space="preserve"> které mají malý vliv na</w:t>
      </w:r>
      <w:r w:rsidR="00520F59">
        <w:t> </w:t>
      </w:r>
      <w:r w:rsidR="006F71A2">
        <w:t>rozložení objektů</w:t>
      </w:r>
      <w:r w:rsidR="00CF6CD3">
        <w:t>,</w:t>
      </w:r>
      <w:r w:rsidR="006F71A2">
        <w:t xml:space="preserve"> mohly být zanedbány. </w:t>
      </w:r>
      <w:r w:rsidR="00C40285">
        <w:t xml:space="preserve">Matematický popis </w:t>
      </w:r>
      <w:r w:rsidR="00893821">
        <w:t>tohoto principu je dán</w:t>
      </w:r>
      <w:r w:rsidR="00C40285">
        <w:t xml:space="preserve"> j</w:t>
      </w:r>
      <w:r w:rsidR="00893821">
        <w:t>ako</w:t>
      </w:r>
      <w:r w:rsidR="00C40285">
        <w:t xml:space="preserve"> odchylka všech bodů od redukované reprezentace, popsaná minimální střední kvadratickou odchylkou.</w:t>
      </w:r>
      <w:r w:rsidR="005341AC">
        <w:t xml:space="preserve"> </w:t>
      </w:r>
    </w:p>
    <w:p w14:paraId="28D2EFE2" w14:textId="77777777" w:rsidR="001963E9" w:rsidRDefault="001963E9" w:rsidP="004D573A">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1963E9" w14:paraId="707FEC45" w14:textId="77777777" w:rsidTr="00624EDD">
        <w:tc>
          <w:tcPr>
            <w:tcW w:w="750" w:type="pct"/>
          </w:tcPr>
          <w:p w14:paraId="6D6CE59C" w14:textId="77777777" w:rsidR="001963E9" w:rsidRDefault="001963E9" w:rsidP="008B45A1"/>
        </w:tc>
        <w:tc>
          <w:tcPr>
            <w:tcW w:w="0" w:type="auto"/>
          </w:tcPr>
          <w:p w14:paraId="05B175EE" w14:textId="2EAC242A" w:rsidR="001963E9" w:rsidRDefault="003C1DEC" w:rsidP="00B509D7">
            <w:pPr>
              <w:jc w:val="center"/>
            </w:pPr>
            <m:oMathPara>
              <m:oMath>
                <m:sSubSup>
                  <m:sSubSupPr>
                    <m:ctrlPr>
                      <w:rPr>
                        <w:rFonts w:ascii="Cambria Math" w:hAnsi="Cambria Math"/>
                        <w:i/>
                      </w:rPr>
                    </m:ctrlPr>
                  </m:sSubSupPr>
                  <m:e>
                    <m:r>
                      <w:rPr>
                        <w:rFonts w:ascii="Cambria Math" w:hAnsi="Cambria Math"/>
                      </w:rPr>
                      <m:t>ε</m:t>
                    </m:r>
                  </m:e>
                  <m:sub>
                    <m:r>
                      <w:rPr>
                        <w:rFonts w:ascii="Cambria Math" w:hAnsi="Cambria Math"/>
                      </w:rPr>
                      <m:t>k</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oMath>
            </m:oMathPara>
          </w:p>
        </w:tc>
        <w:tc>
          <w:tcPr>
            <w:tcW w:w="750" w:type="pct"/>
            <w:tcMar>
              <w:right w:w="0" w:type="dxa"/>
            </w:tcMar>
            <w:vAlign w:val="center"/>
          </w:tcPr>
          <w:p w14:paraId="0405E070" w14:textId="77DB1CF8" w:rsidR="001963E9" w:rsidRDefault="001963E9" w:rsidP="00624EDD">
            <w:pPr>
              <w:jc w:val="right"/>
            </w:pPr>
            <w:bookmarkStart w:id="130" w:name="_Ref33602296"/>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1</w:t>
            </w:r>
            <w:r w:rsidR="001C2707">
              <w:rPr>
                <w:noProof/>
              </w:rPr>
              <w:fldChar w:fldCharType="end"/>
            </w:r>
            <w:r>
              <w:t>)</w:t>
            </w:r>
            <w:bookmarkEnd w:id="130"/>
          </w:p>
        </w:tc>
      </w:tr>
    </w:tbl>
    <w:p w14:paraId="020B20BF" w14:textId="77777777" w:rsidR="001963E9" w:rsidRDefault="001963E9" w:rsidP="004D573A">
      <w:pPr>
        <w:pStyle w:val="BPDPNormln"/>
        <w:ind w:firstLine="0"/>
      </w:pPr>
    </w:p>
    <w:p w14:paraId="4C06A1FA" w14:textId="77777777" w:rsidR="001963E9" w:rsidRDefault="001963E9" w:rsidP="004D573A">
      <w:pPr>
        <w:pStyle w:val="BPDPNormln"/>
        <w:ind w:firstLine="0"/>
      </w:pPr>
    </w:p>
    <w:p w14:paraId="101A782F" w14:textId="492E487E" w:rsidR="00BA6C35" w:rsidRDefault="00624EDD" w:rsidP="004D573A">
      <w:pPr>
        <w:pStyle w:val="BPDPNormln"/>
        <w:ind w:firstLine="0"/>
      </w:pPr>
      <w:r>
        <w:t xml:space="preserve">Kde </w:t>
      </w:r>
      <w:proofErr w:type="spellStart"/>
      <w:r>
        <w:t>x</w:t>
      </w:r>
      <w:r w:rsidRPr="00624EDD">
        <w:rPr>
          <w:vertAlign w:val="subscript"/>
        </w:rPr>
        <w:t>k</w:t>
      </w:r>
      <w:proofErr w:type="spellEnd"/>
      <w:r>
        <w:t xml:space="preserve"> je původní </w:t>
      </w:r>
      <w:r w:rsidR="00787BB0">
        <w:t>reprezentace</w:t>
      </w:r>
      <w:r>
        <w:t xml:space="preserve"> a </w:t>
      </w:r>
      <w:proofErr w:type="spellStart"/>
      <w:r w:rsidR="003C7BF7">
        <w:t>x‘</w:t>
      </w:r>
      <w:r w:rsidRPr="00624EDD">
        <w:rPr>
          <w:vertAlign w:val="subscript"/>
        </w:rPr>
        <w:t>k</w:t>
      </w:r>
      <w:proofErr w:type="spellEnd"/>
      <w:r>
        <w:t xml:space="preserve"> </w:t>
      </w:r>
      <w:r w:rsidR="00787BB0">
        <w:t>redukovaná reprezentace</w:t>
      </w:r>
      <w:r>
        <w:t xml:space="preserve">. </w:t>
      </w:r>
      <w:r w:rsidR="005341AC">
        <w:t xml:space="preserve">Analýza dat pomocí metody hlavních komponent se počítá nejčastěji dvěma </w:t>
      </w:r>
      <w:r w:rsidR="00893821">
        <w:t>způsoby</w:t>
      </w:r>
      <w:r w:rsidR="005341AC">
        <w:t>, a to</w:t>
      </w:r>
      <w:r w:rsidR="00893821">
        <w:t xml:space="preserve"> </w:t>
      </w:r>
      <w:proofErr w:type="spellStart"/>
      <w:r w:rsidR="005341AC">
        <w:t>kovarianční</w:t>
      </w:r>
      <w:proofErr w:type="spellEnd"/>
      <w:r w:rsidR="005341AC">
        <w:t xml:space="preserve"> matici nebo matici korelačních koeficientů. </w:t>
      </w:r>
      <w:r w:rsidR="00B4066B">
        <w:fldChar w:fldCharType="begin"/>
      </w:r>
      <w:r w:rsidR="00B4066B">
        <w:instrText xml:space="preserve"> REF _Ref40809011 \r \h </w:instrText>
      </w:r>
      <w:r w:rsidR="00B4066B">
        <w:fldChar w:fldCharType="separate"/>
      </w:r>
      <w:r w:rsidR="003C1DEC">
        <w:t>[12]</w:t>
      </w:r>
      <w:r w:rsidR="00B4066B">
        <w:fldChar w:fldCharType="end"/>
      </w:r>
      <w:r w:rsidR="00B4066B">
        <w:t xml:space="preserve"> </w:t>
      </w:r>
      <w:r w:rsidR="00B4066B">
        <w:fldChar w:fldCharType="begin"/>
      </w:r>
      <w:r w:rsidR="00B4066B">
        <w:instrText xml:space="preserve"> REF _Ref40809013 \r \h </w:instrText>
      </w:r>
      <w:r w:rsidR="00B4066B">
        <w:fldChar w:fldCharType="separate"/>
      </w:r>
      <w:r w:rsidR="003C1DEC">
        <w:t>[13]</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r w:rsidR="001E74B5">
        <w:t xml:space="preserve"> </w:t>
      </w:r>
      <w:r w:rsidR="001E74B5">
        <w:fldChar w:fldCharType="begin"/>
      </w:r>
      <w:r w:rsidR="001E74B5">
        <w:instrText xml:space="preserve"> REF _Ref40809071 \r \h </w:instrText>
      </w:r>
      <w:r w:rsidR="001E74B5">
        <w:fldChar w:fldCharType="separate"/>
      </w:r>
      <w:r w:rsidR="003C1DEC">
        <w:t>[16]</w:t>
      </w:r>
      <w:r w:rsidR="001E74B5">
        <w:fldChar w:fldCharType="end"/>
      </w:r>
      <w:r w:rsidR="001E74B5">
        <w:t xml:space="preserve"> </w:t>
      </w:r>
    </w:p>
    <w:p w14:paraId="628163A9" w14:textId="77777777" w:rsidR="00DF4BD4" w:rsidRDefault="00DF4BD4" w:rsidP="009A5AFE">
      <w:pPr>
        <w:pStyle w:val="BPDPNormln"/>
      </w:pPr>
    </w:p>
    <w:p w14:paraId="18D93A44" w14:textId="77777777" w:rsidR="005341AC" w:rsidRDefault="00DF4BD4" w:rsidP="005341AC">
      <w:pPr>
        <w:pStyle w:val="Nadpis3"/>
      </w:pPr>
      <w:bookmarkStart w:id="131" w:name="_Toc41248064"/>
      <w:proofErr w:type="spellStart"/>
      <w:r>
        <w:t>K</w:t>
      </w:r>
      <w:r w:rsidR="005341AC">
        <w:t>ovarianční</w:t>
      </w:r>
      <w:proofErr w:type="spellEnd"/>
      <w:r w:rsidR="005341AC">
        <w:t xml:space="preserve"> matice</w:t>
      </w:r>
      <w:bookmarkEnd w:id="131"/>
    </w:p>
    <w:p w14:paraId="6BA0EBA5" w14:textId="5C871D7A" w:rsidR="0043017E" w:rsidRDefault="00E42735" w:rsidP="00DF4BD4">
      <w:pPr>
        <w:pStyle w:val="BPDPNormln"/>
        <w:ind w:firstLine="0"/>
      </w:pPr>
      <w:r>
        <w:t>Analýza hlavních komponent s </w:t>
      </w:r>
      <w:proofErr w:type="spellStart"/>
      <w:r>
        <w:t>kovarianční</w:t>
      </w:r>
      <w:proofErr w:type="spellEnd"/>
      <w:r>
        <w:t xml:space="preserve"> maticí se někdy nazývá též centrovaná PCA.</w:t>
      </w:r>
      <w:ins w:id="132" w:author="Konzal Jan (164745)" w:date="2020-02-26T09:38:00Z">
        <w:r w:rsidR="009E53D7">
          <w:fldChar w:fldCharType="begin"/>
        </w:r>
        <w:r w:rsidR="009E53D7">
          <w:instrText xml:space="preserve"> REF _Ref32489285 \h </w:instrText>
        </w:r>
      </w:ins>
      <w:r w:rsidR="009E53D7">
        <w:fldChar w:fldCharType="separate"/>
      </w:r>
      <w:r w:rsidR="003C1DEC">
        <w:t>(</w:t>
      </w:r>
      <w:r w:rsidR="003C1DEC">
        <w:rPr>
          <w:noProof/>
        </w:rPr>
        <w:t>4</w:t>
      </w:r>
      <w:r w:rsidR="003C1DEC">
        <w:t>.</w:t>
      </w:r>
      <w:r w:rsidR="003C1DEC">
        <w:rPr>
          <w:noProof/>
        </w:rPr>
        <w:t>4</w:t>
      </w:r>
      <w:r w:rsidR="003C1DEC">
        <w:t>)</w:t>
      </w:r>
      <w:ins w:id="133" w:author="Konzal Jan (164745)" w:date="2020-02-26T09:38:00Z">
        <w:r w:rsidR="009E53D7">
          <w:fldChar w:fldCharType="end"/>
        </w:r>
      </w:ins>
      <w:r w:rsidR="009E53D7">
        <w:t xml:space="preserve">, </w:t>
      </w:r>
      <w:r w:rsidR="009E53D7">
        <w:fldChar w:fldCharType="begin"/>
      </w:r>
      <w:r w:rsidR="009E53D7">
        <w:instrText xml:space="preserve"> REF _Ref32587789 \h </w:instrText>
      </w:r>
      <w:r w:rsidR="009E53D7">
        <w:fldChar w:fldCharType="separate"/>
      </w:r>
      <w:r w:rsidR="003C1DEC">
        <w:t>(</w:t>
      </w:r>
      <w:r w:rsidR="003C1DEC">
        <w:rPr>
          <w:noProof/>
        </w:rPr>
        <w:t>4</w:t>
      </w:r>
      <w:r w:rsidR="003C1DEC">
        <w:t>.</w:t>
      </w:r>
      <w:r w:rsidR="003C1DEC">
        <w:rPr>
          <w:noProof/>
        </w:rPr>
        <w:t>5</w:t>
      </w:r>
      <w:r w:rsidR="003C1DEC">
        <w:t>)</w:t>
      </w:r>
      <w:r w:rsidR="009E53D7">
        <w:fldChar w:fldCharType="end"/>
      </w:r>
      <w:r w:rsidR="008C7054">
        <w:t xml:space="preserve">. Počátek nového souřadného systému je </w:t>
      </w:r>
      <w:r w:rsidR="00F51345">
        <w:t xml:space="preserve">posunut do </w:t>
      </w:r>
      <w:proofErr w:type="spellStart"/>
      <w:r w:rsidR="00F51345">
        <w:t>centroidu</w:t>
      </w:r>
      <w:proofErr w:type="spellEnd"/>
      <w:r w:rsidR="00F51345">
        <w:t xml:space="preserve"> objektů. Vzdálenosti mezi objekty se s převodem do nového souřadného systému nemění. </w:t>
      </w:r>
      <w:r w:rsidR="00755703">
        <w:t xml:space="preserve">Součet vlastních hodnot </w:t>
      </w:r>
      <w:proofErr w:type="spellStart"/>
      <w:r w:rsidR="00755703">
        <w:t>kovarianční</w:t>
      </w:r>
      <w:proofErr w:type="spellEnd"/>
      <w:r w:rsidR="00755703">
        <w:t xml:space="preserve"> matice je roven součtu rozptylů proměnných. </w:t>
      </w:r>
    </w:p>
    <w:p w14:paraId="33E181B5" w14:textId="6D39D8EA" w:rsidR="0043017E" w:rsidRDefault="0043017E" w:rsidP="00DF4BD4">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3017E" w14:paraId="2186AC6D" w14:textId="77777777" w:rsidTr="00314A13">
        <w:tc>
          <w:tcPr>
            <w:tcW w:w="750" w:type="pct"/>
          </w:tcPr>
          <w:p w14:paraId="38EF286E" w14:textId="77777777" w:rsidR="0043017E" w:rsidRDefault="0043017E" w:rsidP="008B45A1"/>
        </w:tc>
        <w:tc>
          <w:tcPr>
            <w:tcW w:w="0" w:type="auto"/>
          </w:tcPr>
          <w:p w14:paraId="49EEDAA7" w14:textId="1B4EA6FA" w:rsidR="0043017E" w:rsidRDefault="003C1DEC" w:rsidP="00B509D7">
            <w:pPr>
              <w:jc w:val="center"/>
            </w:pPr>
            <m:oMathPara>
              <m:oMath>
                <m:sSup>
                  <m:sSupPr>
                    <m:ctrlPr>
                      <w:rPr>
                        <w:rFonts w:ascii="Cambria Math" w:hAnsi="Cambria Math"/>
                        <w:i/>
                      </w:rPr>
                    </m:ctrlPr>
                  </m:sSupPr>
                  <m:e>
                    <m:r>
                      <w:rPr>
                        <w:rFonts w:ascii="Cambria Math" w:hAnsi="Cambria Math"/>
                      </w:rPr>
                      <m:t>ε</m:t>
                    </m:r>
                  </m:e>
                  <m:sup>
                    <m:r>
                      <w:rPr>
                        <w:rFonts w:ascii="Cambria Math" w:hAnsi="Cambria Math"/>
                      </w:rPr>
                      <m:t>2</m:t>
                    </m:r>
                  </m:sup>
                </m:sSup>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e>
                        </m:d>
                      </m:e>
                      <m:sup>
                        <m:r>
                          <w:rPr>
                            <w:rStyle w:val="Zstupntext"/>
                            <w:rFonts w:ascii="Cambria Math" w:hAnsi="Cambria Math"/>
                            <w:color w:val="auto"/>
                          </w:rPr>
                          <m:t>2</m:t>
                        </m:r>
                      </m:sup>
                    </m:sSup>
                  </m:e>
                </m:nary>
                <m:r>
                  <w:rPr>
                    <w:rStyle w:val="Zstupntext"/>
                    <w:rFonts w:ascii="Cambria Math" w:hAnsi="Cambria Math"/>
                    <w:color w:val="auto"/>
                  </w:rPr>
                  <m:t>=</m:t>
                </m:r>
                <m:nary>
                  <m:naryPr>
                    <m:chr m:val="∑"/>
                    <m:limLoc m:val="undOvr"/>
                    <m:ctrlPr>
                      <w:rPr>
                        <w:rStyle w:val="Zstupntext"/>
                        <w:rFonts w:ascii="Cambria Math" w:hAnsi="Cambria Math"/>
                        <w:i/>
                        <w:color w:val="auto"/>
                      </w:rPr>
                    </m:ctrlPr>
                  </m:naryPr>
                  <m:sub>
                    <m:r>
                      <w:rPr>
                        <w:rStyle w:val="Zstupntext"/>
                        <w:rFonts w:ascii="Cambria Math" w:hAnsi="Cambria Math"/>
                        <w:color w:val="auto"/>
                      </w:rPr>
                      <m:t>i=1</m:t>
                    </m:r>
                  </m:sub>
                  <m:sup>
                    <m:r>
                      <w:rPr>
                        <w:rStyle w:val="Zstupntext"/>
                        <w:rFonts w:ascii="Cambria Math" w:hAnsi="Cambria Math"/>
                        <w:color w:val="auto"/>
                      </w:rPr>
                      <m:t>n</m:t>
                    </m:r>
                  </m:sup>
                  <m:e>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e>
                </m:nary>
              </m:oMath>
            </m:oMathPara>
          </w:p>
        </w:tc>
        <w:tc>
          <w:tcPr>
            <w:tcW w:w="750" w:type="pct"/>
            <w:tcMar>
              <w:right w:w="0" w:type="dxa"/>
            </w:tcMar>
            <w:vAlign w:val="center"/>
          </w:tcPr>
          <w:p w14:paraId="6B471893" w14:textId="14CA2E30" w:rsidR="0043017E" w:rsidRDefault="0043017E" w:rsidP="00314A13">
            <w:pPr>
              <w:jc w:val="center"/>
            </w:pPr>
            <w:r>
              <w:t>(</w:t>
            </w:r>
            <w:ins w:id="134" w:author="Konzal Jan (164745) [2]" w:date="2020-03-17T17:22:00Z">
              <w:r w:rsidR="0042187D">
                <w:fldChar w:fldCharType="begin"/>
              </w:r>
              <w:r w:rsidR="0042187D">
                <w:instrText xml:space="preserve"> STYLEREF 1 \s </w:instrText>
              </w:r>
            </w:ins>
            <w:r w:rsidR="0042187D">
              <w:fldChar w:fldCharType="separate"/>
            </w:r>
            <w:r w:rsidR="003C1DEC">
              <w:rPr>
                <w:noProof/>
              </w:rPr>
              <w:t>4</w:t>
            </w:r>
            <w:ins w:id="135"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2</w:t>
            </w:r>
            <w:r w:rsidR="001C2707">
              <w:rPr>
                <w:noProof/>
              </w:rPr>
              <w:fldChar w:fldCharType="end"/>
            </w:r>
            <w:r>
              <w:t>)</w:t>
            </w:r>
          </w:p>
        </w:tc>
      </w:tr>
    </w:tbl>
    <w:p w14:paraId="5F4372E1" w14:textId="399B14E7" w:rsidR="0043017E" w:rsidRDefault="0043017E" w:rsidP="00DF4BD4">
      <w:pPr>
        <w:pStyle w:val="BPDPNormln"/>
        <w:ind w:firstLine="0"/>
      </w:pPr>
    </w:p>
    <w:p w14:paraId="0D7DC2BB" w14:textId="77777777" w:rsidR="0043017E" w:rsidRDefault="0043017E" w:rsidP="00DF4BD4">
      <w:pPr>
        <w:pStyle w:val="BPDPNormln"/>
        <w:ind w:firstLine="0"/>
      </w:pPr>
    </w:p>
    <w:p w14:paraId="609CFD72" w14:textId="509C41A9" w:rsidR="006F783D" w:rsidRPr="00B7447E" w:rsidRDefault="00314A13" w:rsidP="00DF4BD4">
      <w:pPr>
        <w:pStyle w:val="BPDPNormln"/>
        <w:ind w:firstLine="0"/>
      </w:pPr>
      <w:r>
        <w:t xml:space="preserve">Kde </w:t>
      </w:r>
      <w:proofErr w:type="spellStart"/>
      <w:r w:rsidRPr="00314A13">
        <w:t>λ</w:t>
      </w:r>
      <w:r w:rsidRPr="00314A13">
        <w:rPr>
          <w:vertAlign w:val="subscript"/>
        </w:rPr>
        <w:t>i</w:t>
      </w:r>
      <w:proofErr w:type="spellEnd"/>
      <w:r>
        <w:t xml:space="preserve"> jsou vlastní čísla. </w:t>
      </w:r>
      <w:r w:rsidR="00F51345">
        <w:t>Tato metoda výpočtu PCA se hodí pro data, která jsou ve</w:t>
      </w:r>
      <w:r w:rsidR="00F34C13">
        <w:t> </w:t>
      </w:r>
      <w:r w:rsidR="00F51345">
        <w:t>stejných jednotkách</w:t>
      </w:r>
      <w:r w:rsidR="00B6682F">
        <w:t xml:space="preserve"> a ve stejné škále</w:t>
      </w:r>
      <w:r w:rsidR="00F51345">
        <w:t>. Nebo pro data v rozdílných jednotkách, které lze přepočítat na</w:t>
      </w:r>
      <w:r w:rsidR="00F34C13">
        <w:t> </w:t>
      </w:r>
      <w:r w:rsidR="00F51345">
        <w:t>stejné číselné reprezentace.</w:t>
      </w:r>
      <w:r w:rsidR="00B704E8">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p>
    <w:p w14:paraId="01B3E7D8" w14:textId="77777777" w:rsidR="006F0AB1" w:rsidRPr="006F0AB1" w:rsidRDefault="00DF4BD4" w:rsidP="006F0AB1">
      <w:pPr>
        <w:pStyle w:val="Nadpis3"/>
      </w:pPr>
      <w:bookmarkStart w:id="136" w:name="_Toc41248065"/>
      <w:r>
        <w:t>M</w:t>
      </w:r>
      <w:r w:rsidR="006F0AB1">
        <w:t>atice korelační koeficientů</w:t>
      </w:r>
      <w:bookmarkEnd w:id="136"/>
    </w:p>
    <w:p w14:paraId="6DD1EC62" w14:textId="2DE73DA5" w:rsidR="005341AC" w:rsidRDefault="00755703" w:rsidP="00DF4BD4">
      <w:pPr>
        <w:pStyle w:val="BPDPNormln"/>
        <w:ind w:firstLine="0"/>
      </w:pPr>
      <w:r>
        <w:t>Vstupní data</w:t>
      </w:r>
      <w:r w:rsidR="008A6953">
        <w:t>,</w:t>
      </w:r>
      <w:r>
        <w:t xml:space="preserve"> jsou </w:t>
      </w:r>
      <w:r w:rsidR="00314A13">
        <w:t xml:space="preserve">normalizována </w:t>
      </w:r>
      <w:r>
        <w:t>na jednotkový rozptyl a nulový průměr. Součet hodnot matice korelačních koeficientů je roven počtu proměnných. Počet proměnný</w:t>
      </w:r>
      <w:r w:rsidR="00CF6CD3">
        <w:t>ch</w:t>
      </w:r>
      <w:r>
        <w:t xml:space="preserve"> určuje řád korelační matice. Počátek nového souřadného systému je opět posunut do</w:t>
      </w:r>
      <w:r w:rsidR="00F34C13">
        <w:t> </w:t>
      </w:r>
      <w:proofErr w:type="spellStart"/>
      <w:r>
        <w:t>centroidu</w:t>
      </w:r>
      <w:proofErr w:type="spellEnd"/>
      <w:r>
        <w:t xml:space="preserve"> objektů. Po normalizaci původních proměnných na jednotkový rozptyl, vzdálenosti mezi objekty již nejsou </w:t>
      </w:r>
      <w:r w:rsidR="006F783D">
        <w:t>závislé na jednotkách, v kterých byly naměřeny. Tato m</w:t>
      </w:r>
      <w:r w:rsidR="00A53157">
        <w:t>etoda se hodí pro data vyjádřená</w:t>
      </w:r>
      <w:r w:rsidR="006F783D">
        <w:t xml:space="preserve"> ve zcela rozdílných jednotkách</w:t>
      </w:r>
      <w:r w:rsidR="002B5D8B">
        <w:t>, a nelze je vyjádřit ve stejné číselné škále.</w:t>
      </w:r>
      <w:r w:rsidR="006F783D">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r w:rsidR="001E74B5">
        <w:t xml:space="preserve"> </w:t>
      </w:r>
      <w:r w:rsidR="001E74B5">
        <w:fldChar w:fldCharType="begin"/>
      </w:r>
      <w:r w:rsidR="001E74B5">
        <w:instrText xml:space="preserve"> REF _Ref40809071 \r \h </w:instrText>
      </w:r>
      <w:r w:rsidR="001E74B5">
        <w:fldChar w:fldCharType="separate"/>
      </w:r>
      <w:r w:rsidR="003C1DEC">
        <w:t>[16]</w:t>
      </w:r>
      <w:r w:rsidR="001E74B5">
        <w:fldChar w:fldCharType="end"/>
      </w:r>
    </w:p>
    <w:p w14:paraId="29665E2C" w14:textId="77777777" w:rsidR="00C94445" w:rsidRDefault="00C94445" w:rsidP="00DF4BD4">
      <w:pPr>
        <w:pStyle w:val="BPDPNormln"/>
        <w:ind w:firstLine="0"/>
      </w:pPr>
    </w:p>
    <w:p w14:paraId="57377E0C" w14:textId="77777777" w:rsidR="00C94445" w:rsidRDefault="00C94445" w:rsidP="00C94445">
      <w:pPr>
        <w:pStyle w:val="Nadpis2"/>
      </w:pPr>
      <w:bookmarkStart w:id="137" w:name="_Ref32497547"/>
      <w:bookmarkStart w:id="138" w:name="_Toc41248066"/>
      <w:r>
        <w:t>Výběr počtu hlavních komponent</w:t>
      </w:r>
      <w:bookmarkEnd w:id="137"/>
      <w:bookmarkEnd w:id="138"/>
    </w:p>
    <w:p w14:paraId="06EB77D1" w14:textId="4FE225D9" w:rsidR="00C94445" w:rsidRDefault="00C94445" w:rsidP="00C94445">
      <w:pPr>
        <w:pStyle w:val="BPDPNormln"/>
        <w:ind w:firstLine="0"/>
      </w:pPr>
      <w:r>
        <w:t>Po výpočtu PCA je</w:t>
      </w:r>
      <w:r w:rsidR="0023628C">
        <w:t xml:space="preserve"> vytvořen nový prostor daný hlavními komponentami.</w:t>
      </w:r>
      <w:r w:rsidR="00893821">
        <w:t xml:space="preserve"> </w:t>
      </w:r>
      <w:r>
        <w:t>Hlavní komponenty jsou seřazeny podle velikosti části rozptylu</w:t>
      </w:r>
      <w:r w:rsidR="008277CC">
        <w:t xml:space="preserve"> původních dat</w:t>
      </w:r>
      <w:r>
        <w:t>, v nich obsaženém. Nyní je třeba z množiny hlavních komponent vybrat několik s nejnižšími pořadovými čísly</w:t>
      </w:r>
      <w:r w:rsidR="0023628C">
        <w:t xml:space="preserve">, </w:t>
      </w:r>
      <w:r w:rsidR="00432249">
        <w:t>tak aby mohlo být dostatečně popsáno rozložení dat</w:t>
      </w:r>
      <w:r>
        <w:t>. Obecně je dobré brát v úvahu jen komponenty, které mají vlastní hodnoty vyšší, než je průměr všech vlastních hodnot.</w:t>
      </w:r>
      <w:ins w:id="139" w:author="Konzal Jan (164745)" w:date="2020-02-26T11:37:00Z">
        <w:r w:rsidR="0043271C">
          <w:t xml:space="preserve"> </w:t>
        </w:r>
      </w:ins>
      <w:r w:rsidR="0043271C">
        <w:t>Vlastní hodnota</w:t>
      </w:r>
      <w:r w:rsidR="0043271C" w:rsidRPr="0043271C">
        <w:t xml:space="preserve"> </w:t>
      </w:r>
      <w:proofErr w:type="spellStart"/>
      <w:r w:rsidR="0043271C" w:rsidRPr="00314A13">
        <w:t>λ</w:t>
      </w:r>
      <w:r w:rsidR="0043271C" w:rsidRPr="00314A13">
        <w:rPr>
          <w:vertAlign w:val="subscript"/>
        </w:rPr>
        <w:t>i</w:t>
      </w:r>
      <w:proofErr w:type="spellEnd"/>
      <w:r w:rsidR="0043271C">
        <w:rPr>
          <w:vertAlign w:val="subscript"/>
        </w:rPr>
        <w:t xml:space="preserve"> </w:t>
      </w:r>
      <w:r w:rsidR="0043271C" w:rsidRPr="0043271C">
        <w:t>udává</w:t>
      </w:r>
      <w:r w:rsidR="0043271C">
        <w:t xml:space="preserve"> rozptyl v dané hlavní komponentě.</w:t>
      </w:r>
      <w:r>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p>
    <w:p w14:paraId="12603E28" w14:textId="3FB16F3D" w:rsidR="00C94445" w:rsidRDefault="00C94445" w:rsidP="00C94445">
      <w:pPr>
        <w:pStyle w:val="BPDPNormln"/>
      </w:pPr>
      <w:r>
        <w:t>Pokud je využita metoda s korelační maticí, tak se nejčastěji ke stanovení počtu hlavních komponent používá Kaiserovo kritérium.</w:t>
      </w:r>
      <w:r w:rsidR="0043271C">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r>
        <w:t xml:space="preserve"> Toto kritérium předpokládá užití hlavních komponent s vlastní hodnotou</w:t>
      </w:r>
      <w:r w:rsidR="003A23B1">
        <w:t xml:space="preserve"> </w:t>
      </w:r>
      <w:r w:rsidR="003A23B1">
        <w:fldChar w:fldCharType="begin"/>
      </w:r>
      <w:r w:rsidR="003A23B1">
        <w:instrText xml:space="preserve"> REF _Ref32591903 \h </w:instrText>
      </w:r>
      <w:r w:rsidR="003A23B1">
        <w:fldChar w:fldCharType="separate"/>
      </w:r>
      <w:r w:rsidR="003C1DEC">
        <w:t>(</w:t>
      </w:r>
      <w:r w:rsidR="003C1DEC">
        <w:rPr>
          <w:noProof/>
        </w:rPr>
        <w:t>4</w:t>
      </w:r>
      <w:r w:rsidR="003C1DEC">
        <w:t>.</w:t>
      </w:r>
      <w:r w:rsidR="003C1DEC">
        <w:rPr>
          <w:noProof/>
        </w:rPr>
        <w:t>8</w:t>
      </w:r>
      <w:r w:rsidR="003C1DEC">
        <w:t>)</w:t>
      </w:r>
      <w:r w:rsidR="003A23B1">
        <w:fldChar w:fldCharType="end"/>
      </w:r>
      <w:r>
        <w:t xml:space="preserve"> větší než 1. </w:t>
      </w:r>
      <w:r w:rsidR="003A23B1">
        <w:t xml:space="preserve">Popis výpočtu vlastní hodnoty je uveden v kapitole </w:t>
      </w:r>
      <w:r w:rsidR="003A23B1">
        <w:fldChar w:fldCharType="begin"/>
      </w:r>
      <w:r w:rsidR="003A23B1">
        <w:instrText xml:space="preserve"> REF _Ref40114708 \r \h </w:instrText>
      </w:r>
      <w:r w:rsidR="003A23B1">
        <w:fldChar w:fldCharType="separate"/>
      </w:r>
      <w:r w:rsidR="003C1DEC">
        <w:t>4.3</w:t>
      </w:r>
      <w:r w:rsidR="003A23B1">
        <w:fldChar w:fldCharType="end"/>
      </w:r>
      <w:r w:rsidR="003A23B1">
        <w:t xml:space="preserve">. </w:t>
      </w:r>
      <w:r>
        <w:t>Součet vlastních hodnot je roven počtu vstupních proměnných. Nemá tedy cenu uvažovat komponenty, které mají vlastní hodnotu menší než 1.</w:t>
      </w:r>
      <w:r w:rsidR="00612E41">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p>
    <w:p w14:paraId="113D44F9" w14:textId="202D35B3" w:rsidR="00C94445" w:rsidRDefault="00C94445" w:rsidP="00C94445">
      <w:pPr>
        <w:pStyle w:val="BPDPNormln"/>
      </w:pPr>
    </w:p>
    <w:p w14:paraId="768BC006" w14:textId="4BA2BFE9" w:rsidR="00C94445" w:rsidRDefault="00C94445" w:rsidP="00C94445">
      <w:pPr>
        <w:pStyle w:val="BPDPNormln"/>
      </w:pPr>
      <w:r>
        <w:t>Obecnou možností výběru počtu hlavních komponent může být grafické zobrazení jejich vlastních hodnot. Toto zobrazení se nazývá indexový graf úpatí vlastních čísel (</w:t>
      </w:r>
      <w:proofErr w:type="spellStart"/>
      <w:r>
        <w:t>Scree</w:t>
      </w:r>
      <w:proofErr w:type="spellEnd"/>
      <w:r>
        <w:t xml:space="preserve"> Plot) (</w:t>
      </w:r>
      <w:r w:rsidRPr="008C2645">
        <w:fldChar w:fldCharType="begin"/>
      </w:r>
      <w:r w:rsidRPr="008C2645">
        <w:instrText xml:space="preserve"> REF _Ref32494947 \h  \* MERGEFORMAT </w:instrText>
      </w:r>
      <w:r w:rsidRPr="008C2645">
        <w:fldChar w:fldCharType="separate"/>
      </w:r>
      <w:r w:rsidR="003C1DEC" w:rsidRPr="005D568C">
        <w:t xml:space="preserve">Obr. </w:t>
      </w:r>
      <w:r w:rsidR="003C1DEC" w:rsidRPr="003C1DEC">
        <w:rPr>
          <w:noProof/>
        </w:rPr>
        <w:t>4</w:t>
      </w:r>
      <w:r w:rsidR="003C1DEC">
        <w:t>.</w:t>
      </w:r>
      <w:r w:rsidR="003C1DEC" w:rsidRPr="003C1DEC">
        <w:rPr>
          <w:noProof/>
        </w:rPr>
        <w:t>2</w:t>
      </w:r>
      <w:r w:rsidRPr="008C2645">
        <w:fldChar w:fldCharType="end"/>
      </w:r>
      <w:r>
        <w:t>).</w:t>
      </w:r>
    </w:p>
    <w:p w14:paraId="6A528F87" w14:textId="77777777" w:rsidR="00C94445" w:rsidRDefault="00C94445" w:rsidP="00C94445">
      <w:pPr>
        <w:pStyle w:val="BPDPNormln"/>
      </w:pPr>
    </w:p>
    <w:p w14:paraId="7C5916DD" w14:textId="77777777" w:rsidR="00C94445" w:rsidRDefault="002D4518" w:rsidP="00C94445">
      <w:pPr>
        <w:pStyle w:val="BPDPNormln"/>
        <w:keepNext/>
        <w:jc w:val="center"/>
      </w:pPr>
      <w:r>
        <w:rPr>
          <w:noProof/>
        </w:rPr>
        <w:lastRenderedPageBreak/>
        <w:drawing>
          <wp:inline distT="0" distB="0" distL="0" distR="0" wp14:anchorId="2E3FF76B" wp14:editId="67039EAF">
            <wp:extent cx="4323559" cy="324000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poradi.emf"/>
                    <pic:cNvPicPr/>
                  </pic:nvPicPr>
                  <pic:blipFill>
                    <a:blip r:embed="rId2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00CF20EA" w14:textId="4CCC27F0" w:rsidR="00C94445" w:rsidRPr="005D568C" w:rsidRDefault="00C94445" w:rsidP="00C94445">
      <w:pPr>
        <w:pStyle w:val="Titulek"/>
        <w:jc w:val="center"/>
        <w:rPr>
          <w:b w:val="0"/>
        </w:rPr>
      </w:pPr>
      <w:bookmarkStart w:id="140" w:name="_Ref32494947"/>
      <w:bookmarkStart w:id="141" w:name="_Toc41248087"/>
      <w:r w:rsidRPr="005D568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2</w:t>
      </w:r>
      <w:r w:rsidR="00E73D21">
        <w:rPr>
          <w:b w:val="0"/>
        </w:rPr>
        <w:fldChar w:fldCharType="end"/>
      </w:r>
      <w:bookmarkEnd w:id="140"/>
      <w:r w:rsidRPr="005D568C">
        <w:rPr>
          <w:b w:val="0"/>
        </w:rPr>
        <w:t xml:space="preserve"> </w:t>
      </w:r>
      <w:r w:rsidR="003822DC">
        <w:rPr>
          <w:b w:val="0"/>
        </w:rPr>
        <w:t>I</w:t>
      </w:r>
      <w:r w:rsidR="003822DC" w:rsidRPr="003822DC">
        <w:rPr>
          <w:b w:val="0"/>
        </w:rPr>
        <w:t>ndexový graf úpatí vlastních čísel</w:t>
      </w:r>
      <w:bookmarkEnd w:id="141"/>
    </w:p>
    <w:p w14:paraId="252E519B" w14:textId="77777777" w:rsidR="00C94445" w:rsidRPr="00B704E8" w:rsidRDefault="00C94445" w:rsidP="00C94445">
      <w:pPr>
        <w:pStyle w:val="BPDPNormln"/>
      </w:pPr>
    </w:p>
    <w:p w14:paraId="7CFD5B4E" w14:textId="731858E7" w:rsidR="00DF4BD4" w:rsidRDefault="00C94445" w:rsidP="00C94445">
      <w:pPr>
        <w:pStyle w:val="BPDPNormln"/>
        <w:ind w:firstLine="0"/>
      </w:pPr>
      <w:r>
        <w:t xml:space="preserve">Jedná se o graf závislosti vlastních hodnot na hlavních komponentách. Počet hlavních komponent z grafu odečteme tak, že sledujeme pokles vlastních hodnot, když se tento pokles zmírní a křivka se </w:t>
      </w:r>
      <w:r w:rsidR="00612E41">
        <w:t>„</w:t>
      </w:r>
      <w:r>
        <w:t>ohne</w:t>
      </w:r>
      <w:r w:rsidR="00612E41">
        <w:t>“</w:t>
      </w:r>
      <w:r w:rsidR="00A53157">
        <w:t>,</w:t>
      </w:r>
      <w:r>
        <w:t xml:space="preserve"> odečteme pořadí příslušné poslední komponenty. V </w:t>
      </w:r>
      <w:r w:rsidR="00612E41">
        <w:t>příkladu</w:t>
      </w:r>
      <w:r>
        <w:t xml:space="preserve"> na obr. 4.1 by byly použity první tři </w:t>
      </w:r>
      <w:r w:rsidR="00612E41">
        <w:t xml:space="preserve">hlavní </w:t>
      </w:r>
      <w:r>
        <w:t xml:space="preserve">komponenty. </w:t>
      </w:r>
      <w:r w:rsidR="001E74B5">
        <w:fldChar w:fldCharType="begin"/>
      </w:r>
      <w:r w:rsidR="001E74B5">
        <w:instrText xml:space="preserve"> REF _Ref40809011 \r \h </w:instrText>
      </w:r>
      <w:r w:rsidR="001E74B5">
        <w:fldChar w:fldCharType="separate"/>
      </w:r>
      <w:r w:rsidR="003C1DEC">
        <w:t>[12]</w:t>
      </w:r>
      <w:r w:rsidR="001E74B5">
        <w:fldChar w:fldCharType="end"/>
      </w:r>
      <w:r w:rsidR="001E74B5">
        <w:fldChar w:fldCharType="begin"/>
      </w:r>
      <w:r w:rsidR="001E74B5">
        <w:instrText xml:space="preserve"> REF _Ref40809014 \r \h </w:instrText>
      </w:r>
      <w:r w:rsidR="001E74B5">
        <w:fldChar w:fldCharType="separate"/>
      </w:r>
      <w:r w:rsidR="003C1DEC">
        <w:t>[14]</w:t>
      </w:r>
      <w:r w:rsidR="001E74B5">
        <w:fldChar w:fldCharType="end"/>
      </w:r>
      <w:r w:rsidR="00B4066B" w:rsidRPr="00B4066B">
        <w:t xml:space="preserve"> </w:t>
      </w:r>
      <w:r w:rsidR="00B4066B">
        <w:fldChar w:fldCharType="begin"/>
      </w:r>
      <w:r w:rsidR="00B4066B">
        <w:instrText xml:space="preserve"> REF _Ref40809069 \r \h </w:instrText>
      </w:r>
      <w:r w:rsidR="00B4066B">
        <w:fldChar w:fldCharType="separate"/>
      </w:r>
      <w:r w:rsidR="003C1DEC">
        <w:t>[15]</w:t>
      </w:r>
      <w:r w:rsidR="00B4066B">
        <w:fldChar w:fldCharType="end"/>
      </w:r>
    </w:p>
    <w:p w14:paraId="55A2A2A5" w14:textId="0B62BAF6" w:rsidR="00E41541" w:rsidRPr="00E41541" w:rsidRDefault="00E41541" w:rsidP="0048415D">
      <w:pPr>
        <w:pStyle w:val="BPDPNormln"/>
      </w:pPr>
      <w:r>
        <w:t>Další metodou může být výběr komponent</w:t>
      </w:r>
      <w:r w:rsidR="0048415D">
        <w:t xml:space="preserve">, které dohromady vyjadřují 90 až 99 % celkového rozptylu. </w:t>
      </w:r>
      <w:r w:rsidR="001E74B5">
        <w:fldChar w:fldCharType="begin"/>
      </w:r>
      <w:r w:rsidR="001E74B5">
        <w:instrText xml:space="preserve"> REF _Ref40809014 \r \h </w:instrText>
      </w:r>
      <w:r w:rsidR="001E74B5">
        <w:fldChar w:fldCharType="separate"/>
      </w:r>
      <w:r w:rsidR="003C1DEC">
        <w:t>[14]</w:t>
      </w:r>
      <w:r w:rsidR="001E74B5">
        <w:fldChar w:fldCharType="end"/>
      </w:r>
    </w:p>
    <w:p w14:paraId="1EA4CD4A" w14:textId="787AEB9D" w:rsidR="006935CA" w:rsidRDefault="00DF4BD4" w:rsidP="00DF4BD4">
      <w:pPr>
        <w:pStyle w:val="Nadpis2"/>
      </w:pPr>
      <w:bookmarkStart w:id="142" w:name="_Ref40114708"/>
      <w:bookmarkStart w:id="143" w:name="_Toc41248067"/>
      <w:r>
        <w:t>V</w:t>
      </w:r>
      <w:r w:rsidR="006935CA">
        <w:t>ýpočet</w:t>
      </w:r>
      <w:r w:rsidR="00AF5F8A">
        <w:t xml:space="preserve"> </w:t>
      </w:r>
      <w:r w:rsidR="004F2ADD">
        <w:t>analýzy hlavních komponent</w:t>
      </w:r>
      <w:bookmarkEnd w:id="142"/>
      <w:bookmarkEnd w:id="143"/>
    </w:p>
    <w:p w14:paraId="33645B30" w14:textId="720862C4" w:rsidR="00DF4BD4" w:rsidRDefault="004A4508" w:rsidP="00DF4BD4">
      <w:pPr>
        <w:pStyle w:val="BPDPNormln"/>
        <w:ind w:firstLine="0"/>
      </w:pPr>
      <w:r>
        <w:t>Nejpoužívan</w:t>
      </w:r>
      <w:r w:rsidR="00917919">
        <w:t>ě</w:t>
      </w:r>
      <w:r>
        <w:t>jším al</w:t>
      </w:r>
      <w:r w:rsidR="00917919">
        <w:t xml:space="preserve">goritmem pro výpočet hlavních komponent je </w:t>
      </w:r>
      <w:r w:rsidR="00DA171A">
        <w:t xml:space="preserve">singulární </w:t>
      </w:r>
      <w:r w:rsidR="00917919">
        <w:t>rozklad</w:t>
      </w:r>
      <w:r w:rsidR="00DA171A">
        <w:t xml:space="preserve"> matice </w:t>
      </w:r>
      <w:r w:rsidR="00917919">
        <w:t xml:space="preserve">(SVD – </w:t>
      </w:r>
      <w:proofErr w:type="spellStart"/>
      <w:r w:rsidR="00917919">
        <w:t>Singula</w:t>
      </w:r>
      <w:r w:rsidR="00DA171A">
        <w:t>r</w:t>
      </w:r>
      <w:proofErr w:type="spellEnd"/>
      <w:r w:rsidR="00917919">
        <w:t xml:space="preserve"> </w:t>
      </w:r>
      <w:proofErr w:type="spellStart"/>
      <w:r w:rsidR="00917919">
        <w:t>Value</w:t>
      </w:r>
      <w:proofErr w:type="spellEnd"/>
      <w:r w:rsidR="00917919">
        <w:t xml:space="preserve"> </w:t>
      </w:r>
      <w:proofErr w:type="spellStart"/>
      <w:r w:rsidR="00917919">
        <w:t>Decomposition</w:t>
      </w:r>
      <w:proofErr w:type="spellEnd"/>
      <w:r w:rsidR="00917919">
        <w:t>). Tento algoritmus je založen na</w:t>
      </w:r>
      <w:r w:rsidR="00C40968">
        <w:t> </w:t>
      </w:r>
      <w:proofErr w:type="spellStart"/>
      <w:r w:rsidR="00917919">
        <w:t>Karhunenově</w:t>
      </w:r>
      <w:proofErr w:type="spellEnd"/>
      <w:r w:rsidR="00917919">
        <w:t xml:space="preserve"> – </w:t>
      </w:r>
      <w:proofErr w:type="spellStart"/>
      <w:r w:rsidR="00917919">
        <w:t>Lo</w:t>
      </w:r>
      <w:r w:rsidR="001810C7">
        <w:t>è</w:t>
      </w:r>
      <w:r w:rsidR="00917919">
        <w:t>vově</w:t>
      </w:r>
      <w:proofErr w:type="spellEnd"/>
      <w:r w:rsidR="00917919">
        <w:t xml:space="preserve"> transformaci, a zaručuje globální optimum. </w:t>
      </w:r>
      <w:r w:rsidR="001E74B5">
        <w:fldChar w:fldCharType="begin"/>
      </w:r>
      <w:r w:rsidR="001E74B5">
        <w:instrText xml:space="preserve"> REF _Ref40809013 \r \h </w:instrText>
      </w:r>
      <w:r w:rsidR="001E74B5">
        <w:fldChar w:fldCharType="separate"/>
      </w:r>
      <w:r w:rsidR="003C1DEC">
        <w:t>[13]</w:t>
      </w:r>
      <w:r w:rsidR="001E74B5">
        <w:fldChar w:fldCharType="end"/>
      </w:r>
      <w:r w:rsidR="00A60C04">
        <w:t xml:space="preserve"> </w:t>
      </w:r>
      <w:r w:rsidR="00CC65DF">
        <w:t>Dále je uveden postup výpočtu analýzy hlavních komponent pomocí algoritmu SVD.</w:t>
      </w:r>
    </w:p>
    <w:p w14:paraId="546168E0" w14:textId="1E0CEFC2" w:rsidR="0084508C" w:rsidRDefault="00CC65DF" w:rsidP="00CC65DF">
      <w:pPr>
        <w:pStyle w:val="BPDPNormln"/>
      </w:pPr>
      <w:r>
        <w:t>Nejdříve je potřeba vstupní data uspořádat do matice</w:t>
      </w:r>
      <w:r w:rsidR="006E386E">
        <w:t xml:space="preserve"> </w:t>
      </w:r>
      <w:r w:rsidR="00824118" w:rsidRPr="00824118">
        <w:rPr>
          <w:b/>
          <w:bCs/>
        </w:rPr>
        <w:t>X</w:t>
      </w:r>
      <w:r w:rsidR="00824118">
        <w:rPr>
          <w:b/>
        </w:rPr>
        <w:t xml:space="preserve"> </w:t>
      </w:r>
      <w:r w:rsidR="00AE73E7">
        <w:rPr>
          <w:b/>
        </w:rPr>
        <w:fldChar w:fldCharType="begin"/>
      </w:r>
      <w:r w:rsidR="00AE73E7">
        <w:instrText xml:space="preserve"> REF _Ref32489285 \h </w:instrText>
      </w:r>
      <w:r w:rsidR="00AE73E7">
        <w:rPr>
          <w:b/>
        </w:rPr>
      </w:r>
      <w:r w:rsidR="00AE73E7">
        <w:rPr>
          <w:b/>
        </w:rPr>
        <w:fldChar w:fldCharType="separate"/>
      </w:r>
      <w:r w:rsidR="003C1DEC">
        <w:t>(</w:t>
      </w:r>
      <w:r w:rsidR="003C1DEC">
        <w:rPr>
          <w:noProof/>
        </w:rPr>
        <w:t>4</w:t>
      </w:r>
      <w:r w:rsidR="003C1DEC">
        <w:t>.</w:t>
      </w:r>
      <w:r w:rsidR="003C1DEC">
        <w:rPr>
          <w:noProof/>
        </w:rPr>
        <w:t>4</w:t>
      </w:r>
      <w:r w:rsidR="003C1DEC">
        <w:t>)</w:t>
      </w:r>
      <w:r w:rsidR="00AE73E7">
        <w:rPr>
          <w:b/>
        </w:rPr>
        <w:fldChar w:fldCharType="end"/>
      </w:r>
      <w:r>
        <w:t xml:space="preserve">, </w:t>
      </w:r>
    </w:p>
    <w:p w14:paraId="250A6922" w14:textId="77777777" w:rsidR="0084508C" w:rsidRDefault="0084508C" w:rsidP="0084508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4508C" w14:paraId="6B1EF5E1" w14:textId="77777777" w:rsidTr="00A31813">
        <w:tc>
          <w:tcPr>
            <w:tcW w:w="750" w:type="pct"/>
          </w:tcPr>
          <w:p w14:paraId="42917120" w14:textId="77777777" w:rsidR="0084508C" w:rsidRDefault="0084508C" w:rsidP="006B26D9">
            <w:pPr>
              <w:pStyle w:val="BPDPNormln"/>
              <w:ind w:firstLine="0"/>
            </w:pPr>
          </w:p>
        </w:tc>
        <w:tc>
          <w:tcPr>
            <w:tcW w:w="3500" w:type="pct"/>
          </w:tcPr>
          <w:p w14:paraId="60ADA9D8" w14:textId="1FA6794F" w:rsidR="0084508C" w:rsidRDefault="003C1DEC" w:rsidP="00AE73E7">
            <w:pPr>
              <w:pStyle w:val="BPDPNormln"/>
              <w:jc w:val="center"/>
            </w:pPr>
            <m:oMathPara>
              <m:oMath>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2,j</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i,1</m:t>
                                    </m:r>
                                  </m:sub>
                                </m:sSub>
                              </m:e>
                              <m:e>
                                <m:sSub>
                                  <m:sSubPr>
                                    <m:ctrlPr>
                                      <w:rPr>
                                        <w:rFonts w:ascii="Cambria Math" w:hAnsi="Cambria Math"/>
                                        <w:i/>
                                      </w:rPr>
                                    </m:ctrlPr>
                                  </m:sSubPr>
                                  <m:e>
                                    <m:r>
                                      <w:rPr>
                                        <w:rFonts w:ascii="Cambria Math" w:hAnsi="Cambria Math"/>
                                      </w:rPr>
                                      <m:t>x</m:t>
                                    </m:r>
                                  </m:e>
                                  <m:sub>
                                    <m:r>
                                      <w:rPr>
                                        <w:rFonts w:ascii="Cambria Math" w:hAnsi="Cambria Math"/>
                                      </w:rPr>
                                      <m:t>i,2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e>
                            </m:mr>
                          </m:m>
                        </m:e>
                      </m:mr>
                    </m:m>
                  </m:e>
                </m:d>
              </m:oMath>
            </m:oMathPara>
          </w:p>
        </w:tc>
        <w:tc>
          <w:tcPr>
            <w:tcW w:w="750" w:type="pct"/>
            <w:tcMar>
              <w:right w:w="0" w:type="dxa"/>
            </w:tcMar>
            <w:vAlign w:val="center"/>
          </w:tcPr>
          <w:p w14:paraId="0159BFC7" w14:textId="79AA3622" w:rsidR="0084508C" w:rsidRDefault="0084508C" w:rsidP="00AE73E7">
            <w:pPr>
              <w:pStyle w:val="BPDPNormln"/>
              <w:jc w:val="right"/>
            </w:pPr>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3</w:t>
            </w:r>
            <w:r w:rsidR="001C2707">
              <w:rPr>
                <w:noProof/>
              </w:rPr>
              <w:fldChar w:fldCharType="end"/>
            </w:r>
            <w:r>
              <w:t>)</w:t>
            </w:r>
          </w:p>
        </w:tc>
      </w:tr>
    </w:tbl>
    <w:p w14:paraId="31797B0D" w14:textId="77777777" w:rsidR="0084508C" w:rsidRDefault="0084508C" w:rsidP="0084508C">
      <w:pPr>
        <w:pStyle w:val="BPDPNormln"/>
        <w:ind w:firstLine="0"/>
      </w:pPr>
    </w:p>
    <w:p w14:paraId="6B12C1FD" w14:textId="77777777" w:rsidR="0084508C" w:rsidRDefault="0084508C" w:rsidP="0084508C">
      <w:pPr>
        <w:pStyle w:val="BPDPNormln"/>
        <w:ind w:firstLine="0"/>
      </w:pPr>
    </w:p>
    <w:p w14:paraId="2C0B08F8" w14:textId="0A3A1C45" w:rsidR="00F12508" w:rsidRDefault="00CC65DF" w:rsidP="00AE73E7">
      <w:pPr>
        <w:pStyle w:val="BPDPNormln"/>
        <w:ind w:firstLine="0"/>
      </w:pPr>
      <w:r>
        <w:t xml:space="preserve">kde </w:t>
      </w:r>
      <w:r w:rsidR="00F12508">
        <w:t xml:space="preserve">řádky jsou jednotlivé body měření </w:t>
      </w:r>
      <w:r w:rsidR="006E386E">
        <w:t xml:space="preserve">a </w:t>
      </w:r>
      <w:r>
        <w:t xml:space="preserve">sloupce </w:t>
      </w:r>
      <w:r w:rsidR="00F12508">
        <w:t>měřené veličiny.</w:t>
      </w:r>
      <w:r w:rsidR="00DA2F69">
        <w:t xml:space="preserve"> </w:t>
      </w:r>
      <w:r w:rsidR="001E74B5">
        <w:fldChar w:fldCharType="begin"/>
      </w:r>
      <w:r w:rsidR="001E74B5">
        <w:instrText xml:space="preserve"> REF _Ref40809250 \r \h </w:instrText>
      </w:r>
      <w:r w:rsidR="001E74B5">
        <w:fldChar w:fldCharType="separate"/>
      </w:r>
      <w:r w:rsidR="003C1DEC">
        <w:t>[17]</w:t>
      </w:r>
      <w:r w:rsidR="001E74B5">
        <w:fldChar w:fldCharType="end"/>
      </w:r>
      <w:r w:rsidR="001E74B5">
        <w:t xml:space="preserve">, </w:t>
      </w:r>
      <w:r w:rsidR="001E74B5">
        <w:fldChar w:fldCharType="begin"/>
      </w:r>
      <w:r w:rsidR="001E74B5">
        <w:instrText xml:space="preserve"> REF _Ref40809252 \r \h </w:instrText>
      </w:r>
      <w:r w:rsidR="001E74B5">
        <w:fldChar w:fldCharType="separate"/>
      </w:r>
      <w:r w:rsidR="003C1DEC">
        <w:t>[18]</w:t>
      </w:r>
      <w:r w:rsidR="001E74B5">
        <w:fldChar w:fldCharType="end"/>
      </w:r>
    </w:p>
    <w:p w14:paraId="3E63E557" w14:textId="06896F3A" w:rsidR="00CC65DF" w:rsidRDefault="00F12508" w:rsidP="00CC65DF">
      <w:pPr>
        <w:pStyle w:val="BPDPNormln"/>
      </w:pPr>
      <w:r>
        <w:t>V dalším bodě probíhá centrování dat</w:t>
      </w:r>
      <w:r w:rsidR="00BC737A">
        <w:t xml:space="preserve">. Nejprve se z vektorů </w:t>
      </w:r>
      <w:proofErr w:type="spellStart"/>
      <w:r w:rsidR="00A62125" w:rsidRPr="00A62125">
        <w:rPr>
          <w:b/>
        </w:rPr>
        <w:t>x</w:t>
      </w:r>
      <w:r w:rsidR="00E414DC">
        <w:rPr>
          <w:b/>
          <w:vertAlign w:val="subscript"/>
        </w:rPr>
        <w:t>k</w:t>
      </w:r>
      <w:proofErr w:type="spellEnd"/>
      <w:r w:rsidR="00A62125" w:rsidRPr="00534DD5">
        <w:rPr>
          <w:b/>
          <w:vertAlign w:val="subscript"/>
        </w:rPr>
        <w:t xml:space="preserve"> </w:t>
      </w:r>
      <w:r w:rsidR="00A62125" w:rsidRPr="00534DD5">
        <w:rPr>
          <w:b/>
        </w:rPr>
        <w:t>= x</w:t>
      </w:r>
      <w:r w:rsidR="00A62125" w:rsidRPr="00534DD5">
        <w:rPr>
          <w:b/>
          <w:vertAlign w:val="subscript"/>
        </w:rPr>
        <w:t>i,1</w:t>
      </w:r>
      <w:r w:rsidR="00A62125" w:rsidRPr="00534DD5">
        <w:rPr>
          <w:b/>
        </w:rPr>
        <w:t xml:space="preserve"> … </w:t>
      </w:r>
      <w:proofErr w:type="spellStart"/>
      <w:proofErr w:type="gramStart"/>
      <w:r w:rsidR="00A62125" w:rsidRPr="00534DD5">
        <w:rPr>
          <w:b/>
        </w:rPr>
        <w:t>x</w:t>
      </w:r>
      <w:r w:rsidR="00A62125" w:rsidRPr="00534DD5">
        <w:rPr>
          <w:b/>
          <w:vertAlign w:val="subscript"/>
        </w:rPr>
        <w:t>i,j</w:t>
      </w:r>
      <w:proofErr w:type="spellEnd"/>
      <w:proofErr w:type="gramEnd"/>
      <w:r w:rsidR="00BC737A">
        <w:rPr>
          <w:vertAlign w:val="subscript"/>
        </w:rPr>
        <w:t xml:space="preserve"> </w:t>
      </w:r>
      <w:r w:rsidR="00BC737A">
        <w:t xml:space="preserve">vypočte pomocí vztahu </w:t>
      </w:r>
      <w:r w:rsidR="00571EB3">
        <w:fldChar w:fldCharType="begin"/>
      </w:r>
      <w:r w:rsidR="00571EB3">
        <w:instrText xml:space="preserve"> REF _Ref32489285 \h </w:instrText>
      </w:r>
      <w:r w:rsidR="00571EB3">
        <w:fldChar w:fldCharType="separate"/>
      </w:r>
      <w:r w:rsidR="003C1DEC">
        <w:t>(</w:t>
      </w:r>
      <w:r w:rsidR="003C1DEC">
        <w:rPr>
          <w:noProof/>
        </w:rPr>
        <w:t>4</w:t>
      </w:r>
      <w:r w:rsidR="003C1DEC">
        <w:t>.</w:t>
      </w:r>
      <w:r w:rsidR="003C1DEC">
        <w:rPr>
          <w:noProof/>
        </w:rPr>
        <w:t>4</w:t>
      </w:r>
      <w:r w:rsidR="003C1DEC">
        <w:t>)</w:t>
      </w:r>
      <w:r w:rsidR="00571EB3">
        <w:fldChar w:fldCharType="end"/>
      </w:r>
      <w:r w:rsidR="00BC737A">
        <w:t xml:space="preserve"> průměr.</w:t>
      </w:r>
      <w:r w:rsidR="00DA2F69">
        <w:t xml:space="preserve"> </w:t>
      </w:r>
      <w:r w:rsidR="001E74B5">
        <w:fldChar w:fldCharType="begin"/>
      </w:r>
      <w:r w:rsidR="001E74B5">
        <w:instrText xml:space="preserve"> REF _Ref40809071 \r \h </w:instrText>
      </w:r>
      <w:r w:rsidR="001E74B5">
        <w:fldChar w:fldCharType="separate"/>
      </w:r>
      <w:r w:rsidR="003C1DEC">
        <w:t>[16]</w:t>
      </w:r>
      <w:r w:rsidR="001E74B5">
        <w:fldChar w:fldCharType="end"/>
      </w:r>
    </w:p>
    <w:p w14:paraId="19620CE1" w14:textId="77777777" w:rsidR="008B45A1" w:rsidRDefault="008B45A1" w:rsidP="000C668B">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296BE580" w14:textId="77777777" w:rsidTr="000C668B">
        <w:tc>
          <w:tcPr>
            <w:tcW w:w="750" w:type="pct"/>
          </w:tcPr>
          <w:p w14:paraId="6194D825" w14:textId="77777777" w:rsidR="00B158F7" w:rsidRDefault="00B158F7" w:rsidP="008B45A1">
            <w:pPr>
              <w:ind w:left="0"/>
            </w:pPr>
          </w:p>
        </w:tc>
        <w:tc>
          <w:tcPr>
            <w:tcW w:w="0" w:type="auto"/>
          </w:tcPr>
          <w:p w14:paraId="2634FD6D" w14:textId="22DD5856" w:rsidR="00B158F7" w:rsidRPr="000C668B" w:rsidRDefault="000C668B" w:rsidP="00B509D7">
            <w:pPr>
              <w:ind w:left="0"/>
              <w:jc w:val="center"/>
              <w:rPr>
                <w:rFonts w:ascii="Cambria Math" w:hAnsi="Cambria Math"/>
                <w:i/>
              </w:rPr>
            </w:pPr>
            <m:oMathPara>
              <m:oMath>
                <m:r>
                  <w:rPr>
                    <w:rStyle w:val="Zstupntext"/>
                    <w:rFonts w:ascii="Cambria Math" w:hAnsi="Cambria Math"/>
                    <w:color w:val="auto"/>
                  </w:rPr>
                  <m:t>μ=</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r>
                  <w:rPr>
                    <w:rStyle w:val="Zstupntext"/>
                    <w:rFonts w:ascii="Cambria Math" w:hAnsi="Cambria Math"/>
                    <w:color w:val="auto"/>
                  </w:rPr>
                  <m:t xml:space="preserve"> </m:t>
                </m:r>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b/>
                            <w:bCs/>
                            <w:i/>
                            <w:color w:val="auto"/>
                          </w:rPr>
                        </m:ctrlPr>
                      </m:sSubPr>
                      <m:e>
                        <m:r>
                          <m:rPr>
                            <m:sty m:val="bi"/>
                          </m:rPr>
                          <w:rPr>
                            <w:rStyle w:val="Zstupntext"/>
                            <w:rFonts w:ascii="Cambria Math" w:hAnsi="Cambria Math"/>
                            <w:color w:val="auto"/>
                          </w:rPr>
                          <m:t>x</m:t>
                        </m:r>
                      </m:e>
                      <m:sub>
                        <m:r>
                          <m:rPr>
                            <m:sty m:val="bi"/>
                          </m:rPr>
                          <w:rPr>
                            <w:rStyle w:val="Zstupntext"/>
                            <w:rFonts w:ascii="Cambria Math" w:hAnsi="Cambria Math"/>
                            <w:color w:val="auto"/>
                          </w:rPr>
                          <m:t>k</m:t>
                        </m:r>
                      </m:sub>
                    </m:sSub>
                  </m:e>
                </m:nary>
              </m:oMath>
            </m:oMathPara>
          </w:p>
        </w:tc>
        <w:tc>
          <w:tcPr>
            <w:tcW w:w="750" w:type="pct"/>
            <w:tcMar>
              <w:right w:w="0" w:type="dxa"/>
            </w:tcMar>
            <w:vAlign w:val="center"/>
          </w:tcPr>
          <w:p w14:paraId="59EB0D59" w14:textId="027487F2" w:rsidR="00B158F7" w:rsidRDefault="00B158F7" w:rsidP="000C668B">
            <w:pPr>
              <w:ind w:left="0"/>
              <w:jc w:val="right"/>
            </w:pPr>
            <w:bookmarkStart w:id="144" w:name="_Ref32489285"/>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4</w:t>
            </w:r>
            <w:r w:rsidR="001C2707">
              <w:rPr>
                <w:noProof/>
              </w:rPr>
              <w:fldChar w:fldCharType="end"/>
            </w:r>
            <w:r>
              <w:t>)</w:t>
            </w:r>
            <w:bookmarkEnd w:id="144"/>
          </w:p>
        </w:tc>
      </w:tr>
    </w:tbl>
    <w:p w14:paraId="2B5034FF" w14:textId="77777777" w:rsidR="008B45A1" w:rsidRDefault="008B45A1" w:rsidP="008C4C44">
      <w:pPr>
        <w:pStyle w:val="BPDPNormln"/>
      </w:pPr>
    </w:p>
    <w:p w14:paraId="3F0DD7C7" w14:textId="7A039567" w:rsidR="000C668B" w:rsidRPr="00DA2F69" w:rsidRDefault="000C668B" w:rsidP="005818A5">
      <w:pPr>
        <w:pStyle w:val="BPDPNormln"/>
        <w:ind w:firstLine="0"/>
      </w:pPr>
      <w:r>
        <w:t xml:space="preserve">Centrovaný vektor z matice </w:t>
      </w:r>
      <w:r w:rsidRPr="00DB135D">
        <w:rPr>
          <w:b/>
        </w:rPr>
        <w:t>X</w:t>
      </w:r>
      <w:r>
        <w:t xml:space="preserve"> se vypočítá pomocí vztahu </w:t>
      </w:r>
      <w:r w:rsidR="002A28E1">
        <w:fldChar w:fldCharType="begin"/>
      </w:r>
      <w:r w:rsidR="002A28E1">
        <w:instrText xml:space="preserve"> REF _Ref32587789 \h </w:instrText>
      </w:r>
      <w:r w:rsidR="008C4C44">
        <w:instrText xml:space="preserve"> \* MERGEFORMAT </w:instrText>
      </w:r>
      <w:r w:rsidR="002A28E1">
        <w:fldChar w:fldCharType="separate"/>
      </w:r>
      <w:r w:rsidR="003C1DEC">
        <w:t>(</w:t>
      </w:r>
      <w:r w:rsidR="003C1DEC">
        <w:rPr>
          <w:noProof/>
        </w:rPr>
        <w:t>4</w:t>
      </w:r>
      <w:r w:rsidR="003C1DEC">
        <w:t>.</w:t>
      </w:r>
      <w:r w:rsidR="003C1DEC">
        <w:rPr>
          <w:noProof/>
        </w:rPr>
        <w:t>5</w:t>
      </w:r>
      <w:r w:rsidR="003C1DEC">
        <w:t>)</w:t>
      </w:r>
      <w:r w:rsidR="002A28E1">
        <w:fldChar w:fldCharType="end"/>
      </w:r>
      <w:r w:rsidR="00D91DE9">
        <w:t>, z těchto vektorů je</w:t>
      </w:r>
      <w:r w:rsidR="005818A5">
        <w:t xml:space="preserve"> </w:t>
      </w:r>
      <w:r w:rsidR="00D91DE9">
        <w:t xml:space="preserve">složena centrovaná matice </w:t>
      </w:r>
      <w:r w:rsidR="00D91DE9" w:rsidRPr="00DB135D">
        <w:rPr>
          <w:b/>
        </w:rPr>
        <w:t>X</w:t>
      </w:r>
      <w:r w:rsidR="00D91DE9" w:rsidRPr="00DB135D">
        <w:rPr>
          <w:b/>
          <w:vertAlign w:val="subscript"/>
        </w:rPr>
        <w:t>C</w:t>
      </w:r>
      <w:r w:rsidR="00D91DE9">
        <w:rPr>
          <w:vertAlign w:val="subscript"/>
        </w:rPr>
        <w:t>.</w:t>
      </w:r>
      <w:r w:rsidR="00DA2F69">
        <w:rPr>
          <w:vertAlign w:val="subscript"/>
        </w:rPr>
        <w:t xml:space="preserve"> </w:t>
      </w:r>
      <w:r w:rsidR="001E74B5" w:rsidRPr="001E74B5">
        <w:fldChar w:fldCharType="begin"/>
      </w:r>
      <w:r w:rsidR="001E74B5" w:rsidRPr="001E74B5">
        <w:instrText xml:space="preserve"> REF _Ref40809071 \r \h  \* MERGEFORMAT </w:instrText>
      </w:r>
      <w:r w:rsidR="001E74B5" w:rsidRPr="001E74B5">
        <w:fldChar w:fldCharType="separate"/>
      </w:r>
      <w:r w:rsidR="003C1DEC">
        <w:t>[16]</w:t>
      </w:r>
      <w:r w:rsidR="001E74B5" w:rsidRPr="001E74B5">
        <w:fldChar w:fldCharType="end"/>
      </w:r>
    </w:p>
    <w:p w14:paraId="111BCF87" w14:textId="77777777" w:rsidR="000C668B" w:rsidRDefault="000C668B" w:rsidP="000C668B">
      <w:pPr>
        <w:ind w:left="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C668B" w14:paraId="50C1A8A7" w14:textId="77777777" w:rsidTr="008C2645">
        <w:tc>
          <w:tcPr>
            <w:tcW w:w="750" w:type="pct"/>
          </w:tcPr>
          <w:p w14:paraId="72F52689" w14:textId="77777777" w:rsidR="000C668B" w:rsidRDefault="000C668B" w:rsidP="008B45A1">
            <w:pPr>
              <w:ind w:left="0"/>
            </w:pPr>
          </w:p>
        </w:tc>
        <w:tc>
          <w:tcPr>
            <w:tcW w:w="0" w:type="auto"/>
          </w:tcPr>
          <w:p w14:paraId="41D45453" w14:textId="555E9884" w:rsidR="000C668B" w:rsidRDefault="003C1DEC" w:rsidP="00B509D7">
            <w:pPr>
              <w:ind w:left="0"/>
              <w:jc w:val="cente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K</m:t>
                    </m:r>
                  </m:sub>
                </m:sSub>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w:rPr>
                        <w:rFonts w:ascii="Cambria Math" w:hAnsi="Cambria Math"/>
                      </w:rPr>
                      <m:t>K</m:t>
                    </m:r>
                  </m:sub>
                </m:sSub>
                <m:r>
                  <w:rPr>
                    <w:rFonts w:ascii="Cambria Math" w:hAnsi="Cambria Math"/>
                  </w:rPr>
                  <m:t>- μ</m:t>
                </m:r>
              </m:oMath>
            </m:oMathPara>
          </w:p>
        </w:tc>
        <w:tc>
          <w:tcPr>
            <w:tcW w:w="750" w:type="pct"/>
            <w:tcMar>
              <w:right w:w="0" w:type="dxa"/>
            </w:tcMar>
            <w:vAlign w:val="center"/>
          </w:tcPr>
          <w:p w14:paraId="09B3C60D" w14:textId="3BC4B158" w:rsidR="000C668B" w:rsidRDefault="000C668B" w:rsidP="008C2645">
            <w:pPr>
              <w:ind w:left="0"/>
              <w:jc w:val="right"/>
            </w:pPr>
            <w:bookmarkStart w:id="145" w:name="_Ref32587789"/>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5</w:t>
            </w:r>
            <w:r w:rsidR="001C2707">
              <w:rPr>
                <w:noProof/>
              </w:rPr>
              <w:fldChar w:fldCharType="end"/>
            </w:r>
            <w:r>
              <w:t>)</w:t>
            </w:r>
            <w:bookmarkEnd w:id="145"/>
          </w:p>
        </w:tc>
      </w:tr>
    </w:tbl>
    <w:p w14:paraId="2978075E" w14:textId="77777777" w:rsidR="002A28E1" w:rsidRDefault="002A28E1" w:rsidP="00794949">
      <w:pPr>
        <w:pStyle w:val="BPDPNormln"/>
        <w:ind w:firstLine="0"/>
      </w:pPr>
    </w:p>
    <w:p w14:paraId="7CBF676E" w14:textId="35CD7A65" w:rsidR="004626B0" w:rsidRDefault="00A67783" w:rsidP="00794949">
      <w:pPr>
        <w:pStyle w:val="BPDPNormln"/>
        <w:ind w:firstLine="0"/>
      </w:pPr>
      <w:r>
        <w:t xml:space="preserve">Následně se vypočítá </w:t>
      </w:r>
      <w:proofErr w:type="spellStart"/>
      <w:r>
        <w:t>kovarianční</w:t>
      </w:r>
      <w:proofErr w:type="spellEnd"/>
      <w:r>
        <w:t xml:space="preserve"> matice</w:t>
      </w:r>
      <w:r w:rsidR="00794949">
        <w:t xml:space="preserve"> </w:t>
      </w:r>
      <w:r w:rsidR="00794949" w:rsidRPr="00DB135D">
        <w:rPr>
          <w:b/>
        </w:rPr>
        <w:t>C</w:t>
      </w:r>
      <w:r w:rsidR="00DF46B9">
        <w:t xml:space="preserve">. </w:t>
      </w:r>
      <w:r w:rsidR="00794949">
        <w:t xml:space="preserve">Obsahem této matice jsou prvky s indexy </w:t>
      </w:r>
      <w:r w:rsidR="00794949" w:rsidRPr="00794949">
        <w:rPr>
          <w:i/>
        </w:rPr>
        <w:t>i, j</w:t>
      </w:r>
      <w:r w:rsidR="00794949">
        <w:t xml:space="preserve"> což jsou kovariance </w:t>
      </w:r>
      <w:r w:rsidR="00794949" w:rsidRPr="00794949">
        <w:rPr>
          <w:i/>
        </w:rPr>
        <w:t>i</w:t>
      </w:r>
      <w:r w:rsidR="00794949">
        <w:t xml:space="preserve">-té a </w:t>
      </w:r>
      <w:r w:rsidR="00794949" w:rsidRPr="00794949">
        <w:rPr>
          <w:i/>
        </w:rPr>
        <w:t>j</w:t>
      </w:r>
      <w:r w:rsidR="00794949">
        <w:t xml:space="preserve">-té složky původních dat </w:t>
      </w:r>
      <w:r w:rsidR="00794949" w:rsidRPr="00DB135D">
        <w:rPr>
          <w:b/>
        </w:rPr>
        <w:t>X</w:t>
      </w:r>
      <w:r w:rsidR="00794949">
        <w:t xml:space="preserve">. </w:t>
      </w:r>
      <w:r w:rsidR="001E39B9">
        <w:t>Kovariance</w:t>
      </w:r>
      <w:r w:rsidR="00794949">
        <w:t xml:space="preserve"> se spočítá na</w:t>
      </w:r>
      <w:r w:rsidR="00C40968">
        <w:t> </w:t>
      </w:r>
      <w:r w:rsidR="00794949">
        <w:t xml:space="preserve">základě vztahu  </w:t>
      </w:r>
      <w:r w:rsidR="008C2645">
        <w:fldChar w:fldCharType="begin"/>
      </w:r>
      <w:r w:rsidR="008C2645">
        <w:instrText xml:space="preserve"> REF _Ref32494744 \h </w:instrText>
      </w:r>
      <w:r w:rsidR="008C2645">
        <w:fldChar w:fldCharType="separate"/>
      </w:r>
      <w:r w:rsidR="003C1DEC">
        <w:t>(</w:t>
      </w:r>
      <w:r w:rsidR="003C1DEC">
        <w:rPr>
          <w:noProof/>
        </w:rPr>
        <w:t>4</w:t>
      </w:r>
      <w:r w:rsidR="003C1DEC">
        <w:t>.</w:t>
      </w:r>
      <w:r w:rsidR="003C1DEC">
        <w:rPr>
          <w:noProof/>
        </w:rPr>
        <w:t>6</w:t>
      </w:r>
      <w:r w:rsidR="003C1DEC">
        <w:t>)</w:t>
      </w:r>
      <w:r w:rsidR="008C2645">
        <w:fldChar w:fldCharType="end"/>
      </w:r>
      <w:r w:rsidR="001E39B9">
        <w:t xml:space="preserve">,  jednotlivé kovariance jsou </w:t>
      </w:r>
      <w:r w:rsidR="001810C7">
        <w:t xml:space="preserve">uspořádány </w:t>
      </w:r>
      <w:r w:rsidR="001E39B9">
        <w:t xml:space="preserve">do </w:t>
      </w:r>
      <w:proofErr w:type="spellStart"/>
      <w:r w:rsidR="001E39B9">
        <w:t>kovarianční</w:t>
      </w:r>
      <w:proofErr w:type="spellEnd"/>
      <w:r w:rsidR="001E39B9">
        <w:t xml:space="preserve"> matice </w:t>
      </w:r>
      <w:r w:rsidR="001E39B9" w:rsidRPr="00DB135D">
        <w:rPr>
          <w:b/>
        </w:rPr>
        <w:t>C</w:t>
      </w:r>
      <w:r w:rsidR="001E39B9">
        <w:t xml:space="preserve">. </w:t>
      </w:r>
      <w:r w:rsidR="001E74B5">
        <w:fldChar w:fldCharType="begin"/>
      </w:r>
      <w:r w:rsidR="001E74B5">
        <w:instrText xml:space="preserve"> REF _Ref40809011 \r \h </w:instrText>
      </w:r>
      <w:r w:rsidR="001E74B5">
        <w:fldChar w:fldCharType="separate"/>
      </w:r>
      <w:r w:rsidR="003C1DEC">
        <w:t>[12]</w:t>
      </w:r>
      <w:r w:rsidR="001E74B5">
        <w:fldChar w:fldCharType="end"/>
      </w:r>
      <w:r w:rsidR="001E74B5">
        <w:t xml:space="preserve"> </w:t>
      </w:r>
      <w:r w:rsidR="001E74B5">
        <w:fldChar w:fldCharType="begin"/>
      </w:r>
      <w:r w:rsidR="001E74B5">
        <w:instrText xml:space="preserve"> REF _Ref40809014 \r \h </w:instrText>
      </w:r>
      <w:r w:rsidR="001E74B5">
        <w:fldChar w:fldCharType="separate"/>
      </w:r>
      <w:r w:rsidR="003C1DEC">
        <w:t>[14]</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3C1DEC">
        <w:t>[16]</w:t>
      </w:r>
      <w:r w:rsidR="00B4066B">
        <w:fldChar w:fldCharType="end"/>
      </w:r>
    </w:p>
    <w:p w14:paraId="55EFCF56" w14:textId="77777777" w:rsidR="00794949" w:rsidRDefault="00794949" w:rsidP="00794949">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4949" w14:paraId="00F2B6DA" w14:textId="77777777" w:rsidTr="008C2645">
        <w:tc>
          <w:tcPr>
            <w:tcW w:w="750" w:type="pct"/>
          </w:tcPr>
          <w:p w14:paraId="6BF1F121" w14:textId="77777777" w:rsidR="00794949" w:rsidRDefault="00794949" w:rsidP="008B45A1">
            <w:pPr>
              <w:ind w:left="0"/>
            </w:pPr>
          </w:p>
        </w:tc>
        <w:tc>
          <w:tcPr>
            <w:tcW w:w="0" w:type="auto"/>
          </w:tcPr>
          <w:p w14:paraId="3BBC657E" w14:textId="6D2E9768" w:rsidR="00794949" w:rsidRDefault="00FC5247" w:rsidP="00B509D7">
            <w:pPr>
              <w:ind w:left="0"/>
              <w:jc w:val="center"/>
            </w:pPr>
            <w:commentRangeStart w:id="146"/>
            <m:oMathPara>
              <m:oMath>
                <m:r>
                  <m:rPr>
                    <m:sty m:val="bi"/>
                  </m:rPr>
                  <w:rPr>
                    <w:rStyle w:val="Zstupntext"/>
                    <w:rFonts w:ascii="Cambria Math" w:hAnsi="Cambria Math"/>
                    <w:color w:val="auto"/>
                  </w:rPr>
                  <m:t>C</m:t>
                </m:r>
                <m:d>
                  <m:dPr>
                    <m:ctrlPr>
                      <w:rPr>
                        <w:rStyle w:val="Zstupntext"/>
                        <w:rFonts w:ascii="Cambria Math" w:hAnsi="Cambria Math"/>
                        <w:i/>
                        <w:color w:val="auto"/>
                      </w:rPr>
                    </m:ctrlPr>
                  </m:dPr>
                  <m:e>
                    <m:r>
                      <m:rPr>
                        <m:sty m:val="bi"/>
                      </m:rPr>
                      <w:rPr>
                        <w:rStyle w:val="Zstupntext"/>
                        <w:rFonts w:ascii="Cambria Math" w:hAnsi="Cambria Math"/>
                        <w:color w:val="auto"/>
                      </w:rPr>
                      <m:t>x</m:t>
                    </m:r>
                  </m:e>
                </m:d>
                <m:r>
                  <w:rPr>
                    <w:rStyle w:val="Zstupntext"/>
                    <w:rFonts w:ascii="Cambria Math" w:hAnsi="Cambria Math"/>
                    <w:color w:val="auto"/>
                  </w:rPr>
                  <m:t xml:space="preserve">= </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e>
                </m:nary>
                <m:sSubSup>
                  <m:sSubSupPr>
                    <m:ctrlPr>
                      <w:rPr>
                        <w:rStyle w:val="Zstupntext"/>
                        <w:rFonts w:ascii="Cambria Math" w:hAnsi="Cambria Math"/>
                        <w:i/>
                        <w:color w:val="auto"/>
                      </w:rPr>
                    </m:ctrlPr>
                  </m:sSubSupPr>
                  <m:e>
                    <m:r>
                      <m:rPr>
                        <m:sty m:val="bi"/>
                      </m:rPr>
                      <w:rPr>
                        <w:rStyle w:val="Zstupntext"/>
                        <w:rFonts w:ascii="Cambria Math" w:hAnsi="Cambria Math"/>
                        <w:color w:val="auto"/>
                      </w:rPr>
                      <m:t>x̄</m:t>
                    </m:r>
                  </m:e>
                  <m:sub>
                    <m:r>
                      <w:rPr>
                        <w:rStyle w:val="Zstupntext"/>
                        <w:rFonts w:ascii="Cambria Math" w:hAnsi="Cambria Math"/>
                        <w:color w:val="auto"/>
                      </w:rPr>
                      <m:t>k</m:t>
                    </m:r>
                  </m:sub>
                  <m:sup>
                    <m:r>
                      <w:rPr>
                        <w:rStyle w:val="Zstupntext"/>
                        <w:rFonts w:ascii="Cambria Math" w:hAnsi="Cambria Math"/>
                        <w:color w:val="auto"/>
                      </w:rPr>
                      <m:t>T</m:t>
                    </m:r>
                  </m:sup>
                </m:sSubSup>
                <w:commentRangeEnd w:id="146"/>
                <m:r>
                  <m:rPr>
                    <m:sty m:val="p"/>
                  </m:rPr>
                  <w:rPr>
                    <w:rStyle w:val="Odkaznakoment"/>
                  </w:rPr>
                  <w:commentReference w:id="146"/>
                </m:r>
              </m:oMath>
            </m:oMathPara>
          </w:p>
        </w:tc>
        <w:tc>
          <w:tcPr>
            <w:tcW w:w="750" w:type="pct"/>
            <w:tcMar>
              <w:right w:w="0" w:type="dxa"/>
            </w:tcMar>
            <w:vAlign w:val="center"/>
          </w:tcPr>
          <w:p w14:paraId="458E58D5" w14:textId="3F2CAA16" w:rsidR="00794949" w:rsidRDefault="00794949" w:rsidP="008C2645">
            <w:pPr>
              <w:ind w:left="0"/>
              <w:jc w:val="right"/>
            </w:pPr>
            <w:bookmarkStart w:id="147" w:name="_Ref32494744"/>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6</w:t>
            </w:r>
            <w:r w:rsidR="001C2707">
              <w:rPr>
                <w:noProof/>
              </w:rPr>
              <w:fldChar w:fldCharType="end"/>
            </w:r>
            <w:r>
              <w:t>)</w:t>
            </w:r>
            <w:bookmarkEnd w:id="147"/>
          </w:p>
        </w:tc>
      </w:tr>
    </w:tbl>
    <w:p w14:paraId="7A5D8A01" w14:textId="77777777" w:rsidR="00794949" w:rsidRDefault="00794949" w:rsidP="00794949">
      <w:pPr>
        <w:pStyle w:val="BPDPNormln"/>
        <w:ind w:firstLine="0"/>
      </w:pPr>
    </w:p>
    <w:p w14:paraId="102AD78A" w14:textId="78EE0046" w:rsidR="00A62125" w:rsidRDefault="008C2645" w:rsidP="00A62125">
      <w:pPr>
        <w:pStyle w:val="BPDPNormln"/>
        <w:ind w:firstLine="0"/>
      </w:pPr>
      <w:r>
        <w:t xml:space="preserve">Nyní se </w:t>
      </w:r>
      <w:r w:rsidR="00665C37">
        <w:t>vypočítají vlastní čísla (</w:t>
      </w:r>
      <w:proofErr w:type="spellStart"/>
      <w:r w:rsidR="00665C37" w:rsidRPr="00665C37">
        <w:t>eigenvalues</w:t>
      </w:r>
      <w:proofErr w:type="spellEnd"/>
      <w:r w:rsidR="00665C37">
        <w:t>) a vlastní vektory (</w:t>
      </w:r>
      <w:proofErr w:type="spellStart"/>
      <w:r w:rsidR="00665C37" w:rsidRPr="00665C37">
        <w:t>eigenvectors</w:t>
      </w:r>
      <w:proofErr w:type="spellEnd"/>
      <w:r w:rsidR="00665C37">
        <w:t xml:space="preserve">) </w:t>
      </w:r>
      <w:proofErr w:type="spellStart"/>
      <w:r w:rsidR="00665C37">
        <w:t>kovarianční</w:t>
      </w:r>
      <w:proofErr w:type="spellEnd"/>
      <w:r w:rsidR="00665C37">
        <w:t xml:space="preserve"> matice </w:t>
      </w:r>
      <w:r w:rsidR="00665C37" w:rsidRPr="00DB135D">
        <w:rPr>
          <w:b/>
        </w:rPr>
        <w:t>C</w:t>
      </w:r>
      <w:r w:rsidR="00665C37">
        <w:t xml:space="preserve">. </w:t>
      </w:r>
      <w:r w:rsidR="00A62125">
        <w:t xml:space="preserve">Vlastní vektory </w:t>
      </w:r>
      <w:proofErr w:type="spellStart"/>
      <w:r w:rsidR="00A62125" w:rsidRPr="00DB135D">
        <w:rPr>
          <w:b/>
        </w:rPr>
        <w:t>V</w:t>
      </w:r>
      <w:r w:rsidR="00A62125" w:rsidRPr="00DB135D">
        <w:rPr>
          <w:b/>
          <w:vertAlign w:val="subscript"/>
        </w:rPr>
        <w:t>i</w:t>
      </w:r>
      <w:proofErr w:type="spellEnd"/>
      <w:r w:rsidR="00A62125">
        <w:t xml:space="preserve"> jsou získány řešením rovnice </w:t>
      </w:r>
      <w:r w:rsidR="00A62125">
        <w:fldChar w:fldCharType="begin"/>
      </w:r>
      <w:r w:rsidR="00A62125">
        <w:instrText xml:space="preserve"> REF _Ref32590564 \h </w:instrText>
      </w:r>
      <w:r w:rsidR="00A62125">
        <w:fldChar w:fldCharType="separate"/>
      </w:r>
      <w:r w:rsidR="003C1DEC">
        <w:t>(</w:t>
      </w:r>
      <w:r w:rsidR="003C1DEC">
        <w:rPr>
          <w:noProof/>
        </w:rPr>
        <w:t>4</w:t>
      </w:r>
      <w:r w:rsidR="003C1DEC">
        <w:t>.</w:t>
      </w:r>
      <w:r w:rsidR="003C1DEC">
        <w:rPr>
          <w:noProof/>
        </w:rPr>
        <w:t>7</w:t>
      </w:r>
      <w:r w:rsidR="003C1DEC">
        <w:t>)</w:t>
      </w:r>
      <w:r w:rsidR="00A62125">
        <w:fldChar w:fldCharType="end"/>
      </w:r>
      <w:r w:rsidR="00A62125">
        <w:t xml:space="preserve">. </w:t>
      </w:r>
    </w:p>
    <w:p w14:paraId="569B7CE8" w14:textId="77777777" w:rsidR="00A62125" w:rsidRDefault="00A62125" w:rsidP="00A62125">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006B2B8A" w14:textId="77777777" w:rsidTr="009F2C6D">
        <w:tc>
          <w:tcPr>
            <w:tcW w:w="750" w:type="pct"/>
          </w:tcPr>
          <w:p w14:paraId="2613BDD4" w14:textId="77777777" w:rsidR="00A62125" w:rsidRDefault="00A62125" w:rsidP="009F2C6D"/>
        </w:tc>
        <w:tc>
          <w:tcPr>
            <w:tcW w:w="0" w:type="auto"/>
          </w:tcPr>
          <w:p w14:paraId="5E6636EB" w14:textId="77777777" w:rsidR="00A62125" w:rsidRDefault="003C1DEC" w:rsidP="009F2C6D">
            <w:pPr>
              <w:jc w:val="center"/>
            </w:pPr>
            <m:oMathPara>
              <m:oMath>
                <m:d>
                  <m:dPr>
                    <m:ctrlPr>
                      <w:rPr>
                        <w:rStyle w:val="Zstupntext"/>
                        <w:rFonts w:ascii="Cambria Math" w:hAnsi="Cambria Math"/>
                        <w:i/>
                        <w:color w:val="auto"/>
                      </w:rPr>
                    </m:ctrlPr>
                  </m:dPr>
                  <m:e>
                    <m:r>
                      <m:rPr>
                        <m:sty m:val="bi"/>
                      </m:rPr>
                      <w:rPr>
                        <w:rStyle w:val="Zstupntext"/>
                        <w:rFonts w:ascii="Cambria Math" w:hAnsi="Cambria Math"/>
                        <w:color w:val="auto"/>
                      </w:rPr>
                      <m:t>C</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r>
                      <w:rPr>
                        <w:rStyle w:val="Zstupntext"/>
                        <w:rFonts w:ascii="Cambria Math" w:hAnsi="Cambria Math"/>
                        <w:color w:val="auto"/>
                      </w:rPr>
                      <m:t>I</m:t>
                    </m:r>
                  </m:e>
                </m:d>
                <m:sSub>
                  <m:sSubPr>
                    <m:ctrlPr>
                      <w:rPr>
                        <w:rStyle w:val="Zstupntext"/>
                        <w:rFonts w:ascii="Cambria Math" w:hAnsi="Cambria Math"/>
                        <w:i/>
                        <w:color w:val="auto"/>
                      </w:rPr>
                    </m:ctrlPr>
                  </m:sSubPr>
                  <m:e>
                    <m:r>
                      <m:rPr>
                        <m:sty m:val="bi"/>
                      </m:rPr>
                      <w:rPr>
                        <w:rStyle w:val="Zstupntext"/>
                        <w:rFonts w:ascii="Cambria Math" w:hAnsi="Cambria Math"/>
                        <w:color w:val="auto"/>
                      </w:rPr>
                      <m:t>V</m:t>
                    </m:r>
                  </m:e>
                  <m:sub>
                    <m:r>
                      <w:rPr>
                        <w:rStyle w:val="Zstupntext"/>
                        <w:rFonts w:ascii="Cambria Math" w:hAnsi="Cambria Math"/>
                        <w:color w:val="auto"/>
                      </w:rPr>
                      <m:t>i</m:t>
                    </m:r>
                  </m:sub>
                </m:sSub>
                <m:r>
                  <w:rPr>
                    <w:rStyle w:val="Zstupntext"/>
                    <w:rFonts w:ascii="Cambria Math" w:hAnsi="Cambria Math"/>
                    <w:color w:val="auto"/>
                  </w:rPr>
                  <m:t>=0</m:t>
                </m:r>
              </m:oMath>
            </m:oMathPara>
          </w:p>
        </w:tc>
        <w:tc>
          <w:tcPr>
            <w:tcW w:w="750" w:type="pct"/>
            <w:tcMar>
              <w:right w:w="0" w:type="dxa"/>
            </w:tcMar>
          </w:tcPr>
          <w:p w14:paraId="4CFC72E9" w14:textId="24049AC7" w:rsidR="00A62125" w:rsidRDefault="00A62125" w:rsidP="009F2C6D">
            <w:pPr>
              <w:jc w:val="right"/>
              <w:rPr>
                <w:ins w:id="148" w:author="Konzal Jan (164745) [2]" w:date="2020-03-19T15:21:00Z"/>
              </w:rPr>
            </w:pPr>
            <w:bookmarkStart w:id="149" w:name="_Ref32590564"/>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7</w:t>
            </w:r>
            <w:r w:rsidR="001C2707">
              <w:rPr>
                <w:noProof/>
              </w:rPr>
              <w:fldChar w:fldCharType="end"/>
            </w:r>
            <w:r>
              <w:t>)</w:t>
            </w:r>
            <w:bookmarkEnd w:id="149"/>
          </w:p>
          <w:p w14:paraId="1255CB76" w14:textId="2B8FF6D1" w:rsidR="00A62125" w:rsidRDefault="00A62125" w:rsidP="009F2C6D">
            <w:pPr>
              <w:jc w:val="right"/>
            </w:pPr>
          </w:p>
        </w:tc>
      </w:tr>
    </w:tbl>
    <w:p w14:paraId="7AF8EE17" w14:textId="0334F2B0" w:rsidR="00A62125" w:rsidRDefault="00A62125" w:rsidP="00A62125">
      <w:pPr>
        <w:pStyle w:val="BPDPNormln"/>
        <w:ind w:firstLine="0"/>
      </w:pPr>
      <w:r>
        <w:t xml:space="preserve">Kde </w:t>
      </w:r>
      <w:r w:rsidRPr="00DB135D">
        <w:rPr>
          <w:b/>
        </w:rPr>
        <w:t xml:space="preserve">(C – </w:t>
      </w:r>
      <w:proofErr w:type="spellStart"/>
      <w:r w:rsidRPr="00DB135D">
        <w:rPr>
          <w:rFonts w:ascii="Georgia" w:hAnsi="Georgia"/>
          <w:b/>
        </w:rPr>
        <w:t>λ</w:t>
      </w:r>
      <w:r w:rsidRPr="00DB135D">
        <w:rPr>
          <w:rFonts w:ascii="Georgia" w:hAnsi="Georgia"/>
          <w:b/>
          <w:vertAlign w:val="subscript"/>
        </w:rPr>
        <w:t>i</w:t>
      </w:r>
      <w:r w:rsidRPr="00DB135D">
        <w:rPr>
          <w:rFonts w:ascii="Georgia" w:hAnsi="Georgia"/>
          <w:b/>
        </w:rPr>
        <w:t>I</w:t>
      </w:r>
      <w:proofErr w:type="spellEnd"/>
      <w:r w:rsidRPr="00DB135D">
        <w:rPr>
          <w:b/>
        </w:rPr>
        <w:t>)</w:t>
      </w:r>
      <w:r>
        <w:t xml:space="preserve"> je charakteristická rovnice pro výpočet vlastních hodnot </w:t>
      </w:r>
      <w:proofErr w:type="spellStart"/>
      <w:r w:rsidRPr="00DB135D">
        <w:rPr>
          <w:rFonts w:ascii="Georgia" w:hAnsi="Georgia"/>
          <w:i/>
        </w:rPr>
        <w:t>λ</w:t>
      </w:r>
      <w:r w:rsidRPr="00DB135D">
        <w:rPr>
          <w:i/>
          <w:vertAlign w:val="subscript"/>
        </w:rPr>
        <w:t>i</w:t>
      </w:r>
      <w:proofErr w:type="spellEnd"/>
      <w:ins w:id="150" w:author="Konzal Jan (164745) [2]" w:date="2020-03-19T15:26:00Z">
        <w:r w:rsidRPr="00A62125">
          <w:rPr>
            <w:i/>
          </w:rPr>
          <w:t>.</w:t>
        </w:r>
      </w:ins>
      <w:r>
        <w:rPr>
          <w:vertAlign w:val="subscript"/>
        </w:rPr>
        <w:t xml:space="preserve"> </w:t>
      </w:r>
      <w:r>
        <w:t xml:space="preserve">Vlastní hodnoty jsou získány řešením rovnice </w:t>
      </w:r>
      <w:r>
        <w:fldChar w:fldCharType="begin"/>
      </w:r>
      <w:r>
        <w:instrText xml:space="preserve"> REF _Ref32591903 \h </w:instrText>
      </w:r>
      <w:r>
        <w:fldChar w:fldCharType="separate"/>
      </w:r>
      <w:r w:rsidR="003C1DEC">
        <w:t>(</w:t>
      </w:r>
      <w:r w:rsidR="003C1DEC">
        <w:rPr>
          <w:noProof/>
        </w:rPr>
        <w:t>4</w:t>
      </w:r>
      <w:r w:rsidR="003C1DEC">
        <w:t>.</w:t>
      </w:r>
      <w:r w:rsidR="003C1DEC">
        <w:rPr>
          <w:noProof/>
        </w:rPr>
        <w:t>8</w:t>
      </w:r>
      <w:r w:rsidR="003C1DEC">
        <w:t>)</w:t>
      </w:r>
      <w:r>
        <w:fldChar w:fldCharType="end"/>
      </w:r>
      <w:r>
        <w:t xml:space="preserve">. </w:t>
      </w:r>
      <w:r w:rsidR="00B4066B">
        <w:fldChar w:fldCharType="begin"/>
      </w:r>
      <w:r w:rsidR="00B4066B">
        <w:instrText xml:space="preserve"> REF _Ref40809014 \r \h </w:instrText>
      </w:r>
      <w:r w:rsidR="00B4066B">
        <w:fldChar w:fldCharType="separate"/>
      </w:r>
      <w:r w:rsidR="003C1DEC">
        <w:t>[14]</w:t>
      </w:r>
      <w:r w:rsidR="00B4066B">
        <w:fldChar w:fldCharType="end"/>
      </w:r>
      <w:r w:rsidR="00B4066B">
        <w:t xml:space="preserve"> </w:t>
      </w:r>
      <w:r w:rsidR="001E74B5">
        <w:fldChar w:fldCharType="begin"/>
      </w:r>
      <w:r w:rsidR="001E74B5">
        <w:instrText xml:space="preserve"> REF _Ref40809071 \r \h </w:instrText>
      </w:r>
      <w:r w:rsidR="001E74B5">
        <w:fldChar w:fldCharType="separate"/>
      </w:r>
      <w:r w:rsidR="003C1DEC">
        <w:t>[16]</w:t>
      </w:r>
      <w:r w:rsidR="001E74B5">
        <w:fldChar w:fldCharType="end"/>
      </w:r>
      <w:r w:rsidR="001E74B5">
        <w:t xml:space="preserve"> </w:t>
      </w:r>
      <w:r w:rsidR="001E74B5">
        <w:fldChar w:fldCharType="begin"/>
      </w:r>
      <w:r w:rsidR="001E74B5">
        <w:instrText xml:space="preserve"> REF _Ref40809250 \r \h </w:instrText>
      </w:r>
      <w:r w:rsidR="001E74B5">
        <w:fldChar w:fldCharType="separate"/>
      </w:r>
      <w:r w:rsidR="003C1DEC">
        <w:t>[17]</w:t>
      </w:r>
      <w:r w:rsidR="001E74B5">
        <w:fldChar w:fldCharType="end"/>
      </w:r>
      <w:r w:rsidR="001E74B5">
        <w:t xml:space="preserve"> </w:t>
      </w:r>
      <w:r w:rsidR="001E74B5">
        <w:fldChar w:fldCharType="begin"/>
      </w:r>
      <w:r w:rsidR="001E74B5">
        <w:instrText xml:space="preserve"> REF _Ref40809252 \r \h </w:instrText>
      </w:r>
      <w:r w:rsidR="001E74B5">
        <w:fldChar w:fldCharType="separate"/>
      </w:r>
      <w:r w:rsidR="003C1DEC">
        <w:t>[18]</w:t>
      </w:r>
      <w:r w:rsidR="001E74B5">
        <w:fldChar w:fldCharType="end"/>
      </w:r>
    </w:p>
    <w:p w14:paraId="50E948AA" w14:textId="3AD2D1C8" w:rsidR="00A62125" w:rsidRDefault="00A62125" w:rsidP="00794949">
      <w:pPr>
        <w:pStyle w:val="BPDPNormln"/>
        <w:ind w:firstLine="0"/>
        <w:rPr>
          <w:ins w:id="151" w:author="Konzal Jan (164745) [2]" w:date="2020-03-19T15:24:00Z"/>
        </w:rPr>
      </w:pPr>
    </w:p>
    <w:p w14:paraId="474E3B02" w14:textId="77777777" w:rsidR="00A62125" w:rsidRDefault="00A62125" w:rsidP="00794949">
      <w:pPr>
        <w:pStyle w:val="BPDPNormln"/>
        <w:ind w:firstLine="0"/>
        <w:rPr>
          <w:ins w:id="152" w:author="Konzal Jan (164745) [2]" w:date="2020-03-19T15:24: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7B8FC855" w14:textId="77777777" w:rsidTr="009F2C6D">
        <w:tc>
          <w:tcPr>
            <w:tcW w:w="750" w:type="pct"/>
            <w:vAlign w:val="center"/>
          </w:tcPr>
          <w:p w14:paraId="20957F92" w14:textId="77777777" w:rsidR="00A62125" w:rsidRDefault="00A62125" w:rsidP="009F2C6D">
            <w:pPr>
              <w:jc w:val="right"/>
            </w:pPr>
          </w:p>
        </w:tc>
        <w:tc>
          <w:tcPr>
            <w:tcW w:w="0" w:type="auto"/>
            <w:vAlign w:val="center"/>
          </w:tcPr>
          <w:p w14:paraId="224BC767" w14:textId="77777777" w:rsidR="00A62125" w:rsidRDefault="00A62125" w:rsidP="009F2C6D">
            <w:pPr>
              <w:jc w:val="right"/>
            </w:pPr>
            <m:oMathPara>
              <m:oMath>
                <m:r>
                  <w:rPr>
                    <w:rFonts w:ascii="Cambria Math" w:hAnsi="Cambria Math"/>
                  </w:rPr>
                  <m:t>det</m:t>
                </m:r>
                <m:d>
                  <m:dPr>
                    <m:begChr m:val="|"/>
                    <m:endChr m:val="|"/>
                    <m:ctrlPr>
                      <w:rPr>
                        <w:rFonts w:ascii="Cambria Math" w:hAnsi="Cambria Math"/>
                        <w:i/>
                      </w:rPr>
                    </m:ctrlPr>
                  </m:dPr>
                  <m:e>
                    <m:r>
                      <m:rPr>
                        <m:sty m:val="bi"/>
                      </m:rP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I</m:t>
                    </m:r>
                  </m:e>
                </m:d>
                <m:r>
                  <w:rPr>
                    <w:rFonts w:ascii="Cambria Math" w:hAnsi="Cambria Math"/>
                  </w:rPr>
                  <m:t>=0</m:t>
                </m:r>
              </m:oMath>
            </m:oMathPara>
          </w:p>
        </w:tc>
        <w:tc>
          <w:tcPr>
            <w:tcW w:w="750" w:type="pct"/>
            <w:tcMar>
              <w:right w:w="0" w:type="dxa"/>
            </w:tcMar>
            <w:vAlign w:val="center"/>
          </w:tcPr>
          <w:p w14:paraId="502D7935" w14:textId="15B5F44F" w:rsidR="00A62125" w:rsidRDefault="00A62125" w:rsidP="009F2C6D">
            <w:pPr>
              <w:jc w:val="right"/>
            </w:pPr>
            <w:bookmarkStart w:id="153" w:name="_Ref32591903"/>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8</w:t>
            </w:r>
            <w:r w:rsidR="001C2707">
              <w:rPr>
                <w:noProof/>
              </w:rPr>
              <w:fldChar w:fldCharType="end"/>
            </w:r>
            <w:r>
              <w:t>)</w:t>
            </w:r>
            <w:bookmarkEnd w:id="153"/>
          </w:p>
        </w:tc>
      </w:tr>
    </w:tbl>
    <w:p w14:paraId="6391C5CA" w14:textId="77777777" w:rsidR="00A62125" w:rsidRDefault="00A62125" w:rsidP="00794949">
      <w:pPr>
        <w:pStyle w:val="BPDPNormln"/>
        <w:ind w:firstLine="0"/>
      </w:pPr>
    </w:p>
    <w:p w14:paraId="59485473" w14:textId="3803C183" w:rsidR="00A62125" w:rsidRPr="008372F8" w:rsidRDefault="00A62125" w:rsidP="00A62125">
      <w:pPr>
        <w:pStyle w:val="BPDPNormln"/>
        <w:ind w:firstLine="0"/>
      </w:pPr>
      <w:r>
        <w:t xml:space="preserve">Kde </w:t>
      </w:r>
      <m:oMath>
        <m:r>
          <w:rPr>
            <w:rFonts w:ascii="Cambria Math" w:hAnsi="Cambria Math"/>
          </w:rPr>
          <m:t>det</m:t>
        </m:r>
        <m:d>
          <m:dPr>
            <m:begChr m:val="|"/>
            <m:endChr m:val="|"/>
            <m:ctrlPr>
              <w:rPr>
                <w:rFonts w:ascii="Cambria Math" w:hAnsi="Cambria Math"/>
                <w:b/>
                <w:i/>
                <w:color w:val="auto"/>
              </w:rPr>
            </m:ctrlPr>
          </m:dPr>
          <m:e>
            <m:r>
              <m:rPr>
                <m:sty m:val="bi"/>
              </m:rPr>
              <w:rPr>
                <w:rFonts w:ascii="Cambria Math" w:hAnsi="Cambria Math"/>
              </w:rPr>
              <m:t>C-</m:t>
            </m:r>
            <m:sSub>
              <m:sSubPr>
                <m:ctrlPr>
                  <w:rPr>
                    <w:rFonts w:ascii="Cambria Math" w:hAnsi="Cambria Math"/>
                    <w:b/>
                    <w:i/>
                    <w:color w:val="auto"/>
                  </w:rPr>
                </m:ctrlPr>
              </m:sSubPr>
              <m:e>
                <m:r>
                  <m:rPr>
                    <m:sty m:val="bi"/>
                  </m:rPr>
                  <w:rPr>
                    <w:rFonts w:ascii="Cambria Math" w:hAnsi="Cambria Math"/>
                  </w:rPr>
                  <m:t>λ</m:t>
                </m:r>
              </m:e>
              <m:sub>
                <m:r>
                  <m:rPr>
                    <m:sty m:val="bi"/>
                  </m:rPr>
                  <w:rPr>
                    <w:rFonts w:ascii="Cambria Math" w:hAnsi="Cambria Math"/>
                  </w:rPr>
                  <m:t>i</m:t>
                </m:r>
              </m:sub>
            </m:sSub>
            <m:r>
              <m:rPr>
                <m:sty m:val="bi"/>
              </m:rPr>
              <w:rPr>
                <w:rFonts w:ascii="Cambria Math" w:hAnsi="Cambria Math"/>
              </w:rPr>
              <m:t>I</m:t>
            </m:r>
          </m:e>
        </m:d>
      </m:oMath>
      <w:r>
        <w:rPr>
          <w:b/>
          <w:color w:val="auto"/>
        </w:rPr>
        <w:t xml:space="preserve"> </w:t>
      </w:r>
      <w:r>
        <w:rPr>
          <w:color w:val="auto"/>
        </w:rPr>
        <w:t xml:space="preserve">je determinantem charakteristické rovnice. Vlastní hodnoty jsou rozptylem odpovídající příslušným hlavním komponentám. </w:t>
      </w:r>
      <w:r w:rsidR="001E74B5">
        <w:rPr>
          <w:color w:val="auto"/>
        </w:rPr>
        <w:fldChar w:fldCharType="begin"/>
      </w:r>
      <w:r w:rsidR="001E74B5">
        <w:rPr>
          <w:color w:val="auto"/>
        </w:rPr>
        <w:instrText xml:space="preserve"> REF _Ref40809014 \r \h </w:instrText>
      </w:r>
      <w:r w:rsidR="001E74B5">
        <w:rPr>
          <w:color w:val="auto"/>
        </w:rPr>
      </w:r>
      <w:r w:rsidR="001E74B5">
        <w:rPr>
          <w:color w:val="auto"/>
        </w:rPr>
        <w:fldChar w:fldCharType="separate"/>
      </w:r>
      <w:r w:rsidR="003C1DEC">
        <w:rPr>
          <w:color w:val="auto"/>
        </w:rPr>
        <w:t>[14]</w:t>
      </w:r>
      <w:r w:rsidR="001E74B5">
        <w:rPr>
          <w:color w:val="auto"/>
        </w:rPr>
        <w:fldChar w:fldCharType="end"/>
      </w:r>
      <w:r w:rsidR="00B4066B" w:rsidRPr="00B4066B">
        <w:rPr>
          <w:color w:val="auto"/>
        </w:rPr>
        <w:t xml:space="preserve"> </w:t>
      </w:r>
      <w:r w:rsidR="00B4066B">
        <w:rPr>
          <w:color w:val="auto"/>
        </w:rPr>
        <w:fldChar w:fldCharType="begin"/>
      </w:r>
      <w:r w:rsidR="00B4066B">
        <w:rPr>
          <w:color w:val="auto"/>
        </w:rPr>
        <w:instrText xml:space="preserve"> REF _Ref40809071 \r \h </w:instrText>
      </w:r>
      <w:r w:rsidR="00B4066B">
        <w:rPr>
          <w:color w:val="auto"/>
        </w:rPr>
      </w:r>
      <w:r w:rsidR="00B4066B">
        <w:rPr>
          <w:color w:val="auto"/>
        </w:rPr>
        <w:fldChar w:fldCharType="separate"/>
      </w:r>
      <w:r w:rsidR="003C1DEC">
        <w:rPr>
          <w:color w:val="auto"/>
        </w:rPr>
        <w:t>[16]</w:t>
      </w:r>
      <w:r w:rsidR="00B4066B">
        <w:rPr>
          <w:color w:val="auto"/>
        </w:rPr>
        <w:fldChar w:fldCharType="end"/>
      </w:r>
    </w:p>
    <w:p w14:paraId="676C1F10" w14:textId="3E086830" w:rsidR="008372F8" w:rsidRDefault="00FC65E3" w:rsidP="00A62125">
      <w:pPr>
        <w:pStyle w:val="BPDPNormln"/>
      </w:pPr>
      <w:r>
        <w:t xml:space="preserve">Vlastní čísla </w:t>
      </w:r>
      <w:proofErr w:type="spellStart"/>
      <w:r w:rsidRPr="00DB135D">
        <w:rPr>
          <w:rFonts w:ascii="Georgia" w:hAnsi="Georgia"/>
          <w:i/>
        </w:rPr>
        <w:t>λ</w:t>
      </w:r>
      <w:r w:rsidRPr="00DB135D">
        <w:rPr>
          <w:i/>
          <w:vertAlign w:val="subscript"/>
        </w:rPr>
        <w:t>i</w:t>
      </w:r>
      <w:proofErr w:type="spellEnd"/>
      <w:r>
        <w:t xml:space="preserve"> jsou spolu s příslušnými vlastními vektory </w:t>
      </w:r>
      <w:proofErr w:type="spellStart"/>
      <w:r w:rsidRPr="00DB135D">
        <w:rPr>
          <w:b/>
        </w:rPr>
        <w:t>V</w:t>
      </w:r>
      <w:r w:rsidRPr="00DB135D">
        <w:rPr>
          <w:b/>
          <w:vertAlign w:val="subscript"/>
        </w:rPr>
        <w:t>i</w:t>
      </w:r>
      <w:proofErr w:type="spellEnd"/>
      <w:r w:rsidR="002D4518">
        <w:t> </w:t>
      </w:r>
      <w:r>
        <w:t xml:space="preserve">seřazeny podle velikosti, od největších k nejmenším. Z vlastních vektorů se složí transformační matice </w:t>
      </w:r>
      <w:r w:rsidRPr="00FC5247">
        <w:rPr>
          <w:b/>
          <w:bCs/>
        </w:rPr>
        <w:t>T</w:t>
      </w:r>
      <w:r>
        <w:t xml:space="preserve">. Jednotlivé vlastní vektory </w:t>
      </w:r>
      <w:proofErr w:type="spellStart"/>
      <w:r w:rsidRPr="00DB135D">
        <w:rPr>
          <w:b/>
        </w:rPr>
        <w:t>V</w:t>
      </w:r>
      <w:r w:rsidRPr="00DB135D">
        <w:rPr>
          <w:b/>
          <w:vertAlign w:val="subscript"/>
        </w:rPr>
        <w:t>i</w:t>
      </w:r>
      <w:proofErr w:type="spellEnd"/>
      <w:r>
        <w:t xml:space="preserve"> jsou v matici </w:t>
      </w:r>
      <w:r w:rsidRPr="00DB135D">
        <w:rPr>
          <w:b/>
        </w:rPr>
        <w:t>T</w:t>
      </w:r>
      <w:r>
        <w:t xml:space="preserve"> řazeny sestupně podle vlastních čísel </w:t>
      </w:r>
      <w:proofErr w:type="spellStart"/>
      <w:r w:rsidRPr="00DB135D">
        <w:rPr>
          <w:rFonts w:ascii="Georgia" w:hAnsi="Georgia"/>
          <w:i/>
        </w:rPr>
        <w:t>λ</w:t>
      </w:r>
      <w:r w:rsidRPr="00DB135D">
        <w:rPr>
          <w:i/>
          <w:vertAlign w:val="subscript"/>
        </w:rPr>
        <w:t>i</w:t>
      </w:r>
      <w:proofErr w:type="spellEnd"/>
      <w:r>
        <w:rPr>
          <w:vertAlign w:val="subscript"/>
        </w:rPr>
        <w:t xml:space="preserve"> </w:t>
      </w:r>
      <w:r w:rsidRPr="00FC65E3">
        <w:t>ve</w:t>
      </w:r>
      <w:r>
        <w:t xml:space="preserve"> sloupcích.</w:t>
      </w:r>
      <w:r w:rsidR="00D91DE9">
        <w:t xml:space="preserve"> </w:t>
      </w:r>
      <w:r w:rsidR="008372F8">
        <w:t xml:space="preserve">Prvky vlastních vektorů jsou váhy původních proměnných. Tyto váhy udávají pozici objektů v novém souřadném systému. </w:t>
      </w:r>
    </w:p>
    <w:p w14:paraId="7A22C4D7" w14:textId="624F74B1" w:rsidR="00DB135D" w:rsidRDefault="00DA2F69" w:rsidP="00794949">
      <w:pPr>
        <w:pStyle w:val="BPDPNormln"/>
        <w:ind w:firstLine="0"/>
      </w:pPr>
      <w:r>
        <w:t xml:space="preserve"> </w:t>
      </w:r>
      <w:r w:rsidR="001E74B5">
        <w:t xml:space="preserve"> </w:t>
      </w:r>
      <w:r w:rsidR="001E74B5">
        <w:fldChar w:fldCharType="begin"/>
      </w:r>
      <w:r w:rsidR="001E74B5">
        <w:instrText xml:space="preserve"> REF _Ref40809011 \r \h </w:instrText>
      </w:r>
      <w:r w:rsidR="001E74B5">
        <w:fldChar w:fldCharType="separate"/>
      </w:r>
      <w:r w:rsidR="003C1DEC">
        <w:t>[12]</w:t>
      </w:r>
      <w:r w:rsidR="001E74B5">
        <w:fldChar w:fldCharType="end"/>
      </w:r>
      <w:r w:rsidR="001E74B5">
        <w:t xml:space="preserve"> </w:t>
      </w:r>
      <w:r w:rsidR="001E74B5">
        <w:fldChar w:fldCharType="begin"/>
      </w:r>
      <w:r w:rsidR="001E74B5">
        <w:instrText xml:space="preserve"> REF _Ref40809014 \r \h </w:instrText>
      </w:r>
      <w:r w:rsidR="001E74B5">
        <w:fldChar w:fldCharType="separate"/>
      </w:r>
      <w:r w:rsidR="003C1DEC">
        <w:t>[14]</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3C1DEC">
        <w:t>[16]</w:t>
      </w:r>
      <w:r w:rsidR="00B4066B">
        <w:fldChar w:fldCharType="end"/>
      </w:r>
    </w:p>
    <w:p w14:paraId="7C548A56" w14:textId="5E4D11A4" w:rsidR="00C94445" w:rsidRDefault="00B0069D" w:rsidP="00C94445">
      <w:pPr>
        <w:pStyle w:val="BPDPNormln"/>
      </w:pPr>
      <w:r>
        <w:t xml:space="preserve">Nyní se vybírá počet hlavních komponent (vlastních vektorů), podle některého z kritérií uvedených v kapitole </w:t>
      </w:r>
      <w:r>
        <w:fldChar w:fldCharType="begin"/>
      </w:r>
      <w:r>
        <w:instrText xml:space="preserve"> REF _Ref32497547 \r \h </w:instrText>
      </w:r>
      <w:r>
        <w:fldChar w:fldCharType="separate"/>
      </w:r>
      <w:r w:rsidR="003C1DEC">
        <w:t>4.2</w:t>
      </w:r>
      <w:r>
        <w:fldChar w:fldCharType="end"/>
      </w:r>
      <w:r>
        <w:t xml:space="preserve">. Počet vybraných komponent </w:t>
      </w:r>
      <w:r w:rsidRPr="00DB135D">
        <w:rPr>
          <w:i/>
        </w:rPr>
        <w:t>n</w:t>
      </w:r>
      <w:r>
        <w:t xml:space="preserve"> se vloží do nové transformační matice </w:t>
      </w:r>
      <w:proofErr w:type="spellStart"/>
      <w:r w:rsidRPr="00DB135D">
        <w:rPr>
          <w:b/>
        </w:rPr>
        <w:t>T</w:t>
      </w:r>
      <w:r w:rsidRPr="00DB135D">
        <w:rPr>
          <w:b/>
          <w:vertAlign w:val="subscript"/>
        </w:rPr>
        <w:t>n</w:t>
      </w:r>
      <w:proofErr w:type="spellEnd"/>
      <w:r>
        <w:t xml:space="preserve">. Podle vybraných hlavních komponent jsou původní data promítnuta do nového prostoru. </w:t>
      </w:r>
      <w:r w:rsidR="001E74B5">
        <w:fldChar w:fldCharType="begin"/>
      </w:r>
      <w:r w:rsidR="001E74B5">
        <w:instrText xml:space="preserve"> REF _Ref40809250 \r \h </w:instrText>
      </w:r>
      <w:r w:rsidR="001E74B5">
        <w:fldChar w:fldCharType="separate"/>
      </w:r>
      <w:r w:rsidR="003C1DEC">
        <w:t>[17]</w:t>
      </w:r>
      <w:r w:rsidR="001E74B5">
        <w:fldChar w:fldCharType="end"/>
      </w:r>
      <w:r w:rsidR="001E74B5">
        <w:fldChar w:fldCharType="begin"/>
      </w:r>
      <w:r w:rsidR="001E74B5">
        <w:instrText xml:space="preserve"> REF _Ref40809252 \r \h </w:instrText>
      </w:r>
      <w:r w:rsidR="001E74B5">
        <w:fldChar w:fldCharType="separate"/>
      </w:r>
      <w:r w:rsidR="003C1DEC">
        <w:t>[18]</w:t>
      </w:r>
      <w:r w:rsidR="001E74B5">
        <w:fldChar w:fldCharType="end"/>
      </w:r>
    </w:p>
    <w:p w14:paraId="524C0C90" w14:textId="06A534CD" w:rsidR="00630828" w:rsidRDefault="00630828" w:rsidP="00C94445">
      <w:pPr>
        <w:pStyle w:val="BPDPNormln"/>
      </w:pPr>
      <w:r>
        <w:t xml:space="preserve">Na závěr je vypočtena matice </w:t>
      </w:r>
      <w:r w:rsidRPr="00DB135D">
        <w:rPr>
          <w:b/>
        </w:rPr>
        <w:t>Y</w:t>
      </w:r>
      <w:r w:rsidR="00D91DE9">
        <w:t xml:space="preserve"> podle vztahu </w:t>
      </w:r>
      <w:r w:rsidR="00D91DE9">
        <w:fldChar w:fldCharType="begin"/>
      </w:r>
      <w:r w:rsidR="00D91DE9">
        <w:instrText xml:space="preserve"> REF _Ref32589161 \h </w:instrText>
      </w:r>
      <w:r w:rsidR="00D91DE9">
        <w:fldChar w:fldCharType="separate"/>
      </w:r>
      <w:r w:rsidR="003C1DEC">
        <w:t>(</w:t>
      </w:r>
      <w:r w:rsidR="003C1DEC">
        <w:rPr>
          <w:noProof/>
        </w:rPr>
        <w:t>4</w:t>
      </w:r>
      <w:r w:rsidR="003C1DEC">
        <w:t>.</w:t>
      </w:r>
      <w:r w:rsidR="003C1DEC">
        <w:rPr>
          <w:noProof/>
        </w:rPr>
        <w:t>9</w:t>
      </w:r>
      <w:r w:rsidR="003C1DEC">
        <w:t>)</w:t>
      </w:r>
      <w:r w:rsidR="00D91DE9">
        <w:fldChar w:fldCharType="end"/>
      </w:r>
      <w:r>
        <w:t>, která obsahuje původní data promítnutá do nového prostou s </w:t>
      </w:r>
      <w:r w:rsidRPr="00D91DE9">
        <w:rPr>
          <w:i/>
        </w:rPr>
        <w:t>n</w:t>
      </w:r>
      <w:r>
        <w:t xml:space="preserve"> dimenzemi. </w:t>
      </w:r>
      <w:r w:rsidR="00B4066B">
        <w:fldChar w:fldCharType="begin"/>
      </w:r>
      <w:r w:rsidR="00B4066B">
        <w:instrText xml:space="preserve"> REF _Ref40809014 \r \h </w:instrText>
      </w:r>
      <w:r w:rsidR="00B4066B">
        <w:fldChar w:fldCharType="separate"/>
      </w:r>
      <w:r w:rsidR="003C1DEC">
        <w:t>[14]</w:t>
      </w:r>
      <w:r w:rsidR="00B4066B">
        <w:fldChar w:fldCharType="end"/>
      </w:r>
      <w:r w:rsidR="00B4066B">
        <w:t xml:space="preserve"> </w:t>
      </w:r>
      <w:r w:rsidR="001E74B5">
        <w:fldChar w:fldCharType="begin"/>
      </w:r>
      <w:r w:rsidR="001E74B5">
        <w:instrText xml:space="preserve"> REF _Ref40809071 \r \h </w:instrText>
      </w:r>
      <w:r w:rsidR="001E74B5">
        <w:fldChar w:fldCharType="separate"/>
      </w:r>
      <w:r w:rsidR="003C1DEC">
        <w:t>[16]</w:t>
      </w:r>
      <w:r w:rsidR="001E74B5">
        <w:fldChar w:fldCharType="end"/>
      </w:r>
      <w:r w:rsidR="00B4066B">
        <w:t xml:space="preserve"> </w:t>
      </w:r>
      <w:r w:rsidR="001E74B5">
        <w:fldChar w:fldCharType="begin"/>
      </w:r>
      <w:r w:rsidR="001E74B5">
        <w:instrText xml:space="preserve"> REF _Ref40809250 \r \h </w:instrText>
      </w:r>
      <w:r w:rsidR="001E74B5">
        <w:fldChar w:fldCharType="separate"/>
      </w:r>
      <w:r w:rsidR="003C1DEC">
        <w:t>[17]</w:t>
      </w:r>
      <w:r w:rsidR="001E74B5">
        <w:fldChar w:fldCharType="end"/>
      </w:r>
      <w:r w:rsidR="001E74B5">
        <w:fldChar w:fldCharType="begin"/>
      </w:r>
      <w:r w:rsidR="001E74B5">
        <w:instrText xml:space="preserve"> REF _Ref40809252 \r \h </w:instrText>
      </w:r>
      <w:r w:rsidR="001E74B5">
        <w:fldChar w:fldCharType="separate"/>
      </w:r>
      <w:r w:rsidR="003C1DEC">
        <w:t>[18]</w:t>
      </w:r>
      <w:r w:rsidR="001E74B5">
        <w:fldChar w:fldCharType="end"/>
      </w:r>
    </w:p>
    <w:p w14:paraId="4A8ACBF3" w14:textId="77777777" w:rsidR="00D91DE9" w:rsidRDefault="00D91DE9" w:rsidP="00C94445">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91DE9" w14:paraId="726D3A64" w14:textId="77777777" w:rsidTr="00D91DE9">
        <w:tc>
          <w:tcPr>
            <w:tcW w:w="750" w:type="pct"/>
          </w:tcPr>
          <w:p w14:paraId="49BF08BC" w14:textId="77777777" w:rsidR="00D91DE9" w:rsidRDefault="00D91DE9" w:rsidP="008B45A1"/>
        </w:tc>
        <w:tc>
          <w:tcPr>
            <w:tcW w:w="0" w:type="auto"/>
          </w:tcPr>
          <w:p w14:paraId="40BEFDDF" w14:textId="70BC455C" w:rsidR="00D91DE9" w:rsidRPr="00A74885" w:rsidRDefault="00A74885" w:rsidP="00B509D7">
            <w:pPr>
              <w:jc w:val="center"/>
              <w:rPr>
                <w:b/>
                <w:bCs/>
              </w:rPr>
            </w:pPr>
            <m:oMathPara>
              <m:oMath>
                <m:r>
                  <m:rPr>
                    <m:sty m:val="bi"/>
                  </m:rPr>
                  <w:rPr>
                    <w:rFonts w:ascii="Cambria Math" w:hAnsi="Cambria Math"/>
                  </w:rPr>
                  <m:t>Y=</m:t>
                </m:r>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X</m:t>
                        </m:r>
                      </m:e>
                      <m:sub>
                        <m:r>
                          <w:rPr>
                            <w:rFonts w:ascii="Cambria Math" w:hAnsi="Cambria Math"/>
                          </w:rPr>
                          <m:t>C</m:t>
                        </m:r>
                      </m:sub>
                    </m:sSub>
                    <m:r>
                      <m:rPr>
                        <m:sty m:val="bi"/>
                      </m:rPr>
                      <w:rPr>
                        <w:rFonts w:ascii="Cambria Math" w:hAnsi="Cambria Math"/>
                      </w:rPr>
                      <m:t>∙T</m:t>
                    </m:r>
                  </m:e>
                  <m:sub>
                    <m:r>
                      <w:rPr>
                        <w:rFonts w:ascii="Cambria Math" w:hAnsi="Cambria Math"/>
                      </w:rPr>
                      <m:t>n</m:t>
                    </m:r>
                  </m:sub>
                </m:sSub>
              </m:oMath>
            </m:oMathPara>
          </w:p>
        </w:tc>
        <w:tc>
          <w:tcPr>
            <w:tcW w:w="750" w:type="pct"/>
            <w:tcMar>
              <w:right w:w="0" w:type="dxa"/>
            </w:tcMar>
          </w:tcPr>
          <w:p w14:paraId="7A1E2B3A" w14:textId="13B0661D" w:rsidR="00D91DE9" w:rsidRDefault="00D91DE9" w:rsidP="00B509D7">
            <w:pPr>
              <w:jc w:val="right"/>
            </w:pPr>
            <w:bookmarkStart w:id="154" w:name="_Ref32589161"/>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9</w:t>
            </w:r>
            <w:r w:rsidR="001C2707">
              <w:rPr>
                <w:noProof/>
              </w:rPr>
              <w:fldChar w:fldCharType="end"/>
            </w:r>
            <w:r>
              <w:t>)</w:t>
            </w:r>
            <w:bookmarkEnd w:id="154"/>
          </w:p>
        </w:tc>
      </w:tr>
    </w:tbl>
    <w:p w14:paraId="3750536A" w14:textId="1F9CCAEC" w:rsidR="001810C7" w:rsidRDefault="001810C7" w:rsidP="00C94445">
      <w:pPr>
        <w:pStyle w:val="BPDPNormln"/>
      </w:pPr>
    </w:p>
    <w:p w14:paraId="5D2194A0" w14:textId="784A38C6" w:rsidR="001810C7" w:rsidRPr="00B0069D" w:rsidRDefault="001810C7" w:rsidP="001810C7">
      <w:pPr>
        <w:pStyle w:val="BPDPNormln"/>
        <w:ind w:firstLine="0"/>
      </w:pPr>
      <w:r>
        <w:t xml:space="preserve">Kde </w:t>
      </w:r>
      <w:proofErr w:type="spellStart"/>
      <w:r w:rsidRPr="00A74885">
        <w:rPr>
          <w:b/>
          <w:bCs/>
        </w:rPr>
        <w:t>X</w:t>
      </w:r>
      <w:r w:rsidRPr="00FC5247">
        <w:t>c</w:t>
      </w:r>
      <w:proofErr w:type="spellEnd"/>
      <w:r>
        <w:t xml:space="preserve"> je centrovaná matice vstupních dat.</w:t>
      </w:r>
    </w:p>
    <w:p w14:paraId="5BD859B5" w14:textId="73361992" w:rsidR="00AF622A" w:rsidRDefault="00AF622A" w:rsidP="00AF622A">
      <w:pPr>
        <w:pStyle w:val="Nadpis2"/>
      </w:pPr>
      <w:bookmarkStart w:id="155" w:name="_Toc41248068"/>
      <w:r>
        <w:t>Výstupy</w:t>
      </w:r>
      <w:r w:rsidR="0043271C">
        <w:t xml:space="preserve"> </w:t>
      </w:r>
      <w:r w:rsidR="004F2ADD">
        <w:t>analýzy hlavních komponent</w:t>
      </w:r>
      <w:bookmarkEnd w:id="155"/>
    </w:p>
    <w:p w14:paraId="15F64B86" w14:textId="6560810E" w:rsidR="00AF622A" w:rsidRDefault="0043271C" w:rsidP="00DF4BD4">
      <w:pPr>
        <w:pStyle w:val="BPDPNormln"/>
        <w:ind w:firstLine="0"/>
      </w:pPr>
      <w:r>
        <w:t>Výstupy</w:t>
      </w:r>
      <w:r w:rsidR="00AF622A">
        <w:t xml:space="preserve"> důležité pro interpretaci výsledků</w:t>
      </w:r>
      <w:r>
        <w:t xml:space="preserve"> </w:t>
      </w:r>
      <w:proofErr w:type="gramStart"/>
      <w:r>
        <w:t>PCA</w:t>
      </w:r>
      <w:r w:rsidR="00AF622A">
        <w:t xml:space="preserve"> </w:t>
      </w:r>
      <w:r>
        <w:t>-</w:t>
      </w:r>
      <w:r w:rsidR="00AF622A">
        <w:t xml:space="preserve"> jsou</w:t>
      </w:r>
      <w:proofErr w:type="gramEnd"/>
      <w:r w:rsidR="00AF622A">
        <w:t xml:space="preserve"> vlastní hodnoty, </w:t>
      </w:r>
      <w:r w:rsidR="008214E1">
        <w:t>komponentní váhy</w:t>
      </w:r>
      <w:r w:rsidR="00AF622A">
        <w:t xml:space="preserve">, </w:t>
      </w:r>
      <w:r w:rsidR="0020199D">
        <w:t>komponentní skóre a grafy vyjadřující tyto hodnoty.</w:t>
      </w:r>
      <w:r w:rsidR="00DA2F69">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p>
    <w:p w14:paraId="24BC1432" w14:textId="4674D611" w:rsidR="00AF622A" w:rsidRDefault="00A51418" w:rsidP="00AF622A">
      <w:pPr>
        <w:pStyle w:val="BPDPNormln"/>
        <w:rPr>
          <w:ins w:id="156" w:author="Konzal Jan (164745)" w:date="2020-02-26T12:03:00Z"/>
        </w:rPr>
      </w:pPr>
      <w:r w:rsidRPr="002F0701">
        <w:rPr>
          <w:b/>
        </w:rPr>
        <w:t>Vlastní hodnoty</w:t>
      </w:r>
      <w:r>
        <w:t xml:space="preserve"> vyjadřují podíl rozptylu rozložení původníc</w:t>
      </w:r>
      <w:r w:rsidR="00A53157">
        <w:t>h dat v hlavní komponentě, udávají</w:t>
      </w:r>
      <w:r>
        <w:t xml:space="preserve"> tedy význam dané hlavní komponenty pro vyjádření rozložení dat. Číselná hodnota není důležitá, důležitý je procentuální podíl</w:t>
      </w:r>
      <w:r w:rsidR="00AF622A">
        <w:t xml:space="preserve"> </w:t>
      </w:r>
      <w:r>
        <w:t>v dané hlavní komponentě z celkového součtu vlastních hodnot všech hlavních komponent.</w:t>
      </w:r>
      <w:r w:rsidR="00DA2F69">
        <w:t xml:space="preserve"> </w:t>
      </w:r>
      <w:r w:rsidR="00B4066B">
        <w:fldChar w:fldCharType="begin"/>
      </w:r>
      <w:r w:rsidR="00B4066B">
        <w:instrText xml:space="preserve"> REF _Ref40809014 \r \h </w:instrText>
      </w:r>
      <w:r w:rsidR="00B4066B">
        <w:fldChar w:fldCharType="separate"/>
      </w:r>
      <w:r w:rsidR="003C1DEC">
        <w:t>[14]</w:t>
      </w:r>
      <w:r w:rsidR="00B4066B">
        <w:fldChar w:fldCharType="end"/>
      </w:r>
      <w:r w:rsidR="001E74B5">
        <w:fldChar w:fldCharType="begin"/>
      </w:r>
      <w:r w:rsidR="001E74B5">
        <w:instrText xml:space="preserve"> REF _Ref40809069 \r \h </w:instrText>
      </w:r>
      <w:r w:rsidR="001E74B5">
        <w:fldChar w:fldCharType="separate"/>
      </w:r>
      <w:r w:rsidR="003C1DEC">
        <w:t>[15]</w:t>
      </w:r>
      <w:r w:rsidR="001E74B5">
        <w:fldChar w:fldCharType="end"/>
      </w:r>
      <w:r w:rsidR="00B4066B">
        <w:t xml:space="preserve"> </w:t>
      </w:r>
    </w:p>
    <w:p w14:paraId="0A87C6AC" w14:textId="7883281A" w:rsidR="0020199D" w:rsidDel="00C919DD" w:rsidRDefault="0020199D" w:rsidP="00AF622A">
      <w:pPr>
        <w:pStyle w:val="BPDPNormln"/>
        <w:rPr>
          <w:del w:id="157" w:author="Konzal Jan (164745)" w:date="2020-02-26T12:15:00Z"/>
        </w:rPr>
      </w:pPr>
      <w:r w:rsidRPr="0020199D">
        <w:rPr>
          <w:b/>
        </w:rPr>
        <w:t>Komponentní váhy</w:t>
      </w:r>
      <w:r>
        <w:t xml:space="preserve"> představují míru vzájemné korelace mezi původními proměnnými a hlavními komponentami. Znázorňují, jak velký vliv mají původní proměnné na hlavní komponenty.</w:t>
      </w:r>
      <w:r w:rsidR="00C919DD">
        <w:t xml:space="preserve"> </w:t>
      </w:r>
      <w:r w:rsidR="001E74B5">
        <w:fldChar w:fldCharType="begin"/>
      </w:r>
      <w:r w:rsidR="001E74B5">
        <w:instrText xml:space="preserve"> REF _Ref40809014 \r \h </w:instrText>
      </w:r>
      <w:r w:rsidR="001E74B5">
        <w:fldChar w:fldCharType="separate"/>
      </w:r>
      <w:r w:rsidR="003C1DEC">
        <w:t>[14]</w:t>
      </w:r>
      <w:r w:rsidR="001E74B5">
        <w:fldChar w:fldCharType="end"/>
      </w:r>
    </w:p>
    <w:p w14:paraId="5E5F84B3" w14:textId="0547AE86" w:rsidR="002B1A07" w:rsidRDefault="00DA0E9D" w:rsidP="00E811FD">
      <w:pPr>
        <w:pStyle w:val="BPDPNormln"/>
      </w:pPr>
      <w:r w:rsidRPr="002F0701">
        <w:rPr>
          <w:b/>
        </w:rPr>
        <w:t xml:space="preserve">Graf komponentních </w:t>
      </w:r>
      <w:r w:rsidR="00E811FD" w:rsidRPr="002F0701">
        <w:rPr>
          <w:b/>
        </w:rPr>
        <w:t>vah</w:t>
      </w:r>
      <w:r w:rsidR="002B1A07" w:rsidRPr="002F0701">
        <w:rPr>
          <w:b/>
        </w:rPr>
        <w:t xml:space="preserve"> </w:t>
      </w:r>
      <w:r w:rsidR="00E811FD" w:rsidRPr="002F0701">
        <w:rPr>
          <w:b/>
        </w:rPr>
        <w:t xml:space="preserve">(Plot </w:t>
      </w:r>
      <w:proofErr w:type="spellStart"/>
      <w:r w:rsidR="00E811FD" w:rsidRPr="002F0701">
        <w:rPr>
          <w:b/>
        </w:rPr>
        <w:t>Components</w:t>
      </w:r>
      <w:proofErr w:type="spellEnd"/>
      <w:r w:rsidR="00E811FD" w:rsidRPr="002F0701">
        <w:rPr>
          <w:b/>
        </w:rPr>
        <w:t xml:space="preserve"> </w:t>
      </w:r>
      <w:proofErr w:type="spellStart"/>
      <w:r w:rsidR="00E811FD" w:rsidRPr="002F0701">
        <w:rPr>
          <w:b/>
        </w:rPr>
        <w:t>Weights</w:t>
      </w:r>
      <w:proofErr w:type="spellEnd"/>
      <w:r w:rsidR="00E811FD" w:rsidRPr="002F0701">
        <w:rPr>
          <w:b/>
        </w:rPr>
        <w:t>)</w:t>
      </w:r>
      <w:r w:rsidR="00E811FD">
        <w:t xml:space="preserve"> </w:t>
      </w:r>
      <w:r w:rsidR="002B1A07">
        <w:t xml:space="preserve">zobrazuje </w:t>
      </w:r>
      <w:r w:rsidR="00680B64">
        <w:t xml:space="preserve">původní </w:t>
      </w:r>
      <w:r w:rsidR="002B1A07">
        <w:t>proměnné v</w:t>
      </w:r>
      <w:r w:rsidR="002F0701">
        <w:t xml:space="preserve"> ordinačním prostoru </w:t>
      </w:r>
      <w:r w:rsidR="008C2645">
        <w:t>(</w:t>
      </w:r>
      <w:r w:rsidR="008C2645" w:rsidRPr="008C2645">
        <w:fldChar w:fldCharType="begin"/>
      </w:r>
      <w:r w:rsidR="008C2645" w:rsidRPr="008C2645">
        <w:instrText xml:space="preserve"> REF _Ref32494886 \h  \* MERGEFORMAT </w:instrText>
      </w:r>
      <w:r w:rsidR="008C2645" w:rsidRPr="008C2645">
        <w:fldChar w:fldCharType="separate"/>
      </w:r>
      <w:r w:rsidR="003C1DEC" w:rsidRPr="005862F0">
        <w:t xml:space="preserve">Obr. </w:t>
      </w:r>
      <w:r w:rsidR="003C1DEC" w:rsidRPr="003C1DEC">
        <w:t>4</w:t>
      </w:r>
      <w:r w:rsidR="003C1DEC">
        <w:rPr>
          <w:noProof/>
        </w:rPr>
        <w:t>.</w:t>
      </w:r>
      <w:r w:rsidR="003C1DEC">
        <w:rPr>
          <w:b/>
          <w:noProof/>
        </w:rPr>
        <w:t>3</w:t>
      </w:r>
      <w:r w:rsidR="008C2645" w:rsidRPr="008C2645">
        <w:fldChar w:fldCharType="end"/>
      </w:r>
      <w:r w:rsidR="008C2645">
        <w:t>)</w:t>
      </w:r>
      <w:r w:rsidR="002B1A07">
        <w:t xml:space="preserve">. </w:t>
      </w:r>
      <w:commentRangeStart w:id="158"/>
      <w:r w:rsidR="00B6682F">
        <w:t>Komponentní váhy</w:t>
      </w:r>
      <w:r w:rsidR="002B1A07">
        <w:t xml:space="preserve"> </w:t>
      </w:r>
      <w:r w:rsidR="00680B64">
        <w:t xml:space="preserve">(v1,2,3,4) </w:t>
      </w:r>
      <w:commentRangeEnd w:id="158"/>
      <w:r w:rsidR="006801B3">
        <w:rPr>
          <w:rStyle w:val="Odkaznakoment"/>
          <w:color w:val="auto"/>
        </w:rPr>
        <w:commentReference w:id="158"/>
      </w:r>
      <w:r w:rsidR="00680B64">
        <w:t xml:space="preserve">představující původní proměnné. Mohou </w:t>
      </w:r>
      <w:r w:rsidR="00E811FD">
        <w:t>být</w:t>
      </w:r>
      <w:r w:rsidR="002B1A07">
        <w:t xml:space="preserve"> zobrazené pomocí vektorů vycházejících z počátku souřadného systému. Délka vektoru znázorňuje velikost vlivu proměnné. </w:t>
      </w:r>
      <w:r w:rsidR="00075BC1">
        <w:t xml:space="preserve">Úhel mezi proměnnou a hlavní komponentou vyjadřuje jejich vzájemnou korelaci. </w:t>
      </w:r>
      <w:r w:rsidR="00B4066B">
        <w:fldChar w:fldCharType="begin"/>
      </w:r>
      <w:r w:rsidR="00B4066B">
        <w:instrText xml:space="preserve"> REF _Ref40809014 \r \h </w:instrText>
      </w:r>
      <w:r w:rsidR="00B4066B">
        <w:fldChar w:fldCharType="separate"/>
      </w:r>
      <w:r w:rsidR="003C1DEC">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r w:rsidR="00B4066B">
        <w:t xml:space="preserve"> </w:t>
      </w:r>
    </w:p>
    <w:p w14:paraId="1172AC42" w14:textId="77777777" w:rsidR="00613820" w:rsidRDefault="00613820" w:rsidP="00AF622A">
      <w:pPr>
        <w:pStyle w:val="BPDPNormln"/>
      </w:pPr>
    </w:p>
    <w:p w14:paraId="774722A9" w14:textId="77777777" w:rsidR="005862F0" w:rsidRDefault="00D521B9" w:rsidP="005862F0">
      <w:pPr>
        <w:pStyle w:val="BPDPNormln"/>
        <w:keepNext/>
        <w:jc w:val="center"/>
      </w:pPr>
      <w:r>
        <w:rPr>
          <w:noProof/>
        </w:rPr>
        <w:drawing>
          <wp:inline distT="0" distB="0" distL="0" distR="0" wp14:anchorId="10EB7F1C" wp14:editId="35781F5A">
            <wp:extent cx="4323559" cy="3240000"/>
            <wp:effectExtent l="0" t="0" r="127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inačni_promennych.emf"/>
                    <pic:cNvPicPr/>
                  </pic:nvPicPr>
                  <pic:blipFill>
                    <a:blip r:embed="rId2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F09A08E" w14:textId="7A40716A" w:rsidR="00613820" w:rsidRDefault="005862F0" w:rsidP="005862F0">
      <w:pPr>
        <w:pStyle w:val="Titulek"/>
        <w:jc w:val="center"/>
        <w:rPr>
          <w:b w:val="0"/>
        </w:rPr>
      </w:pPr>
      <w:bookmarkStart w:id="159" w:name="_Ref32494886"/>
      <w:bookmarkStart w:id="160" w:name="_Toc41248088"/>
      <w:r w:rsidRPr="005862F0">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3</w:t>
      </w:r>
      <w:r w:rsidR="00E73D21">
        <w:rPr>
          <w:b w:val="0"/>
        </w:rPr>
        <w:fldChar w:fldCharType="end"/>
      </w:r>
      <w:bookmarkEnd w:id="159"/>
      <w:r w:rsidRPr="005862F0">
        <w:rPr>
          <w:b w:val="0"/>
        </w:rPr>
        <w:t xml:space="preserve">: </w:t>
      </w:r>
      <w:r w:rsidR="00E811FD">
        <w:rPr>
          <w:b w:val="0"/>
        </w:rPr>
        <w:t>Graf komponentních vah</w:t>
      </w:r>
      <w:bookmarkEnd w:id="160"/>
    </w:p>
    <w:p w14:paraId="45D66C5C" w14:textId="77777777" w:rsidR="00C40968" w:rsidRPr="00C40968" w:rsidRDefault="00C40968" w:rsidP="00C40968"/>
    <w:p w14:paraId="2F616ED5" w14:textId="055F6E63" w:rsidR="00E811FD" w:rsidRDefault="00E811FD" w:rsidP="00E811FD">
      <w:pPr>
        <w:pStyle w:val="BPDPNormln"/>
        <w:ind w:firstLine="0"/>
        <w:rPr>
          <w:ins w:id="161" w:author="Konzal Jan (164745)" w:date="2020-02-26T12:15:00Z"/>
        </w:rPr>
      </w:pPr>
      <w:r>
        <w:t xml:space="preserve">Čím menší úhel mezi hlavní komponentou a vektorem proměnné je, tím více proměnná komponentu ovlivňuje. Korelace mezi proměnnými je dána kosinem úhlu mezi vektory daných proměnných. Vzdálenost mezi proměnnými zobrazuje jejich vzájemnou korelaci. </w:t>
      </w:r>
      <w:r w:rsidR="00B4066B">
        <w:fldChar w:fldCharType="begin"/>
      </w:r>
      <w:r w:rsidR="00B4066B">
        <w:instrText xml:space="preserve"> REF _Ref40809014 \r \h </w:instrText>
      </w:r>
      <w:r w:rsidR="00B4066B">
        <w:fldChar w:fldCharType="separate"/>
      </w:r>
      <w:r w:rsidR="003C1DEC">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r w:rsidR="00B4066B">
        <w:t xml:space="preserve"> </w:t>
      </w:r>
    </w:p>
    <w:p w14:paraId="4717946C" w14:textId="46F4369B" w:rsidR="00C919DD" w:rsidRDefault="00C919DD" w:rsidP="00C919DD">
      <w:pPr>
        <w:pStyle w:val="BPDPNormln"/>
      </w:pPr>
      <w:r w:rsidRPr="00C919DD">
        <w:rPr>
          <w:b/>
        </w:rPr>
        <w:lastRenderedPageBreak/>
        <w:t>Komponentní skóre</w:t>
      </w:r>
      <w:r>
        <w:t xml:space="preserve"> obsahuje souřadnice </w:t>
      </w:r>
      <w:r w:rsidR="00680B64">
        <w:t xml:space="preserve">původních </w:t>
      </w:r>
      <w:r>
        <w:t xml:space="preserve">objektů v prostoru hlavních komponent. </w:t>
      </w:r>
      <w:r w:rsidR="001E74B5">
        <w:fldChar w:fldCharType="begin"/>
      </w:r>
      <w:r w:rsidR="001E74B5">
        <w:instrText xml:space="preserve"> REF _Ref40809014 \r \h </w:instrText>
      </w:r>
      <w:r w:rsidR="001E74B5">
        <w:fldChar w:fldCharType="separate"/>
      </w:r>
      <w:r w:rsidR="003C1DEC">
        <w:t>[14]</w:t>
      </w:r>
      <w:r w:rsidR="001E74B5">
        <w:fldChar w:fldCharType="end"/>
      </w:r>
    </w:p>
    <w:p w14:paraId="09BA31DD" w14:textId="77777777" w:rsidR="00C919DD" w:rsidRPr="00E811FD" w:rsidRDefault="00C919DD" w:rsidP="00E811FD">
      <w:pPr>
        <w:pStyle w:val="BPDPNormln"/>
        <w:ind w:firstLine="0"/>
      </w:pPr>
    </w:p>
    <w:p w14:paraId="47E5B5F9" w14:textId="634F0C37" w:rsidR="005862F0" w:rsidRDefault="002F0701" w:rsidP="002F0701">
      <w:pPr>
        <w:pStyle w:val="BPDPNormln"/>
      </w:pPr>
      <w:r w:rsidRPr="002F0701">
        <w:rPr>
          <w:b/>
        </w:rPr>
        <w:t>Graf komponentního skóre</w:t>
      </w:r>
      <w:r w:rsidR="005862F0" w:rsidRPr="002F0701">
        <w:rPr>
          <w:b/>
        </w:rPr>
        <w:t xml:space="preserve"> </w:t>
      </w:r>
      <w:r w:rsidRPr="002F0701">
        <w:rPr>
          <w:b/>
        </w:rPr>
        <w:t>(</w:t>
      </w:r>
      <w:proofErr w:type="spellStart"/>
      <w:r w:rsidRPr="002F0701">
        <w:rPr>
          <w:b/>
        </w:rPr>
        <w:t>Scatterplot</w:t>
      </w:r>
      <w:proofErr w:type="spellEnd"/>
      <w:r w:rsidRPr="002F0701">
        <w:rPr>
          <w:b/>
        </w:rPr>
        <w:t>)</w:t>
      </w:r>
      <w:r>
        <w:t xml:space="preserve"> </w:t>
      </w:r>
      <w:r w:rsidR="005862F0">
        <w:t xml:space="preserve">zobrazuje </w:t>
      </w:r>
      <w:r w:rsidR="00680B64">
        <w:t xml:space="preserve">původní </w:t>
      </w:r>
      <w:r w:rsidR="005862F0">
        <w:t>objekty v ordinačním prostoru. Objekty jsou znázorněny jako body</w:t>
      </w:r>
      <w:r w:rsidR="008E41B2">
        <w:t>,</w:t>
      </w:r>
      <w:r w:rsidR="005862F0">
        <w:t xml:space="preserve"> jejichž pozici určuje komponentní skóre. Na obrázku je vidět příklad ordinačního diagramu objektů </w:t>
      </w:r>
      <w:r w:rsidR="008C2645">
        <w:t>(</w:t>
      </w:r>
      <w:r w:rsidR="008C2645" w:rsidRPr="008C2645">
        <w:fldChar w:fldCharType="begin"/>
      </w:r>
      <w:r w:rsidR="008C2645" w:rsidRPr="008C2645">
        <w:instrText xml:space="preserve"> REF _Ref32494835 \h  \* MERGEFORMAT </w:instrText>
      </w:r>
      <w:r w:rsidR="008C2645" w:rsidRPr="008C2645">
        <w:fldChar w:fldCharType="separate"/>
      </w:r>
      <w:r w:rsidR="003C1DEC" w:rsidRPr="00EF775E">
        <w:t xml:space="preserve">Obr. </w:t>
      </w:r>
      <w:r w:rsidR="003C1DEC" w:rsidRPr="003C1DEC">
        <w:rPr>
          <w:noProof/>
        </w:rPr>
        <w:t>4</w:t>
      </w:r>
      <w:r w:rsidR="003C1DEC">
        <w:t>.</w:t>
      </w:r>
      <w:r w:rsidR="003C1DEC" w:rsidRPr="003C1DEC">
        <w:rPr>
          <w:noProof/>
        </w:rPr>
        <w:t>4</w:t>
      </w:r>
      <w:r w:rsidR="008C2645" w:rsidRPr="008C2645">
        <w:fldChar w:fldCharType="end"/>
      </w:r>
      <w:r w:rsidR="008C2645">
        <w:t>).</w:t>
      </w:r>
      <w:r w:rsidR="00DA2F69">
        <w:t xml:space="preserve"> </w:t>
      </w:r>
      <w:r w:rsidR="00B4066B">
        <w:fldChar w:fldCharType="begin"/>
      </w:r>
      <w:r w:rsidR="00B4066B">
        <w:instrText xml:space="preserve"> REF _Ref40809014 \r \h </w:instrText>
      </w:r>
      <w:r w:rsidR="00B4066B">
        <w:fldChar w:fldCharType="separate"/>
      </w:r>
      <w:r w:rsidR="003C1DEC">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r w:rsidR="00B4066B">
        <w:t xml:space="preserve"> </w:t>
      </w:r>
    </w:p>
    <w:p w14:paraId="5282EE11" w14:textId="77777777" w:rsidR="00EF775E" w:rsidRDefault="00EF775E" w:rsidP="005862F0">
      <w:pPr>
        <w:pStyle w:val="BPDPNormln"/>
      </w:pPr>
    </w:p>
    <w:p w14:paraId="03F3EF80" w14:textId="77777777" w:rsidR="00EF775E" w:rsidRDefault="002D4518" w:rsidP="00EF775E">
      <w:pPr>
        <w:pStyle w:val="BPDPNormln"/>
        <w:keepNext/>
        <w:jc w:val="center"/>
      </w:pPr>
      <w:r>
        <w:rPr>
          <w:noProof/>
        </w:rPr>
        <w:drawing>
          <wp:inline distT="0" distB="0" distL="0" distR="0" wp14:anchorId="5C5792CA" wp14:editId="26A73A15">
            <wp:extent cx="4323559" cy="3240000"/>
            <wp:effectExtent l="0" t="0" r="127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drinační_objektu.emf"/>
                    <pic:cNvPicPr/>
                  </pic:nvPicPr>
                  <pic:blipFill>
                    <a:blip r:embed="rId24">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037B580" w14:textId="38FFE1E7" w:rsidR="00EF775E" w:rsidRDefault="00EF775E" w:rsidP="00EF775E">
      <w:pPr>
        <w:pStyle w:val="Titulek"/>
        <w:jc w:val="center"/>
        <w:rPr>
          <w:b w:val="0"/>
        </w:rPr>
      </w:pPr>
      <w:bookmarkStart w:id="162" w:name="_Ref32494835"/>
      <w:bookmarkStart w:id="163" w:name="_Ref32494803"/>
      <w:bookmarkStart w:id="164" w:name="_Toc41248089"/>
      <w:r w:rsidRPr="00EF775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4</w:t>
      </w:r>
      <w:r w:rsidR="00E73D21">
        <w:rPr>
          <w:b w:val="0"/>
        </w:rPr>
        <w:fldChar w:fldCharType="end"/>
      </w:r>
      <w:bookmarkEnd w:id="162"/>
      <w:r w:rsidRPr="00EF775E">
        <w:rPr>
          <w:b w:val="0"/>
        </w:rPr>
        <w:t xml:space="preserve">: </w:t>
      </w:r>
      <w:bookmarkEnd w:id="163"/>
      <w:r w:rsidR="002F0701" w:rsidRPr="002F0701">
        <w:rPr>
          <w:b w:val="0"/>
        </w:rPr>
        <w:t>Graf komponentního skóre</w:t>
      </w:r>
      <w:bookmarkEnd w:id="164"/>
    </w:p>
    <w:p w14:paraId="1F6EA615" w14:textId="77777777" w:rsidR="00C40968" w:rsidRPr="00C40968" w:rsidRDefault="00C40968" w:rsidP="00C40968"/>
    <w:p w14:paraId="343ACB97" w14:textId="39AE9F7C" w:rsidR="002F0701" w:rsidRPr="002F0701" w:rsidRDefault="008E41B2" w:rsidP="002F0701">
      <w:pPr>
        <w:pStyle w:val="BPDPNormln"/>
        <w:ind w:firstLine="0"/>
      </w:pPr>
      <w:r>
        <w:t>Tento graf slouží k na</w:t>
      </w:r>
      <w:r w:rsidR="002F0701">
        <w:t xml:space="preserve">lezení podobných objektů, které </w:t>
      </w:r>
      <w:r w:rsidR="00680B64">
        <w:t xml:space="preserve">v prostoru hlavních komponent </w:t>
      </w:r>
      <w:r w:rsidR="002F0701">
        <w:t>leží blízko sebe. Nebo také objek</w:t>
      </w:r>
      <w:r>
        <w:t>tů silně odlišných, tedy odlehlých</w:t>
      </w:r>
      <w:r w:rsidR="002F0701">
        <w:t xml:space="preserve"> od ostatních. </w:t>
      </w:r>
      <w:r w:rsidR="002E398B">
        <w:t>Objekty vzdálené od počátku jsou extrémy, naopak objekty umístěné blízko počátku, jsou objekty obvyklými.</w:t>
      </w:r>
      <w:ins w:id="165" w:author="Konzal Jan (164745)" w:date="2020-05-11T18:59:00Z">
        <w:r w:rsidR="002E398B">
          <w:t xml:space="preserve"> </w:t>
        </w:r>
      </w:ins>
      <w:r w:rsidR="002E398B">
        <w:t xml:space="preserve">Nejdůležitější vlastností výstupu PCA je, že rozložení objektů v prostoru hlavních komponent je vhodné pro třídění dat pomocí </w:t>
      </w:r>
      <w:proofErr w:type="spellStart"/>
      <w:r w:rsidR="002E398B">
        <w:t>shlukovacích</w:t>
      </w:r>
      <w:proofErr w:type="spellEnd"/>
      <w:r w:rsidR="002E398B">
        <w:t xml:space="preserve"> metod</w:t>
      </w:r>
      <w:proofErr w:type="gramStart"/>
      <w:r w:rsidR="002E398B">
        <w:t xml:space="preserve">. </w:t>
      </w:r>
      <w:r w:rsidR="002F0701">
        <w:t>.</w:t>
      </w:r>
      <w:proofErr w:type="gramEnd"/>
      <w:r w:rsidR="003822DC">
        <w:t xml:space="preserve"> </w:t>
      </w:r>
      <w:r w:rsidR="001E74B5">
        <w:fldChar w:fldCharType="begin"/>
      </w:r>
      <w:r w:rsidR="001E74B5">
        <w:instrText xml:space="preserve"> REF _Ref40809014 \r \h </w:instrText>
      </w:r>
      <w:r w:rsidR="001E74B5">
        <w:fldChar w:fldCharType="separate"/>
      </w:r>
      <w:r w:rsidR="003C1DEC">
        <w:t>[14]</w:t>
      </w:r>
      <w:r w:rsidR="001E74B5">
        <w:fldChar w:fldCharType="end"/>
      </w:r>
    </w:p>
    <w:p w14:paraId="4EA11C66" w14:textId="128DE8BF" w:rsidR="00EF775E" w:rsidRDefault="002F0701" w:rsidP="002F0701">
      <w:pPr>
        <w:pStyle w:val="BPDPNormln"/>
      </w:pPr>
      <w:r w:rsidRPr="002F0701">
        <w:rPr>
          <w:b/>
        </w:rPr>
        <w:t>Dvojný graf (</w:t>
      </w:r>
      <w:proofErr w:type="spellStart"/>
      <w:r w:rsidRPr="002F0701">
        <w:rPr>
          <w:b/>
        </w:rPr>
        <w:t>Biplot</w:t>
      </w:r>
      <w:proofErr w:type="spellEnd"/>
      <w:r w:rsidRPr="002F0701">
        <w:rPr>
          <w:b/>
        </w:rPr>
        <w:t>)</w:t>
      </w:r>
      <w:r>
        <w:t xml:space="preserve"> je g</w:t>
      </w:r>
      <w:r w:rsidR="000135CD">
        <w:t xml:space="preserve">rafem, který spojuje </w:t>
      </w:r>
      <w:r>
        <w:t>graf komponentních vah a</w:t>
      </w:r>
      <w:r w:rsidR="00C40968">
        <w:t> </w:t>
      </w:r>
      <w:r>
        <w:t>komponentního skóre.</w:t>
      </w:r>
      <w:r w:rsidR="008E41B2">
        <w:t xml:space="preserve"> Existují dva typy </w:t>
      </w:r>
      <w:proofErr w:type="spellStart"/>
      <w:r w:rsidR="008E41B2">
        <w:t>biplotů</w:t>
      </w:r>
      <w:proofErr w:type="spellEnd"/>
      <w:r w:rsidR="008E41B2">
        <w:t>. D</w:t>
      </w:r>
      <w:r w:rsidR="000135CD">
        <w:t xml:space="preserve">ělí se podle standardizace vlastních vektorů. Prvním je </w:t>
      </w:r>
      <w:proofErr w:type="spellStart"/>
      <w:r w:rsidR="000135CD">
        <w:t>biplot</w:t>
      </w:r>
      <w:proofErr w:type="spellEnd"/>
      <w:r w:rsidR="000135CD">
        <w:t xml:space="preserve"> vzdáleností (distance </w:t>
      </w:r>
      <w:proofErr w:type="spellStart"/>
      <w:r w:rsidR="000135CD">
        <w:t>biplot</w:t>
      </w:r>
      <w:proofErr w:type="spellEnd"/>
      <w:r w:rsidR="000135CD">
        <w:t>). Délky vlastních vektorů jsou standardizovány na</w:t>
      </w:r>
      <w:r w:rsidR="00F34C13">
        <w:t> </w:t>
      </w:r>
      <w:r w:rsidR="000135CD">
        <w:t xml:space="preserve">jednotkovou délku. Pozice objektů </w:t>
      </w:r>
      <w:r w:rsidR="00AF5F8A">
        <w:t xml:space="preserve">v grafu </w:t>
      </w:r>
      <w:r w:rsidR="000135CD">
        <w:t xml:space="preserve">mají rozptyl roven vlastnímu číslu. </w:t>
      </w:r>
      <w:r w:rsidR="000D7540">
        <w:t>Euklidovské vzdálenosti v PCA prostoru jsou aproximací euklidovských vzdáleností v původním prostoru, euklidovské vzdálenosti tedy lze interpretovat. Délka vektorů původních proměnných určuje jejich příspěvek k definici daného prostoru. Úhly mezi vektory znázorňující původní proměnné</w:t>
      </w:r>
      <w:r w:rsidR="008E41B2">
        <w:t>,</w:t>
      </w:r>
      <w:r w:rsidR="000D7540">
        <w:t xml:space="preserve"> nelze nijak interpretovat. Druhou variantou je </w:t>
      </w:r>
      <w:proofErr w:type="spellStart"/>
      <w:r w:rsidR="000D7540">
        <w:t>biplot</w:t>
      </w:r>
      <w:proofErr w:type="spellEnd"/>
      <w:r w:rsidR="000D7540">
        <w:t xml:space="preserve"> korelací (</w:t>
      </w:r>
      <w:proofErr w:type="spellStart"/>
      <w:r w:rsidR="000D7540">
        <w:t>correlation</w:t>
      </w:r>
      <w:proofErr w:type="spellEnd"/>
      <w:r w:rsidR="000D7540">
        <w:t xml:space="preserve"> </w:t>
      </w:r>
      <w:proofErr w:type="spellStart"/>
      <w:r w:rsidR="000D7540">
        <w:t>biplot</w:t>
      </w:r>
      <w:proofErr w:type="spellEnd"/>
      <w:r w:rsidR="000D7540">
        <w:t xml:space="preserve">). Délky vlastních vektorů standardizuje na druhou mocninu z vlastních čísel a pozice objektů mají jednotkový rozptyl. Euklidovské vzdálenosti v prostoru PCA nelze interpretovat, nejsou totiž aproximací euklidovských vzdáleností v původním prostoru. Délky vektorů </w:t>
      </w:r>
      <w:r w:rsidR="000D7540">
        <w:lastRenderedPageBreak/>
        <w:t xml:space="preserve">původních proměnných </w:t>
      </w:r>
      <w:r w:rsidR="00F34C13">
        <w:t>popisují jejich směrodatnou odchylku. Ú</w:t>
      </w:r>
      <w:r w:rsidR="008E41B2">
        <w:t>h</w:t>
      </w:r>
      <w:r w:rsidR="00F34C13">
        <w:t xml:space="preserve">ly mezi vektory původních proměnných zobrazují jejich vzájemnou korelaci. </w:t>
      </w:r>
      <w:r w:rsidR="00B4066B">
        <w:fldChar w:fldCharType="begin"/>
      </w:r>
      <w:r w:rsidR="00B4066B">
        <w:instrText xml:space="preserve"> REF _Ref40809014 \r \h </w:instrText>
      </w:r>
      <w:r w:rsidR="00B4066B">
        <w:fldChar w:fldCharType="separate"/>
      </w:r>
      <w:r w:rsidR="003C1DEC">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3C1DEC">
        <w:t>[15]</w:t>
      </w:r>
      <w:r w:rsidR="001E74B5">
        <w:fldChar w:fldCharType="end"/>
      </w:r>
      <w:r w:rsidR="00B4066B">
        <w:t xml:space="preserve"> </w:t>
      </w:r>
    </w:p>
    <w:p w14:paraId="15CB45E8" w14:textId="77777777" w:rsidR="00DF4BD4" w:rsidRPr="00EF775E" w:rsidRDefault="00DF4BD4" w:rsidP="00EF775E">
      <w:pPr>
        <w:pStyle w:val="BPDPNormln"/>
      </w:pPr>
    </w:p>
    <w:p w14:paraId="32458862" w14:textId="148BE335" w:rsidR="00DF4BD4" w:rsidRDefault="00DF4BD4" w:rsidP="00DF4BD4">
      <w:pPr>
        <w:pStyle w:val="Nadpis2"/>
      </w:pPr>
      <w:bookmarkStart w:id="166" w:name="_Toc41248069"/>
      <w:r>
        <w:t>Příklad výpočtu</w:t>
      </w:r>
      <w:bookmarkEnd w:id="166"/>
    </w:p>
    <w:p w14:paraId="308DECCC" w14:textId="06DCF231" w:rsidR="00C40285" w:rsidRDefault="00C52596" w:rsidP="00C52596">
      <w:pPr>
        <w:pStyle w:val="BPDPNormln"/>
        <w:ind w:firstLine="0"/>
      </w:pPr>
      <w:r>
        <w:t>Pro názornost je v této kapitole uveden příklad analýzy hlavních komponent.</w:t>
      </w:r>
      <w:r w:rsidR="0089420D">
        <w:t xml:space="preserve"> </w:t>
      </w:r>
      <w:r w:rsidR="009A1831">
        <w:t>Jedná se</w:t>
      </w:r>
      <w:r w:rsidR="00A61C19">
        <w:t> </w:t>
      </w:r>
      <w:r w:rsidR="009A1831">
        <w:t>o</w:t>
      </w:r>
      <w:r w:rsidR="00A61C19">
        <w:t> </w:t>
      </w:r>
      <w:r w:rsidR="00755EAC">
        <w:t>srovnání parametrů bezdrátových sluchátek</w:t>
      </w:r>
      <w:r w:rsidR="009A1831">
        <w:t xml:space="preserve">. </w:t>
      </w:r>
      <w:r w:rsidR="006F3677">
        <w:t xml:space="preserve">I když není soubor dat příliš rozsáhlý, bylo by obtížné z něj vyvodit nějaké poznatky, </w:t>
      </w:r>
      <w:r w:rsidR="006837D2">
        <w:t xml:space="preserve">například podobnosti nebo rozdílnosti jednotlivých </w:t>
      </w:r>
      <w:proofErr w:type="gramStart"/>
      <w:r w:rsidR="006837D2">
        <w:t>sluchátek</w:t>
      </w:r>
      <w:proofErr w:type="gramEnd"/>
      <w:r w:rsidR="008E41B2">
        <w:t xml:space="preserve"> a</w:t>
      </w:r>
      <w:r w:rsidR="00A61C19">
        <w:t> </w:t>
      </w:r>
      <w:r w:rsidR="006F3677">
        <w:t>to</w:t>
      </w:r>
      <w:r w:rsidR="00A61C19">
        <w:t> </w:t>
      </w:r>
      <w:r w:rsidR="006F3677">
        <w:t xml:space="preserve">hlavně proto, že data obsahují </w:t>
      </w:r>
      <w:r w:rsidR="00A61C19">
        <w:t>šest</w:t>
      </w:r>
      <w:r w:rsidR="006F3677">
        <w:t xml:space="preserve"> proměnn</w:t>
      </w:r>
      <w:r w:rsidR="00A61C19">
        <w:t>ých</w:t>
      </w:r>
      <w:r w:rsidR="006F3677">
        <w:t xml:space="preserve"> (</w:t>
      </w:r>
      <w:r w:rsidR="00A61C19">
        <w:t>šest parametrů</w:t>
      </w:r>
      <w:r w:rsidR="006F3677">
        <w:t xml:space="preserve">). </w:t>
      </w:r>
      <w:r w:rsidR="001F57BF">
        <w:t xml:space="preserve">Předpokladem je, že po výpočtu PCA bude možné </w:t>
      </w:r>
      <w:r w:rsidR="00443880">
        <w:t xml:space="preserve">vytvořit skupiny sluchátek s podobnými vlastnostmi, nebo najít sluchátka, která svými vlastnostmi vybočují. Případně, které vlastnosti to způsobují. </w:t>
      </w:r>
      <w:r w:rsidR="009E3C23">
        <w:t xml:space="preserve">Jednotlivé typy sluchátek budeme považovat za objekty a jejich parametry za proměnné. </w:t>
      </w:r>
      <w:r w:rsidR="006F3677">
        <w:t xml:space="preserve">Takovýto soubor dat má tedy </w:t>
      </w:r>
      <w:r w:rsidR="00A61C19">
        <w:t>šest</w:t>
      </w:r>
      <w:r w:rsidR="006F3677">
        <w:t xml:space="preserve"> dimenz</w:t>
      </w:r>
      <w:r w:rsidR="00A61C19">
        <w:t>í</w:t>
      </w:r>
      <w:r w:rsidR="006F3677">
        <w:t xml:space="preserve"> a nelze graficky </w:t>
      </w:r>
      <w:r w:rsidR="00901AB5">
        <w:t xml:space="preserve">vynést. </w:t>
      </w:r>
      <w:r w:rsidR="00A61C19">
        <w:t>Ke zpřehlednění dat využijeme analýzu hlavních komponent.</w:t>
      </w:r>
    </w:p>
    <w:p w14:paraId="4FC215BD" w14:textId="77777777" w:rsidR="007A4BA2" w:rsidRDefault="007A4BA2" w:rsidP="00C52596">
      <w:pPr>
        <w:pStyle w:val="BPDPNormln"/>
        <w:ind w:firstLine="0"/>
      </w:pPr>
    </w:p>
    <w:p w14:paraId="63C8E660" w14:textId="4164198E" w:rsidR="009A1831" w:rsidRPr="009A1831" w:rsidRDefault="009A1831" w:rsidP="009A1831">
      <w:pPr>
        <w:pStyle w:val="Titulek"/>
        <w:keepNext/>
        <w:jc w:val="center"/>
        <w:rPr>
          <w:b w:val="0"/>
        </w:rPr>
      </w:pPr>
      <w:bookmarkStart w:id="167" w:name="_Ref32681955"/>
      <w:bookmarkStart w:id="168" w:name="_Toc41248118"/>
      <w:r w:rsidRPr="009A1831">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3C1DEC">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3C1DEC">
        <w:rPr>
          <w:b w:val="0"/>
          <w:noProof/>
        </w:rPr>
        <w:t>1</w:t>
      </w:r>
      <w:r w:rsidR="00982B7F">
        <w:rPr>
          <w:b w:val="0"/>
        </w:rPr>
        <w:fldChar w:fldCharType="end"/>
      </w:r>
      <w:bookmarkEnd w:id="167"/>
      <w:r w:rsidR="00D66706">
        <w:rPr>
          <w:b w:val="0"/>
        </w:rPr>
        <w:t>:</w:t>
      </w:r>
      <w:r w:rsidRPr="009A1831">
        <w:rPr>
          <w:b w:val="0"/>
        </w:rPr>
        <w:t xml:space="preserve"> </w:t>
      </w:r>
      <w:r w:rsidR="00A94056">
        <w:rPr>
          <w:b w:val="0"/>
        </w:rPr>
        <w:t>Srovnání parametrů bezdrátových sluchátek</w:t>
      </w:r>
      <w:bookmarkEnd w:id="168"/>
    </w:p>
    <w:tbl>
      <w:tblPr>
        <w:tblW w:w="8389" w:type="dxa"/>
        <w:jc w:val="center"/>
        <w:tblCellMar>
          <w:left w:w="70" w:type="dxa"/>
          <w:right w:w="70" w:type="dxa"/>
        </w:tblCellMar>
        <w:tblLook w:val="04A0" w:firstRow="1" w:lastRow="0" w:firstColumn="1" w:lastColumn="0" w:noHBand="0" w:noVBand="1"/>
      </w:tblPr>
      <w:tblGrid>
        <w:gridCol w:w="2268"/>
        <w:gridCol w:w="709"/>
        <w:gridCol w:w="992"/>
        <w:gridCol w:w="1134"/>
        <w:gridCol w:w="1417"/>
        <w:gridCol w:w="856"/>
        <w:gridCol w:w="1013"/>
      </w:tblGrid>
      <w:tr w:rsidR="00BE208D" w:rsidRPr="00BE208D" w14:paraId="36D14E6D" w14:textId="77777777" w:rsidTr="00BE208D">
        <w:trPr>
          <w:trHeight w:val="300"/>
          <w:jc w:val="center"/>
        </w:trPr>
        <w:tc>
          <w:tcPr>
            <w:tcW w:w="226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637BDC6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09" w:type="dxa"/>
            <w:tcBorders>
              <w:top w:val="single" w:sz="4" w:space="0" w:color="auto"/>
              <w:left w:val="single" w:sz="4" w:space="0" w:color="auto"/>
              <w:bottom w:val="nil"/>
              <w:right w:val="single" w:sz="4" w:space="0" w:color="auto"/>
            </w:tcBorders>
            <w:shd w:val="clear" w:color="auto" w:fill="auto"/>
            <w:noWrap/>
            <w:vAlign w:val="center"/>
            <w:hideMark/>
          </w:tcPr>
          <w:p w14:paraId="21C2C80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cena</w:t>
            </w:r>
          </w:p>
        </w:tc>
        <w:tc>
          <w:tcPr>
            <w:tcW w:w="992" w:type="dxa"/>
            <w:tcBorders>
              <w:top w:val="single" w:sz="4" w:space="0" w:color="auto"/>
              <w:left w:val="nil"/>
              <w:bottom w:val="nil"/>
              <w:right w:val="single" w:sz="4" w:space="0" w:color="auto"/>
            </w:tcBorders>
            <w:shd w:val="clear" w:color="auto" w:fill="auto"/>
            <w:noWrap/>
            <w:vAlign w:val="center"/>
            <w:hideMark/>
          </w:tcPr>
          <w:p w14:paraId="487FF335"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citlivost</w:t>
            </w:r>
          </w:p>
        </w:tc>
        <w:tc>
          <w:tcPr>
            <w:tcW w:w="1134" w:type="dxa"/>
            <w:tcBorders>
              <w:top w:val="single" w:sz="4" w:space="0" w:color="auto"/>
              <w:left w:val="nil"/>
              <w:bottom w:val="nil"/>
              <w:right w:val="single" w:sz="4" w:space="0" w:color="auto"/>
            </w:tcBorders>
            <w:shd w:val="clear" w:color="auto" w:fill="auto"/>
            <w:noWrap/>
            <w:vAlign w:val="center"/>
            <w:hideMark/>
          </w:tcPr>
          <w:p w14:paraId="6FA2031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impedance</w:t>
            </w:r>
          </w:p>
        </w:tc>
        <w:tc>
          <w:tcPr>
            <w:tcW w:w="1417" w:type="dxa"/>
            <w:tcBorders>
              <w:top w:val="single" w:sz="4" w:space="0" w:color="auto"/>
              <w:left w:val="nil"/>
              <w:bottom w:val="nil"/>
              <w:right w:val="single" w:sz="4" w:space="0" w:color="auto"/>
            </w:tcBorders>
            <w:shd w:val="clear" w:color="auto" w:fill="auto"/>
            <w:noWrap/>
            <w:vAlign w:val="center"/>
            <w:hideMark/>
          </w:tcPr>
          <w:p w14:paraId="355E0E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výdrž baterie</w:t>
            </w:r>
          </w:p>
        </w:tc>
        <w:tc>
          <w:tcPr>
            <w:tcW w:w="856" w:type="dxa"/>
            <w:tcBorders>
              <w:top w:val="single" w:sz="4" w:space="0" w:color="auto"/>
              <w:left w:val="nil"/>
              <w:bottom w:val="nil"/>
              <w:right w:val="single" w:sz="4" w:space="0" w:color="auto"/>
            </w:tcBorders>
            <w:shd w:val="clear" w:color="auto" w:fill="auto"/>
            <w:noWrap/>
            <w:vAlign w:val="center"/>
            <w:hideMark/>
          </w:tcPr>
          <w:p w14:paraId="7455BFB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nabíjení</w:t>
            </w:r>
          </w:p>
        </w:tc>
        <w:tc>
          <w:tcPr>
            <w:tcW w:w="1013" w:type="dxa"/>
            <w:tcBorders>
              <w:top w:val="single" w:sz="4" w:space="0" w:color="auto"/>
              <w:left w:val="nil"/>
              <w:bottom w:val="nil"/>
              <w:right w:val="single" w:sz="4" w:space="0" w:color="auto"/>
            </w:tcBorders>
            <w:shd w:val="clear" w:color="auto" w:fill="auto"/>
            <w:noWrap/>
            <w:vAlign w:val="center"/>
            <w:hideMark/>
          </w:tcPr>
          <w:p w14:paraId="18A96D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hmotnost</w:t>
            </w:r>
          </w:p>
        </w:tc>
      </w:tr>
      <w:tr w:rsidR="00BE208D" w:rsidRPr="00BE208D" w14:paraId="5DF72C82" w14:textId="77777777" w:rsidTr="00BE208D">
        <w:trPr>
          <w:trHeight w:val="300"/>
          <w:jc w:val="center"/>
        </w:trPr>
        <w:tc>
          <w:tcPr>
            <w:tcW w:w="2268" w:type="dxa"/>
            <w:vMerge/>
            <w:tcBorders>
              <w:top w:val="single" w:sz="4" w:space="0" w:color="auto"/>
              <w:left w:val="single" w:sz="4" w:space="0" w:color="auto"/>
              <w:bottom w:val="single" w:sz="4" w:space="0" w:color="auto"/>
              <w:right w:val="nil"/>
            </w:tcBorders>
            <w:vAlign w:val="center"/>
            <w:hideMark/>
          </w:tcPr>
          <w:p w14:paraId="16BA7016" w14:textId="77777777" w:rsidR="00BE208D" w:rsidRPr="00BE208D" w:rsidRDefault="00BE208D" w:rsidP="00BE208D">
            <w:pPr>
              <w:spacing w:line="240" w:lineRule="auto"/>
              <w:ind w:left="0"/>
              <w:rPr>
                <w:rFonts w:ascii="Calibri" w:hAnsi="Calibri" w:cs="Calibri"/>
                <w:color w:val="000000"/>
                <w:sz w:val="22"/>
                <w:szCs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096AB03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Kč</w:t>
            </w:r>
          </w:p>
        </w:tc>
        <w:tc>
          <w:tcPr>
            <w:tcW w:w="992" w:type="dxa"/>
            <w:tcBorders>
              <w:top w:val="nil"/>
              <w:left w:val="nil"/>
              <w:bottom w:val="single" w:sz="4" w:space="0" w:color="auto"/>
              <w:right w:val="single" w:sz="4" w:space="0" w:color="auto"/>
            </w:tcBorders>
            <w:shd w:val="clear" w:color="auto" w:fill="auto"/>
            <w:noWrap/>
            <w:vAlign w:val="center"/>
            <w:hideMark/>
          </w:tcPr>
          <w:p w14:paraId="5CF71E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dB/</w:t>
            </w:r>
            <w:proofErr w:type="spellStart"/>
            <w:r w:rsidRPr="00BE208D">
              <w:rPr>
                <w:rFonts w:ascii="Calibri" w:hAnsi="Calibri" w:cs="Calibri"/>
                <w:color w:val="000000"/>
                <w:sz w:val="22"/>
                <w:szCs w:val="22"/>
              </w:rPr>
              <w:t>mW</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0F6C0D01"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Ω</w:t>
            </w:r>
          </w:p>
        </w:tc>
        <w:tc>
          <w:tcPr>
            <w:tcW w:w="1417" w:type="dxa"/>
            <w:tcBorders>
              <w:top w:val="nil"/>
              <w:left w:val="nil"/>
              <w:bottom w:val="single" w:sz="4" w:space="0" w:color="auto"/>
              <w:right w:val="single" w:sz="4" w:space="0" w:color="auto"/>
            </w:tcBorders>
            <w:shd w:val="clear" w:color="auto" w:fill="auto"/>
            <w:noWrap/>
            <w:vAlign w:val="center"/>
            <w:hideMark/>
          </w:tcPr>
          <w:p w14:paraId="3F3B8A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856" w:type="dxa"/>
            <w:tcBorders>
              <w:top w:val="nil"/>
              <w:left w:val="nil"/>
              <w:bottom w:val="single" w:sz="4" w:space="0" w:color="auto"/>
              <w:right w:val="single" w:sz="4" w:space="0" w:color="auto"/>
            </w:tcBorders>
            <w:shd w:val="clear" w:color="auto" w:fill="auto"/>
            <w:noWrap/>
            <w:vAlign w:val="center"/>
            <w:hideMark/>
          </w:tcPr>
          <w:p w14:paraId="6A4F415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1013" w:type="dxa"/>
            <w:tcBorders>
              <w:top w:val="nil"/>
              <w:left w:val="nil"/>
              <w:bottom w:val="single" w:sz="4" w:space="0" w:color="auto"/>
              <w:right w:val="single" w:sz="4" w:space="0" w:color="auto"/>
            </w:tcBorders>
            <w:shd w:val="clear" w:color="auto" w:fill="auto"/>
            <w:noWrap/>
            <w:vAlign w:val="center"/>
            <w:hideMark/>
          </w:tcPr>
          <w:p w14:paraId="7D8B242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g</w:t>
            </w:r>
          </w:p>
        </w:tc>
      </w:tr>
      <w:tr w:rsidR="00BE208D" w:rsidRPr="00BE208D" w14:paraId="6003D5E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E735B8E"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09" w:type="dxa"/>
            <w:tcBorders>
              <w:top w:val="nil"/>
              <w:left w:val="nil"/>
              <w:bottom w:val="single" w:sz="4" w:space="0" w:color="auto"/>
              <w:right w:val="single" w:sz="4" w:space="0" w:color="auto"/>
            </w:tcBorders>
            <w:shd w:val="clear" w:color="auto" w:fill="auto"/>
            <w:noWrap/>
            <w:vAlign w:val="center"/>
            <w:hideMark/>
          </w:tcPr>
          <w:p w14:paraId="5A8C38B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8500</w:t>
            </w:r>
          </w:p>
        </w:tc>
        <w:tc>
          <w:tcPr>
            <w:tcW w:w="992" w:type="dxa"/>
            <w:tcBorders>
              <w:top w:val="nil"/>
              <w:left w:val="nil"/>
              <w:bottom w:val="single" w:sz="4" w:space="0" w:color="auto"/>
              <w:right w:val="single" w:sz="4" w:space="0" w:color="auto"/>
            </w:tcBorders>
            <w:shd w:val="clear" w:color="auto" w:fill="auto"/>
            <w:noWrap/>
            <w:vAlign w:val="center"/>
            <w:hideMark/>
          </w:tcPr>
          <w:p w14:paraId="5069A91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104,5</w:t>
            </w:r>
          </w:p>
        </w:tc>
        <w:tc>
          <w:tcPr>
            <w:tcW w:w="1134" w:type="dxa"/>
            <w:tcBorders>
              <w:top w:val="nil"/>
              <w:left w:val="nil"/>
              <w:bottom w:val="single" w:sz="4" w:space="0" w:color="auto"/>
              <w:right w:val="single" w:sz="4" w:space="0" w:color="auto"/>
            </w:tcBorders>
            <w:shd w:val="clear" w:color="auto" w:fill="auto"/>
            <w:noWrap/>
            <w:vAlign w:val="center"/>
            <w:hideMark/>
          </w:tcPr>
          <w:p w14:paraId="0087B5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47</w:t>
            </w:r>
          </w:p>
        </w:tc>
        <w:tc>
          <w:tcPr>
            <w:tcW w:w="1417" w:type="dxa"/>
            <w:tcBorders>
              <w:top w:val="nil"/>
              <w:left w:val="nil"/>
              <w:bottom w:val="single" w:sz="4" w:space="0" w:color="auto"/>
              <w:right w:val="single" w:sz="4" w:space="0" w:color="auto"/>
            </w:tcBorders>
            <w:shd w:val="clear" w:color="auto" w:fill="auto"/>
            <w:noWrap/>
            <w:vAlign w:val="center"/>
            <w:hideMark/>
          </w:tcPr>
          <w:p w14:paraId="7139F00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38</w:t>
            </w:r>
          </w:p>
        </w:tc>
        <w:tc>
          <w:tcPr>
            <w:tcW w:w="856" w:type="dxa"/>
            <w:tcBorders>
              <w:top w:val="nil"/>
              <w:left w:val="nil"/>
              <w:bottom w:val="single" w:sz="4" w:space="0" w:color="auto"/>
              <w:right w:val="single" w:sz="4" w:space="0" w:color="auto"/>
            </w:tcBorders>
            <w:shd w:val="clear" w:color="auto" w:fill="auto"/>
            <w:noWrap/>
            <w:vAlign w:val="center"/>
            <w:hideMark/>
          </w:tcPr>
          <w:p w14:paraId="56B9B50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2D6392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255</w:t>
            </w:r>
          </w:p>
        </w:tc>
      </w:tr>
      <w:tr w:rsidR="00BE208D" w:rsidRPr="00BE208D" w14:paraId="13179D03"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E32F749" w14:textId="01A73A2C"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09" w:type="dxa"/>
            <w:tcBorders>
              <w:top w:val="nil"/>
              <w:left w:val="nil"/>
              <w:bottom w:val="single" w:sz="4" w:space="0" w:color="auto"/>
              <w:right w:val="single" w:sz="4" w:space="0" w:color="auto"/>
            </w:tcBorders>
            <w:shd w:val="clear" w:color="auto" w:fill="auto"/>
            <w:noWrap/>
            <w:vAlign w:val="center"/>
            <w:hideMark/>
          </w:tcPr>
          <w:p w14:paraId="54456D9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2500</w:t>
            </w:r>
          </w:p>
        </w:tc>
        <w:tc>
          <w:tcPr>
            <w:tcW w:w="992" w:type="dxa"/>
            <w:tcBorders>
              <w:top w:val="nil"/>
              <w:left w:val="nil"/>
              <w:bottom w:val="single" w:sz="4" w:space="0" w:color="auto"/>
              <w:right w:val="single" w:sz="4" w:space="0" w:color="auto"/>
            </w:tcBorders>
            <w:shd w:val="clear" w:color="auto" w:fill="auto"/>
            <w:noWrap/>
            <w:vAlign w:val="center"/>
            <w:hideMark/>
          </w:tcPr>
          <w:p w14:paraId="068AB5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97</w:t>
            </w:r>
          </w:p>
        </w:tc>
        <w:tc>
          <w:tcPr>
            <w:tcW w:w="1134" w:type="dxa"/>
            <w:tcBorders>
              <w:top w:val="nil"/>
              <w:left w:val="nil"/>
              <w:bottom w:val="single" w:sz="4" w:space="0" w:color="auto"/>
              <w:right w:val="single" w:sz="4" w:space="0" w:color="auto"/>
            </w:tcBorders>
            <w:shd w:val="clear" w:color="auto" w:fill="auto"/>
            <w:noWrap/>
            <w:vAlign w:val="center"/>
            <w:hideMark/>
          </w:tcPr>
          <w:p w14:paraId="12520EC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10D661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30</w:t>
            </w:r>
          </w:p>
        </w:tc>
        <w:tc>
          <w:tcPr>
            <w:tcW w:w="856" w:type="dxa"/>
            <w:tcBorders>
              <w:top w:val="nil"/>
              <w:left w:val="nil"/>
              <w:bottom w:val="single" w:sz="4" w:space="0" w:color="auto"/>
              <w:right w:val="single" w:sz="4" w:space="0" w:color="auto"/>
            </w:tcBorders>
            <w:shd w:val="clear" w:color="auto" w:fill="auto"/>
            <w:noWrap/>
            <w:vAlign w:val="center"/>
            <w:hideMark/>
          </w:tcPr>
          <w:p w14:paraId="2A1382D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498F21FC"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178</w:t>
            </w:r>
          </w:p>
        </w:tc>
      </w:tr>
      <w:tr w:rsidR="00BE208D" w:rsidRPr="00BE208D" w14:paraId="6231F72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BEF351D"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09" w:type="dxa"/>
            <w:tcBorders>
              <w:top w:val="nil"/>
              <w:left w:val="nil"/>
              <w:bottom w:val="single" w:sz="4" w:space="0" w:color="auto"/>
              <w:right w:val="single" w:sz="4" w:space="0" w:color="auto"/>
            </w:tcBorders>
            <w:shd w:val="clear" w:color="auto" w:fill="auto"/>
            <w:noWrap/>
            <w:vAlign w:val="center"/>
            <w:hideMark/>
          </w:tcPr>
          <w:p w14:paraId="72D555C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w:t>
            </w:r>
          </w:p>
        </w:tc>
        <w:tc>
          <w:tcPr>
            <w:tcW w:w="992" w:type="dxa"/>
            <w:tcBorders>
              <w:top w:val="nil"/>
              <w:left w:val="nil"/>
              <w:bottom w:val="single" w:sz="4" w:space="0" w:color="auto"/>
              <w:right w:val="single" w:sz="4" w:space="0" w:color="auto"/>
            </w:tcBorders>
            <w:shd w:val="clear" w:color="auto" w:fill="auto"/>
            <w:noWrap/>
            <w:vAlign w:val="center"/>
            <w:hideMark/>
          </w:tcPr>
          <w:p w14:paraId="7D488EA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6394A0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57DE9C5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w:t>
            </w:r>
          </w:p>
        </w:tc>
        <w:tc>
          <w:tcPr>
            <w:tcW w:w="856" w:type="dxa"/>
            <w:tcBorders>
              <w:top w:val="nil"/>
              <w:left w:val="nil"/>
              <w:bottom w:val="single" w:sz="4" w:space="0" w:color="auto"/>
              <w:right w:val="single" w:sz="4" w:space="0" w:color="auto"/>
            </w:tcBorders>
            <w:shd w:val="clear" w:color="auto" w:fill="auto"/>
            <w:noWrap/>
            <w:vAlign w:val="center"/>
            <w:hideMark/>
          </w:tcPr>
          <w:p w14:paraId="12201B1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auto" w:fill="auto"/>
            <w:noWrap/>
            <w:vAlign w:val="center"/>
            <w:hideMark/>
          </w:tcPr>
          <w:p w14:paraId="74BBC2E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115</w:t>
            </w:r>
          </w:p>
        </w:tc>
      </w:tr>
      <w:tr w:rsidR="00BE208D" w:rsidRPr="00BE208D" w14:paraId="0F58640F"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1E48DEE" w14:textId="0567FED1"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09" w:type="dxa"/>
            <w:tcBorders>
              <w:top w:val="nil"/>
              <w:left w:val="nil"/>
              <w:bottom w:val="single" w:sz="4" w:space="0" w:color="auto"/>
              <w:right w:val="single" w:sz="4" w:space="0" w:color="auto"/>
            </w:tcBorders>
            <w:shd w:val="clear" w:color="auto" w:fill="auto"/>
            <w:noWrap/>
            <w:vAlign w:val="center"/>
            <w:hideMark/>
          </w:tcPr>
          <w:p w14:paraId="2825C4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5000</w:t>
            </w:r>
          </w:p>
        </w:tc>
        <w:tc>
          <w:tcPr>
            <w:tcW w:w="992" w:type="dxa"/>
            <w:tcBorders>
              <w:top w:val="nil"/>
              <w:left w:val="nil"/>
              <w:bottom w:val="single" w:sz="4" w:space="0" w:color="auto"/>
              <w:right w:val="single" w:sz="4" w:space="0" w:color="auto"/>
            </w:tcBorders>
            <w:shd w:val="clear" w:color="auto" w:fill="auto"/>
            <w:noWrap/>
            <w:vAlign w:val="center"/>
            <w:hideMark/>
          </w:tcPr>
          <w:p w14:paraId="4BF89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102</w:t>
            </w:r>
          </w:p>
        </w:tc>
        <w:tc>
          <w:tcPr>
            <w:tcW w:w="1134" w:type="dxa"/>
            <w:tcBorders>
              <w:top w:val="nil"/>
              <w:left w:val="nil"/>
              <w:bottom w:val="single" w:sz="4" w:space="0" w:color="auto"/>
              <w:right w:val="single" w:sz="4" w:space="0" w:color="auto"/>
            </w:tcBorders>
            <w:shd w:val="clear" w:color="auto" w:fill="auto"/>
            <w:noWrap/>
            <w:vAlign w:val="center"/>
            <w:hideMark/>
          </w:tcPr>
          <w:p w14:paraId="1AE5FA8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03C81A2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40</w:t>
            </w:r>
          </w:p>
        </w:tc>
        <w:tc>
          <w:tcPr>
            <w:tcW w:w="856" w:type="dxa"/>
            <w:tcBorders>
              <w:top w:val="nil"/>
              <w:left w:val="nil"/>
              <w:bottom w:val="single" w:sz="4" w:space="0" w:color="auto"/>
              <w:right w:val="single" w:sz="4" w:space="0" w:color="auto"/>
            </w:tcBorders>
            <w:shd w:val="clear" w:color="auto" w:fill="auto"/>
            <w:noWrap/>
            <w:vAlign w:val="center"/>
            <w:hideMark/>
          </w:tcPr>
          <w:p w14:paraId="2EA11F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632A10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215</w:t>
            </w:r>
          </w:p>
        </w:tc>
      </w:tr>
      <w:tr w:rsidR="00BE208D" w:rsidRPr="00BE208D" w14:paraId="6ED7C8FA"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D03571C"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09" w:type="dxa"/>
            <w:tcBorders>
              <w:top w:val="nil"/>
              <w:left w:val="nil"/>
              <w:bottom w:val="single" w:sz="4" w:space="0" w:color="auto"/>
              <w:right w:val="single" w:sz="4" w:space="0" w:color="auto"/>
            </w:tcBorders>
            <w:shd w:val="clear" w:color="auto" w:fill="auto"/>
            <w:noWrap/>
            <w:vAlign w:val="center"/>
            <w:hideMark/>
          </w:tcPr>
          <w:p w14:paraId="1431A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1350</w:t>
            </w:r>
          </w:p>
        </w:tc>
        <w:tc>
          <w:tcPr>
            <w:tcW w:w="992" w:type="dxa"/>
            <w:tcBorders>
              <w:top w:val="nil"/>
              <w:left w:val="nil"/>
              <w:bottom w:val="single" w:sz="4" w:space="0" w:color="auto"/>
              <w:right w:val="single" w:sz="4" w:space="0" w:color="auto"/>
            </w:tcBorders>
            <w:shd w:val="clear" w:color="auto" w:fill="auto"/>
            <w:noWrap/>
            <w:vAlign w:val="center"/>
            <w:hideMark/>
          </w:tcPr>
          <w:p w14:paraId="50008E5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24</w:t>
            </w:r>
          </w:p>
        </w:tc>
        <w:tc>
          <w:tcPr>
            <w:tcW w:w="1134" w:type="dxa"/>
            <w:tcBorders>
              <w:top w:val="nil"/>
              <w:left w:val="nil"/>
              <w:bottom w:val="single" w:sz="4" w:space="0" w:color="auto"/>
              <w:right w:val="single" w:sz="4" w:space="0" w:color="auto"/>
            </w:tcBorders>
            <w:shd w:val="clear" w:color="auto" w:fill="auto"/>
            <w:noWrap/>
            <w:vAlign w:val="center"/>
            <w:hideMark/>
          </w:tcPr>
          <w:p w14:paraId="4061720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6048E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856" w:type="dxa"/>
            <w:tcBorders>
              <w:top w:val="nil"/>
              <w:left w:val="nil"/>
              <w:bottom w:val="single" w:sz="4" w:space="0" w:color="auto"/>
              <w:right w:val="single" w:sz="4" w:space="0" w:color="auto"/>
            </w:tcBorders>
            <w:shd w:val="clear" w:color="auto" w:fill="auto"/>
            <w:noWrap/>
            <w:vAlign w:val="center"/>
            <w:hideMark/>
          </w:tcPr>
          <w:p w14:paraId="09D91E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6968A6E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155</w:t>
            </w:r>
          </w:p>
        </w:tc>
      </w:tr>
      <w:tr w:rsidR="00BE208D" w:rsidRPr="00BE208D" w14:paraId="03BB2CE6"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7460F96" w14:textId="66EFA8CC"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09" w:type="dxa"/>
            <w:tcBorders>
              <w:top w:val="nil"/>
              <w:left w:val="nil"/>
              <w:bottom w:val="single" w:sz="4" w:space="0" w:color="auto"/>
              <w:right w:val="single" w:sz="4" w:space="0" w:color="auto"/>
            </w:tcBorders>
            <w:shd w:val="clear" w:color="auto" w:fill="auto"/>
            <w:noWrap/>
            <w:vAlign w:val="center"/>
            <w:hideMark/>
          </w:tcPr>
          <w:p w14:paraId="05D0D59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7300</w:t>
            </w:r>
          </w:p>
        </w:tc>
        <w:tc>
          <w:tcPr>
            <w:tcW w:w="992" w:type="dxa"/>
            <w:tcBorders>
              <w:top w:val="nil"/>
              <w:left w:val="nil"/>
              <w:bottom w:val="single" w:sz="4" w:space="0" w:color="auto"/>
              <w:right w:val="single" w:sz="4" w:space="0" w:color="auto"/>
            </w:tcBorders>
            <w:shd w:val="clear" w:color="auto" w:fill="auto"/>
            <w:noWrap/>
            <w:vAlign w:val="center"/>
            <w:hideMark/>
          </w:tcPr>
          <w:p w14:paraId="379E00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105</w:t>
            </w:r>
          </w:p>
        </w:tc>
        <w:tc>
          <w:tcPr>
            <w:tcW w:w="1134" w:type="dxa"/>
            <w:tcBorders>
              <w:top w:val="nil"/>
              <w:left w:val="nil"/>
              <w:bottom w:val="single" w:sz="4" w:space="0" w:color="auto"/>
              <w:right w:val="single" w:sz="4" w:space="0" w:color="auto"/>
            </w:tcBorders>
            <w:shd w:val="clear" w:color="auto" w:fill="auto"/>
            <w:noWrap/>
            <w:vAlign w:val="center"/>
            <w:hideMark/>
          </w:tcPr>
          <w:p w14:paraId="439866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48AE0EC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w:t>
            </w:r>
          </w:p>
        </w:tc>
        <w:tc>
          <w:tcPr>
            <w:tcW w:w="856" w:type="dxa"/>
            <w:tcBorders>
              <w:top w:val="nil"/>
              <w:left w:val="nil"/>
              <w:bottom w:val="single" w:sz="4" w:space="0" w:color="auto"/>
              <w:right w:val="single" w:sz="4" w:space="0" w:color="auto"/>
            </w:tcBorders>
            <w:shd w:val="clear" w:color="auto" w:fill="auto"/>
            <w:noWrap/>
            <w:vAlign w:val="center"/>
            <w:hideMark/>
          </w:tcPr>
          <w:p w14:paraId="587A163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0,3</w:t>
            </w:r>
          </w:p>
        </w:tc>
        <w:tc>
          <w:tcPr>
            <w:tcW w:w="1013" w:type="dxa"/>
            <w:tcBorders>
              <w:top w:val="nil"/>
              <w:left w:val="nil"/>
              <w:bottom w:val="single" w:sz="4" w:space="0" w:color="auto"/>
              <w:right w:val="single" w:sz="4" w:space="0" w:color="auto"/>
            </w:tcBorders>
            <w:shd w:val="clear" w:color="auto" w:fill="auto"/>
            <w:noWrap/>
            <w:vAlign w:val="center"/>
            <w:hideMark/>
          </w:tcPr>
          <w:p w14:paraId="5EB292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w:t>
            </w:r>
          </w:p>
        </w:tc>
      </w:tr>
      <w:tr w:rsidR="00BE208D" w:rsidRPr="00BE208D" w14:paraId="1B1649AD"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EB619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B07667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950</w:t>
            </w:r>
          </w:p>
        </w:tc>
        <w:tc>
          <w:tcPr>
            <w:tcW w:w="992" w:type="dxa"/>
            <w:tcBorders>
              <w:top w:val="nil"/>
              <w:left w:val="nil"/>
              <w:bottom w:val="single" w:sz="4" w:space="0" w:color="auto"/>
              <w:right w:val="single" w:sz="4" w:space="0" w:color="auto"/>
            </w:tcBorders>
            <w:shd w:val="clear" w:color="auto" w:fill="auto"/>
            <w:noWrap/>
            <w:vAlign w:val="center"/>
            <w:hideMark/>
          </w:tcPr>
          <w:p w14:paraId="15F2E3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110</w:t>
            </w:r>
          </w:p>
        </w:tc>
        <w:tc>
          <w:tcPr>
            <w:tcW w:w="1134" w:type="dxa"/>
            <w:tcBorders>
              <w:top w:val="nil"/>
              <w:left w:val="nil"/>
              <w:bottom w:val="single" w:sz="4" w:space="0" w:color="auto"/>
              <w:right w:val="single" w:sz="4" w:space="0" w:color="auto"/>
            </w:tcBorders>
            <w:shd w:val="clear" w:color="auto" w:fill="auto"/>
            <w:noWrap/>
            <w:vAlign w:val="center"/>
            <w:hideMark/>
          </w:tcPr>
          <w:p w14:paraId="220ECAD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2C897B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3,5</w:t>
            </w:r>
          </w:p>
        </w:tc>
        <w:tc>
          <w:tcPr>
            <w:tcW w:w="856" w:type="dxa"/>
            <w:tcBorders>
              <w:top w:val="nil"/>
              <w:left w:val="nil"/>
              <w:bottom w:val="single" w:sz="4" w:space="0" w:color="auto"/>
              <w:right w:val="single" w:sz="4" w:space="0" w:color="auto"/>
            </w:tcBorders>
            <w:shd w:val="clear" w:color="auto" w:fill="auto"/>
            <w:noWrap/>
            <w:vAlign w:val="center"/>
            <w:hideMark/>
          </w:tcPr>
          <w:p w14:paraId="3163B4F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59227CB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w:t>
            </w:r>
          </w:p>
        </w:tc>
      </w:tr>
      <w:tr w:rsidR="00BE208D" w:rsidRPr="00BE208D" w14:paraId="0FFD1BF0"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1152E3D"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09" w:type="dxa"/>
            <w:tcBorders>
              <w:top w:val="nil"/>
              <w:left w:val="nil"/>
              <w:bottom w:val="single" w:sz="4" w:space="0" w:color="auto"/>
              <w:right w:val="single" w:sz="4" w:space="0" w:color="auto"/>
            </w:tcBorders>
            <w:shd w:val="clear" w:color="auto" w:fill="auto"/>
            <w:noWrap/>
            <w:vAlign w:val="center"/>
            <w:hideMark/>
          </w:tcPr>
          <w:p w14:paraId="649BC36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600</w:t>
            </w:r>
          </w:p>
        </w:tc>
        <w:tc>
          <w:tcPr>
            <w:tcW w:w="992" w:type="dxa"/>
            <w:tcBorders>
              <w:top w:val="nil"/>
              <w:left w:val="nil"/>
              <w:bottom w:val="single" w:sz="4" w:space="0" w:color="auto"/>
              <w:right w:val="single" w:sz="4" w:space="0" w:color="auto"/>
            </w:tcBorders>
            <w:shd w:val="clear" w:color="auto" w:fill="auto"/>
            <w:noWrap/>
            <w:vAlign w:val="center"/>
            <w:hideMark/>
          </w:tcPr>
          <w:p w14:paraId="46A55B0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180</w:t>
            </w:r>
          </w:p>
        </w:tc>
        <w:tc>
          <w:tcPr>
            <w:tcW w:w="1134" w:type="dxa"/>
            <w:tcBorders>
              <w:top w:val="nil"/>
              <w:left w:val="nil"/>
              <w:bottom w:val="single" w:sz="4" w:space="0" w:color="auto"/>
              <w:right w:val="single" w:sz="4" w:space="0" w:color="auto"/>
            </w:tcBorders>
            <w:shd w:val="clear" w:color="auto" w:fill="auto"/>
            <w:noWrap/>
            <w:vAlign w:val="center"/>
            <w:hideMark/>
          </w:tcPr>
          <w:p w14:paraId="50A2165A"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40495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w:t>
            </w:r>
          </w:p>
        </w:tc>
        <w:tc>
          <w:tcPr>
            <w:tcW w:w="856" w:type="dxa"/>
            <w:tcBorders>
              <w:top w:val="nil"/>
              <w:left w:val="nil"/>
              <w:bottom w:val="single" w:sz="4" w:space="0" w:color="auto"/>
              <w:right w:val="single" w:sz="4" w:space="0" w:color="auto"/>
            </w:tcBorders>
            <w:shd w:val="clear" w:color="auto" w:fill="auto"/>
            <w:noWrap/>
            <w:vAlign w:val="center"/>
            <w:hideMark/>
          </w:tcPr>
          <w:p w14:paraId="3E4B90B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3FB6FC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w:t>
            </w:r>
          </w:p>
        </w:tc>
      </w:tr>
      <w:tr w:rsidR="00BE208D" w:rsidRPr="00BE208D" w14:paraId="37B9642B"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C258174" w14:textId="132B7659"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45E432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4500</w:t>
            </w:r>
          </w:p>
        </w:tc>
        <w:tc>
          <w:tcPr>
            <w:tcW w:w="992" w:type="dxa"/>
            <w:tcBorders>
              <w:top w:val="nil"/>
              <w:left w:val="nil"/>
              <w:bottom w:val="single" w:sz="4" w:space="0" w:color="auto"/>
              <w:right w:val="single" w:sz="4" w:space="0" w:color="auto"/>
            </w:tcBorders>
            <w:shd w:val="clear" w:color="auto" w:fill="auto"/>
            <w:noWrap/>
            <w:vAlign w:val="center"/>
            <w:hideMark/>
          </w:tcPr>
          <w:p w14:paraId="5E849A2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w:t>
            </w:r>
          </w:p>
        </w:tc>
        <w:tc>
          <w:tcPr>
            <w:tcW w:w="1134" w:type="dxa"/>
            <w:tcBorders>
              <w:top w:val="nil"/>
              <w:left w:val="nil"/>
              <w:bottom w:val="single" w:sz="4" w:space="0" w:color="auto"/>
              <w:right w:val="single" w:sz="4" w:space="0" w:color="auto"/>
            </w:tcBorders>
            <w:shd w:val="clear" w:color="auto" w:fill="auto"/>
            <w:noWrap/>
            <w:vAlign w:val="center"/>
            <w:hideMark/>
          </w:tcPr>
          <w:p w14:paraId="2019C0C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17045A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w:t>
            </w:r>
          </w:p>
        </w:tc>
        <w:tc>
          <w:tcPr>
            <w:tcW w:w="856" w:type="dxa"/>
            <w:tcBorders>
              <w:top w:val="nil"/>
              <w:left w:val="nil"/>
              <w:bottom w:val="single" w:sz="4" w:space="0" w:color="auto"/>
              <w:right w:val="single" w:sz="4" w:space="0" w:color="auto"/>
            </w:tcBorders>
            <w:shd w:val="clear" w:color="auto" w:fill="auto"/>
            <w:noWrap/>
            <w:vAlign w:val="center"/>
            <w:hideMark/>
          </w:tcPr>
          <w:p w14:paraId="1D163E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0,4</w:t>
            </w:r>
          </w:p>
        </w:tc>
        <w:tc>
          <w:tcPr>
            <w:tcW w:w="1013" w:type="dxa"/>
            <w:tcBorders>
              <w:top w:val="nil"/>
              <w:left w:val="nil"/>
              <w:bottom w:val="single" w:sz="4" w:space="0" w:color="auto"/>
              <w:right w:val="single" w:sz="4" w:space="0" w:color="auto"/>
            </w:tcBorders>
            <w:shd w:val="clear" w:color="auto" w:fill="auto"/>
            <w:noWrap/>
            <w:vAlign w:val="center"/>
            <w:hideMark/>
          </w:tcPr>
          <w:p w14:paraId="7957C8A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r>
      <w:tr w:rsidR="00BE208D" w:rsidRPr="00BE208D" w14:paraId="26394C15"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E4493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07E5D7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1700</w:t>
            </w:r>
          </w:p>
        </w:tc>
        <w:tc>
          <w:tcPr>
            <w:tcW w:w="992" w:type="dxa"/>
            <w:tcBorders>
              <w:top w:val="nil"/>
              <w:left w:val="nil"/>
              <w:bottom w:val="single" w:sz="4" w:space="0" w:color="auto"/>
              <w:right w:val="single" w:sz="4" w:space="0" w:color="auto"/>
            </w:tcBorders>
            <w:shd w:val="clear" w:color="auto" w:fill="auto"/>
            <w:noWrap/>
            <w:vAlign w:val="center"/>
            <w:hideMark/>
          </w:tcPr>
          <w:p w14:paraId="1791579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92</w:t>
            </w:r>
          </w:p>
        </w:tc>
        <w:tc>
          <w:tcPr>
            <w:tcW w:w="1134" w:type="dxa"/>
            <w:tcBorders>
              <w:top w:val="nil"/>
              <w:left w:val="nil"/>
              <w:bottom w:val="single" w:sz="4" w:space="0" w:color="auto"/>
              <w:right w:val="single" w:sz="4" w:space="0" w:color="auto"/>
            </w:tcBorders>
            <w:shd w:val="clear" w:color="auto" w:fill="auto"/>
            <w:noWrap/>
            <w:vAlign w:val="center"/>
            <w:hideMark/>
          </w:tcPr>
          <w:p w14:paraId="3DD9A94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23FBA7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856" w:type="dxa"/>
            <w:tcBorders>
              <w:top w:val="nil"/>
              <w:left w:val="nil"/>
              <w:bottom w:val="single" w:sz="4" w:space="0" w:color="auto"/>
              <w:right w:val="single" w:sz="4" w:space="0" w:color="auto"/>
            </w:tcBorders>
            <w:shd w:val="clear" w:color="auto" w:fill="auto"/>
            <w:noWrap/>
            <w:vAlign w:val="center"/>
            <w:hideMark/>
          </w:tcPr>
          <w:p w14:paraId="41E177D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01BF62A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80</w:t>
            </w:r>
          </w:p>
        </w:tc>
      </w:tr>
      <w:tr w:rsidR="00BE208D" w:rsidRPr="00BE208D" w14:paraId="73A954EC"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F28952C"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09" w:type="dxa"/>
            <w:tcBorders>
              <w:top w:val="nil"/>
              <w:left w:val="nil"/>
              <w:bottom w:val="single" w:sz="4" w:space="0" w:color="auto"/>
              <w:right w:val="single" w:sz="4" w:space="0" w:color="auto"/>
            </w:tcBorders>
            <w:shd w:val="clear" w:color="auto" w:fill="auto"/>
            <w:noWrap/>
            <w:vAlign w:val="center"/>
            <w:hideMark/>
          </w:tcPr>
          <w:p w14:paraId="52EFBE2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700</w:t>
            </w:r>
          </w:p>
        </w:tc>
        <w:tc>
          <w:tcPr>
            <w:tcW w:w="992" w:type="dxa"/>
            <w:tcBorders>
              <w:top w:val="nil"/>
              <w:left w:val="nil"/>
              <w:bottom w:val="single" w:sz="4" w:space="0" w:color="auto"/>
              <w:right w:val="single" w:sz="4" w:space="0" w:color="auto"/>
            </w:tcBorders>
            <w:shd w:val="clear" w:color="auto" w:fill="auto"/>
            <w:noWrap/>
            <w:vAlign w:val="center"/>
            <w:hideMark/>
          </w:tcPr>
          <w:p w14:paraId="525DEF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42</w:t>
            </w:r>
          </w:p>
        </w:tc>
        <w:tc>
          <w:tcPr>
            <w:tcW w:w="1134" w:type="dxa"/>
            <w:tcBorders>
              <w:top w:val="nil"/>
              <w:left w:val="nil"/>
              <w:bottom w:val="single" w:sz="4" w:space="0" w:color="auto"/>
              <w:right w:val="single" w:sz="4" w:space="0" w:color="auto"/>
            </w:tcBorders>
            <w:shd w:val="clear" w:color="auto" w:fill="auto"/>
            <w:noWrap/>
            <w:vAlign w:val="center"/>
            <w:hideMark/>
          </w:tcPr>
          <w:p w14:paraId="78BF90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80C70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w:t>
            </w:r>
          </w:p>
        </w:tc>
        <w:tc>
          <w:tcPr>
            <w:tcW w:w="856" w:type="dxa"/>
            <w:tcBorders>
              <w:top w:val="nil"/>
              <w:left w:val="nil"/>
              <w:bottom w:val="single" w:sz="4" w:space="0" w:color="auto"/>
              <w:right w:val="single" w:sz="4" w:space="0" w:color="auto"/>
            </w:tcBorders>
            <w:shd w:val="clear" w:color="auto" w:fill="auto"/>
            <w:noWrap/>
            <w:vAlign w:val="center"/>
            <w:hideMark/>
          </w:tcPr>
          <w:p w14:paraId="4050A58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w:t>
            </w:r>
          </w:p>
        </w:tc>
        <w:tc>
          <w:tcPr>
            <w:tcW w:w="1013" w:type="dxa"/>
            <w:tcBorders>
              <w:top w:val="nil"/>
              <w:left w:val="nil"/>
              <w:bottom w:val="single" w:sz="4" w:space="0" w:color="auto"/>
              <w:right w:val="single" w:sz="4" w:space="0" w:color="auto"/>
            </w:tcBorders>
            <w:shd w:val="clear" w:color="auto" w:fill="auto"/>
            <w:noWrap/>
            <w:vAlign w:val="center"/>
            <w:hideMark/>
          </w:tcPr>
          <w:p w14:paraId="70EA9D8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33</w:t>
            </w:r>
          </w:p>
        </w:tc>
      </w:tr>
    </w:tbl>
    <w:p w14:paraId="15A88767" w14:textId="77777777" w:rsidR="007A4BA2" w:rsidRPr="003B3C99" w:rsidRDefault="007A4BA2" w:rsidP="00C52596">
      <w:pPr>
        <w:pStyle w:val="BPDPNormln"/>
        <w:ind w:firstLine="0"/>
      </w:pPr>
    </w:p>
    <w:p w14:paraId="7D5F3130" w14:textId="692ADB61" w:rsidR="009A5AFE" w:rsidRDefault="000E41AC" w:rsidP="000E41AC">
      <w:pPr>
        <w:pStyle w:val="BPDPNormln"/>
        <w:ind w:firstLine="0"/>
      </w:pPr>
      <w:r>
        <w:t xml:space="preserve">Nejprve </w:t>
      </w:r>
      <w:r w:rsidR="00A32A93">
        <w:t>jsou</w:t>
      </w:r>
      <w:r w:rsidR="00676EA5">
        <w:t xml:space="preserve"> data vložena</w:t>
      </w:r>
      <w:r>
        <w:t xml:space="preserve"> do matice vstupních dat</w:t>
      </w:r>
      <w:r w:rsidR="00A32A93">
        <w:t xml:space="preserve"> a</w:t>
      </w:r>
      <w:r>
        <w:t xml:space="preserve"> následně vypočteny průměry jednotlivých </w:t>
      </w:r>
      <w:r w:rsidR="00280066">
        <w:t>parametrů</w:t>
      </w:r>
      <w:r w:rsidR="00A32A93">
        <w:t>.</w:t>
      </w:r>
      <w:r w:rsidR="004006DB">
        <w:t xml:space="preserve"> </w:t>
      </w:r>
      <w:r w:rsidR="004006DB">
        <w:fldChar w:fldCharType="begin"/>
      </w:r>
      <w:r w:rsidR="004006DB">
        <w:instrText xml:space="preserve"> REF _Ref32489285 \h </w:instrText>
      </w:r>
      <w:r w:rsidR="004006DB">
        <w:fldChar w:fldCharType="separate"/>
      </w:r>
      <w:r w:rsidR="003C1DEC">
        <w:t>(</w:t>
      </w:r>
      <w:r w:rsidR="003C1DEC">
        <w:rPr>
          <w:noProof/>
        </w:rPr>
        <w:t>4</w:t>
      </w:r>
      <w:r w:rsidR="003C1DEC">
        <w:t>.</w:t>
      </w:r>
      <w:r w:rsidR="003C1DEC">
        <w:rPr>
          <w:noProof/>
        </w:rPr>
        <w:t>4</w:t>
      </w:r>
      <w:r w:rsidR="003C1DEC">
        <w:t>)</w:t>
      </w:r>
      <w:r w:rsidR="004006DB">
        <w:fldChar w:fldCharType="end"/>
      </w:r>
      <w:r w:rsidR="004006DB">
        <w:t xml:space="preserve"> </w:t>
      </w:r>
      <w:r>
        <w:t xml:space="preserve"> </w:t>
      </w:r>
      <w:r w:rsidR="00A32A93">
        <w:t>P</w:t>
      </w:r>
      <w:r>
        <w:t xml:space="preserve">omocí nich </w:t>
      </w:r>
      <w:r w:rsidR="00A32A93">
        <w:t xml:space="preserve">je </w:t>
      </w:r>
      <w:r>
        <w:t>vypočtena centrovaná matice.</w:t>
      </w:r>
      <w:r w:rsidR="004006DB">
        <w:t xml:space="preserve"> </w:t>
      </w:r>
      <w:r w:rsidR="004006DB">
        <w:fldChar w:fldCharType="begin"/>
      </w:r>
      <w:r w:rsidR="004006DB">
        <w:instrText xml:space="preserve"> REF _Ref32587789 \h </w:instrText>
      </w:r>
      <w:r w:rsidR="004006DB">
        <w:fldChar w:fldCharType="separate"/>
      </w:r>
      <w:r w:rsidR="003C1DEC">
        <w:t>(</w:t>
      </w:r>
      <w:r w:rsidR="003C1DEC">
        <w:rPr>
          <w:noProof/>
        </w:rPr>
        <w:t>4</w:t>
      </w:r>
      <w:r w:rsidR="003C1DEC">
        <w:t>.</w:t>
      </w:r>
      <w:r w:rsidR="003C1DEC">
        <w:rPr>
          <w:noProof/>
        </w:rPr>
        <w:t>5</w:t>
      </w:r>
      <w:r w:rsidR="003C1DEC">
        <w:t>)</w:t>
      </w:r>
      <w:r w:rsidR="004006DB">
        <w:fldChar w:fldCharType="end"/>
      </w:r>
      <w:r>
        <w:t xml:space="preserve"> Na</w:t>
      </w:r>
      <w:r w:rsidR="009932D7">
        <w:t> </w:t>
      </w:r>
      <w:r>
        <w:t xml:space="preserve">obrázku </w:t>
      </w:r>
      <w:r w:rsidR="00A32A93">
        <w:t>(</w:t>
      </w:r>
      <w:r w:rsidR="00A32A93" w:rsidRPr="00A32A93">
        <w:fldChar w:fldCharType="begin"/>
      </w:r>
      <w:r w:rsidR="00A32A93" w:rsidRPr="00A32A93">
        <w:instrText xml:space="preserve"> REF _Ref32693503 \h  \* MERGEFORMAT </w:instrText>
      </w:r>
      <w:r w:rsidR="00A32A93" w:rsidRPr="00A32A93">
        <w:fldChar w:fldCharType="separate"/>
      </w:r>
      <w:r w:rsidR="003C1DEC" w:rsidRPr="000E41AC">
        <w:t xml:space="preserve">Obr. </w:t>
      </w:r>
      <w:r w:rsidR="003C1DEC" w:rsidRPr="003C1DEC">
        <w:rPr>
          <w:noProof/>
        </w:rPr>
        <w:t>4</w:t>
      </w:r>
      <w:r w:rsidR="003C1DEC">
        <w:t>.</w:t>
      </w:r>
      <w:r w:rsidR="003C1DEC" w:rsidRPr="003C1DEC">
        <w:rPr>
          <w:noProof/>
        </w:rPr>
        <w:t>5</w:t>
      </w:r>
      <w:r w:rsidR="00A32A93" w:rsidRPr="00A32A93">
        <w:fldChar w:fldCharType="end"/>
      </w:r>
      <w:r>
        <w:t xml:space="preserve">) jsou vidět centrované hodnoty pro </w:t>
      </w:r>
      <w:r w:rsidR="00A61C19">
        <w:t>Cenu a Citlivost</w:t>
      </w:r>
      <w:r>
        <w:t>.</w:t>
      </w:r>
    </w:p>
    <w:p w14:paraId="47EEF62C" w14:textId="77777777" w:rsidR="000E41AC" w:rsidRDefault="000E41AC" w:rsidP="000E41AC">
      <w:pPr>
        <w:pStyle w:val="BPDPNormln"/>
        <w:ind w:firstLine="0"/>
      </w:pPr>
    </w:p>
    <w:p w14:paraId="3566DA04" w14:textId="067EF699" w:rsidR="000E41AC" w:rsidRDefault="00BE208D" w:rsidP="000E41AC">
      <w:pPr>
        <w:pStyle w:val="BPDPNormln"/>
        <w:keepNext/>
        <w:ind w:firstLine="0"/>
        <w:jc w:val="center"/>
      </w:pPr>
      <w:r>
        <w:rPr>
          <w:noProof/>
        </w:rPr>
        <w:lastRenderedPageBreak/>
        <w:drawing>
          <wp:inline distT="0" distB="0" distL="0" distR="0" wp14:anchorId="4FC6FE02" wp14:editId="3DB37254">
            <wp:extent cx="4323559" cy="3240000"/>
            <wp:effectExtent l="0" t="0" r="127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kla_centrovana.emf"/>
                    <pic:cNvPicPr/>
                  </pic:nvPicPr>
                  <pic:blipFill>
                    <a:blip r:embed="rId2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5C691BC" w14:textId="3EAA7000" w:rsidR="000E41AC" w:rsidRPr="000E41AC" w:rsidRDefault="000E41AC" w:rsidP="000E41AC">
      <w:pPr>
        <w:pStyle w:val="Titulek"/>
        <w:jc w:val="center"/>
        <w:rPr>
          <w:b w:val="0"/>
        </w:rPr>
      </w:pPr>
      <w:bookmarkStart w:id="169" w:name="_Ref32693503"/>
      <w:bookmarkStart w:id="170" w:name="_Toc41248090"/>
      <w:r w:rsidRPr="000E41A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5</w:t>
      </w:r>
      <w:r w:rsidR="00E73D21">
        <w:rPr>
          <w:b w:val="0"/>
        </w:rPr>
        <w:fldChar w:fldCharType="end"/>
      </w:r>
      <w:bookmarkEnd w:id="169"/>
      <w:r w:rsidRPr="000E41AC">
        <w:rPr>
          <w:b w:val="0"/>
        </w:rPr>
        <w:t xml:space="preserve">: Centrované hodnoty pro </w:t>
      </w:r>
      <w:r w:rsidR="00BE208D">
        <w:rPr>
          <w:b w:val="0"/>
        </w:rPr>
        <w:t>Cenu</w:t>
      </w:r>
      <w:r w:rsidRPr="000E41AC">
        <w:rPr>
          <w:b w:val="0"/>
        </w:rPr>
        <w:t xml:space="preserve"> a </w:t>
      </w:r>
      <w:r w:rsidR="00BE208D">
        <w:rPr>
          <w:b w:val="0"/>
        </w:rPr>
        <w:t>Citlivost</w:t>
      </w:r>
      <w:r w:rsidR="00A61C19">
        <w:rPr>
          <w:b w:val="0"/>
        </w:rPr>
        <w:t xml:space="preserve"> (červené křížky zobrazují jednotlivé typy sluchátek v prostoru prvních dvou parametrů)</w:t>
      </w:r>
      <w:bookmarkEnd w:id="170"/>
    </w:p>
    <w:p w14:paraId="6DD1C1AB" w14:textId="1673D297" w:rsidR="003822DC" w:rsidRDefault="00A32A93" w:rsidP="00A32A93">
      <w:pPr>
        <w:pStyle w:val="BPDPNormln"/>
        <w:ind w:firstLine="0"/>
      </w:pPr>
      <w:r>
        <w:t xml:space="preserve">Dále se vypočte </w:t>
      </w:r>
      <w:proofErr w:type="spellStart"/>
      <w:r>
        <w:t>kovarianční</w:t>
      </w:r>
      <w:proofErr w:type="spellEnd"/>
      <w:r>
        <w:t xml:space="preserve"> matice</w:t>
      </w:r>
      <w:r w:rsidR="004006DB">
        <w:t xml:space="preserve"> </w:t>
      </w:r>
      <w:r w:rsidR="004006DB">
        <w:fldChar w:fldCharType="begin"/>
      </w:r>
      <w:r w:rsidR="004006DB">
        <w:instrText xml:space="preserve"> REF _Ref32494744 \h </w:instrText>
      </w:r>
      <w:r w:rsidR="004006DB">
        <w:fldChar w:fldCharType="separate"/>
      </w:r>
      <w:r w:rsidR="003C1DEC">
        <w:t>(</w:t>
      </w:r>
      <w:r w:rsidR="003C1DEC">
        <w:rPr>
          <w:noProof/>
        </w:rPr>
        <w:t>4</w:t>
      </w:r>
      <w:r w:rsidR="003C1DEC">
        <w:t>.</w:t>
      </w:r>
      <w:r w:rsidR="003C1DEC">
        <w:rPr>
          <w:noProof/>
        </w:rPr>
        <w:t>6</w:t>
      </w:r>
      <w:r w:rsidR="003C1DEC">
        <w:t>)</w:t>
      </w:r>
      <w:r w:rsidR="004006DB">
        <w:fldChar w:fldCharType="end"/>
      </w:r>
      <w:r>
        <w:t xml:space="preserve">, ze které jsou získány vlastní vektory a vlastní hodnoty, tedy hlavní komponenty a jejich váhy. </w:t>
      </w:r>
    </w:p>
    <w:p w14:paraId="22FFBE4D" w14:textId="77777777" w:rsidR="00D10357" w:rsidRDefault="00D10357" w:rsidP="00A32A93">
      <w:pPr>
        <w:pStyle w:val="BPDPNormln"/>
        <w:ind w:firstLine="0"/>
      </w:pPr>
    </w:p>
    <w:p w14:paraId="48344925" w14:textId="78BD1016" w:rsidR="00830CCB" w:rsidRPr="00830CCB" w:rsidRDefault="00830CCB" w:rsidP="00830CCB">
      <w:pPr>
        <w:pStyle w:val="Titulek"/>
        <w:keepNext/>
        <w:jc w:val="center"/>
        <w:rPr>
          <w:b w:val="0"/>
        </w:rPr>
      </w:pPr>
      <w:bookmarkStart w:id="171" w:name="_Toc41248119"/>
      <w:r w:rsidRPr="00830CCB">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3C1DEC">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3C1DEC">
        <w:rPr>
          <w:b w:val="0"/>
          <w:noProof/>
        </w:rPr>
        <w:t>2</w:t>
      </w:r>
      <w:r w:rsidR="00982B7F">
        <w:rPr>
          <w:b w:val="0"/>
        </w:rPr>
        <w:fldChar w:fldCharType="end"/>
      </w:r>
      <w:r w:rsidR="00D66706">
        <w:rPr>
          <w:b w:val="0"/>
        </w:rPr>
        <w:t>:</w:t>
      </w:r>
      <w:r w:rsidRPr="00830CCB">
        <w:rPr>
          <w:b w:val="0"/>
        </w:rPr>
        <w:t xml:space="preserve"> Tabulka hodnot vlastních čísel</w:t>
      </w:r>
      <w:bookmarkEnd w:id="171"/>
    </w:p>
    <w:tbl>
      <w:tblPr>
        <w:tblStyle w:val="Mkatabulky"/>
        <w:tblW w:w="0" w:type="auto"/>
        <w:jc w:val="center"/>
        <w:tblLook w:val="04A0" w:firstRow="1" w:lastRow="0" w:firstColumn="1" w:lastColumn="0" w:noHBand="0" w:noVBand="1"/>
      </w:tblPr>
      <w:tblGrid>
        <w:gridCol w:w="2268"/>
        <w:gridCol w:w="1985"/>
        <w:gridCol w:w="1985"/>
      </w:tblGrid>
      <w:tr w:rsidR="00830CCB" w14:paraId="01C294A2" w14:textId="77777777" w:rsidTr="00112CCD">
        <w:trPr>
          <w:jc w:val="center"/>
        </w:trPr>
        <w:tc>
          <w:tcPr>
            <w:tcW w:w="2268" w:type="dxa"/>
          </w:tcPr>
          <w:p w14:paraId="18E6DAA0" w14:textId="53268D7B" w:rsidR="00830CCB" w:rsidRDefault="00112CCD" w:rsidP="00112CCD">
            <w:pPr>
              <w:pStyle w:val="BPDPNormln"/>
              <w:ind w:firstLine="0"/>
              <w:jc w:val="center"/>
            </w:pPr>
            <w:r>
              <w:t>Hlavní komponenta</w:t>
            </w:r>
          </w:p>
        </w:tc>
        <w:tc>
          <w:tcPr>
            <w:tcW w:w="1985" w:type="dxa"/>
          </w:tcPr>
          <w:p w14:paraId="6B5DD8DB" w14:textId="77777777" w:rsidR="00830CCB" w:rsidRPr="00830CCB" w:rsidRDefault="00830CCB" w:rsidP="00112CCD">
            <w:pPr>
              <w:pStyle w:val="BPDPNormln"/>
              <w:ind w:firstLine="0"/>
              <w:jc w:val="center"/>
            </w:pPr>
            <w:r>
              <w:t xml:space="preserve">Vlastní číslo </w:t>
            </w:r>
            <w:proofErr w:type="spellStart"/>
            <w:r>
              <w:rPr>
                <w:rFonts w:ascii="Georgia" w:hAnsi="Georgia"/>
              </w:rPr>
              <w:t>λ</w:t>
            </w:r>
            <w:r>
              <w:rPr>
                <w:vertAlign w:val="subscript"/>
              </w:rPr>
              <w:t>i</w:t>
            </w:r>
            <w:proofErr w:type="spellEnd"/>
            <w:r w:rsidRPr="00112CCD">
              <w:t xml:space="preserve"> </w:t>
            </w:r>
            <w:r>
              <w:t>[-]</w:t>
            </w:r>
          </w:p>
        </w:tc>
        <w:tc>
          <w:tcPr>
            <w:tcW w:w="1985" w:type="dxa"/>
          </w:tcPr>
          <w:p w14:paraId="0A553443" w14:textId="77777777" w:rsidR="00830CCB" w:rsidRDefault="00830CCB" w:rsidP="00112CCD">
            <w:pPr>
              <w:pStyle w:val="BPDPNormln"/>
              <w:ind w:firstLine="0"/>
              <w:jc w:val="center"/>
            </w:pPr>
            <w:r>
              <w:t>Vlastní číslo [%]</w:t>
            </w:r>
          </w:p>
        </w:tc>
      </w:tr>
      <w:tr w:rsidR="00830CCB" w14:paraId="0ED3E8AF" w14:textId="77777777" w:rsidTr="00112CCD">
        <w:trPr>
          <w:jc w:val="center"/>
        </w:trPr>
        <w:tc>
          <w:tcPr>
            <w:tcW w:w="2268" w:type="dxa"/>
          </w:tcPr>
          <w:p w14:paraId="20CCB75C" w14:textId="53278290" w:rsidR="00830CCB" w:rsidRDefault="00112CCD" w:rsidP="00830CCB">
            <w:pPr>
              <w:pStyle w:val="BPDPNormln"/>
              <w:ind w:firstLine="0"/>
              <w:jc w:val="center"/>
            </w:pPr>
            <w:r>
              <w:t>PC</w:t>
            </w:r>
            <w:r w:rsidR="00830CCB">
              <w:t>1</w:t>
            </w:r>
          </w:p>
        </w:tc>
        <w:tc>
          <w:tcPr>
            <w:tcW w:w="1985" w:type="dxa"/>
          </w:tcPr>
          <w:p w14:paraId="68A31A37" w14:textId="663105B9" w:rsidR="00830CCB" w:rsidRPr="00830CCB" w:rsidRDefault="0065749E" w:rsidP="00830CCB">
            <w:pPr>
              <w:pStyle w:val="BPDPNormln"/>
              <w:ind w:firstLine="0"/>
              <w:jc w:val="center"/>
              <w:rPr>
                <w:vertAlign w:val="superscript"/>
              </w:rPr>
            </w:pPr>
            <w:r>
              <w:t>7,946</w:t>
            </w:r>
            <w:r w:rsidR="00830CCB">
              <w:t xml:space="preserve"> </w:t>
            </w:r>
            <w:r w:rsidR="00830CCB" w:rsidRPr="00830CCB">
              <w:t>∙</w:t>
            </w:r>
            <w:r w:rsidR="00830CCB">
              <w:t xml:space="preserve"> 10</w:t>
            </w:r>
            <w:r>
              <w:rPr>
                <w:vertAlign w:val="superscript"/>
              </w:rPr>
              <w:t>6</w:t>
            </w:r>
          </w:p>
        </w:tc>
        <w:tc>
          <w:tcPr>
            <w:tcW w:w="1985" w:type="dxa"/>
          </w:tcPr>
          <w:p w14:paraId="54319FFF" w14:textId="1728F9D1" w:rsidR="00830CCB" w:rsidRDefault="0065749E" w:rsidP="00830CCB">
            <w:pPr>
              <w:pStyle w:val="BPDPNormln"/>
              <w:ind w:firstLine="0"/>
              <w:jc w:val="center"/>
            </w:pPr>
            <w:r>
              <w:t>99,89</w:t>
            </w:r>
          </w:p>
        </w:tc>
      </w:tr>
      <w:tr w:rsidR="00830CCB" w14:paraId="656820CC" w14:textId="77777777" w:rsidTr="00112CCD">
        <w:trPr>
          <w:jc w:val="center"/>
        </w:trPr>
        <w:tc>
          <w:tcPr>
            <w:tcW w:w="2268" w:type="dxa"/>
          </w:tcPr>
          <w:p w14:paraId="72923C64" w14:textId="0990C7AF" w:rsidR="00830CCB" w:rsidRDefault="00112CCD" w:rsidP="00830CCB">
            <w:pPr>
              <w:pStyle w:val="BPDPNormln"/>
              <w:ind w:firstLine="0"/>
              <w:jc w:val="center"/>
            </w:pPr>
            <w:r>
              <w:t>PC</w:t>
            </w:r>
            <w:r w:rsidR="00830CCB">
              <w:t>2</w:t>
            </w:r>
          </w:p>
        </w:tc>
        <w:tc>
          <w:tcPr>
            <w:tcW w:w="1985" w:type="dxa"/>
          </w:tcPr>
          <w:p w14:paraId="6F23B8B8" w14:textId="216B6165" w:rsidR="00830CCB" w:rsidRPr="00830CCB" w:rsidRDefault="0065749E" w:rsidP="00830CCB">
            <w:pPr>
              <w:pStyle w:val="BPDPNormln"/>
              <w:ind w:firstLine="0"/>
              <w:jc w:val="center"/>
              <w:rPr>
                <w:vertAlign w:val="superscript"/>
              </w:rPr>
            </w:pPr>
            <w:r>
              <w:t>6,824</w:t>
            </w:r>
            <w:r w:rsidR="00830CCB">
              <w:t xml:space="preserve"> </w:t>
            </w:r>
            <w:r w:rsidR="00830CCB" w:rsidRPr="00830CCB">
              <w:t>∙</w:t>
            </w:r>
            <w:r w:rsidR="00830CCB">
              <w:t xml:space="preserve"> 10</w:t>
            </w:r>
            <w:r>
              <w:rPr>
                <w:vertAlign w:val="superscript"/>
              </w:rPr>
              <w:t>3</w:t>
            </w:r>
          </w:p>
        </w:tc>
        <w:tc>
          <w:tcPr>
            <w:tcW w:w="1985" w:type="dxa"/>
          </w:tcPr>
          <w:p w14:paraId="4872565E" w14:textId="60791010" w:rsidR="00830CCB" w:rsidRDefault="0065749E" w:rsidP="00830CCB">
            <w:pPr>
              <w:pStyle w:val="BPDPNormln"/>
              <w:ind w:firstLine="0"/>
              <w:jc w:val="center"/>
            </w:pPr>
            <w:r>
              <w:t>0,086</w:t>
            </w:r>
          </w:p>
        </w:tc>
      </w:tr>
      <w:tr w:rsidR="00830CCB" w14:paraId="3C6E944E" w14:textId="77777777" w:rsidTr="00112CCD">
        <w:trPr>
          <w:jc w:val="center"/>
        </w:trPr>
        <w:tc>
          <w:tcPr>
            <w:tcW w:w="2268" w:type="dxa"/>
          </w:tcPr>
          <w:p w14:paraId="66BF2B57" w14:textId="1DCA1E77" w:rsidR="00830CCB" w:rsidRDefault="00112CCD" w:rsidP="00830CCB">
            <w:pPr>
              <w:pStyle w:val="BPDPNormln"/>
              <w:ind w:firstLine="0"/>
              <w:jc w:val="center"/>
            </w:pPr>
            <w:r>
              <w:t>PC</w:t>
            </w:r>
            <w:r w:rsidR="00830CCB">
              <w:t>3</w:t>
            </w:r>
          </w:p>
        </w:tc>
        <w:tc>
          <w:tcPr>
            <w:tcW w:w="1985" w:type="dxa"/>
          </w:tcPr>
          <w:p w14:paraId="4EEEA4C3" w14:textId="575A192B" w:rsidR="00830CCB" w:rsidRPr="00830CCB" w:rsidRDefault="0065749E" w:rsidP="00830CCB">
            <w:pPr>
              <w:pStyle w:val="BPDPNormln"/>
              <w:ind w:firstLine="0"/>
              <w:jc w:val="center"/>
              <w:rPr>
                <w:vertAlign w:val="superscript"/>
              </w:rPr>
            </w:pPr>
            <w:r>
              <w:t>1,516</w:t>
            </w:r>
            <w:r w:rsidR="00830CCB" w:rsidRPr="00830CCB">
              <w:t>∙</w:t>
            </w:r>
            <w:r w:rsidR="00830CCB">
              <w:t xml:space="preserve"> 10</w:t>
            </w:r>
            <w:r w:rsidR="00830CCB">
              <w:rPr>
                <w:vertAlign w:val="superscript"/>
              </w:rPr>
              <w:t>3</w:t>
            </w:r>
          </w:p>
        </w:tc>
        <w:tc>
          <w:tcPr>
            <w:tcW w:w="1985" w:type="dxa"/>
          </w:tcPr>
          <w:p w14:paraId="3433A5DB" w14:textId="1F6A1E6A" w:rsidR="00830CCB" w:rsidRDefault="0065749E" w:rsidP="00830CCB">
            <w:pPr>
              <w:pStyle w:val="BPDPNormln"/>
              <w:ind w:firstLine="0"/>
              <w:jc w:val="center"/>
            </w:pPr>
            <w:r>
              <w:t>0,019</w:t>
            </w:r>
          </w:p>
        </w:tc>
      </w:tr>
      <w:tr w:rsidR="00830CCB" w14:paraId="7B770BFD" w14:textId="77777777" w:rsidTr="00112CCD">
        <w:trPr>
          <w:jc w:val="center"/>
        </w:trPr>
        <w:tc>
          <w:tcPr>
            <w:tcW w:w="2268" w:type="dxa"/>
          </w:tcPr>
          <w:p w14:paraId="793C54B1" w14:textId="7F57789B" w:rsidR="00830CCB" w:rsidRDefault="00112CCD" w:rsidP="00830CCB">
            <w:pPr>
              <w:pStyle w:val="BPDPNormln"/>
              <w:ind w:firstLine="0"/>
              <w:jc w:val="center"/>
            </w:pPr>
            <w:r>
              <w:t>PC</w:t>
            </w:r>
            <w:r w:rsidR="00830CCB">
              <w:t>4</w:t>
            </w:r>
          </w:p>
        </w:tc>
        <w:tc>
          <w:tcPr>
            <w:tcW w:w="1985" w:type="dxa"/>
          </w:tcPr>
          <w:p w14:paraId="1A89FAC5" w14:textId="1FC3DB5A" w:rsidR="00830CCB" w:rsidRPr="00830CCB" w:rsidRDefault="0065749E" w:rsidP="00830CCB">
            <w:pPr>
              <w:pStyle w:val="BPDPNormln"/>
              <w:ind w:firstLine="0"/>
              <w:jc w:val="center"/>
            </w:pPr>
            <w:r>
              <w:t>9,005</w:t>
            </w:r>
            <w:r w:rsidR="00830CCB">
              <w:t xml:space="preserve"> </w:t>
            </w:r>
            <w:r w:rsidR="00830CCB" w:rsidRPr="00830CCB">
              <w:t>∙</w:t>
            </w:r>
            <w:r w:rsidR="00830CCB">
              <w:t xml:space="preserve"> 10</w:t>
            </w:r>
            <w:r>
              <w:rPr>
                <w:vertAlign w:val="superscript"/>
              </w:rPr>
              <w:t>1</w:t>
            </w:r>
          </w:p>
        </w:tc>
        <w:tc>
          <w:tcPr>
            <w:tcW w:w="1985" w:type="dxa"/>
          </w:tcPr>
          <w:p w14:paraId="3A6623C5" w14:textId="173E932F" w:rsidR="00830CCB" w:rsidRDefault="00830CCB" w:rsidP="00830CCB">
            <w:pPr>
              <w:pStyle w:val="BPDPNormln"/>
              <w:ind w:firstLine="0"/>
              <w:jc w:val="center"/>
            </w:pPr>
            <w:r>
              <w:t>0</w:t>
            </w:r>
            <w:r w:rsidR="0065749E">
              <w:t>,00</w:t>
            </w:r>
            <w:r>
              <w:t>1</w:t>
            </w:r>
          </w:p>
        </w:tc>
      </w:tr>
      <w:tr w:rsidR="0065749E" w14:paraId="7A0493ED" w14:textId="77777777" w:rsidTr="00112CCD">
        <w:trPr>
          <w:jc w:val="center"/>
        </w:trPr>
        <w:tc>
          <w:tcPr>
            <w:tcW w:w="2268" w:type="dxa"/>
          </w:tcPr>
          <w:p w14:paraId="7F6CF2E3" w14:textId="0B3701A2" w:rsidR="0065749E" w:rsidRDefault="0065749E" w:rsidP="00830CCB">
            <w:pPr>
              <w:pStyle w:val="BPDPNormln"/>
              <w:ind w:firstLine="0"/>
              <w:jc w:val="center"/>
            </w:pPr>
            <w:r>
              <w:t>PC5</w:t>
            </w:r>
          </w:p>
        </w:tc>
        <w:tc>
          <w:tcPr>
            <w:tcW w:w="1985" w:type="dxa"/>
          </w:tcPr>
          <w:p w14:paraId="11AEF57D" w14:textId="79F9A82F" w:rsidR="0065749E" w:rsidRDefault="0065749E" w:rsidP="00830CCB">
            <w:pPr>
              <w:pStyle w:val="BPDPNormln"/>
              <w:ind w:firstLine="0"/>
              <w:jc w:val="center"/>
            </w:pPr>
            <w:r>
              <w:t>9,978</w:t>
            </w:r>
          </w:p>
        </w:tc>
        <w:tc>
          <w:tcPr>
            <w:tcW w:w="1985" w:type="dxa"/>
          </w:tcPr>
          <w:p w14:paraId="000C7C2E" w14:textId="62F0E987" w:rsidR="0065749E" w:rsidRDefault="0065749E" w:rsidP="00830CCB">
            <w:pPr>
              <w:pStyle w:val="BPDPNormln"/>
              <w:ind w:firstLine="0"/>
              <w:jc w:val="center"/>
            </w:pPr>
            <w:r>
              <w:t xml:space="preserve">1,255 </w:t>
            </w:r>
            <w:r w:rsidRPr="00830CCB">
              <w:t>∙</w:t>
            </w:r>
            <w:r>
              <w:t xml:space="preserve"> 10</w:t>
            </w:r>
            <w:r w:rsidRPr="0065749E">
              <w:rPr>
                <w:vertAlign w:val="superscript"/>
              </w:rPr>
              <w:t>-4</w:t>
            </w:r>
          </w:p>
        </w:tc>
      </w:tr>
      <w:tr w:rsidR="0065749E" w14:paraId="33CCB4E9" w14:textId="77777777" w:rsidTr="00112CCD">
        <w:trPr>
          <w:jc w:val="center"/>
        </w:trPr>
        <w:tc>
          <w:tcPr>
            <w:tcW w:w="2268" w:type="dxa"/>
          </w:tcPr>
          <w:p w14:paraId="702CCCCD" w14:textId="7924D9B9" w:rsidR="0065749E" w:rsidRDefault="0065749E" w:rsidP="00830CCB">
            <w:pPr>
              <w:pStyle w:val="BPDPNormln"/>
              <w:ind w:firstLine="0"/>
              <w:jc w:val="center"/>
            </w:pPr>
            <w:r>
              <w:t>PC6</w:t>
            </w:r>
          </w:p>
        </w:tc>
        <w:tc>
          <w:tcPr>
            <w:tcW w:w="1985" w:type="dxa"/>
          </w:tcPr>
          <w:p w14:paraId="01B9D3DB" w14:textId="784C59AF" w:rsidR="0065749E" w:rsidRDefault="0065749E" w:rsidP="00830CCB">
            <w:pPr>
              <w:pStyle w:val="BPDPNormln"/>
              <w:ind w:firstLine="0"/>
              <w:jc w:val="center"/>
            </w:pPr>
            <w:r>
              <w:t>0,126</w:t>
            </w:r>
          </w:p>
        </w:tc>
        <w:tc>
          <w:tcPr>
            <w:tcW w:w="1985" w:type="dxa"/>
          </w:tcPr>
          <w:p w14:paraId="510123F1" w14:textId="30C88AF3" w:rsidR="0065749E" w:rsidRDefault="0065749E" w:rsidP="00830CCB">
            <w:pPr>
              <w:pStyle w:val="BPDPNormln"/>
              <w:ind w:firstLine="0"/>
              <w:jc w:val="center"/>
            </w:pPr>
            <w:r>
              <w:t xml:space="preserve">1,578 </w:t>
            </w:r>
            <w:r w:rsidRPr="00830CCB">
              <w:t>∙</w:t>
            </w:r>
            <w:r>
              <w:t xml:space="preserve"> 10</w:t>
            </w:r>
            <w:r w:rsidRPr="0065749E">
              <w:rPr>
                <w:vertAlign w:val="superscript"/>
              </w:rPr>
              <w:t>-6</w:t>
            </w:r>
          </w:p>
        </w:tc>
      </w:tr>
    </w:tbl>
    <w:p w14:paraId="2113D76E" w14:textId="77777777" w:rsidR="003822DC" w:rsidRDefault="003822DC" w:rsidP="00A32A93">
      <w:pPr>
        <w:pStyle w:val="BPDPNormln"/>
        <w:ind w:firstLine="0"/>
      </w:pPr>
    </w:p>
    <w:p w14:paraId="113C6DCE" w14:textId="506E1A8F" w:rsidR="009A5AFE" w:rsidRDefault="00112CCD" w:rsidP="00A32A93">
      <w:pPr>
        <w:pStyle w:val="BPDPNormln"/>
        <w:ind w:firstLine="0"/>
      </w:pPr>
      <w:r>
        <w:t xml:space="preserve">Vlastní čísla slouží k </w:t>
      </w:r>
      <w:r w:rsidR="00A32A93">
        <w:t>urč</w:t>
      </w:r>
      <w:r>
        <w:t>ení</w:t>
      </w:r>
      <w:r w:rsidR="00A32A93">
        <w:t xml:space="preserve"> počt</w:t>
      </w:r>
      <w:r>
        <w:t>u</w:t>
      </w:r>
      <w:r w:rsidR="00A32A93">
        <w:t xml:space="preserve"> hlavních komponent, které budou využity pro</w:t>
      </w:r>
      <w:r w:rsidR="00C40968">
        <w:t> </w:t>
      </w:r>
      <w:r w:rsidR="00A32A93">
        <w:t xml:space="preserve">interpretaci dat. </w:t>
      </w:r>
      <w:r w:rsidR="00370F04">
        <w:t>Na grafu úpatí vlastních čísel (</w:t>
      </w:r>
      <w:r w:rsidR="002E398B" w:rsidRPr="009B4965">
        <w:fldChar w:fldCharType="begin"/>
      </w:r>
      <w:r w:rsidR="002E398B" w:rsidRPr="009B4965">
        <w:instrText xml:space="preserve"> REF _Ref32695294 \h  \* MERGEFORMAT </w:instrText>
      </w:r>
      <w:r w:rsidR="002E398B" w:rsidRPr="009B4965">
        <w:fldChar w:fldCharType="separate"/>
      </w:r>
      <w:r w:rsidR="003C1DEC" w:rsidRPr="003E0726">
        <w:t xml:space="preserve">Obr. </w:t>
      </w:r>
      <w:r w:rsidR="003C1DEC" w:rsidRPr="003C1DEC">
        <w:rPr>
          <w:noProof/>
        </w:rPr>
        <w:t>4</w:t>
      </w:r>
      <w:r w:rsidR="003C1DEC">
        <w:t>.</w:t>
      </w:r>
      <w:r w:rsidR="003C1DEC" w:rsidRPr="003C1DEC">
        <w:rPr>
          <w:noProof/>
        </w:rPr>
        <w:t>6</w:t>
      </w:r>
      <w:r w:rsidR="002E398B" w:rsidRPr="009B4965">
        <w:fldChar w:fldCharType="end"/>
      </w:r>
      <w:r w:rsidR="00370F04">
        <w:t>)</w:t>
      </w:r>
      <w:r w:rsidR="00676EA5">
        <w:t xml:space="preserve"> je vidět</w:t>
      </w:r>
      <w:r w:rsidR="00370F04">
        <w:t xml:space="preserve">, že </w:t>
      </w:r>
      <w:r w:rsidR="002E398B">
        <w:t>prvn</w:t>
      </w:r>
      <w:r w:rsidR="006B3517">
        <w:t>í hlavní komponenta PC1, obsahuje téměř všechen rozptyl původních dat.</w:t>
      </w:r>
      <w:r w:rsidR="00370F04">
        <w:t xml:space="preserve"> </w:t>
      </w:r>
      <w:r w:rsidR="006801B3">
        <w:t>Pro zobrazení výsledků budou</w:t>
      </w:r>
      <w:r w:rsidR="00A61C19">
        <w:t xml:space="preserve"> využity první dvě hlavní komponenty PC1 a PC2.</w:t>
      </w:r>
    </w:p>
    <w:p w14:paraId="564D3F51" w14:textId="77777777" w:rsidR="003E0726" w:rsidRDefault="003E0726" w:rsidP="00A32A93">
      <w:pPr>
        <w:pStyle w:val="BPDPNormln"/>
        <w:ind w:firstLine="0"/>
      </w:pPr>
    </w:p>
    <w:p w14:paraId="6C82EB34" w14:textId="14158B82" w:rsidR="003E0726" w:rsidRDefault="0065749E" w:rsidP="003E0726">
      <w:pPr>
        <w:pStyle w:val="BPDPNormln"/>
        <w:keepNext/>
        <w:ind w:firstLine="0"/>
        <w:jc w:val="center"/>
      </w:pPr>
      <w:r>
        <w:rPr>
          <w:noProof/>
        </w:rPr>
        <w:lastRenderedPageBreak/>
        <w:drawing>
          <wp:inline distT="0" distB="0" distL="0" distR="0" wp14:anchorId="1995A95C" wp14:editId="1463B5DE">
            <wp:extent cx="4323559" cy="3240000"/>
            <wp:effectExtent l="0" t="0" r="127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ponentni_vahy_priklad.emf"/>
                    <pic:cNvPicPr/>
                  </pic:nvPicPr>
                  <pic:blipFill>
                    <a:blip r:embed="rId2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D827A9C" w14:textId="2F2F6500" w:rsidR="009A5AFE" w:rsidRDefault="003E0726" w:rsidP="00370F04">
      <w:pPr>
        <w:pStyle w:val="Titulek"/>
        <w:jc w:val="center"/>
        <w:rPr>
          <w:b w:val="0"/>
        </w:rPr>
      </w:pPr>
      <w:bookmarkStart w:id="172" w:name="_Ref32695294"/>
      <w:bookmarkStart w:id="173" w:name="_Toc41248091"/>
      <w:r w:rsidRPr="003E072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6</w:t>
      </w:r>
      <w:r w:rsidR="00E73D21">
        <w:rPr>
          <w:b w:val="0"/>
        </w:rPr>
        <w:fldChar w:fldCharType="end"/>
      </w:r>
      <w:bookmarkEnd w:id="172"/>
      <w:r w:rsidRPr="003E0726">
        <w:rPr>
          <w:b w:val="0"/>
        </w:rPr>
        <w:t xml:space="preserve">: </w:t>
      </w:r>
      <w:r w:rsidR="003822DC">
        <w:rPr>
          <w:b w:val="0"/>
        </w:rPr>
        <w:t>I</w:t>
      </w:r>
      <w:r w:rsidRPr="003E0726">
        <w:rPr>
          <w:b w:val="0"/>
        </w:rPr>
        <w:t>ndexový graf úpatí vlastních čísel</w:t>
      </w:r>
      <w:bookmarkEnd w:id="173"/>
    </w:p>
    <w:p w14:paraId="0331E014" w14:textId="77777777" w:rsidR="00C40968" w:rsidRPr="00C40968" w:rsidRDefault="00C40968" w:rsidP="00C40968"/>
    <w:p w14:paraId="19ADA7FF" w14:textId="0FB55BFE" w:rsidR="00C40968" w:rsidRDefault="00370F04" w:rsidP="00D47FF2">
      <w:pPr>
        <w:pStyle w:val="BPDPNormln"/>
        <w:ind w:firstLine="0"/>
      </w:pPr>
      <w:r>
        <w:t xml:space="preserve">Hlavní komponenty </w:t>
      </w:r>
      <w:r w:rsidR="006B3517">
        <w:t xml:space="preserve">PC2, </w:t>
      </w:r>
      <w:r>
        <w:t>PC3</w:t>
      </w:r>
      <w:r w:rsidR="00A61C19">
        <w:t>, PC4, PC5</w:t>
      </w:r>
      <w:r>
        <w:t xml:space="preserve"> a PC</w:t>
      </w:r>
      <w:r w:rsidR="00A61C19">
        <w:t>6</w:t>
      </w:r>
      <w:r>
        <w:t xml:space="preserve"> budou zanedbány, protože </w:t>
      </w:r>
      <w:r w:rsidR="00C40968">
        <w:t>jejich popis rozložení objektů má velmi malý význam.</w:t>
      </w:r>
      <w:r w:rsidR="00D47FF2">
        <w:t xml:space="preserve"> V tabulce (</w:t>
      </w:r>
      <w:r w:rsidR="00CE1857" w:rsidRPr="00CE1857">
        <w:fldChar w:fldCharType="begin"/>
      </w:r>
      <w:r w:rsidR="00CE1857" w:rsidRPr="00CE1857">
        <w:instrText xml:space="preserve"> REF _Ref32840166 \h  \* MERGEFORMAT </w:instrText>
      </w:r>
      <w:r w:rsidR="00CE1857" w:rsidRPr="00CE1857">
        <w:fldChar w:fldCharType="separate"/>
      </w:r>
      <w:r w:rsidR="003C1DEC" w:rsidRPr="00CE1857">
        <w:t xml:space="preserve">Tab. </w:t>
      </w:r>
      <w:r w:rsidR="003C1DEC" w:rsidRPr="003C1DEC">
        <w:rPr>
          <w:noProof/>
        </w:rPr>
        <w:t>4</w:t>
      </w:r>
      <w:r w:rsidR="003C1DEC">
        <w:t>.</w:t>
      </w:r>
      <w:r w:rsidR="003C1DEC" w:rsidRPr="003C1DEC">
        <w:rPr>
          <w:noProof/>
        </w:rPr>
        <w:t>3</w:t>
      </w:r>
      <w:r w:rsidR="00CE1857" w:rsidRPr="00CE1857">
        <w:fldChar w:fldCharType="end"/>
      </w:r>
      <w:r w:rsidR="00D47FF2">
        <w:t xml:space="preserve">) jsou uvedeny vypočtené </w:t>
      </w:r>
      <w:r w:rsidR="00DC4C6B">
        <w:t>vlastní vektory</w:t>
      </w:r>
      <w:r w:rsidR="00D47FF2">
        <w:t xml:space="preserve">. </w:t>
      </w:r>
      <w:r w:rsidR="00DC4C6B">
        <w:t>Hodnoty</w:t>
      </w:r>
      <w:r w:rsidR="00676EA5">
        <w:t>,</w:t>
      </w:r>
      <w:r w:rsidR="00DC4C6B">
        <w:t xml:space="preserve"> v nich obsažené</w:t>
      </w:r>
      <w:r w:rsidR="00676EA5">
        <w:t>,</w:t>
      </w:r>
      <w:r w:rsidR="00DC4C6B">
        <w:t xml:space="preserve"> jsou</w:t>
      </w:r>
      <w:r w:rsidR="00B37C07">
        <w:t xml:space="preserve"> váhy určují</w:t>
      </w:r>
      <w:r w:rsidR="00676EA5">
        <w:t>cí</w:t>
      </w:r>
      <w:r w:rsidR="00B37C07">
        <w:t xml:space="preserve"> korelaci mezi původními proměnnými a hlavními komponentami. </w:t>
      </w:r>
    </w:p>
    <w:p w14:paraId="42969C87" w14:textId="77777777" w:rsidR="00DC4C6B" w:rsidRDefault="00DC4C6B" w:rsidP="00D47FF2">
      <w:pPr>
        <w:pStyle w:val="BPDPNormln"/>
        <w:ind w:firstLine="0"/>
      </w:pPr>
    </w:p>
    <w:p w14:paraId="7A5FE3DD" w14:textId="3FD97BED" w:rsidR="00CE1857" w:rsidRPr="00CE1857" w:rsidRDefault="00CE1857" w:rsidP="00CE1857">
      <w:pPr>
        <w:pStyle w:val="Titulek"/>
        <w:keepNext/>
        <w:jc w:val="center"/>
        <w:rPr>
          <w:b w:val="0"/>
        </w:rPr>
      </w:pPr>
      <w:bookmarkStart w:id="174" w:name="_Ref32840166"/>
      <w:bookmarkStart w:id="175" w:name="_Toc41248120"/>
      <w:r w:rsidRPr="00CE185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3C1DEC">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3C1DEC">
        <w:rPr>
          <w:b w:val="0"/>
          <w:noProof/>
        </w:rPr>
        <w:t>3</w:t>
      </w:r>
      <w:r w:rsidR="00982B7F">
        <w:rPr>
          <w:b w:val="0"/>
        </w:rPr>
        <w:fldChar w:fldCharType="end"/>
      </w:r>
      <w:bookmarkEnd w:id="174"/>
      <w:r w:rsidR="00D66706">
        <w:rPr>
          <w:b w:val="0"/>
        </w:rPr>
        <w:t>:</w:t>
      </w:r>
      <w:r w:rsidRPr="00CE1857">
        <w:rPr>
          <w:b w:val="0"/>
        </w:rPr>
        <w:t xml:space="preserve"> </w:t>
      </w:r>
      <w:r w:rsidR="00BB1EA0" w:rsidRPr="00430B95">
        <w:rPr>
          <w:b w:val="0"/>
        </w:rPr>
        <w:t xml:space="preserve">Tabulka </w:t>
      </w:r>
      <w:r w:rsidR="00A24C10">
        <w:rPr>
          <w:b w:val="0"/>
        </w:rPr>
        <w:t>komponentních vah</w:t>
      </w:r>
      <w:bookmarkEnd w:id="175"/>
    </w:p>
    <w:tbl>
      <w:tblPr>
        <w:tblStyle w:val="Mkatabulky"/>
        <w:tblW w:w="0" w:type="auto"/>
        <w:jc w:val="center"/>
        <w:tblLook w:val="04A0" w:firstRow="1" w:lastRow="0" w:firstColumn="1" w:lastColumn="0" w:noHBand="0" w:noVBand="1"/>
      </w:tblPr>
      <w:tblGrid>
        <w:gridCol w:w="1585"/>
        <w:gridCol w:w="1500"/>
        <w:gridCol w:w="851"/>
        <w:gridCol w:w="850"/>
        <w:gridCol w:w="1418"/>
        <w:gridCol w:w="1134"/>
        <w:gridCol w:w="1381"/>
      </w:tblGrid>
      <w:tr w:rsidR="0065749E" w14:paraId="083BA84B" w14:textId="37DE9CA8" w:rsidTr="00996E79">
        <w:trPr>
          <w:jc w:val="center"/>
        </w:trPr>
        <w:tc>
          <w:tcPr>
            <w:tcW w:w="1585" w:type="dxa"/>
          </w:tcPr>
          <w:p w14:paraId="31D1E8B6" w14:textId="30BE0F80" w:rsidR="0065749E" w:rsidRDefault="0065749E" w:rsidP="00CE1857">
            <w:pPr>
              <w:pStyle w:val="BPDPNormln"/>
              <w:ind w:firstLine="0"/>
              <w:jc w:val="center"/>
            </w:pPr>
            <w:r>
              <w:t>proměnná</w:t>
            </w:r>
          </w:p>
        </w:tc>
        <w:tc>
          <w:tcPr>
            <w:tcW w:w="1500" w:type="dxa"/>
          </w:tcPr>
          <w:p w14:paraId="5CD9670E" w14:textId="13614722" w:rsidR="0065749E" w:rsidRPr="00DC4C6B" w:rsidRDefault="0065749E" w:rsidP="00CE1857">
            <w:pPr>
              <w:pStyle w:val="BPDPNormln"/>
              <w:ind w:firstLine="0"/>
              <w:jc w:val="center"/>
            </w:pPr>
            <w:r>
              <w:t>V</w:t>
            </w:r>
            <w:r>
              <w:rPr>
                <w:vertAlign w:val="subscript"/>
              </w:rPr>
              <w:t>1</w:t>
            </w:r>
          </w:p>
        </w:tc>
        <w:tc>
          <w:tcPr>
            <w:tcW w:w="851" w:type="dxa"/>
          </w:tcPr>
          <w:p w14:paraId="1B53753B" w14:textId="50CC7805" w:rsidR="0065749E" w:rsidRPr="00DC4C6B" w:rsidRDefault="0065749E" w:rsidP="00CE1857">
            <w:pPr>
              <w:pStyle w:val="BPDPNormln"/>
              <w:ind w:firstLine="0"/>
              <w:jc w:val="center"/>
              <w:rPr>
                <w:vertAlign w:val="subscript"/>
              </w:rPr>
            </w:pPr>
            <w:r>
              <w:t>V</w:t>
            </w:r>
            <w:r>
              <w:rPr>
                <w:vertAlign w:val="subscript"/>
              </w:rPr>
              <w:t>2</w:t>
            </w:r>
          </w:p>
        </w:tc>
        <w:tc>
          <w:tcPr>
            <w:tcW w:w="850" w:type="dxa"/>
          </w:tcPr>
          <w:p w14:paraId="6BC5168C" w14:textId="3842E214" w:rsidR="0065749E" w:rsidRPr="00DC4C6B" w:rsidRDefault="0065749E" w:rsidP="00CE1857">
            <w:pPr>
              <w:pStyle w:val="BPDPNormln"/>
              <w:ind w:firstLine="0"/>
              <w:jc w:val="center"/>
              <w:rPr>
                <w:vertAlign w:val="subscript"/>
              </w:rPr>
            </w:pPr>
            <w:r>
              <w:t>V</w:t>
            </w:r>
            <w:r>
              <w:rPr>
                <w:vertAlign w:val="subscript"/>
              </w:rPr>
              <w:t>3</w:t>
            </w:r>
          </w:p>
        </w:tc>
        <w:tc>
          <w:tcPr>
            <w:tcW w:w="1418" w:type="dxa"/>
          </w:tcPr>
          <w:p w14:paraId="02FEE8F5" w14:textId="14F0CEBB" w:rsidR="0065749E" w:rsidRPr="00DC4C6B" w:rsidRDefault="0065749E" w:rsidP="00CE1857">
            <w:pPr>
              <w:pStyle w:val="BPDPNormln"/>
              <w:ind w:firstLine="0"/>
              <w:jc w:val="center"/>
              <w:rPr>
                <w:vertAlign w:val="subscript"/>
              </w:rPr>
            </w:pPr>
            <w:r>
              <w:t>V</w:t>
            </w:r>
            <w:r>
              <w:rPr>
                <w:vertAlign w:val="subscript"/>
              </w:rPr>
              <w:t>4</w:t>
            </w:r>
          </w:p>
        </w:tc>
        <w:tc>
          <w:tcPr>
            <w:tcW w:w="1134" w:type="dxa"/>
          </w:tcPr>
          <w:p w14:paraId="24C0D3E2" w14:textId="1BC476FE" w:rsidR="0065749E" w:rsidRDefault="0065749E" w:rsidP="00CE1857">
            <w:pPr>
              <w:pStyle w:val="BPDPNormln"/>
              <w:ind w:firstLine="0"/>
              <w:jc w:val="center"/>
            </w:pPr>
            <w:r>
              <w:t>V</w:t>
            </w:r>
            <w:r>
              <w:rPr>
                <w:vertAlign w:val="subscript"/>
              </w:rPr>
              <w:t>5</w:t>
            </w:r>
          </w:p>
        </w:tc>
        <w:tc>
          <w:tcPr>
            <w:tcW w:w="1381" w:type="dxa"/>
          </w:tcPr>
          <w:p w14:paraId="722CB3C4" w14:textId="1CEFC8AA" w:rsidR="0065749E" w:rsidRDefault="0065749E" w:rsidP="00CE1857">
            <w:pPr>
              <w:pStyle w:val="BPDPNormln"/>
              <w:ind w:firstLine="0"/>
              <w:jc w:val="center"/>
            </w:pPr>
            <w:r>
              <w:t>V</w:t>
            </w:r>
            <w:r>
              <w:rPr>
                <w:vertAlign w:val="subscript"/>
              </w:rPr>
              <w:t>6</w:t>
            </w:r>
          </w:p>
        </w:tc>
      </w:tr>
      <w:tr w:rsidR="0065749E" w14:paraId="7CF67EF0" w14:textId="37F96522" w:rsidTr="00996E79">
        <w:trPr>
          <w:jc w:val="center"/>
        </w:trPr>
        <w:tc>
          <w:tcPr>
            <w:tcW w:w="1585" w:type="dxa"/>
          </w:tcPr>
          <w:p w14:paraId="73B3FBF1" w14:textId="0046D700" w:rsidR="0065749E" w:rsidRDefault="0065749E" w:rsidP="00CE1857">
            <w:pPr>
              <w:pStyle w:val="BPDPNormln"/>
              <w:ind w:firstLine="0"/>
              <w:jc w:val="center"/>
            </w:pPr>
            <w:r>
              <w:t>cena</w:t>
            </w:r>
          </w:p>
        </w:tc>
        <w:tc>
          <w:tcPr>
            <w:tcW w:w="1500" w:type="dxa"/>
          </w:tcPr>
          <w:p w14:paraId="5AD5544F" w14:textId="484FEA1F" w:rsidR="0065749E" w:rsidRDefault="0065749E" w:rsidP="00CE1857">
            <w:pPr>
              <w:pStyle w:val="BPDPNormln"/>
              <w:ind w:firstLine="0"/>
              <w:jc w:val="center"/>
            </w:pPr>
            <w:r>
              <w:t>0,1</w:t>
            </w:r>
          </w:p>
        </w:tc>
        <w:tc>
          <w:tcPr>
            <w:tcW w:w="851" w:type="dxa"/>
          </w:tcPr>
          <w:p w14:paraId="451050DC" w14:textId="452DA05C" w:rsidR="0065749E" w:rsidRDefault="0065749E" w:rsidP="00CE1857">
            <w:pPr>
              <w:pStyle w:val="BPDPNormln"/>
              <w:ind w:firstLine="0"/>
              <w:jc w:val="center"/>
            </w:pPr>
            <w:r>
              <w:t>-</w:t>
            </w:r>
            <w:r w:rsidR="00996E79">
              <w:t>0,011</w:t>
            </w:r>
          </w:p>
        </w:tc>
        <w:tc>
          <w:tcPr>
            <w:tcW w:w="850" w:type="dxa"/>
          </w:tcPr>
          <w:p w14:paraId="1DFAF2EC" w14:textId="0A4345C7" w:rsidR="0065749E" w:rsidRDefault="00996E79" w:rsidP="00CE1857">
            <w:pPr>
              <w:pStyle w:val="BPDPNormln"/>
              <w:ind w:firstLine="0"/>
              <w:jc w:val="center"/>
            </w:pPr>
            <w:r>
              <w:t>-0,002</w:t>
            </w:r>
          </w:p>
        </w:tc>
        <w:tc>
          <w:tcPr>
            <w:tcW w:w="1418" w:type="dxa"/>
          </w:tcPr>
          <w:p w14:paraId="3F4609E5" w14:textId="59A61A27" w:rsidR="0065749E" w:rsidRDefault="00996E79" w:rsidP="00CE1857">
            <w:pPr>
              <w:pStyle w:val="BPDPNormln"/>
              <w:ind w:firstLine="0"/>
              <w:jc w:val="center"/>
            </w:pPr>
            <w:r>
              <w:t xml:space="preserve">-1,841 </w:t>
            </w:r>
            <w:r w:rsidRPr="00830CCB">
              <w:t>∙</w:t>
            </w:r>
            <w:r>
              <w:t xml:space="preserve"> 10</w:t>
            </w:r>
            <w:r w:rsidRPr="00996E79">
              <w:rPr>
                <w:vertAlign w:val="superscript"/>
              </w:rPr>
              <w:t>-5</w:t>
            </w:r>
          </w:p>
        </w:tc>
        <w:tc>
          <w:tcPr>
            <w:tcW w:w="1134" w:type="dxa"/>
          </w:tcPr>
          <w:p w14:paraId="0D6F0183" w14:textId="27686236" w:rsidR="0065749E" w:rsidRDefault="00996E79" w:rsidP="00CE1857">
            <w:pPr>
              <w:pStyle w:val="BPDPNormln"/>
              <w:ind w:firstLine="0"/>
              <w:jc w:val="center"/>
            </w:pPr>
            <w:r>
              <w:t>-0,001</w:t>
            </w:r>
          </w:p>
        </w:tc>
        <w:tc>
          <w:tcPr>
            <w:tcW w:w="1381" w:type="dxa"/>
          </w:tcPr>
          <w:p w14:paraId="75A997CC" w14:textId="0E7777D4" w:rsidR="0065749E" w:rsidRDefault="00996E79" w:rsidP="00CE1857">
            <w:pPr>
              <w:pStyle w:val="BPDPNormln"/>
              <w:ind w:firstLine="0"/>
              <w:jc w:val="center"/>
            </w:pPr>
            <w:r>
              <w:t xml:space="preserve">2,077 </w:t>
            </w:r>
            <w:r w:rsidRPr="00830CCB">
              <w:t>∙</w:t>
            </w:r>
            <w:r>
              <w:t xml:space="preserve"> 10</w:t>
            </w:r>
            <w:r w:rsidRPr="00996E79">
              <w:rPr>
                <w:vertAlign w:val="superscript"/>
              </w:rPr>
              <w:t>-</w:t>
            </w:r>
            <w:r>
              <w:rPr>
                <w:vertAlign w:val="superscript"/>
              </w:rPr>
              <w:t xml:space="preserve">4 </w:t>
            </w:r>
          </w:p>
        </w:tc>
      </w:tr>
      <w:tr w:rsidR="0065749E" w14:paraId="62D4AF22" w14:textId="06317422" w:rsidTr="00996E79">
        <w:trPr>
          <w:jc w:val="center"/>
        </w:trPr>
        <w:tc>
          <w:tcPr>
            <w:tcW w:w="1585" w:type="dxa"/>
          </w:tcPr>
          <w:p w14:paraId="1770BAD8" w14:textId="3D0CE27D" w:rsidR="0065749E" w:rsidRDefault="0065749E" w:rsidP="00CE1857">
            <w:pPr>
              <w:pStyle w:val="BPDPNormln"/>
              <w:ind w:firstLine="0"/>
              <w:jc w:val="center"/>
            </w:pPr>
            <w:r>
              <w:t>citlivost</w:t>
            </w:r>
          </w:p>
        </w:tc>
        <w:tc>
          <w:tcPr>
            <w:tcW w:w="1500" w:type="dxa"/>
          </w:tcPr>
          <w:p w14:paraId="5ABCBB78" w14:textId="0B8D6F6F" w:rsidR="0065749E" w:rsidRDefault="0065749E" w:rsidP="00CE1857">
            <w:pPr>
              <w:pStyle w:val="BPDPNormln"/>
              <w:ind w:firstLine="0"/>
              <w:jc w:val="center"/>
            </w:pPr>
            <w:r>
              <w:t>0,001</w:t>
            </w:r>
          </w:p>
        </w:tc>
        <w:tc>
          <w:tcPr>
            <w:tcW w:w="851" w:type="dxa"/>
          </w:tcPr>
          <w:p w14:paraId="1570E3FB" w14:textId="19151211" w:rsidR="0065749E" w:rsidRDefault="00996E79" w:rsidP="00CE1857">
            <w:pPr>
              <w:pStyle w:val="BPDPNormln"/>
              <w:ind w:firstLine="0"/>
              <w:jc w:val="center"/>
            </w:pPr>
            <w:r>
              <w:t>-0,072</w:t>
            </w:r>
          </w:p>
        </w:tc>
        <w:tc>
          <w:tcPr>
            <w:tcW w:w="850" w:type="dxa"/>
          </w:tcPr>
          <w:p w14:paraId="26E6D18D" w14:textId="3B589EC9" w:rsidR="0065749E" w:rsidRDefault="00996E79" w:rsidP="00CE1857">
            <w:pPr>
              <w:pStyle w:val="BPDPNormln"/>
              <w:ind w:firstLine="0"/>
              <w:jc w:val="center"/>
            </w:pPr>
            <w:r>
              <w:t>0,998</w:t>
            </w:r>
          </w:p>
        </w:tc>
        <w:tc>
          <w:tcPr>
            <w:tcW w:w="1418" w:type="dxa"/>
          </w:tcPr>
          <w:p w14:paraId="0001DF00" w14:textId="11ED27F3" w:rsidR="0065749E" w:rsidRDefault="00996E79" w:rsidP="00CE1857">
            <w:pPr>
              <w:pStyle w:val="BPDPNormln"/>
              <w:ind w:firstLine="0"/>
              <w:jc w:val="center"/>
            </w:pPr>
            <w:r>
              <w:t>0,009</w:t>
            </w:r>
          </w:p>
        </w:tc>
        <w:tc>
          <w:tcPr>
            <w:tcW w:w="1134" w:type="dxa"/>
          </w:tcPr>
          <w:p w14:paraId="026D9B0C" w14:textId="75D3BD90" w:rsidR="0065749E" w:rsidRDefault="00996E79" w:rsidP="00CE1857">
            <w:pPr>
              <w:pStyle w:val="BPDPNormln"/>
              <w:ind w:firstLine="0"/>
              <w:jc w:val="center"/>
            </w:pPr>
            <w:r>
              <w:t>0,009</w:t>
            </w:r>
          </w:p>
        </w:tc>
        <w:tc>
          <w:tcPr>
            <w:tcW w:w="1381" w:type="dxa"/>
          </w:tcPr>
          <w:p w14:paraId="3240FC1E" w14:textId="2508E5DE" w:rsidR="0065749E" w:rsidRDefault="00996E79" w:rsidP="00CE1857">
            <w:pPr>
              <w:pStyle w:val="BPDPNormln"/>
              <w:ind w:firstLine="0"/>
              <w:jc w:val="center"/>
            </w:pPr>
            <w:r>
              <w:t>-0,005</w:t>
            </w:r>
          </w:p>
        </w:tc>
      </w:tr>
      <w:tr w:rsidR="0065749E" w14:paraId="58880E49" w14:textId="0214D47B" w:rsidTr="00996E79">
        <w:trPr>
          <w:jc w:val="center"/>
        </w:trPr>
        <w:tc>
          <w:tcPr>
            <w:tcW w:w="1585" w:type="dxa"/>
          </w:tcPr>
          <w:p w14:paraId="144F84AC" w14:textId="340FAE28" w:rsidR="0065749E" w:rsidRDefault="0065749E" w:rsidP="00CE1857">
            <w:pPr>
              <w:pStyle w:val="BPDPNormln"/>
              <w:ind w:firstLine="0"/>
              <w:jc w:val="center"/>
            </w:pPr>
            <w:r>
              <w:t>impedance</w:t>
            </w:r>
          </w:p>
        </w:tc>
        <w:tc>
          <w:tcPr>
            <w:tcW w:w="1500" w:type="dxa"/>
          </w:tcPr>
          <w:p w14:paraId="49A1693D" w14:textId="1FC67559" w:rsidR="0065749E" w:rsidRDefault="0065749E" w:rsidP="00CE1857">
            <w:pPr>
              <w:pStyle w:val="BPDPNormln"/>
              <w:ind w:firstLine="0"/>
              <w:jc w:val="center"/>
            </w:pPr>
            <w:r>
              <w:t xml:space="preserve">8,633 </w:t>
            </w:r>
            <w:r w:rsidRPr="00830CCB">
              <w:t>∙</w:t>
            </w:r>
            <w:r>
              <w:t xml:space="preserve"> 10</w:t>
            </w:r>
            <w:r w:rsidRPr="0065749E">
              <w:rPr>
                <w:vertAlign w:val="superscript"/>
              </w:rPr>
              <w:t>-4</w:t>
            </w:r>
          </w:p>
        </w:tc>
        <w:tc>
          <w:tcPr>
            <w:tcW w:w="851" w:type="dxa"/>
          </w:tcPr>
          <w:p w14:paraId="504F3030" w14:textId="5862DEEE" w:rsidR="0065749E" w:rsidRDefault="00996E79" w:rsidP="00CE1857">
            <w:pPr>
              <w:pStyle w:val="BPDPNormln"/>
              <w:ind w:firstLine="0"/>
              <w:jc w:val="center"/>
            </w:pPr>
            <w:r>
              <w:t>0,044</w:t>
            </w:r>
          </w:p>
        </w:tc>
        <w:tc>
          <w:tcPr>
            <w:tcW w:w="850" w:type="dxa"/>
          </w:tcPr>
          <w:p w14:paraId="08F871EA" w14:textId="0461FFFF" w:rsidR="0065749E" w:rsidRDefault="00996E79" w:rsidP="00CE1857">
            <w:pPr>
              <w:pStyle w:val="BPDPNormln"/>
              <w:ind w:firstLine="0"/>
              <w:jc w:val="center"/>
            </w:pPr>
            <w:r>
              <w:t>-0,008</w:t>
            </w:r>
          </w:p>
        </w:tc>
        <w:tc>
          <w:tcPr>
            <w:tcW w:w="1418" w:type="dxa"/>
          </w:tcPr>
          <w:p w14:paraId="3E36D4A2" w14:textId="4C8D09F4" w:rsidR="0065749E" w:rsidRDefault="00996E79" w:rsidP="00CE1857">
            <w:pPr>
              <w:pStyle w:val="BPDPNormln"/>
              <w:ind w:firstLine="0"/>
              <w:jc w:val="center"/>
            </w:pPr>
            <w:r>
              <w:t>0,928</w:t>
            </w:r>
          </w:p>
        </w:tc>
        <w:tc>
          <w:tcPr>
            <w:tcW w:w="1134" w:type="dxa"/>
          </w:tcPr>
          <w:p w14:paraId="10D3E1E2" w14:textId="647E857B" w:rsidR="0065749E" w:rsidRDefault="00996E79" w:rsidP="00CE1857">
            <w:pPr>
              <w:pStyle w:val="BPDPNormln"/>
              <w:ind w:firstLine="0"/>
              <w:jc w:val="center"/>
            </w:pPr>
            <w:r>
              <w:t>0,369</w:t>
            </w:r>
          </w:p>
        </w:tc>
        <w:tc>
          <w:tcPr>
            <w:tcW w:w="1381" w:type="dxa"/>
          </w:tcPr>
          <w:p w14:paraId="74283465" w14:textId="5DB84468" w:rsidR="0065749E" w:rsidRDefault="00996E79" w:rsidP="00CE1857">
            <w:pPr>
              <w:pStyle w:val="BPDPNormln"/>
              <w:ind w:firstLine="0"/>
              <w:jc w:val="center"/>
            </w:pPr>
            <w:r>
              <w:t>-0,029</w:t>
            </w:r>
          </w:p>
        </w:tc>
      </w:tr>
      <w:tr w:rsidR="0065749E" w14:paraId="503F9FD4" w14:textId="456EEBFF" w:rsidTr="00996E79">
        <w:trPr>
          <w:jc w:val="center"/>
        </w:trPr>
        <w:tc>
          <w:tcPr>
            <w:tcW w:w="1585" w:type="dxa"/>
          </w:tcPr>
          <w:p w14:paraId="7698F2A3" w14:textId="038F7B44" w:rsidR="0065749E" w:rsidRDefault="0065749E" w:rsidP="00CE1857">
            <w:pPr>
              <w:pStyle w:val="BPDPNormln"/>
              <w:ind w:firstLine="0"/>
              <w:jc w:val="center"/>
            </w:pPr>
            <w:r>
              <w:t>výdrž baterie</w:t>
            </w:r>
          </w:p>
        </w:tc>
        <w:tc>
          <w:tcPr>
            <w:tcW w:w="1500" w:type="dxa"/>
          </w:tcPr>
          <w:p w14:paraId="64A15B89" w14:textId="1B373DDD" w:rsidR="0065749E" w:rsidRDefault="0065749E" w:rsidP="00CE1857">
            <w:pPr>
              <w:pStyle w:val="BPDPNormln"/>
              <w:ind w:firstLine="0"/>
              <w:jc w:val="center"/>
            </w:pPr>
            <w:r>
              <w:t>0,003</w:t>
            </w:r>
          </w:p>
        </w:tc>
        <w:tc>
          <w:tcPr>
            <w:tcW w:w="851" w:type="dxa"/>
          </w:tcPr>
          <w:p w14:paraId="1D418E95" w14:textId="741B754A" w:rsidR="0065749E" w:rsidRDefault="00996E79" w:rsidP="00CE1857">
            <w:pPr>
              <w:pStyle w:val="BPDPNormln"/>
              <w:ind w:firstLine="0"/>
              <w:jc w:val="center"/>
            </w:pPr>
            <w:r>
              <w:t>0,142</w:t>
            </w:r>
          </w:p>
        </w:tc>
        <w:tc>
          <w:tcPr>
            <w:tcW w:w="850" w:type="dxa"/>
          </w:tcPr>
          <w:p w14:paraId="7707AE9C" w14:textId="2FF5EB04" w:rsidR="0065749E" w:rsidRDefault="00996E79" w:rsidP="00CE1857">
            <w:pPr>
              <w:pStyle w:val="BPDPNormln"/>
              <w:ind w:firstLine="0"/>
              <w:jc w:val="center"/>
            </w:pPr>
            <w:r>
              <w:t>0,005</w:t>
            </w:r>
          </w:p>
        </w:tc>
        <w:tc>
          <w:tcPr>
            <w:tcW w:w="1418" w:type="dxa"/>
          </w:tcPr>
          <w:p w14:paraId="7CC2979F" w14:textId="47029826" w:rsidR="0065749E" w:rsidRDefault="00996E79" w:rsidP="00CE1857">
            <w:pPr>
              <w:pStyle w:val="BPDPNormln"/>
              <w:ind w:firstLine="0"/>
              <w:jc w:val="center"/>
            </w:pPr>
            <w:r>
              <w:t>-0,372</w:t>
            </w:r>
          </w:p>
        </w:tc>
        <w:tc>
          <w:tcPr>
            <w:tcW w:w="1134" w:type="dxa"/>
          </w:tcPr>
          <w:p w14:paraId="6742F2FA" w14:textId="0FCA4A8C" w:rsidR="0065749E" w:rsidRDefault="00996E79" w:rsidP="00CE1857">
            <w:pPr>
              <w:pStyle w:val="BPDPNormln"/>
              <w:ind w:firstLine="0"/>
              <w:jc w:val="center"/>
            </w:pPr>
            <w:r>
              <w:t>0,917</w:t>
            </w:r>
          </w:p>
        </w:tc>
        <w:tc>
          <w:tcPr>
            <w:tcW w:w="1381" w:type="dxa"/>
          </w:tcPr>
          <w:p w14:paraId="4B60765E" w14:textId="31F779FD" w:rsidR="0065749E" w:rsidRDefault="00996E79" w:rsidP="00CE1857">
            <w:pPr>
              <w:pStyle w:val="BPDPNormln"/>
              <w:ind w:firstLine="0"/>
              <w:jc w:val="center"/>
            </w:pPr>
            <w:r>
              <w:t>-0,033</w:t>
            </w:r>
          </w:p>
        </w:tc>
      </w:tr>
      <w:tr w:rsidR="0065749E" w14:paraId="79E63407" w14:textId="4EA9E118" w:rsidTr="00996E79">
        <w:trPr>
          <w:jc w:val="center"/>
        </w:trPr>
        <w:tc>
          <w:tcPr>
            <w:tcW w:w="1585" w:type="dxa"/>
          </w:tcPr>
          <w:p w14:paraId="7C96EBF4" w14:textId="54435972" w:rsidR="0065749E" w:rsidRDefault="0065749E" w:rsidP="00CE1857">
            <w:pPr>
              <w:pStyle w:val="BPDPNormln"/>
              <w:ind w:firstLine="0"/>
              <w:jc w:val="center"/>
            </w:pPr>
            <w:r>
              <w:t>nabíjení</w:t>
            </w:r>
          </w:p>
        </w:tc>
        <w:tc>
          <w:tcPr>
            <w:tcW w:w="1500" w:type="dxa"/>
          </w:tcPr>
          <w:p w14:paraId="44E6F89C" w14:textId="5294B60A" w:rsidR="0065749E" w:rsidRDefault="0065749E" w:rsidP="00CE1857">
            <w:pPr>
              <w:pStyle w:val="BPDPNormln"/>
              <w:ind w:firstLine="0"/>
              <w:jc w:val="center"/>
            </w:pPr>
            <w:r>
              <w:t xml:space="preserve">-5,684 </w:t>
            </w:r>
            <w:r w:rsidRPr="00830CCB">
              <w:t>∙</w:t>
            </w:r>
            <w:r>
              <w:t xml:space="preserve"> 10</w:t>
            </w:r>
            <w:r w:rsidR="00996E79" w:rsidRPr="00996E79">
              <w:rPr>
                <w:vertAlign w:val="superscript"/>
              </w:rPr>
              <w:t>-5</w:t>
            </w:r>
          </w:p>
        </w:tc>
        <w:tc>
          <w:tcPr>
            <w:tcW w:w="851" w:type="dxa"/>
          </w:tcPr>
          <w:p w14:paraId="6BDC5402" w14:textId="326B33F3" w:rsidR="0065749E" w:rsidRDefault="00996E79" w:rsidP="00CE1857">
            <w:pPr>
              <w:pStyle w:val="BPDPNormln"/>
              <w:ind w:firstLine="0"/>
              <w:jc w:val="center"/>
            </w:pPr>
            <w:r>
              <w:t>0,009</w:t>
            </w:r>
          </w:p>
        </w:tc>
        <w:tc>
          <w:tcPr>
            <w:tcW w:w="850" w:type="dxa"/>
          </w:tcPr>
          <w:p w14:paraId="7E8FBAAC" w14:textId="73212E2F" w:rsidR="0065749E" w:rsidRDefault="00996E79" w:rsidP="00CE1857">
            <w:pPr>
              <w:pStyle w:val="BPDPNormln"/>
              <w:ind w:firstLine="0"/>
              <w:jc w:val="center"/>
            </w:pPr>
            <w:r>
              <w:t>0,005</w:t>
            </w:r>
          </w:p>
        </w:tc>
        <w:tc>
          <w:tcPr>
            <w:tcW w:w="1418" w:type="dxa"/>
          </w:tcPr>
          <w:p w14:paraId="6AF952B1" w14:textId="5AB7590C" w:rsidR="0065749E" w:rsidRDefault="00996E79" w:rsidP="00CE1857">
            <w:pPr>
              <w:pStyle w:val="BPDPNormln"/>
              <w:ind w:firstLine="0"/>
              <w:jc w:val="center"/>
            </w:pPr>
            <w:r>
              <w:t>0,015</w:t>
            </w:r>
          </w:p>
        </w:tc>
        <w:tc>
          <w:tcPr>
            <w:tcW w:w="1134" w:type="dxa"/>
          </w:tcPr>
          <w:p w14:paraId="07F95859" w14:textId="64E6E2E2" w:rsidR="0065749E" w:rsidRDefault="00996E79" w:rsidP="00CE1857">
            <w:pPr>
              <w:pStyle w:val="BPDPNormln"/>
              <w:ind w:firstLine="0"/>
              <w:jc w:val="center"/>
            </w:pPr>
            <w:r>
              <w:t>0,041</w:t>
            </w:r>
          </w:p>
        </w:tc>
        <w:tc>
          <w:tcPr>
            <w:tcW w:w="1381" w:type="dxa"/>
          </w:tcPr>
          <w:p w14:paraId="662D339A" w14:textId="35373996" w:rsidR="0065749E" w:rsidRDefault="00996E79" w:rsidP="00CE1857">
            <w:pPr>
              <w:pStyle w:val="BPDPNormln"/>
              <w:ind w:firstLine="0"/>
              <w:jc w:val="center"/>
            </w:pPr>
            <w:r>
              <w:t>0,1</w:t>
            </w:r>
          </w:p>
        </w:tc>
      </w:tr>
      <w:tr w:rsidR="0065749E" w14:paraId="35FCFFB0" w14:textId="6F218BA3" w:rsidTr="00996E79">
        <w:trPr>
          <w:jc w:val="center"/>
        </w:trPr>
        <w:tc>
          <w:tcPr>
            <w:tcW w:w="1585" w:type="dxa"/>
          </w:tcPr>
          <w:p w14:paraId="788B2EF8" w14:textId="39256DDB" w:rsidR="0065749E" w:rsidRDefault="0065749E" w:rsidP="00CE1857">
            <w:pPr>
              <w:pStyle w:val="BPDPNormln"/>
              <w:ind w:firstLine="0"/>
              <w:jc w:val="center"/>
            </w:pPr>
            <w:r>
              <w:t>hmotnost</w:t>
            </w:r>
          </w:p>
        </w:tc>
        <w:tc>
          <w:tcPr>
            <w:tcW w:w="1500" w:type="dxa"/>
          </w:tcPr>
          <w:p w14:paraId="0E95E073" w14:textId="15FC1293" w:rsidR="0065749E" w:rsidRDefault="00996E79" w:rsidP="00CE1857">
            <w:pPr>
              <w:pStyle w:val="BPDPNormln"/>
              <w:ind w:firstLine="0"/>
              <w:jc w:val="center"/>
            </w:pPr>
            <w:r>
              <w:t>0,011</w:t>
            </w:r>
          </w:p>
        </w:tc>
        <w:tc>
          <w:tcPr>
            <w:tcW w:w="851" w:type="dxa"/>
          </w:tcPr>
          <w:p w14:paraId="26D05519" w14:textId="4DFD23BD" w:rsidR="0065749E" w:rsidRDefault="00996E79" w:rsidP="00CE1857">
            <w:pPr>
              <w:pStyle w:val="BPDPNormln"/>
              <w:ind w:firstLine="0"/>
              <w:jc w:val="center"/>
            </w:pPr>
            <w:r>
              <w:t>0,986</w:t>
            </w:r>
          </w:p>
        </w:tc>
        <w:tc>
          <w:tcPr>
            <w:tcW w:w="850" w:type="dxa"/>
          </w:tcPr>
          <w:p w14:paraId="215D7833" w14:textId="4A19FF13" w:rsidR="0065749E" w:rsidRDefault="00996E79" w:rsidP="00CE1857">
            <w:pPr>
              <w:pStyle w:val="BPDPNormln"/>
              <w:ind w:firstLine="0"/>
              <w:jc w:val="center"/>
            </w:pPr>
            <w:r>
              <w:t>0,072</w:t>
            </w:r>
          </w:p>
        </w:tc>
        <w:tc>
          <w:tcPr>
            <w:tcW w:w="1418" w:type="dxa"/>
          </w:tcPr>
          <w:p w14:paraId="19D90762" w14:textId="27098A9D" w:rsidR="0065749E" w:rsidRDefault="00996E79" w:rsidP="00CE1857">
            <w:pPr>
              <w:pStyle w:val="BPDPNormln"/>
              <w:ind w:firstLine="0"/>
              <w:jc w:val="center"/>
            </w:pPr>
            <w:r>
              <w:t>0,013</w:t>
            </w:r>
          </w:p>
        </w:tc>
        <w:tc>
          <w:tcPr>
            <w:tcW w:w="1134" w:type="dxa"/>
          </w:tcPr>
          <w:p w14:paraId="51115B3E" w14:textId="59E26C37" w:rsidR="0065749E" w:rsidRDefault="00996E79" w:rsidP="00CE1857">
            <w:pPr>
              <w:pStyle w:val="BPDPNormln"/>
              <w:ind w:firstLine="0"/>
              <w:jc w:val="center"/>
            </w:pPr>
            <w:r>
              <w:t>-0,148</w:t>
            </w:r>
          </w:p>
        </w:tc>
        <w:tc>
          <w:tcPr>
            <w:tcW w:w="1381" w:type="dxa"/>
          </w:tcPr>
          <w:p w14:paraId="74F6CD3E" w14:textId="5A7925A8" w:rsidR="0065749E" w:rsidRDefault="00996E79" w:rsidP="00CE1857">
            <w:pPr>
              <w:pStyle w:val="BPDPNormln"/>
              <w:ind w:firstLine="0"/>
              <w:jc w:val="center"/>
            </w:pPr>
            <w:r>
              <w:t>-0,003</w:t>
            </w:r>
          </w:p>
        </w:tc>
      </w:tr>
    </w:tbl>
    <w:p w14:paraId="51CFEE3C" w14:textId="77777777" w:rsidR="00D47FF2" w:rsidRPr="00C40968" w:rsidRDefault="00D47FF2" w:rsidP="00D47FF2">
      <w:pPr>
        <w:pStyle w:val="BPDPNormln"/>
        <w:ind w:firstLine="0"/>
      </w:pPr>
    </w:p>
    <w:p w14:paraId="7F73051F" w14:textId="1B2E4051" w:rsidR="009A5AFE" w:rsidRDefault="009A5AFE" w:rsidP="00B37C07">
      <w:pPr>
        <w:pStyle w:val="BPDPNormln"/>
        <w:ind w:firstLine="0"/>
      </w:pPr>
    </w:p>
    <w:p w14:paraId="27D94F1E" w14:textId="5EDB5C1D" w:rsidR="00430B95" w:rsidRDefault="00DC4C6B" w:rsidP="00B37C07">
      <w:pPr>
        <w:pStyle w:val="BPDPNormln"/>
        <w:ind w:firstLine="0"/>
      </w:pPr>
      <w:r>
        <w:t>V další tabulce (</w:t>
      </w:r>
      <w:r w:rsidRPr="00430B95">
        <w:fldChar w:fldCharType="begin"/>
      </w:r>
      <w:r w:rsidRPr="00430B95">
        <w:instrText xml:space="preserve"> REF _Ref32842516 \h  \* MERGEFORMAT </w:instrText>
      </w:r>
      <w:r w:rsidRPr="00430B95">
        <w:fldChar w:fldCharType="separate"/>
      </w:r>
      <w:r w:rsidR="003C1DEC" w:rsidRPr="00430B95">
        <w:t xml:space="preserve">Tab. </w:t>
      </w:r>
      <w:r w:rsidR="003C1DEC" w:rsidRPr="003C1DEC">
        <w:rPr>
          <w:noProof/>
        </w:rPr>
        <w:t>4</w:t>
      </w:r>
      <w:r w:rsidR="003C1DEC">
        <w:t>.</w:t>
      </w:r>
      <w:r w:rsidR="003C1DEC" w:rsidRPr="003C1DEC">
        <w:rPr>
          <w:noProof/>
        </w:rPr>
        <w:t>4</w:t>
      </w:r>
      <w:r w:rsidRPr="00430B95">
        <w:fldChar w:fldCharType="end"/>
      </w:r>
      <w:r>
        <w:t xml:space="preserve">) </w:t>
      </w:r>
      <w:r w:rsidR="00B37C07">
        <w:t xml:space="preserve">jsou hodnoty koeficientů hlavních </w:t>
      </w:r>
      <w:proofErr w:type="gramStart"/>
      <w:r w:rsidR="00B37C07">
        <w:t>komponent</w:t>
      </w:r>
      <w:r w:rsidR="00676EA5">
        <w:t>,</w:t>
      </w:r>
      <w:proofErr w:type="gramEnd"/>
      <w:r w:rsidR="00676EA5">
        <w:t xml:space="preserve"> n</w:t>
      </w:r>
      <w:r>
        <w:t xml:space="preserve">eboli komponentní skóre jednotlivých </w:t>
      </w:r>
      <w:r w:rsidR="00A61C19">
        <w:t>typů s</w:t>
      </w:r>
      <w:r w:rsidR="009E3C23">
        <w:t>l</w:t>
      </w:r>
      <w:r w:rsidR="00A61C19">
        <w:t>uchátek</w:t>
      </w:r>
      <w:r>
        <w:t xml:space="preserve">. </w:t>
      </w:r>
    </w:p>
    <w:p w14:paraId="2D24C715" w14:textId="77777777" w:rsidR="00430B95" w:rsidRDefault="00430B95" w:rsidP="00B37C07">
      <w:pPr>
        <w:pStyle w:val="BPDPNormln"/>
        <w:ind w:firstLine="0"/>
      </w:pPr>
    </w:p>
    <w:p w14:paraId="0A652CE1" w14:textId="79923EB0" w:rsidR="00430B95" w:rsidRPr="00430B95" w:rsidRDefault="00430B95" w:rsidP="00430B95">
      <w:pPr>
        <w:pStyle w:val="Titulek"/>
        <w:keepNext/>
        <w:jc w:val="center"/>
        <w:rPr>
          <w:b w:val="0"/>
        </w:rPr>
      </w:pPr>
      <w:bookmarkStart w:id="176" w:name="_Ref32842516"/>
      <w:bookmarkStart w:id="177" w:name="_Ref32846476"/>
      <w:bookmarkStart w:id="178" w:name="_Toc41248121"/>
      <w:r w:rsidRPr="00430B95">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3C1DEC">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3C1DEC">
        <w:rPr>
          <w:b w:val="0"/>
          <w:noProof/>
        </w:rPr>
        <w:t>4</w:t>
      </w:r>
      <w:r w:rsidR="00982B7F">
        <w:rPr>
          <w:b w:val="0"/>
        </w:rPr>
        <w:fldChar w:fldCharType="end"/>
      </w:r>
      <w:bookmarkEnd w:id="176"/>
      <w:r w:rsidR="00D66706">
        <w:rPr>
          <w:b w:val="0"/>
        </w:rPr>
        <w:t>:</w:t>
      </w:r>
      <w:r>
        <w:t xml:space="preserve"> </w:t>
      </w:r>
      <w:r w:rsidR="00BB1EA0" w:rsidRPr="00CE1857">
        <w:rPr>
          <w:b w:val="0"/>
        </w:rPr>
        <w:t xml:space="preserve">Tabulka </w:t>
      </w:r>
      <w:r w:rsidR="00A24C10">
        <w:rPr>
          <w:b w:val="0"/>
        </w:rPr>
        <w:t>komponentního skóre</w:t>
      </w:r>
      <w:bookmarkEnd w:id="177"/>
      <w:bookmarkEnd w:id="178"/>
      <w:r w:rsidR="00BB1EA0" w:rsidRPr="00430B95">
        <w:rPr>
          <w:b w:val="0"/>
        </w:rPr>
        <w:t xml:space="preserve"> </w:t>
      </w:r>
    </w:p>
    <w:tbl>
      <w:tblPr>
        <w:tblW w:w="7722" w:type="dxa"/>
        <w:jc w:val="center"/>
        <w:tblCellMar>
          <w:left w:w="70" w:type="dxa"/>
          <w:right w:w="70" w:type="dxa"/>
        </w:tblCellMar>
        <w:tblLook w:val="04A0" w:firstRow="1" w:lastRow="0" w:firstColumn="1" w:lastColumn="0" w:noHBand="0" w:noVBand="1"/>
      </w:tblPr>
      <w:tblGrid>
        <w:gridCol w:w="1126"/>
        <w:gridCol w:w="2268"/>
        <w:gridCol w:w="794"/>
        <w:gridCol w:w="709"/>
        <w:gridCol w:w="708"/>
        <w:gridCol w:w="709"/>
        <w:gridCol w:w="699"/>
        <w:gridCol w:w="709"/>
      </w:tblGrid>
      <w:tr w:rsidR="007640D3" w:rsidRPr="00BE208D" w14:paraId="5951763F" w14:textId="77777777" w:rsidTr="007640D3">
        <w:trPr>
          <w:trHeight w:val="331"/>
          <w:jc w:val="center"/>
        </w:trPr>
        <w:tc>
          <w:tcPr>
            <w:tcW w:w="1126" w:type="dxa"/>
            <w:tcBorders>
              <w:top w:val="single" w:sz="4" w:space="0" w:color="auto"/>
              <w:left w:val="single" w:sz="4" w:space="0" w:color="auto"/>
              <w:bottom w:val="single" w:sz="4" w:space="0" w:color="auto"/>
              <w:right w:val="nil"/>
            </w:tcBorders>
          </w:tcPr>
          <w:p w14:paraId="20D38E2C" w14:textId="18D0804D"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Index</w:t>
            </w:r>
          </w:p>
        </w:tc>
        <w:tc>
          <w:tcPr>
            <w:tcW w:w="2268" w:type="dxa"/>
            <w:tcBorders>
              <w:top w:val="single" w:sz="4" w:space="0" w:color="auto"/>
              <w:left w:val="single" w:sz="4" w:space="0" w:color="auto"/>
              <w:bottom w:val="single" w:sz="4" w:space="0" w:color="auto"/>
              <w:right w:val="nil"/>
            </w:tcBorders>
            <w:shd w:val="clear" w:color="auto" w:fill="auto"/>
            <w:noWrap/>
            <w:vAlign w:val="center"/>
            <w:hideMark/>
          </w:tcPr>
          <w:p w14:paraId="4A146161" w14:textId="03F9CA53" w:rsidR="007640D3" w:rsidRPr="00BE208D" w:rsidRDefault="007640D3" w:rsidP="009F3938">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A5ED" w14:textId="0649B82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A3226DA" w14:textId="60E8314E"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PC2</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1109440D" w14:textId="79B54FCA"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PC3</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B846BCF" w14:textId="2CA2ED58"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PC4</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228A9D0" w14:textId="7943A949"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3D073A39" w14:textId="3F08DA5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PC6</w:t>
            </w:r>
          </w:p>
        </w:tc>
      </w:tr>
      <w:tr w:rsidR="007640D3" w:rsidRPr="00BE208D" w14:paraId="1650AF9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390A7CD2" w14:textId="11D6D54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0CA4CB4" w14:textId="6F01F46A"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14:paraId="7BED8482" w14:textId="0B6887B4" w:rsidR="007640D3" w:rsidRPr="00BE208D" w:rsidRDefault="007640D3" w:rsidP="007640D3">
            <w:pPr>
              <w:spacing w:line="240" w:lineRule="auto"/>
              <w:ind w:left="0"/>
              <w:jc w:val="center"/>
              <w:rPr>
                <w:rFonts w:ascii="Calibri" w:hAnsi="Calibri" w:cs="Calibri"/>
                <w:color w:val="000000"/>
                <w:sz w:val="22"/>
                <w:szCs w:val="22"/>
              </w:rPr>
            </w:pPr>
            <w:r w:rsidRPr="0030110B">
              <w:t>5</w:t>
            </w:r>
            <w:r>
              <w:t xml:space="preserve"> </w:t>
            </w:r>
            <w:r w:rsidRPr="0030110B">
              <w:t>415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2015760" w14:textId="2BE82A2E" w:rsidR="007640D3" w:rsidRPr="007640D3" w:rsidRDefault="007640D3" w:rsidP="007640D3">
            <w:pPr>
              <w:spacing w:line="240" w:lineRule="auto"/>
              <w:ind w:left="0"/>
              <w:jc w:val="center"/>
            </w:pPr>
            <w:r w:rsidRPr="00CD79E2">
              <w:t>94</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881EA4B" w14:textId="6BBAB491"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B063914" w14:textId="39CC9247" w:rsidR="007640D3" w:rsidRPr="00BE208D" w:rsidRDefault="007640D3" w:rsidP="007640D3">
            <w:pPr>
              <w:spacing w:line="240" w:lineRule="auto"/>
              <w:ind w:left="0"/>
              <w:jc w:val="center"/>
              <w:rPr>
                <w:rFonts w:ascii="Calibri" w:hAnsi="Calibri" w:cs="Calibri"/>
                <w:color w:val="000000"/>
                <w:sz w:val="22"/>
                <w:szCs w:val="22"/>
              </w:rPr>
            </w:pPr>
            <w:r w:rsidRPr="00333BC7">
              <w:t>10</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8C89B72" w14:textId="138BE59F" w:rsidR="007640D3" w:rsidRPr="00BE208D" w:rsidRDefault="007640D3" w:rsidP="007640D3">
            <w:pPr>
              <w:spacing w:line="240" w:lineRule="auto"/>
              <w:ind w:left="0"/>
              <w:jc w:val="center"/>
              <w:rPr>
                <w:rFonts w:ascii="Calibri" w:hAnsi="Calibri" w:cs="Calibri"/>
                <w:color w:val="000000"/>
                <w:sz w:val="22"/>
                <w:szCs w:val="22"/>
              </w:rPr>
            </w:pPr>
            <w:r w:rsidRPr="00877FDB">
              <w:t>0,</w:t>
            </w:r>
            <w:r>
              <w:t>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3001C75" w14:textId="7827E9B5" w:rsidR="007640D3" w:rsidRPr="00BE208D" w:rsidRDefault="007640D3" w:rsidP="007640D3">
            <w:pPr>
              <w:spacing w:line="240" w:lineRule="auto"/>
              <w:ind w:left="0"/>
              <w:jc w:val="center"/>
              <w:rPr>
                <w:rFonts w:ascii="Calibri" w:hAnsi="Calibri" w:cs="Calibri"/>
                <w:color w:val="000000"/>
                <w:sz w:val="22"/>
                <w:szCs w:val="22"/>
              </w:rPr>
            </w:pPr>
            <w:r>
              <w:t>0,4</w:t>
            </w:r>
          </w:p>
        </w:tc>
      </w:tr>
      <w:tr w:rsidR="007640D3" w:rsidRPr="00BE208D" w14:paraId="374FB02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180AF614" w14:textId="79C0CD52"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2</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06DDE39" w14:textId="626356EF"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94" w:type="dxa"/>
            <w:tcBorders>
              <w:top w:val="nil"/>
              <w:left w:val="nil"/>
              <w:bottom w:val="single" w:sz="4" w:space="0" w:color="auto"/>
              <w:right w:val="single" w:sz="4" w:space="0" w:color="auto"/>
            </w:tcBorders>
            <w:shd w:val="clear" w:color="auto" w:fill="auto"/>
            <w:noWrap/>
            <w:vAlign w:val="center"/>
            <w:hideMark/>
          </w:tcPr>
          <w:p w14:paraId="01F2EF6D" w14:textId="442AC115" w:rsidR="007640D3" w:rsidRPr="00BE208D" w:rsidRDefault="007640D3" w:rsidP="007640D3">
            <w:pPr>
              <w:spacing w:line="240" w:lineRule="auto"/>
              <w:ind w:left="0"/>
              <w:jc w:val="center"/>
              <w:rPr>
                <w:rFonts w:ascii="Calibri" w:hAnsi="Calibri" w:cs="Calibri"/>
                <w:color w:val="000000"/>
                <w:sz w:val="22"/>
                <w:szCs w:val="22"/>
              </w:rPr>
            </w:pPr>
            <w:r>
              <w:t>-</w:t>
            </w:r>
            <w:r w:rsidRPr="0030110B">
              <w:t>585</w:t>
            </w:r>
          </w:p>
        </w:tc>
        <w:tc>
          <w:tcPr>
            <w:tcW w:w="709" w:type="dxa"/>
            <w:tcBorders>
              <w:top w:val="nil"/>
              <w:left w:val="nil"/>
              <w:bottom w:val="single" w:sz="4" w:space="0" w:color="auto"/>
              <w:right w:val="single" w:sz="4" w:space="0" w:color="auto"/>
            </w:tcBorders>
            <w:shd w:val="clear" w:color="auto" w:fill="auto"/>
            <w:noWrap/>
            <w:vAlign w:val="center"/>
            <w:hideMark/>
          </w:tcPr>
          <w:p w14:paraId="5FD7DD58" w14:textId="152BFA24" w:rsidR="007640D3" w:rsidRPr="00BE208D" w:rsidRDefault="007640D3" w:rsidP="007640D3">
            <w:pPr>
              <w:spacing w:line="240" w:lineRule="auto"/>
              <w:ind w:left="0"/>
              <w:jc w:val="center"/>
              <w:rPr>
                <w:rFonts w:ascii="Calibri" w:hAnsi="Calibri" w:cs="Calibri"/>
                <w:color w:val="000000"/>
                <w:sz w:val="22"/>
                <w:szCs w:val="22"/>
              </w:rPr>
            </w:pPr>
            <w:r w:rsidRPr="00CD79E2">
              <w:t>82</w:t>
            </w:r>
          </w:p>
        </w:tc>
        <w:tc>
          <w:tcPr>
            <w:tcW w:w="708" w:type="dxa"/>
            <w:tcBorders>
              <w:top w:val="nil"/>
              <w:left w:val="nil"/>
              <w:bottom w:val="single" w:sz="4" w:space="0" w:color="auto"/>
              <w:right w:val="single" w:sz="4" w:space="0" w:color="auto"/>
            </w:tcBorders>
            <w:shd w:val="clear" w:color="auto" w:fill="auto"/>
            <w:noWrap/>
            <w:vAlign w:val="center"/>
            <w:hideMark/>
          </w:tcPr>
          <w:p w14:paraId="77537460" w14:textId="74AE0686"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nil"/>
              <w:left w:val="nil"/>
              <w:bottom w:val="single" w:sz="4" w:space="0" w:color="auto"/>
              <w:right w:val="single" w:sz="4" w:space="0" w:color="auto"/>
            </w:tcBorders>
            <w:shd w:val="clear" w:color="auto" w:fill="auto"/>
            <w:noWrap/>
            <w:vAlign w:val="center"/>
            <w:hideMark/>
          </w:tcPr>
          <w:p w14:paraId="57A47DEF" w14:textId="440661A8" w:rsidR="007640D3" w:rsidRPr="00BE208D" w:rsidRDefault="007640D3" w:rsidP="007640D3">
            <w:pPr>
              <w:spacing w:line="240" w:lineRule="auto"/>
              <w:ind w:left="0"/>
              <w:jc w:val="center"/>
              <w:rPr>
                <w:rFonts w:ascii="Calibri" w:hAnsi="Calibri" w:cs="Calibri"/>
                <w:color w:val="000000"/>
                <w:sz w:val="22"/>
                <w:szCs w:val="22"/>
              </w:rPr>
            </w:pPr>
            <w:r w:rsidRPr="00333BC7">
              <w:t>-</w:t>
            </w:r>
            <w:r>
              <w:t>2</w:t>
            </w:r>
          </w:p>
        </w:tc>
        <w:tc>
          <w:tcPr>
            <w:tcW w:w="699" w:type="dxa"/>
            <w:tcBorders>
              <w:top w:val="nil"/>
              <w:left w:val="nil"/>
              <w:bottom w:val="single" w:sz="4" w:space="0" w:color="auto"/>
              <w:right w:val="single" w:sz="4" w:space="0" w:color="auto"/>
            </w:tcBorders>
            <w:shd w:val="clear" w:color="auto" w:fill="auto"/>
            <w:noWrap/>
            <w:vAlign w:val="center"/>
            <w:hideMark/>
          </w:tcPr>
          <w:p w14:paraId="5C802BCA" w14:textId="61D390BB" w:rsidR="007640D3" w:rsidRPr="00BE208D" w:rsidRDefault="007640D3" w:rsidP="007640D3">
            <w:pPr>
              <w:spacing w:line="240" w:lineRule="auto"/>
              <w:ind w:left="0"/>
              <w:jc w:val="center"/>
              <w:rPr>
                <w:rFonts w:ascii="Calibri" w:hAnsi="Calibri" w:cs="Calibri"/>
                <w:color w:val="000000"/>
                <w:sz w:val="22"/>
                <w:szCs w:val="22"/>
              </w:rPr>
            </w:pPr>
            <w:r>
              <w:t>5</w:t>
            </w:r>
          </w:p>
        </w:tc>
        <w:tc>
          <w:tcPr>
            <w:tcW w:w="709" w:type="dxa"/>
            <w:tcBorders>
              <w:top w:val="nil"/>
              <w:left w:val="nil"/>
              <w:bottom w:val="single" w:sz="4" w:space="0" w:color="auto"/>
              <w:right w:val="single" w:sz="4" w:space="0" w:color="auto"/>
            </w:tcBorders>
            <w:shd w:val="clear" w:color="auto" w:fill="auto"/>
            <w:noWrap/>
            <w:vAlign w:val="center"/>
            <w:hideMark/>
          </w:tcPr>
          <w:p w14:paraId="3C1CC8CA" w14:textId="2E3DBDB1" w:rsidR="007640D3" w:rsidRPr="00BE208D" w:rsidRDefault="007640D3" w:rsidP="007640D3">
            <w:pPr>
              <w:spacing w:line="240" w:lineRule="auto"/>
              <w:ind w:left="0"/>
              <w:jc w:val="center"/>
              <w:rPr>
                <w:rFonts w:ascii="Calibri" w:hAnsi="Calibri" w:cs="Calibri"/>
                <w:color w:val="000000"/>
                <w:sz w:val="22"/>
                <w:szCs w:val="22"/>
              </w:rPr>
            </w:pPr>
            <w:r w:rsidRPr="00176EF8">
              <w:t>0,1</w:t>
            </w:r>
          </w:p>
        </w:tc>
      </w:tr>
      <w:tr w:rsidR="007640D3" w:rsidRPr="00BE208D" w14:paraId="615E8D69"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83CC6C7" w14:textId="7491BC65"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3</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7254F37" w14:textId="778F1C4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94" w:type="dxa"/>
            <w:tcBorders>
              <w:top w:val="nil"/>
              <w:left w:val="nil"/>
              <w:bottom w:val="single" w:sz="4" w:space="0" w:color="auto"/>
              <w:right w:val="single" w:sz="4" w:space="0" w:color="auto"/>
            </w:tcBorders>
            <w:shd w:val="clear" w:color="auto" w:fill="auto"/>
            <w:noWrap/>
            <w:vAlign w:val="center"/>
            <w:hideMark/>
          </w:tcPr>
          <w:p w14:paraId="3D5CA74E" w14:textId="1E87CAA3"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236</w:t>
            </w:r>
          </w:p>
        </w:tc>
        <w:tc>
          <w:tcPr>
            <w:tcW w:w="709" w:type="dxa"/>
            <w:tcBorders>
              <w:top w:val="nil"/>
              <w:left w:val="nil"/>
              <w:bottom w:val="single" w:sz="4" w:space="0" w:color="auto"/>
              <w:right w:val="single" w:sz="4" w:space="0" w:color="auto"/>
            </w:tcBorders>
            <w:shd w:val="clear" w:color="auto" w:fill="auto"/>
            <w:noWrap/>
            <w:vAlign w:val="center"/>
            <w:hideMark/>
          </w:tcPr>
          <w:p w14:paraId="268B2943" w14:textId="5327EAB4" w:rsidR="007640D3" w:rsidRPr="00BE208D" w:rsidRDefault="007640D3" w:rsidP="007640D3">
            <w:pPr>
              <w:spacing w:line="240" w:lineRule="auto"/>
              <w:ind w:left="0"/>
              <w:jc w:val="center"/>
              <w:rPr>
                <w:rFonts w:ascii="Calibri" w:hAnsi="Calibri" w:cs="Calibri"/>
                <w:color w:val="000000"/>
                <w:sz w:val="22"/>
                <w:szCs w:val="22"/>
              </w:rPr>
            </w:pPr>
            <w:r w:rsidRPr="00CD79E2">
              <w:t>35</w:t>
            </w:r>
          </w:p>
        </w:tc>
        <w:tc>
          <w:tcPr>
            <w:tcW w:w="708" w:type="dxa"/>
            <w:tcBorders>
              <w:top w:val="nil"/>
              <w:left w:val="nil"/>
              <w:bottom w:val="single" w:sz="4" w:space="0" w:color="auto"/>
              <w:right w:val="single" w:sz="4" w:space="0" w:color="auto"/>
            </w:tcBorders>
            <w:shd w:val="clear" w:color="auto" w:fill="auto"/>
            <w:noWrap/>
            <w:vAlign w:val="center"/>
            <w:hideMark/>
          </w:tcPr>
          <w:p w14:paraId="43BAC595" w14:textId="2A1716FA"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6F3AC196" w14:textId="1A9E5265" w:rsidR="007640D3" w:rsidRPr="00BE208D" w:rsidRDefault="007640D3" w:rsidP="007640D3">
            <w:pPr>
              <w:spacing w:line="240" w:lineRule="auto"/>
              <w:ind w:left="0"/>
              <w:jc w:val="center"/>
              <w:rPr>
                <w:rFonts w:ascii="Calibri" w:hAnsi="Calibri" w:cs="Calibri"/>
                <w:color w:val="000000"/>
                <w:sz w:val="22"/>
                <w:szCs w:val="22"/>
              </w:rPr>
            </w:pPr>
            <w:r>
              <w:t>4</w:t>
            </w:r>
          </w:p>
        </w:tc>
        <w:tc>
          <w:tcPr>
            <w:tcW w:w="699" w:type="dxa"/>
            <w:tcBorders>
              <w:top w:val="nil"/>
              <w:left w:val="nil"/>
              <w:bottom w:val="single" w:sz="4" w:space="0" w:color="auto"/>
              <w:right w:val="single" w:sz="4" w:space="0" w:color="auto"/>
            </w:tcBorders>
            <w:shd w:val="clear" w:color="auto" w:fill="auto"/>
            <w:noWrap/>
            <w:vAlign w:val="center"/>
            <w:hideMark/>
          </w:tcPr>
          <w:p w14:paraId="3C219D3D" w14:textId="58FC3045" w:rsidR="007640D3" w:rsidRPr="00BE208D" w:rsidRDefault="007640D3" w:rsidP="007640D3">
            <w:pPr>
              <w:spacing w:line="240" w:lineRule="auto"/>
              <w:ind w:left="0"/>
              <w:jc w:val="center"/>
              <w:rPr>
                <w:rFonts w:ascii="Calibri" w:hAnsi="Calibri" w:cs="Calibri"/>
                <w:color w:val="000000"/>
                <w:sz w:val="22"/>
                <w:szCs w:val="22"/>
              </w:rPr>
            </w:pPr>
            <w:r w:rsidRPr="00877FDB">
              <w:t>0</w:t>
            </w:r>
            <w:r>
              <w:t>,2</w:t>
            </w:r>
          </w:p>
        </w:tc>
        <w:tc>
          <w:tcPr>
            <w:tcW w:w="709" w:type="dxa"/>
            <w:tcBorders>
              <w:top w:val="nil"/>
              <w:left w:val="nil"/>
              <w:bottom w:val="single" w:sz="4" w:space="0" w:color="auto"/>
              <w:right w:val="single" w:sz="4" w:space="0" w:color="auto"/>
            </w:tcBorders>
            <w:shd w:val="clear" w:color="auto" w:fill="auto"/>
            <w:noWrap/>
            <w:vAlign w:val="center"/>
            <w:hideMark/>
          </w:tcPr>
          <w:p w14:paraId="709A0FD7" w14:textId="31DFB296" w:rsidR="007640D3" w:rsidRPr="00BE208D" w:rsidRDefault="007640D3" w:rsidP="007640D3">
            <w:pPr>
              <w:spacing w:line="240" w:lineRule="auto"/>
              <w:ind w:left="0"/>
              <w:jc w:val="center"/>
              <w:rPr>
                <w:rFonts w:ascii="Calibri" w:hAnsi="Calibri" w:cs="Calibri"/>
                <w:color w:val="000000"/>
                <w:sz w:val="22"/>
                <w:szCs w:val="22"/>
              </w:rPr>
            </w:pPr>
            <w:r w:rsidRPr="00176EF8">
              <w:t>0,</w:t>
            </w:r>
            <w:r>
              <w:t>1</w:t>
            </w:r>
          </w:p>
        </w:tc>
      </w:tr>
      <w:tr w:rsidR="007640D3" w:rsidRPr="00BE208D" w14:paraId="31CBFFC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18F3E8A" w14:textId="15F5676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4</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363DAFA" w14:textId="5EA2AB3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94" w:type="dxa"/>
            <w:tcBorders>
              <w:top w:val="nil"/>
              <w:left w:val="nil"/>
              <w:bottom w:val="single" w:sz="4" w:space="0" w:color="auto"/>
              <w:right w:val="single" w:sz="4" w:space="0" w:color="auto"/>
            </w:tcBorders>
            <w:shd w:val="clear" w:color="auto" w:fill="auto"/>
            <w:noWrap/>
            <w:vAlign w:val="center"/>
            <w:hideMark/>
          </w:tcPr>
          <w:p w14:paraId="28D45687" w14:textId="1AAA9E4E"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91</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75084B3D" w14:textId="3AD56026" w:rsidR="007640D3" w:rsidRPr="00BE208D" w:rsidRDefault="007640D3" w:rsidP="007640D3">
            <w:pPr>
              <w:spacing w:line="240" w:lineRule="auto"/>
              <w:ind w:left="0"/>
              <w:jc w:val="center"/>
              <w:rPr>
                <w:rFonts w:ascii="Calibri" w:hAnsi="Calibri" w:cs="Calibri"/>
                <w:color w:val="000000"/>
                <w:sz w:val="22"/>
                <w:szCs w:val="22"/>
              </w:rPr>
            </w:pPr>
            <w:r w:rsidRPr="00CD79E2">
              <w:t>9</w:t>
            </w:r>
            <w:r>
              <w:t>2</w:t>
            </w:r>
          </w:p>
        </w:tc>
        <w:tc>
          <w:tcPr>
            <w:tcW w:w="708" w:type="dxa"/>
            <w:tcBorders>
              <w:top w:val="nil"/>
              <w:left w:val="nil"/>
              <w:bottom w:val="single" w:sz="4" w:space="0" w:color="auto"/>
              <w:right w:val="single" w:sz="4" w:space="0" w:color="auto"/>
            </w:tcBorders>
            <w:shd w:val="clear" w:color="auto" w:fill="auto"/>
            <w:noWrap/>
            <w:vAlign w:val="center"/>
            <w:hideMark/>
          </w:tcPr>
          <w:p w14:paraId="5A3B46F7" w14:textId="72CAEF6C"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2F1E4979" w14:textId="23EFDA73" w:rsidR="007640D3" w:rsidRPr="00BE208D" w:rsidRDefault="007640D3" w:rsidP="007640D3">
            <w:pPr>
              <w:spacing w:line="240" w:lineRule="auto"/>
              <w:ind w:left="0"/>
              <w:jc w:val="center"/>
              <w:rPr>
                <w:rFonts w:ascii="Calibri" w:hAnsi="Calibri" w:cs="Calibri"/>
                <w:color w:val="000000"/>
                <w:sz w:val="22"/>
                <w:szCs w:val="22"/>
              </w:rPr>
            </w:pPr>
            <w:r w:rsidRPr="00333BC7">
              <w:t>-</w:t>
            </w:r>
            <w:r>
              <w:t>20</w:t>
            </w:r>
          </w:p>
        </w:tc>
        <w:tc>
          <w:tcPr>
            <w:tcW w:w="699" w:type="dxa"/>
            <w:tcBorders>
              <w:top w:val="nil"/>
              <w:left w:val="nil"/>
              <w:bottom w:val="single" w:sz="4" w:space="0" w:color="auto"/>
              <w:right w:val="single" w:sz="4" w:space="0" w:color="auto"/>
            </w:tcBorders>
            <w:shd w:val="clear" w:color="auto" w:fill="auto"/>
            <w:noWrap/>
            <w:vAlign w:val="center"/>
            <w:hideMark/>
          </w:tcPr>
          <w:p w14:paraId="37F57555" w14:textId="28C19CE1" w:rsidR="007640D3" w:rsidRPr="00BE208D" w:rsidRDefault="007640D3" w:rsidP="007640D3">
            <w:pPr>
              <w:spacing w:line="240" w:lineRule="auto"/>
              <w:ind w:left="0"/>
              <w:jc w:val="center"/>
              <w:rPr>
                <w:rFonts w:ascii="Calibri" w:hAnsi="Calibri" w:cs="Calibri"/>
                <w:color w:val="000000"/>
                <w:sz w:val="22"/>
                <w:szCs w:val="22"/>
              </w:rPr>
            </w:pPr>
            <w:r w:rsidRPr="00877FDB">
              <w:t>-</w:t>
            </w:r>
            <w:r>
              <w:t>0,04</w:t>
            </w:r>
          </w:p>
        </w:tc>
        <w:tc>
          <w:tcPr>
            <w:tcW w:w="709" w:type="dxa"/>
            <w:tcBorders>
              <w:top w:val="nil"/>
              <w:left w:val="nil"/>
              <w:bottom w:val="single" w:sz="4" w:space="0" w:color="auto"/>
              <w:right w:val="single" w:sz="4" w:space="0" w:color="auto"/>
            </w:tcBorders>
            <w:shd w:val="clear" w:color="auto" w:fill="auto"/>
            <w:noWrap/>
            <w:vAlign w:val="center"/>
            <w:hideMark/>
          </w:tcPr>
          <w:p w14:paraId="5EA31791" w14:textId="4FC7B354" w:rsidR="007640D3" w:rsidRPr="00BE208D" w:rsidRDefault="007640D3" w:rsidP="007640D3">
            <w:pPr>
              <w:spacing w:line="240" w:lineRule="auto"/>
              <w:ind w:left="0"/>
              <w:jc w:val="center"/>
              <w:rPr>
                <w:rFonts w:ascii="Calibri" w:hAnsi="Calibri" w:cs="Calibri"/>
                <w:color w:val="000000"/>
                <w:sz w:val="22"/>
                <w:szCs w:val="22"/>
              </w:rPr>
            </w:pPr>
            <w:r w:rsidRPr="00176EF8">
              <w:t>-0,</w:t>
            </w:r>
            <w:r>
              <w:t>4</w:t>
            </w:r>
          </w:p>
        </w:tc>
      </w:tr>
      <w:tr w:rsidR="007640D3" w:rsidRPr="00BE208D" w14:paraId="49D31662"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9C23C7F" w14:textId="028CA5E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lastRenderedPageBreak/>
              <w:t>5</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A20308F" w14:textId="0F5EFAA5"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94" w:type="dxa"/>
            <w:tcBorders>
              <w:top w:val="nil"/>
              <w:left w:val="nil"/>
              <w:bottom w:val="single" w:sz="4" w:space="0" w:color="auto"/>
              <w:right w:val="single" w:sz="4" w:space="0" w:color="auto"/>
            </w:tcBorders>
            <w:shd w:val="clear" w:color="auto" w:fill="auto"/>
            <w:noWrap/>
            <w:vAlign w:val="center"/>
            <w:hideMark/>
          </w:tcPr>
          <w:p w14:paraId="3FF3D1CA" w14:textId="3DF5D2F4" w:rsidR="007640D3" w:rsidRPr="00BE208D" w:rsidRDefault="007640D3" w:rsidP="007640D3">
            <w:pPr>
              <w:spacing w:line="240" w:lineRule="auto"/>
              <w:ind w:left="0"/>
              <w:jc w:val="center"/>
              <w:rPr>
                <w:rFonts w:ascii="Calibri" w:hAnsi="Calibri" w:cs="Calibri"/>
                <w:color w:val="000000"/>
                <w:sz w:val="22"/>
                <w:szCs w:val="22"/>
              </w:rPr>
            </w:pPr>
            <w:r>
              <w:t>-</w:t>
            </w:r>
            <w:r w:rsidRPr="0030110B">
              <w:t>1</w:t>
            </w:r>
            <w:r>
              <w:t xml:space="preserve"> </w:t>
            </w:r>
            <w:r w:rsidRPr="0030110B">
              <w:t>73</w:t>
            </w:r>
            <w:r>
              <w:t>6</w:t>
            </w:r>
          </w:p>
        </w:tc>
        <w:tc>
          <w:tcPr>
            <w:tcW w:w="709" w:type="dxa"/>
            <w:tcBorders>
              <w:top w:val="nil"/>
              <w:left w:val="nil"/>
              <w:bottom w:val="single" w:sz="4" w:space="0" w:color="auto"/>
              <w:right w:val="single" w:sz="4" w:space="0" w:color="auto"/>
            </w:tcBorders>
            <w:shd w:val="clear" w:color="auto" w:fill="auto"/>
            <w:noWrap/>
            <w:vAlign w:val="center"/>
            <w:hideMark/>
          </w:tcPr>
          <w:p w14:paraId="07C40555" w14:textId="26D660C8" w:rsidR="007640D3" w:rsidRPr="00BE208D" w:rsidRDefault="007640D3" w:rsidP="007640D3">
            <w:pPr>
              <w:spacing w:line="240" w:lineRule="auto"/>
              <w:ind w:left="0"/>
              <w:jc w:val="center"/>
              <w:rPr>
                <w:rFonts w:ascii="Calibri" w:hAnsi="Calibri" w:cs="Calibri"/>
                <w:color w:val="000000"/>
                <w:sz w:val="22"/>
                <w:szCs w:val="22"/>
              </w:rPr>
            </w:pPr>
            <w:r w:rsidRPr="00CD79E2">
              <w:t>75</w:t>
            </w:r>
          </w:p>
        </w:tc>
        <w:tc>
          <w:tcPr>
            <w:tcW w:w="708" w:type="dxa"/>
            <w:tcBorders>
              <w:top w:val="nil"/>
              <w:left w:val="nil"/>
              <w:bottom w:val="single" w:sz="4" w:space="0" w:color="auto"/>
              <w:right w:val="single" w:sz="4" w:space="0" w:color="auto"/>
            </w:tcBorders>
            <w:shd w:val="clear" w:color="auto" w:fill="auto"/>
            <w:noWrap/>
            <w:vAlign w:val="center"/>
            <w:hideMark/>
          </w:tcPr>
          <w:p w14:paraId="060D4448" w14:textId="6E4FFD7D" w:rsidR="007640D3" w:rsidRPr="00BE208D" w:rsidRDefault="007640D3" w:rsidP="007640D3">
            <w:pPr>
              <w:spacing w:line="240" w:lineRule="auto"/>
              <w:ind w:left="0"/>
              <w:jc w:val="center"/>
              <w:rPr>
                <w:rFonts w:ascii="Calibri" w:hAnsi="Calibri" w:cs="Calibri"/>
                <w:color w:val="000000"/>
                <w:sz w:val="22"/>
                <w:szCs w:val="22"/>
              </w:rPr>
            </w:pPr>
            <w:r w:rsidRPr="00D56FE3">
              <w:t>-64</w:t>
            </w:r>
          </w:p>
        </w:tc>
        <w:tc>
          <w:tcPr>
            <w:tcW w:w="709" w:type="dxa"/>
            <w:tcBorders>
              <w:top w:val="nil"/>
              <w:left w:val="nil"/>
              <w:bottom w:val="single" w:sz="4" w:space="0" w:color="auto"/>
              <w:right w:val="single" w:sz="4" w:space="0" w:color="auto"/>
            </w:tcBorders>
            <w:shd w:val="clear" w:color="auto" w:fill="auto"/>
            <w:noWrap/>
            <w:vAlign w:val="center"/>
            <w:hideMark/>
          </w:tcPr>
          <w:p w14:paraId="46012CB0" w14:textId="482550EE" w:rsidR="007640D3" w:rsidRPr="00BE208D" w:rsidRDefault="007640D3" w:rsidP="007640D3">
            <w:pPr>
              <w:spacing w:line="240" w:lineRule="auto"/>
              <w:ind w:left="0"/>
              <w:jc w:val="center"/>
              <w:rPr>
                <w:rFonts w:ascii="Calibri" w:hAnsi="Calibri" w:cs="Calibri"/>
                <w:color w:val="000000"/>
                <w:sz w:val="22"/>
                <w:szCs w:val="22"/>
              </w:rPr>
            </w:pPr>
            <w:r>
              <w:t>3</w:t>
            </w:r>
          </w:p>
        </w:tc>
        <w:tc>
          <w:tcPr>
            <w:tcW w:w="699" w:type="dxa"/>
            <w:tcBorders>
              <w:top w:val="nil"/>
              <w:left w:val="nil"/>
              <w:bottom w:val="single" w:sz="4" w:space="0" w:color="auto"/>
              <w:right w:val="single" w:sz="4" w:space="0" w:color="auto"/>
            </w:tcBorders>
            <w:shd w:val="clear" w:color="auto" w:fill="auto"/>
            <w:noWrap/>
            <w:vAlign w:val="center"/>
            <w:hideMark/>
          </w:tcPr>
          <w:p w14:paraId="361C2E0F" w14:textId="26AC2DC5" w:rsidR="007640D3" w:rsidRPr="00BE208D" w:rsidRDefault="007640D3" w:rsidP="007640D3">
            <w:pPr>
              <w:spacing w:line="240" w:lineRule="auto"/>
              <w:ind w:left="0"/>
              <w:jc w:val="center"/>
              <w:rPr>
                <w:rFonts w:ascii="Calibri" w:hAnsi="Calibri" w:cs="Calibri"/>
                <w:color w:val="000000"/>
                <w:sz w:val="22"/>
                <w:szCs w:val="22"/>
              </w:rPr>
            </w:pPr>
            <w:r w:rsidRPr="00877FDB">
              <w:t>-4</w:t>
            </w:r>
          </w:p>
        </w:tc>
        <w:tc>
          <w:tcPr>
            <w:tcW w:w="709" w:type="dxa"/>
            <w:tcBorders>
              <w:top w:val="nil"/>
              <w:left w:val="nil"/>
              <w:bottom w:val="single" w:sz="4" w:space="0" w:color="auto"/>
              <w:right w:val="single" w:sz="4" w:space="0" w:color="auto"/>
            </w:tcBorders>
            <w:shd w:val="clear" w:color="auto" w:fill="auto"/>
            <w:noWrap/>
            <w:vAlign w:val="center"/>
            <w:hideMark/>
          </w:tcPr>
          <w:p w14:paraId="721FD248" w14:textId="3B378CA3" w:rsidR="007640D3" w:rsidRPr="00BE208D" w:rsidRDefault="007640D3" w:rsidP="007640D3">
            <w:pPr>
              <w:spacing w:line="240" w:lineRule="auto"/>
              <w:ind w:left="0"/>
              <w:jc w:val="center"/>
              <w:rPr>
                <w:rFonts w:ascii="Calibri" w:hAnsi="Calibri" w:cs="Calibri"/>
                <w:color w:val="000000"/>
                <w:sz w:val="22"/>
                <w:szCs w:val="22"/>
              </w:rPr>
            </w:pPr>
            <w:r w:rsidRPr="00176EF8">
              <w:t>-0,2</w:t>
            </w:r>
          </w:p>
        </w:tc>
      </w:tr>
      <w:tr w:rsidR="007640D3" w:rsidRPr="00BE208D" w14:paraId="54DFC8AC"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3453526" w14:textId="68C4327A"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6</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20E7BC1" w14:textId="3B97A296"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94" w:type="dxa"/>
            <w:tcBorders>
              <w:top w:val="nil"/>
              <w:left w:val="nil"/>
              <w:bottom w:val="single" w:sz="4" w:space="0" w:color="auto"/>
              <w:right w:val="single" w:sz="4" w:space="0" w:color="auto"/>
            </w:tcBorders>
            <w:shd w:val="clear" w:color="auto" w:fill="auto"/>
            <w:noWrap/>
            <w:vAlign w:val="center"/>
            <w:hideMark/>
          </w:tcPr>
          <w:p w14:paraId="40AE5FE6" w14:textId="31DE7330" w:rsidR="007640D3" w:rsidRPr="00BE208D" w:rsidRDefault="007640D3" w:rsidP="007640D3">
            <w:pPr>
              <w:spacing w:line="240" w:lineRule="auto"/>
              <w:ind w:left="0"/>
              <w:jc w:val="center"/>
              <w:rPr>
                <w:rFonts w:ascii="Calibri" w:hAnsi="Calibri" w:cs="Calibri"/>
                <w:color w:val="000000"/>
                <w:sz w:val="22"/>
                <w:szCs w:val="22"/>
              </w:rPr>
            </w:pPr>
            <w:r w:rsidRPr="0030110B">
              <w:t>4</w:t>
            </w:r>
            <w:r>
              <w:t xml:space="preserve"> </w:t>
            </w:r>
            <w:r w:rsidRPr="0030110B">
              <w:t>212</w:t>
            </w:r>
          </w:p>
        </w:tc>
        <w:tc>
          <w:tcPr>
            <w:tcW w:w="709" w:type="dxa"/>
            <w:tcBorders>
              <w:top w:val="nil"/>
              <w:left w:val="nil"/>
              <w:bottom w:val="single" w:sz="4" w:space="0" w:color="auto"/>
              <w:right w:val="single" w:sz="4" w:space="0" w:color="auto"/>
            </w:tcBorders>
            <w:shd w:val="clear" w:color="auto" w:fill="auto"/>
            <w:noWrap/>
            <w:vAlign w:val="center"/>
            <w:hideMark/>
          </w:tcPr>
          <w:p w14:paraId="7CA1CAA6" w14:textId="333BD06C" w:rsidR="007640D3" w:rsidRPr="00BE208D" w:rsidRDefault="007640D3" w:rsidP="007640D3">
            <w:pPr>
              <w:spacing w:line="240" w:lineRule="auto"/>
              <w:ind w:left="0"/>
              <w:jc w:val="center"/>
              <w:rPr>
                <w:rFonts w:ascii="Calibri" w:hAnsi="Calibri" w:cs="Calibri"/>
                <w:color w:val="000000"/>
                <w:sz w:val="22"/>
                <w:szCs w:val="22"/>
              </w:rPr>
            </w:pPr>
            <w:r w:rsidRPr="00CD79E2">
              <w:t>-13</w:t>
            </w:r>
            <w:r>
              <w:t>9</w:t>
            </w:r>
          </w:p>
        </w:tc>
        <w:tc>
          <w:tcPr>
            <w:tcW w:w="708" w:type="dxa"/>
            <w:tcBorders>
              <w:top w:val="nil"/>
              <w:left w:val="nil"/>
              <w:bottom w:val="single" w:sz="4" w:space="0" w:color="auto"/>
              <w:right w:val="single" w:sz="4" w:space="0" w:color="auto"/>
            </w:tcBorders>
            <w:shd w:val="clear" w:color="auto" w:fill="auto"/>
            <w:noWrap/>
            <w:vAlign w:val="center"/>
            <w:hideMark/>
          </w:tcPr>
          <w:p w14:paraId="65E8492C" w14:textId="0DBC9CF9" w:rsidR="007640D3" w:rsidRPr="00BE208D" w:rsidRDefault="007640D3" w:rsidP="007640D3">
            <w:pPr>
              <w:spacing w:line="240" w:lineRule="auto"/>
              <w:ind w:left="0"/>
              <w:jc w:val="center"/>
              <w:rPr>
                <w:rFonts w:ascii="Calibri" w:hAnsi="Calibri" w:cs="Calibri"/>
                <w:color w:val="000000"/>
                <w:sz w:val="22"/>
                <w:szCs w:val="22"/>
              </w:rPr>
            </w:pPr>
            <w:r w:rsidRPr="00D56FE3">
              <w:t>-6</w:t>
            </w:r>
          </w:p>
        </w:tc>
        <w:tc>
          <w:tcPr>
            <w:tcW w:w="709" w:type="dxa"/>
            <w:tcBorders>
              <w:top w:val="nil"/>
              <w:left w:val="nil"/>
              <w:bottom w:val="single" w:sz="4" w:space="0" w:color="auto"/>
              <w:right w:val="single" w:sz="4" w:space="0" w:color="auto"/>
            </w:tcBorders>
            <w:shd w:val="clear" w:color="auto" w:fill="auto"/>
            <w:noWrap/>
            <w:vAlign w:val="center"/>
            <w:hideMark/>
          </w:tcPr>
          <w:p w14:paraId="1B4C1B64" w14:textId="10DFDD52" w:rsidR="007640D3" w:rsidRPr="00BE208D" w:rsidRDefault="007640D3" w:rsidP="007640D3">
            <w:pPr>
              <w:spacing w:line="240" w:lineRule="auto"/>
              <w:ind w:left="0"/>
              <w:jc w:val="center"/>
              <w:rPr>
                <w:rFonts w:ascii="Calibri" w:hAnsi="Calibri" w:cs="Calibri"/>
                <w:color w:val="000000"/>
                <w:sz w:val="22"/>
                <w:szCs w:val="22"/>
              </w:rPr>
            </w:pPr>
            <w:r>
              <w:t>6</w:t>
            </w:r>
          </w:p>
        </w:tc>
        <w:tc>
          <w:tcPr>
            <w:tcW w:w="699" w:type="dxa"/>
            <w:tcBorders>
              <w:top w:val="nil"/>
              <w:left w:val="nil"/>
              <w:bottom w:val="single" w:sz="4" w:space="0" w:color="auto"/>
              <w:right w:val="single" w:sz="4" w:space="0" w:color="auto"/>
            </w:tcBorders>
            <w:shd w:val="clear" w:color="auto" w:fill="auto"/>
            <w:noWrap/>
            <w:vAlign w:val="center"/>
            <w:hideMark/>
          </w:tcPr>
          <w:p w14:paraId="51C38F36" w14:textId="3664A3BA" w:rsidR="007640D3" w:rsidRPr="00BE208D" w:rsidRDefault="007640D3" w:rsidP="007640D3">
            <w:pPr>
              <w:spacing w:line="240" w:lineRule="auto"/>
              <w:ind w:left="0"/>
              <w:jc w:val="center"/>
              <w:rPr>
                <w:rFonts w:ascii="Calibri" w:hAnsi="Calibri" w:cs="Calibri"/>
                <w:color w:val="000000"/>
                <w:sz w:val="22"/>
                <w:szCs w:val="22"/>
              </w:rPr>
            </w:pPr>
            <w:r w:rsidRPr="00877FDB">
              <w:t>1</w:t>
            </w:r>
          </w:p>
        </w:tc>
        <w:tc>
          <w:tcPr>
            <w:tcW w:w="709" w:type="dxa"/>
            <w:tcBorders>
              <w:top w:val="nil"/>
              <w:left w:val="nil"/>
              <w:bottom w:val="single" w:sz="4" w:space="0" w:color="auto"/>
              <w:right w:val="single" w:sz="4" w:space="0" w:color="auto"/>
            </w:tcBorders>
            <w:shd w:val="clear" w:color="auto" w:fill="auto"/>
            <w:noWrap/>
            <w:vAlign w:val="center"/>
            <w:hideMark/>
          </w:tcPr>
          <w:p w14:paraId="5659FA2F" w14:textId="7181EB4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0C72BB6B"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7CD52AA" w14:textId="49D163B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7</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224208" w14:textId="5114D8C8"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454BF4B0" w14:textId="1F87A555"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137</w:t>
            </w:r>
          </w:p>
        </w:tc>
        <w:tc>
          <w:tcPr>
            <w:tcW w:w="709" w:type="dxa"/>
            <w:tcBorders>
              <w:top w:val="nil"/>
              <w:left w:val="nil"/>
              <w:bottom w:val="single" w:sz="4" w:space="0" w:color="auto"/>
              <w:right w:val="single" w:sz="4" w:space="0" w:color="auto"/>
            </w:tcBorders>
            <w:shd w:val="clear" w:color="auto" w:fill="auto"/>
            <w:noWrap/>
            <w:vAlign w:val="center"/>
            <w:hideMark/>
          </w:tcPr>
          <w:p w14:paraId="0DF6DE3B" w14:textId="5624E353" w:rsidR="007640D3" w:rsidRPr="00BE208D" w:rsidRDefault="007640D3" w:rsidP="007640D3">
            <w:pPr>
              <w:spacing w:line="240" w:lineRule="auto"/>
              <w:ind w:left="0"/>
              <w:jc w:val="center"/>
              <w:rPr>
                <w:rFonts w:ascii="Calibri" w:hAnsi="Calibri" w:cs="Calibri"/>
                <w:color w:val="000000"/>
                <w:sz w:val="22"/>
                <w:szCs w:val="22"/>
              </w:rPr>
            </w:pPr>
            <w:r w:rsidRPr="00CD79E2">
              <w:t>-73</w:t>
            </w:r>
          </w:p>
        </w:tc>
        <w:tc>
          <w:tcPr>
            <w:tcW w:w="708" w:type="dxa"/>
            <w:tcBorders>
              <w:top w:val="nil"/>
              <w:left w:val="nil"/>
              <w:bottom w:val="single" w:sz="4" w:space="0" w:color="auto"/>
              <w:right w:val="single" w:sz="4" w:space="0" w:color="auto"/>
            </w:tcBorders>
            <w:shd w:val="clear" w:color="auto" w:fill="auto"/>
            <w:noWrap/>
            <w:vAlign w:val="center"/>
            <w:hideMark/>
          </w:tcPr>
          <w:p w14:paraId="52B82C30" w14:textId="17DEB9FA" w:rsidR="007640D3" w:rsidRPr="00BE208D" w:rsidRDefault="007640D3" w:rsidP="007640D3">
            <w:pPr>
              <w:spacing w:line="240" w:lineRule="auto"/>
              <w:ind w:left="0"/>
              <w:jc w:val="center"/>
              <w:rPr>
                <w:rFonts w:ascii="Calibri" w:hAnsi="Calibri" w:cs="Calibri"/>
                <w:color w:val="000000"/>
                <w:sz w:val="22"/>
                <w:szCs w:val="22"/>
              </w:rPr>
            </w:pPr>
            <w:r w:rsidRPr="00D56FE3">
              <w:t>12</w:t>
            </w:r>
          </w:p>
        </w:tc>
        <w:tc>
          <w:tcPr>
            <w:tcW w:w="709" w:type="dxa"/>
            <w:tcBorders>
              <w:top w:val="nil"/>
              <w:left w:val="nil"/>
              <w:bottom w:val="single" w:sz="4" w:space="0" w:color="auto"/>
              <w:right w:val="single" w:sz="4" w:space="0" w:color="auto"/>
            </w:tcBorders>
            <w:shd w:val="clear" w:color="auto" w:fill="auto"/>
            <w:noWrap/>
            <w:vAlign w:val="center"/>
            <w:hideMark/>
          </w:tcPr>
          <w:p w14:paraId="7E841476" w14:textId="773A485C" w:rsidR="007640D3" w:rsidRPr="00BE208D" w:rsidRDefault="007640D3" w:rsidP="007640D3">
            <w:pPr>
              <w:spacing w:line="240" w:lineRule="auto"/>
              <w:ind w:left="0"/>
              <w:jc w:val="center"/>
              <w:rPr>
                <w:rFonts w:ascii="Calibri" w:hAnsi="Calibri" w:cs="Calibri"/>
                <w:color w:val="000000"/>
                <w:sz w:val="22"/>
                <w:szCs w:val="22"/>
              </w:rPr>
            </w:pPr>
            <w:r w:rsidRPr="00333BC7">
              <w:t>-11</w:t>
            </w:r>
          </w:p>
        </w:tc>
        <w:tc>
          <w:tcPr>
            <w:tcW w:w="699" w:type="dxa"/>
            <w:tcBorders>
              <w:top w:val="nil"/>
              <w:left w:val="nil"/>
              <w:bottom w:val="single" w:sz="4" w:space="0" w:color="auto"/>
              <w:right w:val="single" w:sz="4" w:space="0" w:color="auto"/>
            </w:tcBorders>
            <w:shd w:val="clear" w:color="auto" w:fill="auto"/>
            <w:noWrap/>
            <w:vAlign w:val="center"/>
            <w:hideMark/>
          </w:tcPr>
          <w:p w14:paraId="2C11E9B4" w14:textId="4DE9E326" w:rsidR="007640D3" w:rsidRPr="00BE208D" w:rsidRDefault="007640D3" w:rsidP="007640D3">
            <w:pPr>
              <w:spacing w:line="240" w:lineRule="auto"/>
              <w:ind w:left="0"/>
              <w:jc w:val="center"/>
              <w:rPr>
                <w:rFonts w:ascii="Calibri" w:hAnsi="Calibri" w:cs="Calibri"/>
                <w:color w:val="000000"/>
                <w:sz w:val="22"/>
                <w:szCs w:val="22"/>
              </w:rPr>
            </w:pPr>
            <w:r w:rsidRPr="00877FDB">
              <w:t>0,1</w:t>
            </w:r>
          </w:p>
        </w:tc>
        <w:tc>
          <w:tcPr>
            <w:tcW w:w="709" w:type="dxa"/>
            <w:tcBorders>
              <w:top w:val="nil"/>
              <w:left w:val="nil"/>
              <w:bottom w:val="single" w:sz="4" w:space="0" w:color="auto"/>
              <w:right w:val="single" w:sz="4" w:space="0" w:color="auto"/>
            </w:tcBorders>
            <w:shd w:val="clear" w:color="auto" w:fill="auto"/>
            <w:noWrap/>
            <w:vAlign w:val="center"/>
            <w:hideMark/>
          </w:tcPr>
          <w:p w14:paraId="463F7B87" w14:textId="44F149C9" w:rsidR="007640D3" w:rsidRPr="00BE208D" w:rsidRDefault="007640D3" w:rsidP="007640D3">
            <w:pPr>
              <w:spacing w:line="240" w:lineRule="auto"/>
              <w:ind w:left="0"/>
              <w:jc w:val="center"/>
              <w:rPr>
                <w:rFonts w:ascii="Calibri" w:hAnsi="Calibri" w:cs="Calibri"/>
                <w:color w:val="000000"/>
                <w:sz w:val="22"/>
                <w:szCs w:val="22"/>
              </w:rPr>
            </w:pPr>
            <w:r w:rsidRPr="00176EF8">
              <w:t>0,</w:t>
            </w:r>
            <w:r>
              <w:t>8</w:t>
            </w:r>
          </w:p>
        </w:tc>
      </w:tr>
      <w:tr w:rsidR="007640D3" w:rsidRPr="00BE208D" w14:paraId="4E0F366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9BFE3AC" w14:textId="00EA40F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8</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8CB564" w14:textId="0AE90DB7"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94" w:type="dxa"/>
            <w:tcBorders>
              <w:top w:val="nil"/>
              <w:left w:val="nil"/>
              <w:bottom w:val="single" w:sz="4" w:space="0" w:color="auto"/>
              <w:right w:val="single" w:sz="4" w:space="0" w:color="auto"/>
            </w:tcBorders>
            <w:shd w:val="clear" w:color="auto" w:fill="auto"/>
            <w:noWrap/>
            <w:vAlign w:val="center"/>
            <w:hideMark/>
          </w:tcPr>
          <w:p w14:paraId="391775AD" w14:textId="54E63B8E"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48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540A381A" w14:textId="705DFB17" w:rsidR="007640D3" w:rsidRPr="00BE208D" w:rsidRDefault="007640D3" w:rsidP="007640D3">
            <w:pPr>
              <w:spacing w:line="240" w:lineRule="auto"/>
              <w:ind w:left="0"/>
              <w:jc w:val="center"/>
              <w:rPr>
                <w:rFonts w:ascii="Calibri" w:hAnsi="Calibri" w:cs="Calibri"/>
                <w:color w:val="000000"/>
                <w:sz w:val="22"/>
                <w:szCs w:val="22"/>
              </w:rPr>
            </w:pPr>
            <w:r w:rsidRPr="00CD79E2">
              <w:t>-13</w:t>
            </w:r>
          </w:p>
        </w:tc>
        <w:tc>
          <w:tcPr>
            <w:tcW w:w="708" w:type="dxa"/>
            <w:tcBorders>
              <w:top w:val="nil"/>
              <w:left w:val="nil"/>
              <w:bottom w:val="single" w:sz="4" w:space="0" w:color="auto"/>
              <w:right w:val="single" w:sz="4" w:space="0" w:color="auto"/>
            </w:tcBorders>
            <w:shd w:val="clear" w:color="auto" w:fill="auto"/>
            <w:noWrap/>
            <w:vAlign w:val="center"/>
            <w:hideMark/>
          </w:tcPr>
          <w:p w14:paraId="27171783" w14:textId="22BC8FE1" w:rsidR="007640D3" w:rsidRPr="00BE208D" w:rsidRDefault="007640D3" w:rsidP="007640D3">
            <w:pPr>
              <w:spacing w:line="240" w:lineRule="auto"/>
              <w:ind w:left="0"/>
              <w:jc w:val="center"/>
              <w:rPr>
                <w:rFonts w:ascii="Calibri" w:hAnsi="Calibri" w:cs="Calibri"/>
                <w:color w:val="000000"/>
                <w:sz w:val="22"/>
                <w:szCs w:val="22"/>
              </w:rPr>
            </w:pPr>
            <w:r w:rsidRPr="00D56FE3">
              <w:t>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3BEDBCCE" w14:textId="11F6ECC2"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2A70F7DD" w14:textId="6A5881C2" w:rsidR="007640D3" w:rsidRPr="00BE208D" w:rsidRDefault="007640D3" w:rsidP="007640D3">
            <w:pPr>
              <w:spacing w:line="240" w:lineRule="auto"/>
              <w:ind w:left="0"/>
              <w:jc w:val="center"/>
              <w:rPr>
                <w:rFonts w:ascii="Calibri" w:hAnsi="Calibri" w:cs="Calibri"/>
                <w:color w:val="000000"/>
                <w:sz w:val="22"/>
                <w:szCs w:val="22"/>
              </w:rPr>
            </w:pPr>
            <w:r w:rsidRPr="00877FDB">
              <w:t>-0,</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4AE1A8A2" w14:textId="77A881AD" w:rsidR="007640D3" w:rsidRPr="00BE208D" w:rsidRDefault="007640D3" w:rsidP="007640D3">
            <w:pPr>
              <w:spacing w:line="240" w:lineRule="auto"/>
              <w:ind w:left="0"/>
              <w:jc w:val="center"/>
              <w:rPr>
                <w:rFonts w:ascii="Calibri" w:hAnsi="Calibri" w:cs="Calibri"/>
                <w:color w:val="000000"/>
                <w:sz w:val="22"/>
                <w:szCs w:val="22"/>
              </w:rPr>
            </w:pPr>
            <w:r w:rsidRPr="00176EF8">
              <w:t>-0,4</w:t>
            </w:r>
          </w:p>
        </w:tc>
      </w:tr>
      <w:tr w:rsidR="007640D3" w:rsidRPr="00BE208D" w14:paraId="557AD01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01C2EC9B" w14:textId="35CAF808"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9</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8A6E84F" w14:textId="418E0E2F"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14:paraId="762ADED6" w14:textId="08CDA958"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41</w:t>
            </w:r>
            <w:r>
              <w:t>3</w:t>
            </w:r>
          </w:p>
        </w:tc>
        <w:tc>
          <w:tcPr>
            <w:tcW w:w="709" w:type="dxa"/>
            <w:tcBorders>
              <w:top w:val="nil"/>
              <w:left w:val="nil"/>
              <w:bottom w:val="single" w:sz="4" w:space="0" w:color="auto"/>
              <w:right w:val="single" w:sz="4" w:space="0" w:color="auto"/>
            </w:tcBorders>
            <w:shd w:val="clear" w:color="auto" w:fill="auto"/>
            <w:noWrap/>
            <w:vAlign w:val="center"/>
            <w:hideMark/>
          </w:tcPr>
          <w:p w14:paraId="65B3A429" w14:textId="60768682" w:rsidR="007640D3" w:rsidRPr="00BE208D" w:rsidRDefault="007640D3" w:rsidP="007640D3">
            <w:pPr>
              <w:spacing w:line="240" w:lineRule="auto"/>
              <w:ind w:left="0"/>
              <w:jc w:val="center"/>
              <w:rPr>
                <w:rFonts w:ascii="Calibri" w:hAnsi="Calibri" w:cs="Calibri"/>
                <w:color w:val="000000"/>
                <w:sz w:val="22"/>
                <w:szCs w:val="22"/>
              </w:rPr>
            </w:pPr>
            <w:r w:rsidRPr="00CD79E2">
              <w:t>-103</w:t>
            </w:r>
          </w:p>
        </w:tc>
        <w:tc>
          <w:tcPr>
            <w:tcW w:w="708" w:type="dxa"/>
            <w:tcBorders>
              <w:top w:val="nil"/>
              <w:left w:val="nil"/>
              <w:bottom w:val="single" w:sz="4" w:space="0" w:color="auto"/>
              <w:right w:val="single" w:sz="4" w:space="0" w:color="auto"/>
            </w:tcBorders>
            <w:shd w:val="clear" w:color="auto" w:fill="auto"/>
            <w:noWrap/>
            <w:vAlign w:val="center"/>
            <w:hideMark/>
          </w:tcPr>
          <w:p w14:paraId="37ADB2CE" w14:textId="28B15EBB" w:rsidR="007640D3" w:rsidRPr="00BE208D" w:rsidRDefault="007640D3" w:rsidP="007640D3">
            <w:pPr>
              <w:spacing w:line="240" w:lineRule="auto"/>
              <w:ind w:left="0"/>
              <w:jc w:val="center"/>
              <w:rPr>
                <w:rFonts w:ascii="Calibri" w:hAnsi="Calibri" w:cs="Calibri"/>
                <w:color w:val="000000"/>
                <w:sz w:val="22"/>
                <w:szCs w:val="22"/>
              </w:rPr>
            </w:pPr>
            <w:r w:rsidRPr="00D56FE3">
              <w:t>-</w:t>
            </w:r>
            <w:r>
              <w:t>10</w:t>
            </w:r>
          </w:p>
        </w:tc>
        <w:tc>
          <w:tcPr>
            <w:tcW w:w="709" w:type="dxa"/>
            <w:tcBorders>
              <w:top w:val="nil"/>
              <w:left w:val="nil"/>
              <w:bottom w:val="single" w:sz="4" w:space="0" w:color="auto"/>
              <w:right w:val="single" w:sz="4" w:space="0" w:color="auto"/>
            </w:tcBorders>
            <w:shd w:val="clear" w:color="auto" w:fill="auto"/>
            <w:noWrap/>
            <w:vAlign w:val="center"/>
            <w:hideMark/>
          </w:tcPr>
          <w:p w14:paraId="1DB1509F" w14:textId="48E5815A" w:rsidR="007640D3" w:rsidRPr="00BE208D" w:rsidRDefault="007640D3" w:rsidP="007640D3">
            <w:pPr>
              <w:spacing w:line="240" w:lineRule="auto"/>
              <w:ind w:left="0"/>
              <w:jc w:val="center"/>
              <w:rPr>
                <w:rFonts w:ascii="Calibri" w:hAnsi="Calibri" w:cs="Calibri"/>
                <w:color w:val="000000"/>
                <w:sz w:val="22"/>
                <w:szCs w:val="22"/>
              </w:rPr>
            </w:pPr>
            <w:r w:rsidRPr="00333BC7">
              <w:t>-9</w:t>
            </w:r>
          </w:p>
        </w:tc>
        <w:tc>
          <w:tcPr>
            <w:tcW w:w="699" w:type="dxa"/>
            <w:tcBorders>
              <w:top w:val="nil"/>
              <w:left w:val="nil"/>
              <w:bottom w:val="single" w:sz="4" w:space="0" w:color="auto"/>
              <w:right w:val="single" w:sz="4" w:space="0" w:color="auto"/>
            </w:tcBorders>
            <w:shd w:val="clear" w:color="auto" w:fill="auto"/>
            <w:noWrap/>
            <w:vAlign w:val="center"/>
            <w:hideMark/>
          </w:tcPr>
          <w:p w14:paraId="366E97B0" w14:textId="6076EB1B" w:rsidR="007640D3" w:rsidRPr="00BE208D" w:rsidRDefault="007640D3" w:rsidP="007640D3">
            <w:pPr>
              <w:spacing w:line="240" w:lineRule="auto"/>
              <w:ind w:left="0"/>
              <w:jc w:val="center"/>
              <w:rPr>
                <w:rFonts w:ascii="Calibri" w:hAnsi="Calibri" w:cs="Calibri"/>
                <w:color w:val="000000"/>
                <w:sz w:val="22"/>
                <w:szCs w:val="22"/>
              </w:rPr>
            </w:pPr>
            <w:r w:rsidRPr="00877FDB">
              <w:t>-2</w:t>
            </w:r>
          </w:p>
        </w:tc>
        <w:tc>
          <w:tcPr>
            <w:tcW w:w="709" w:type="dxa"/>
            <w:tcBorders>
              <w:top w:val="nil"/>
              <w:left w:val="nil"/>
              <w:bottom w:val="single" w:sz="4" w:space="0" w:color="auto"/>
              <w:right w:val="single" w:sz="4" w:space="0" w:color="auto"/>
            </w:tcBorders>
            <w:shd w:val="clear" w:color="auto" w:fill="auto"/>
            <w:noWrap/>
            <w:vAlign w:val="center"/>
            <w:hideMark/>
          </w:tcPr>
          <w:p w14:paraId="4BBE100E" w14:textId="5935E31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F46A018"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B374F7D" w14:textId="21445EC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10</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38EB902" w14:textId="2DFBAD62"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755C5EB6" w14:textId="6E81E8D2"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38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73AA55EA" w14:textId="7BAB665C" w:rsidR="007640D3" w:rsidRPr="00BE208D" w:rsidRDefault="007640D3" w:rsidP="007640D3">
            <w:pPr>
              <w:spacing w:line="240" w:lineRule="auto"/>
              <w:ind w:left="0"/>
              <w:jc w:val="center"/>
              <w:rPr>
                <w:rFonts w:ascii="Calibri" w:hAnsi="Calibri" w:cs="Calibri"/>
                <w:color w:val="000000"/>
                <w:sz w:val="22"/>
                <w:szCs w:val="22"/>
              </w:rPr>
            </w:pPr>
            <w:r w:rsidRPr="00CD79E2">
              <w:t>-9</w:t>
            </w:r>
          </w:p>
        </w:tc>
        <w:tc>
          <w:tcPr>
            <w:tcW w:w="708" w:type="dxa"/>
            <w:tcBorders>
              <w:top w:val="nil"/>
              <w:left w:val="nil"/>
              <w:bottom w:val="single" w:sz="4" w:space="0" w:color="auto"/>
              <w:right w:val="single" w:sz="4" w:space="0" w:color="auto"/>
            </w:tcBorders>
            <w:shd w:val="clear" w:color="auto" w:fill="auto"/>
            <w:noWrap/>
            <w:vAlign w:val="center"/>
            <w:hideMark/>
          </w:tcPr>
          <w:p w14:paraId="68AEDE21" w14:textId="378BFB49" w:rsidR="007640D3" w:rsidRPr="00BE208D" w:rsidRDefault="007640D3" w:rsidP="007640D3">
            <w:pPr>
              <w:spacing w:line="240" w:lineRule="auto"/>
              <w:ind w:left="0"/>
              <w:jc w:val="center"/>
              <w:rPr>
                <w:rFonts w:ascii="Calibri" w:hAnsi="Calibri" w:cs="Calibri"/>
                <w:color w:val="000000"/>
                <w:sz w:val="22"/>
                <w:szCs w:val="22"/>
              </w:rPr>
            </w:pPr>
            <w:r w:rsidRPr="00D56FE3">
              <w:t>-2</w:t>
            </w:r>
          </w:p>
        </w:tc>
        <w:tc>
          <w:tcPr>
            <w:tcW w:w="709" w:type="dxa"/>
            <w:tcBorders>
              <w:top w:val="nil"/>
              <w:left w:val="nil"/>
              <w:bottom w:val="single" w:sz="4" w:space="0" w:color="auto"/>
              <w:right w:val="single" w:sz="4" w:space="0" w:color="auto"/>
            </w:tcBorders>
            <w:shd w:val="clear" w:color="auto" w:fill="auto"/>
            <w:noWrap/>
            <w:vAlign w:val="center"/>
            <w:hideMark/>
          </w:tcPr>
          <w:p w14:paraId="178C7607" w14:textId="27A04059"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02989C73" w14:textId="4449AC3E" w:rsidR="007640D3" w:rsidRPr="00BE208D" w:rsidRDefault="007640D3" w:rsidP="007640D3">
            <w:pPr>
              <w:spacing w:line="240" w:lineRule="auto"/>
              <w:ind w:left="0"/>
              <w:jc w:val="center"/>
              <w:rPr>
                <w:rFonts w:ascii="Calibri" w:hAnsi="Calibri" w:cs="Calibri"/>
                <w:color w:val="000000"/>
                <w:sz w:val="22"/>
                <w:szCs w:val="22"/>
              </w:rPr>
            </w:pPr>
            <w:r w:rsidRPr="00877FDB">
              <w:t>-</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33B69A35" w14:textId="2557E50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3F26C7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5729168E" w14:textId="5E9CFE4C"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378BC71" w14:textId="03F13273"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94" w:type="dxa"/>
            <w:tcBorders>
              <w:top w:val="nil"/>
              <w:left w:val="nil"/>
              <w:bottom w:val="single" w:sz="4" w:space="0" w:color="auto"/>
              <w:right w:val="single" w:sz="4" w:space="0" w:color="auto"/>
            </w:tcBorders>
            <w:shd w:val="clear" w:color="auto" w:fill="auto"/>
            <w:noWrap/>
            <w:vAlign w:val="center"/>
            <w:hideMark/>
          </w:tcPr>
          <w:p w14:paraId="59E2217A" w14:textId="53AEA878"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387</w:t>
            </w:r>
          </w:p>
        </w:tc>
        <w:tc>
          <w:tcPr>
            <w:tcW w:w="709" w:type="dxa"/>
            <w:tcBorders>
              <w:top w:val="nil"/>
              <w:left w:val="nil"/>
              <w:bottom w:val="single" w:sz="4" w:space="0" w:color="auto"/>
              <w:right w:val="single" w:sz="4" w:space="0" w:color="auto"/>
            </w:tcBorders>
            <w:shd w:val="clear" w:color="auto" w:fill="auto"/>
            <w:noWrap/>
            <w:vAlign w:val="center"/>
            <w:hideMark/>
          </w:tcPr>
          <w:p w14:paraId="532B2AC6" w14:textId="2B57A9B8" w:rsidR="007640D3" w:rsidRPr="00BE208D" w:rsidRDefault="007640D3" w:rsidP="007640D3">
            <w:pPr>
              <w:spacing w:line="240" w:lineRule="auto"/>
              <w:ind w:left="0"/>
              <w:jc w:val="center"/>
              <w:rPr>
                <w:rFonts w:ascii="Calibri" w:hAnsi="Calibri" w:cs="Calibri"/>
                <w:color w:val="000000"/>
                <w:sz w:val="22"/>
                <w:szCs w:val="22"/>
              </w:rPr>
            </w:pPr>
            <w:r w:rsidRPr="00CD79E2">
              <w:t>-4</w:t>
            </w:r>
            <w:r>
              <w:t>1</w:t>
            </w:r>
          </w:p>
        </w:tc>
        <w:tc>
          <w:tcPr>
            <w:tcW w:w="708" w:type="dxa"/>
            <w:tcBorders>
              <w:top w:val="nil"/>
              <w:left w:val="nil"/>
              <w:bottom w:val="single" w:sz="4" w:space="0" w:color="auto"/>
              <w:right w:val="single" w:sz="4" w:space="0" w:color="auto"/>
            </w:tcBorders>
            <w:shd w:val="clear" w:color="auto" w:fill="auto"/>
            <w:noWrap/>
            <w:vAlign w:val="center"/>
            <w:hideMark/>
          </w:tcPr>
          <w:p w14:paraId="3A14C586" w14:textId="5BC1E7AF" w:rsidR="007640D3" w:rsidRPr="00BE208D" w:rsidRDefault="007640D3" w:rsidP="007640D3">
            <w:pPr>
              <w:spacing w:line="240" w:lineRule="auto"/>
              <w:ind w:left="0"/>
              <w:jc w:val="center"/>
              <w:rPr>
                <w:rFonts w:ascii="Calibri" w:hAnsi="Calibri" w:cs="Calibri"/>
                <w:color w:val="000000"/>
                <w:sz w:val="22"/>
                <w:szCs w:val="22"/>
              </w:rPr>
            </w:pPr>
            <w:r w:rsidRPr="00D56FE3">
              <w:t>-5</w:t>
            </w:r>
            <w:r>
              <w:t>4</w:t>
            </w:r>
          </w:p>
        </w:tc>
        <w:tc>
          <w:tcPr>
            <w:tcW w:w="709" w:type="dxa"/>
            <w:tcBorders>
              <w:top w:val="nil"/>
              <w:left w:val="nil"/>
              <w:bottom w:val="single" w:sz="4" w:space="0" w:color="auto"/>
              <w:right w:val="single" w:sz="4" w:space="0" w:color="auto"/>
            </w:tcBorders>
            <w:shd w:val="clear" w:color="auto" w:fill="auto"/>
            <w:noWrap/>
            <w:vAlign w:val="center"/>
            <w:hideMark/>
          </w:tcPr>
          <w:p w14:paraId="49EA661E" w14:textId="49D16A54" w:rsidR="007640D3" w:rsidRPr="00BE208D" w:rsidRDefault="007640D3" w:rsidP="007640D3">
            <w:pPr>
              <w:spacing w:line="240" w:lineRule="auto"/>
              <w:ind w:left="0"/>
              <w:jc w:val="center"/>
              <w:rPr>
                <w:rFonts w:ascii="Calibri" w:hAnsi="Calibri" w:cs="Calibri"/>
                <w:color w:val="000000"/>
                <w:sz w:val="22"/>
                <w:szCs w:val="22"/>
              </w:rPr>
            </w:pPr>
            <w:r w:rsidRPr="00333BC7">
              <w:t>5</w:t>
            </w:r>
          </w:p>
        </w:tc>
        <w:tc>
          <w:tcPr>
            <w:tcW w:w="699" w:type="dxa"/>
            <w:tcBorders>
              <w:top w:val="nil"/>
              <w:left w:val="nil"/>
              <w:bottom w:val="single" w:sz="4" w:space="0" w:color="auto"/>
              <w:right w:val="single" w:sz="4" w:space="0" w:color="auto"/>
            </w:tcBorders>
            <w:shd w:val="clear" w:color="auto" w:fill="auto"/>
            <w:noWrap/>
            <w:vAlign w:val="center"/>
            <w:hideMark/>
          </w:tcPr>
          <w:p w14:paraId="405C6ED4" w14:textId="49EC545F"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rPr>
              <w:t>6</w:t>
            </w:r>
          </w:p>
        </w:tc>
        <w:tc>
          <w:tcPr>
            <w:tcW w:w="709" w:type="dxa"/>
            <w:tcBorders>
              <w:top w:val="nil"/>
              <w:left w:val="nil"/>
              <w:bottom w:val="single" w:sz="4" w:space="0" w:color="auto"/>
              <w:right w:val="single" w:sz="4" w:space="0" w:color="auto"/>
            </w:tcBorders>
            <w:shd w:val="clear" w:color="auto" w:fill="auto"/>
            <w:noWrap/>
            <w:vAlign w:val="center"/>
            <w:hideMark/>
          </w:tcPr>
          <w:p w14:paraId="3514A45E" w14:textId="009931F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bl>
    <w:p w14:paraId="7A988094" w14:textId="56BD0990" w:rsidR="009A5AFE" w:rsidRDefault="00B37C07" w:rsidP="00B37C07">
      <w:pPr>
        <w:pStyle w:val="BPDPNormln"/>
        <w:ind w:firstLine="0"/>
      </w:pPr>
      <w:r>
        <w:t xml:space="preserve"> </w:t>
      </w:r>
    </w:p>
    <w:p w14:paraId="4789AA85" w14:textId="77777777" w:rsidR="009A5AFE" w:rsidRDefault="009A5AFE" w:rsidP="009A5AFE">
      <w:pPr>
        <w:pStyle w:val="BPDPNormln"/>
      </w:pPr>
    </w:p>
    <w:p w14:paraId="075F9ACB" w14:textId="676DB3BB" w:rsidR="009A5AFE" w:rsidRDefault="00D66706" w:rsidP="00B61AF4">
      <w:pPr>
        <w:pStyle w:val="BPDPNormln"/>
        <w:ind w:firstLine="0"/>
      </w:pPr>
      <w:r>
        <w:t xml:space="preserve">Z uvedených hodnot v </w:t>
      </w:r>
      <w:r w:rsidR="00BB1EA0">
        <w:t>(</w:t>
      </w:r>
      <w:r w:rsidR="00DC4C6B" w:rsidRPr="00DC4C6B">
        <w:fldChar w:fldCharType="begin"/>
      </w:r>
      <w:r w:rsidR="00DC4C6B" w:rsidRPr="00DC4C6B">
        <w:instrText xml:space="preserve"> REF _Ref32840166 \h  \* MERGEFORMAT </w:instrText>
      </w:r>
      <w:r w:rsidR="00DC4C6B" w:rsidRPr="00DC4C6B">
        <w:fldChar w:fldCharType="separate"/>
      </w:r>
      <w:r w:rsidR="003C1DEC" w:rsidRPr="00CE1857">
        <w:t xml:space="preserve">Tab. </w:t>
      </w:r>
      <w:r w:rsidR="003C1DEC" w:rsidRPr="003C1DEC">
        <w:rPr>
          <w:noProof/>
        </w:rPr>
        <w:t>4</w:t>
      </w:r>
      <w:r w:rsidR="003C1DEC">
        <w:t>.</w:t>
      </w:r>
      <w:r w:rsidR="003C1DEC" w:rsidRPr="003C1DEC">
        <w:rPr>
          <w:noProof/>
        </w:rPr>
        <w:t>3</w:t>
      </w:r>
      <w:r w:rsidR="00DC4C6B" w:rsidRPr="00DC4C6B">
        <w:fldChar w:fldCharType="end"/>
      </w:r>
      <w:r>
        <w:t>) je vynesen graf komponentních vah (</w:t>
      </w:r>
      <w:r w:rsidRPr="00D66706">
        <w:fldChar w:fldCharType="begin"/>
      </w:r>
      <w:r w:rsidRPr="00D66706">
        <w:instrText xml:space="preserve"> REF _Ref32843150 \h  \* MERGEFORMAT </w:instrText>
      </w:r>
      <w:r w:rsidRPr="00D66706">
        <w:fldChar w:fldCharType="separate"/>
      </w:r>
      <w:r w:rsidR="003C1DEC" w:rsidRPr="00D66706">
        <w:t xml:space="preserve">Obr. </w:t>
      </w:r>
      <w:r w:rsidR="003C1DEC" w:rsidRPr="003C1DEC">
        <w:rPr>
          <w:noProof/>
        </w:rPr>
        <w:t>4</w:t>
      </w:r>
      <w:r w:rsidR="003C1DEC">
        <w:t>.</w:t>
      </w:r>
      <w:r w:rsidR="003C1DEC" w:rsidRPr="003C1DEC">
        <w:rPr>
          <w:noProof/>
        </w:rPr>
        <w:t>7</w:t>
      </w:r>
      <w:r w:rsidRPr="00D66706">
        <w:fldChar w:fldCharType="end"/>
      </w:r>
      <w:r>
        <w:t>).</w:t>
      </w:r>
      <w:r w:rsidR="00676EA5">
        <w:t xml:space="preserve"> Graf zobrazuje původní pro</w:t>
      </w:r>
      <w:r w:rsidR="00B61AF4">
        <w:t>měnné v prostoru první a druhé hlavní komponenty (PC1 a PC2). Z uvedeného grafu je m</w:t>
      </w:r>
      <w:r w:rsidR="00676EA5">
        <w:t xml:space="preserve">ožné vyčíst, že </w:t>
      </w:r>
      <w:r w:rsidR="00413357">
        <w:t>hmotnost a cena se zásadně liší od zbývajících parametrů</w:t>
      </w:r>
      <w:r w:rsidR="00B61AF4">
        <w:t>.</w:t>
      </w:r>
    </w:p>
    <w:p w14:paraId="7CEE24DF" w14:textId="77777777" w:rsidR="00D66706" w:rsidRDefault="00D66706" w:rsidP="009A5AFE">
      <w:pPr>
        <w:pStyle w:val="BPDPNormln"/>
      </w:pPr>
    </w:p>
    <w:p w14:paraId="5481AF02" w14:textId="1F9BE3E6" w:rsidR="00D66706" w:rsidRDefault="005D2819" w:rsidP="00D66706">
      <w:pPr>
        <w:pStyle w:val="BPDPNormln"/>
        <w:keepNext/>
        <w:jc w:val="center"/>
      </w:pPr>
      <w:r>
        <w:rPr>
          <w:noProof/>
        </w:rPr>
        <w:drawing>
          <wp:inline distT="0" distB="0" distL="0" distR="0" wp14:anchorId="3A82B955" wp14:editId="1A9E8ACF">
            <wp:extent cx="4323559" cy="3240000"/>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klad_coefplot.emf"/>
                    <pic:cNvPicPr/>
                  </pic:nvPicPr>
                  <pic:blipFill>
                    <a:blip r:embed="rId27">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CF7EF2" w14:textId="2CC94BB1" w:rsidR="00D66706" w:rsidRDefault="00D66706" w:rsidP="00D66706">
      <w:pPr>
        <w:pStyle w:val="Titulek"/>
        <w:jc w:val="center"/>
        <w:rPr>
          <w:b w:val="0"/>
        </w:rPr>
      </w:pPr>
      <w:bookmarkStart w:id="179" w:name="_Ref32843150"/>
      <w:bookmarkStart w:id="180" w:name="_Toc41248092"/>
      <w:r w:rsidRPr="00D6670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7</w:t>
      </w:r>
      <w:r w:rsidR="00E73D21">
        <w:rPr>
          <w:b w:val="0"/>
        </w:rPr>
        <w:fldChar w:fldCharType="end"/>
      </w:r>
      <w:bookmarkEnd w:id="179"/>
      <w:r w:rsidRPr="00D66706">
        <w:rPr>
          <w:b w:val="0"/>
        </w:rPr>
        <w:t>: Graf komponentních vah</w:t>
      </w:r>
      <w:bookmarkEnd w:id="180"/>
    </w:p>
    <w:p w14:paraId="3EB5FD9C" w14:textId="46FD5B70" w:rsidR="00B61AF4" w:rsidRDefault="00B61AF4" w:rsidP="00A24C10">
      <w:pPr>
        <w:pStyle w:val="BPDPNormln"/>
        <w:ind w:firstLine="0"/>
      </w:pPr>
      <w:r>
        <w:t xml:space="preserve">Je možné říci, že </w:t>
      </w:r>
      <w:r w:rsidR="00413357">
        <w:t>cena</w:t>
      </w:r>
      <w:r>
        <w:t xml:space="preserve"> koreluje s</w:t>
      </w:r>
      <w:r w:rsidR="00413357">
        <w:t> první</w:t>
      </w:r>
      <w:r>
        <w:t xml:space="preserve"> hlavní komponentou, </w:t>
      </w:r>
      <w:r w:rsidR="00A24C10">
        <w:t xml:space="preserve">kdežto </w:t>
      </w:r>
      <w:r w:rsidR="00413357">
        <w:t xml:space="preserve">zbývající parametry </w:t>
      </w:r>
      <w:r w:rsidR="00A24C10">
        <w:t>více korelují s </w:t>
      </w:r>
      <w:r w:rsidR="00413357">
        <w:t>druhou</w:t>
      </w:r>
      <w:r w:rsidR="00A24C10">
        <w:t xml:space="preserve"> hlavní komponentou. </w:t>
      </w:r>
      <w:r w:rsidR="00413357">
        <w:t>Největší vliv na první hlavní komponentu měla cena, na druhou hlavní komponentu měla nejvyšší vliv hmotnost</w:t>
      </w:r>
      <w:r w:rsidR="00A24C10">
        <w:t>.</w:t>
      </w:r>
    </w:p>
    <w:p w14:paraId="42ED010E" w14:textId="33456CD0" w:rsidR="00A24C10" w:rsidRDefault="00DC4C6B" w:rsidP="00A24C10">
      <w:pPr>
        <w:pStyle w:val="BPDPNormln"/>
      </w:pPr>
      <w:r>
        <w:t>Rozptylový diagram komponentního skóre je vidět na obrázku (</w:t>
      </w:r>
      <w:r w:rsidR="00527829" w:rsidRPr="00527829">
        <w:fldChar w:fldCharType="begin"/>
      </w:r>
      <w:r w:rsidR="00527829" w:rsidRPr="00527829">
        <w:instrText xml:space="preserve"> REF _Ref32846202 \h  \* MERGEFORMAT </w:instrText>
      </w:r>
      <w:r w:rsidR="00527829" w:rsidRPr="00527829">
        <w:fldChar w:fldCharType="separate"/>
      </w:r>
      <w:r w:rsidR="003C1DEC" w:rsidRPr="00527829">
        <w:t xml:space="preserve">Obr. </w:t>
      </w:r>
      <w:r w:rsidR="003C1DEC" w:rsidRPr="003C1DEC">
        <w:rPr>
          <w:noProof/>
        </w:rPr>
        <w:t>4</w:t>
      </w:r>
      <w:r w:rsidR="003C1DEC">
        <w:t>.</w:t>
      </w:r>
      <w:r w:rsidR="003C1DEC" w:rsidRPr="003C1DEC">
        <w:rPr>
          <w:noProof/>
        </w:rPr>
        <w:t>8</w:t>
      </w:r>
      <w:r w:rsidR="00527829" w:rsidRPr="00527829">
        <w:fldChar w:fldCharType="end"/>
      </w:r>
      <w:r>
        <w:t>)</w:t>
      </w:r>
      <w:r w:rsidR="00527829">
        <w:t>. Body zobrazují jednotlivé objekty (</w:t>
      </w:r>
      <w:r w:rsidR="00413357">
        <w:t>sluchátka</w:t>
      </w:r>
      <w:r w:rsidR="00527829">
        <w:t xml:space="preserve">) v prostoru první a druhé komponenty. Čísla odpovídají indexům </w:t>
      </w:r>
      <w:r w:rsidR="00413357">
        <w:t>sluchátek</w:t>
      </w:r>
      <w:r w:rsidR="00527829">
        <w:t xml:space="preserve"> v tabulce (</w:t>
      </w:r>
      <w:r w:rsidR="0073072F" w:rsidRPr="00A60866">
        <w:fldChar w:fldCharType="begin"/>
      </w:r>
      <w:r w:rsidR="0073072F" w:rsidRPr="00A60866">
        <w:instrText xml:space="preserve"> REF _Ref32842516 \h  \* MERGEFORMAT </w:instrText>
      </w:r>
      <w:r w:rsidR="0073072F" w:rsidRPr="00A60866">
        <w:fldChar w:fldCharType="separate"/>
      </w:r>
      <w:r w:rsidR="003C1DEC" w:rsidRPr="00430B95">
        <w:t>Tab.</w:t>
      </w:r>
      <w:r w:rsidR="003C1DEC" w:rsidRPr="00430B95">
        <w:rPr>
          <w:noProof/>
        </w:rPr>
        <w:t xml:space="preserve"> </w:t>
      </w:r>
      <w:r w:rsidR="003C1DEC" w:rsidRPr="003C1DEC">
        <w:t>4</w:t>
      </w:r>
      <w:r w:rsidR="003C1DEC">
        <w:rPr>
          <w:noProof/>
        </w:rPr>
        <w:t>.</w:t>
      </w:r>
      <w:r w:rsidR="003C1DEC">
        <w:rPr>
          <w:b/>
          <w:noProof/>
        </w:rPr>
        <w:t>4</w:t>
      </w:r>
      <w:r w:rsidR="0073072F" w:rsidRPr="00A60866">
        <w:fldChar w:fldCharType="end"/>
      </w:r>
      <w:r w:rsidR="00527829">
        <w:t>).</w:t>
      </w:r>
      <w:r w:rsidR="00413357">
        <w:t xml:space="preserve"> Sluchátka značek </w:t>
      </w:r>
      <w:proofErr w:type="spellStart"/>
      <w:r w:rsidR="00413357" w:rsidRPr="00947FA7">
        <w:t>Marshall</w:t>
      </w:r>
      <w:proofErr w:type="spellEnd"/>
      <w:r w:rsidR="00413357" w:rsidRPr="00947FA7">
        <w:t xml:space="preserve">, </w:t>
      </w:r>
      <w:proofErr w:type="spellStart"/>
      <w:r w:rsidR="00413357" w:rsidRPr="00947FA7">
        <w:t>Niceboy</w:t>
      </w:r>
      <w:proofErr w:type="spellEnd"/>
      <w:r w:rsidR="00413357" w:rsidRPr="00947FA7">
        <w:t>,</w:t>
      </w:r>
      <w:r w:rsidR="00413357">
        <w:t xml:space="preserve"> </w:t>
      </w:r>
      <w:r w:rsidR="00413357" w:rsidRPr="00947FA7">
        <w:t xml:space="preserve">JBL, QCY, </w:t>
      </w:r>
      <w:proofErr w:type="spellStart"/>
      <w:r w:rsidR="00413357" w:rsidRPr="00947FA7">
        <w:t>Fixed</w:t>
      </w:r>
      <w:proofErr w:type="spellEnd"/>
      <w:r w:rsidR="00413357" w:rsidRPr="00947FA7">
        <w:t xml:space="preserve"> si jsou podobná a tvoří shluk</w:t>
      </w:r>
      <w:r w:rsidR="00574C5C">
        <w:t xml:space="preserve">. Osamocené </w:t>
      </w:r>
      <w:r w:rsidR="00413357">
        <w:t>sluchátka</w:t>
      </w:r>
      <w:r w:rsidR="00574C5C">
        <w:t xml:space="preserve"> jako </w:t>
      </w:r>
      <w:r w:rsidR="00413357" w:rsidRPr="00947FA7">
        <w:t xml:space="preserve">Apple </w:t>
      </w:r>
      <w:proofErr w:type="spellStart"/>
      <w:r w:rsidR="00413357" w:rsidRPr="00947FA7">
        <w:t>AirPods</w:t>
      </w:r>
      <w:proofErr w:type="spellEnd"/>
      <w:r w:rsidR="00413357" w:rsidRPr="00947FA7">
        <w:t xml:space="preserve"> PRO</w:t>
      </w:r>
      <w:r w:rsidR="00413357">
        <w:t xml:space="preserve"> a</w:t>
      </w:r>
      <w:r w:rsidR="00574C5C">
        <w:t xml:space="preserve"> </w:t>
      </w:r>
      <w:r w:rsidR="00413357" w:rsidRPr="00947FA7">
        <w:t xml:space="preserve">Sony WH-1000XM3 </w:t>
      </w:r>
      <w:r w:rsidR="004E019C" w:rsidRPr="00947FA7">
        <w:t xml:space="preserve">se </w:t>
      </w:r>
      <w:r w:rsidR="00574C5C">
        <w:t xml:space="preserve">vymykají. </w:t>
      </w:r>
      <w:r w:rsidR="002A7FE0">
        <w:t xml:space="preserve">Můžeme také říci, že </w:t>
      </w:r>
      <w:r w:rsidR="004E019C">
        <w:t xml:space="preserve">jejich vlastnosti nejsou v uvedeném výčtu </w:t>
      </w:r>
      <w:r w:rsidR="002A7FE0">
        <w:t>typické.</w:t>
      </w:r>
    </w:p>
    <w:p w14:paraId="3032970C" w14:textId="1FD9877F" w:rsidR="00DC4C6B" w:rsidRDefault="00DC4C6B" w:rsidP="00A24C10">
      <w:pPr>
        <w:pStyle w:val="BPDPNormln"/>
      </w:pPr>
    </w:p>
    <w:p w14:paraId="0C9B6C6E" w14:textId="22B26BBB" w:rsidR="00527829" w:rsidRDefault="00A94056" w:rsidP="00527829">
      <w:pPr>
        <w:pStyle w:val="BPDPNormln"/>
        <w:keepNext/>
        <w:jc w:val="center"/>
      </w:pPr>
      <w:r>
        <w:rPr>
          <w:noProof/>
        </w:rPr>
        <w:lastRenderedPageBreak/>
        <w:drawing>
          <wp:inline distT="0" distB="0" distL="0" distR="0" wp14:anchorId="31DBB4CF" wp14:editId="085FB50B">
            <wp:extent cx="4323559" cy="3240000"/>
            <wp:effectExtent l="0" t="0" r="127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klad_screeplot.emf"/>
                    <pic:cNvPicPr/>
                  </pic:nvPicPr>
                  <pic:blipFill>
                    <a:blip r:embed="rId28">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72FC855" w14:textId="3C67CED9" w:rsidR="00DC4C6B" w:rsidRDefault="00527829" w:rsidP="00527829">
      <w:pPr>
        <w:pStyle w:val="Titulek"/>
        <w:jc w:val="center"/>
        <w:rPr>
          <w:b w:val="0"/>
        </w:rPr>
      </w:pPr>
      <w:bookmarkStart w:id="181" w:name="_Ref32846202"/>
      <w:bookmarkStart w:id="182" w:name="_Toc41248093"/>
      <w:r w:rsidRPr="0052782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8</w:t>
      </w:r>
      <w:r w:rsidR="00E73D21">
        <w:rPr>
          <w:b w:val="0"/>
        </w:rPr>
        <w:fldChar w:fldCharType="end"/>
      </w:r>
      <w:bookmarkEnd w:id="181"/>
      <w:r w:rsidRPr="00527829">
        <w:rPr>
          <w:b w:val="0"/>
        </w:rPr>
        <w:t>: Rozptylový diagram komponentního skóre</w:t>
      </w:r>
      <w:bookmarkEnd w:id="182"/>
    </w:p>
    <w:p w14:paraId="758C0FFA" w14:textId="334D7E18" w:rsidR="002E248F" w:rsidRDefault="002E248F" w:rsidP="002E248F">
      <w:pPr>
        <w:pStyle w:val="BPDPNormln"/>
        <w:ind w:firstLine="0"/>
      </w:pPr>
      <w:r>
        <w:t>Posledním zobrazením výstupu ana</w:t>
      </w:r>
      <w:r w:rsidR="00676EA5">
        <w:t xml:space="preserve">lýzy hlavních komponent je dvoj </w:t>
      </w:r>
      <w:r>
        <w:t>graf (</w:t>
      </w:r>
      <w:proofErr w:type="spellStart"/>
      <w:r>
        <w:t>biplot</w:t>
      </w:r>
      <w:proofErr w:type="spellEnd"/>
      <w:r>
        <w:t xml:space="preserve">). Spojuje zobrazení </w:t>
      </w:r>
      <w:r w:rsidR="009E3C23">
        <w:t>komponentních vah</w:t>
      </w:r>
      <w:r>
        <w:t xml:space="preserve"> a </w:t>
      </w:r>
      <w:r w:rsidR="009E3C23">
        <w:t>komponentního skóre</w:t>
      </w:r>
      <w:r>
        <w:t xml:space="preserve"> do jednoho zobrazení (</w:t>
      </w:r>
      <w:r w:rsidR="00723320" w:rsidRPr="00723320">
        <w:fldChar w:fldCharType="begin"/>
      </w:r>
      <w:r w:rsidR="00723320" w:rsidRPr="00723320">
        <w:instrText xml:space="preserve"> REF _Ref32849215 \h  \* MERGEFORMAT </w:instrText>
      </w:r>
      <w:r w:rsidR="00723320" w:rsidRPr="00723320">
        <w:fldChar w:fldCharType="separate"/>
      </w:r>
      <w:r w:rsidR="003C1DEC" w:rsidRPr="002E248F">
        <w:t xml:space="preserve">Obr. </w:t>
      </w:r>
      <w:r w:rsidR="003C1DEC" w:rsidRPr="003C1DEC">
        <w:rPr>
          <w:noProof/>
        </w:rPr>
        <w:t>4</w:t>
      </w:r>
      <w:r w:rsidR="003C1DEC">
        <w:t>.</w:t>
      </w:r>
      <w:r w:rsidR="003C1DEC" w:rsidRPr="003C1DEC">
        <w:rPr>
          <w:noProof/>
        </w:rPr>
        <w:t>9</w:t>
      </w:r>
      <w:r w:rsidR="00723320" w:rsidRPr="00723320">
        <w:fldChar w:fldCharType="end"/>
      </w:r>
      <w:r>
        <w:t>).</w:t>
      </w:r>
      <w:r w:rsidR="00723320">
        <w:t xml:space="preserve"> U dvoj grafu se sleduje vzdálenost mezi proměnnými a objekty. </w:t>
      </w:r>
      <w:r w:rsidR="00D920C1">
        <w:t xml:space="preserve">Jedná se o </w:t>
      </w:r>
      <w:proofErr w:type="spellStart"/>
      <w:r w:rsidR="00D920C1">
        <w:t>dvojgraf</w:t>
      </w:r>
      <w:proofErr w:type="spellEnd"/>
      <w:r w:rsidR="00D920C1">
        <w:t xml:space="preserve"> korelací, pozice objektů (typů sluchátek) mají jednotkový rozptyl.</w:t>
      </w:r>
    </w:p>
    <w:p w14:paraId="16E28705" w14:textId="0B627D8C" w:rsidR="002E248F" w:rsidRDefault="002E248F" w:rsidP="002E248F">
      <w:pPr>
        <w:pStyle w:val="BPDPNormln"/>
        <w:ind w:firstLine="0"/>
      </w:pPr>
    </w:p>
    <w:p w14:paraId="5B8AA9C1" w14:textId="340AC32A" w:rsidR="002E248F" w:rsidRDefault="00A94056" w:rsidP="002E248F">
      <w:pPr>
        <w:pStyle w:val="BPDPNormln"/>
        <w:keepNext/>
        <w:ind w:firstLine="0"/>
        <w:jc w:val="center"/>
      </w:pPr>
      <w:r>
        <w:rPr>
          <w:noProof/>
        </w:rPr>
        <w:drawing>
          <wp:inline distT="0" distB="0" distL="0" distR="0" wp14:anchorId="1BEDE133" wp14:editId="0DC87F3E">
            <wp:extent cx="4323559" cy="3240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plot_priklad.emf"/>
                    <pic:cNvPicPr/>
                  </pic:nvPicPr>
                  <pic:blipFill>
                    <a:blip r:embed="rId2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C771636" w14:textId="745C1C59" w:rsidR="002E248F" w:rsidRDefault="002E248F" w:rsidP="002E248F">
      <w:pPr>
        <w:pStyle w:val="Titulek"/>
        <w:jc w:val="center"/>
        <w:rPr>
          <w:b w:val="0"/>
        </w:rPr>
      </w:pPr>
      <w:bookmarkStart w:id="183" w:name="_Ref32849215"/>
      <w:bookmarkStart w:id="184" w:name="_Toc41248094"/>
      <w:r w:rsidRPr="002E24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9</w:t>
      </w:r>
      <w:r w:rsidR="00E73D21">
        <w:rPr>
          <w:b w:val="0"/>
        </w:rPr>
        <w:fldChar w:fldCharType="end"/>
      </w:r>
      <w:bookmarkEnd w:id="183"/>
      <w:r w:rsidRPr="002E248F">
        <w:rPr>
          <w:b w:val="0"/>
        </w:rPr>
        <w:t>: Dvojný graf</w:t>
      </w:r>
      <w:bookmarkEnd w:id="184"/>
    </w:p>
    <w:p w14:paraId="52657097" w14:textId="658BDE61" w:rsidR="0024279E" w:rsidRDefault="00676EA5" w:rsidP="0024279E">
      <w:pPr>
        <w:pStyle w:val="BPDPNormln"/>
        <w:ind w:firstLine="0"/>
      </w:pPr>
      <w:r>
        <w:t>Kdyby byl</w:t>
      </w:r>
      <w:r w:rsidR="00723320">
        <w:t xml:space="preserve"> objekt ve stejném bodě jako proměnná</w:t>
      </w:r>
      <w:ins w:id="185" w:author="Konzal Jan (164745)" w:date="2020-05-24T22:21:00Z">
        <w:r w:rsidR="00322C14">
          <w:t xml:space="preserve"> (parametr sluchátek)</w:t>
        </w:r>
      </w:ins>
      <w:r w:rsidR="00723320">
        <w:t>, nebo byl v její blízkosti, znamenalo by to vzájemnou interakci mezi danou proměnnou a blízkým objektem.</w:t>
      </w:r>
      <w:r w:rsidR="00DA2F69">
        <w:t xml:space="preserve"> </w:t>
      </w:r>
      <w:r w:rsidR="00723320">
        <w:t>Interakce může sloužit inter</w:t>
      </w:r>
      <w:r>
        <w:t xml:space="preserve">pretaci objektů. </w:t>
      </w:r>
      <w:r w:rsidR="00947FA7">
        <w:fldChar w:fldCharType="begin"/>
      </w:r>
      <w:r w:rsidR="00947FA7">
        <w:instrText xml:space="preserve"> REF _Ref40809014 \r \h </w:instrText>
      </w:r>
      <w:r w:rsidR="00947FA7">
        <w:fldChar w:fldCharType="separate"/>
      </w:r>
      <w:r w:rsidR="003C1DEC">
        <w:t>[14]</w:t>
      </w:r>
      <w:r w:rsidR="00947FA7">
        <w:fldChar w:fldCharType="end"/>
      </w:r>
      <w:r w:rsidR="00DA2F69">
        <w:t xml:space="preserve"> </w:t>
      </w:r>
      <w:r>
        <w:t>V tomto případě</w:t>
      </w:r>
      <w:r w:rsidR="00723320">
        <w:t xml:space="preserve"> </w:t>
      </w:r>
      <w:r w:rsidR="009E3C23">
        <w:t xml:space="preserve">si jsou </w:t>
      </w:r>
      <w:r w:rsidR="009E3C23">
        <w:lastRenderedPageBreak/>
        <w:t>velice blízko sluchátka Sony a cena</w:t>
      </w:r>
      <w:r w:rsidR="00723320">
        <w:t xml:space="preserve">. </w:t>
      </w:r>
      <w:r w:rsidR="009E3C23">
        <w:t xml:space="preserve">To může naznačovat, že u sluchátek </w:t>
      </w:r>
      <w:r w:rsidR="00D920C1">
        <w:t>S</w:t>
      </w:r>
      <w:r w:rsidR="009E3C23">
        <w:t xml:space="preserve">ony je cena zásadním </w:t>
      </w:r>
      <w:r w:rsidR="00322C14">
        <w:t xml:space="preserve">odlišujícím </w:t>
      </w:r>
      <w:r w:rsidR="009E3C23">
        <w:t>parametrem. Tyto sluchátka jsou v uvedeném přehledu nejdražší (</w:t>
      </w:r>
      <w:r w:rsidR="009E3C23" w:rsidRPr="00B4066B">
        <w:fldChar w:fldCharType="begin"/>
      </w:r>
      <w:r w:rsidR="009E3C23" w:rsidRPr="00B4066B">
        <w:instrText xml:space="preserve"> REF _Ref33209722 \h </w:instrText>
      </w:r>
      <w:r w:rsidR="00B4066B" w:rsidRPr="00B4066B">
        <w:instrText xml:space="preserve"> \* MERGEFORMAT </w:instrText>
      </w:r>
      <w:r w:rsidR="009E3C23" w:rsidRPr="00B4066B">
        <w:fldChar w:fldCharType="separate"/>
      </w:r>
      <w:r w:rsidR="003C1DEC" w:rsidRPr="00B4066B">
        <w:t xml:space="preserve">Tab. </w:t>
      </w:r>
      <w:r w:rsidR="003C1DEC" w:rsidRPr="003C1DEC">
        <w:rPr>
          <w:noProof/>
        </w:rPr>
        <w:t>3</w:t>
      </w:r>
      <w:r w:rsidR="003C1DEC" w:rsidRPr="00B4066B">
        <w:t>.</w:t>
      </w:r>
      <w:r w:rsidR="003C1DEC" w:rsidRPr="003C1DEC">
        <w:rPr>
          <w:noProof/>
        </w:rPr>
        <w:t>1</w:t>
      </w:r>
      <w:r w:rsidR="009E3C23" w:rsidRPr="00B4066B">
        <w:fldChar w:fldCharType="end"/>
      </w:r>
      <w:r w:rsidR="009E3C23">
        <w:t>).</w:t>
      </w:r>
      <w:r w:rsidR="006837D2">
        <w:t xml:space="preserve"> Výsledky PCA, nemusí být využity pouze pro grafické zobrazení</w:t>
      </w:r>
      <w:r w:rsidR="00CB4B1A">
        <w:t>, ale můžou být podrobeny dalším analýzám pro třízení a klasifikaci dat. Sluchátka by mohly být roztřízeny do skupin s podobnými vlastnostmi.</w:t>
      </w:r>
    </w:p>
    <w:p w14:paraId="7474A0EE" w14:textId="77777777" w:rsidR="0024279E" w:rsidRDefault="0024279E">
      <w:pPr>
        <w:spacing w:line="240" w:lineRule="auto"/>
        <w:ind w:left="0"/>
        <w:rPr>
          <w:color w:val="000000"/>
        </w:rPr>
      </w:pPr>
      <w:r>
        <w:br w:type="page"/>
      </w:r>
    </w:p>
    <w:p w14:paraId="192DA80E" w14:textId="41440E8C" w:rsidR="0024279E" w:rsidRDefault="0024279E" w:rsidP="0024279E">
      <w:pPr>
        <w:pStyle w:val="Nadpis1"/>
      </w:pPr>
      <w:bookmarkStart w:id="186" w:name="_Toc41248070"/>
      <w:r>
        <w:lastRenderedPageBreak/>
        <w:t>Klasifikace dat</w:t>
      </w:r>
      <w:bookmarkEnd w:id="186"/>
    </w:p>
    <w:p w14:paraId="56D69337" w14:textId="41DF1896" w:rsidR="00B41697" w:rsidRDefault="00400D7F" w:rsidP="009A5AFE">
      <w:pPr>
        <w:pStyle w:val="BPDPNormln"/>
      </w:pPr>
      <w:r>
        <w:t xml:space="preserve">Po snížení dimenze dat pomocí analýzy hlavních komponent, budou </w:t>
      </w:r>
      <w:r w:rsidR="00CB4B1A">
        <w:t>údery</w:t>
      </w:r>
      <w:r>
        <w:t xml:space="preserve"> klasifikovány do tříd, které budou představovat jednotlivé bubny nebo činely. </w:t>
      </w:r>
      <w:r w:rsidR="00B41697">
        <w:t xml:space="preserve">Klasifikační metody hledají vzájemnou podobnost mezi objekty. </w:t>
      </w:r>
      <w:r w:rsidR="00B82A42">
        <w:t xml:space="preserve">Klasifikace dat </w:t>
      </w:r>
      <w:r w:rsidR="00641581">
        <w:t>je jedna z hlavních úloh</w:t>
      </w:r>
      <w:r w:rsidR="00B82A42">
        <w:t xml:space="preserve"> strojové</w:t>
      </w:r>
      <w:r w:rsidR="00641581">
        <w:t>ho</w:t>
      </w:r>
      <w:r w:rsidR="00B82A42">
        <w:t xml:space="preserve"> učení (</w:t>
      </w:r>
      <w:proofErr w:type="spellStart"/>
      <w:r w:rsidR="00B82A42">
        <w:t>machine</w:t>
      </w:r>
      <w:proofErr w:type="spellEnd"/>
      <w:r w:rsidR="00B82A42">
        <w:t xml:space="preserve"> </w:t>
      </w:r>
      <w:r w:rsidR="00B82A42" w:rsidRPr="00B82A42">
        <w:t>learning</w:t>
      </w:r>
      <w:r w:rsidR="00B82A42">
        <w:t xml:space="preserve">). </w:t>
      </w:r>
      <w:r w:rsidR="00B41697">
        <w:t>Pomocí klasifikačních metod je možné jeden objekt přiřadit do existující třídy, nebo množinu objektů rozdělit na několik klasifikačních tříd.</w:t>
      </w:r>
      <w:r w:rsidR="006E2479">
        <w:t xml:space="preserve"> </w:t>
      </w:r>
      <w:r w:rsidR="00947FA7">
        <w:fldChar w:fldCharType="begin"/>
      </w:r>
      <w:r w:rsidR="00947FA7">
        <w:instrText xml:space="preserve"> REF _Ref40809014 \r \h </w:instrText>
      </w:r>
      <w:r w:rsidR="00947FA7">
        <w:fldChar w:fldCharType="separate"/>
      </w:r>
      <w:r w:rsidR="003C1DEC">
        <w:t>[14]</w:t>
      </w:r>
      <w:r w:rsidR="00947FA7">
        <w:fldChar w:fldCharType="end"/>
      </w:r>
      <w:r w:rsidR="00B41697">
        <w:t xml:space="preserve"> Rozdělení objektů do tříd může být pro provedeno pomocí následujících způsobů:</w:t>
      </w:r>
    </w:p>
    <w:p w14:paraId="25BF6202" w14:textId="6D009800" w:rsidR="009A5AFE" w:rsidRDefault="00B41697" w:rsidP="00B41697">
      <w:pPr>
        <w:pStyle w:val="BPDPNormln"/>
        <w:numPr>
          <w:ilvl w:val="0"/>
          <w:numId w:val="42"/>
        </w:numPr>
      </w:pPr>
      <w:r>
        <w:t>Klasifikace pomocí diskriminačních funkcí</w:t>
      </w:r>
    </w:p>
    <w:p w14:paraId="4AD41B0E" w14:textId="5A727660" w:rsidR="006E2479" w:rsidRDefault="006E2479" w:rsidP="00B41697">
      <w:pPr>
        <w:pStyle w:val="BPDPNormln"/>
        <w:numPr>
          <w:ilvl w:val="0"/>
          <w:numId w:val="42"/>
        </w:numPr>
      </w:pPr>
      <w:r>
        <w:t>Klasifikace pomocí minimální vzdálenosti od etalonů tříd</w:t>
      </w:r>
    </w:p>
    <w:p w14:paraId="3A1FBB79" w14:textId="384402BC" w:rsidR="009A5AFE" w:rsidRDefault="006E2479" w:rsidP="006E2479">
      <w:pPr>
        <w:pStyle w:val="BPDPNormln"/>
        <w:numPr>
          <w:ilvl w:val="0"/>
          <w:numId w:val="42"/>
        </w:numPr>
      </w:pPr>
      <w:r>
        <w:t>Klasifikace pomocí hraničních ploch</w:t>
      </w:r>
    </w:p>
    <w:p w14:paraId="2429ADDB" w14:textId="77777777" w:rsidR="006E2479" w:rsidRPr="006E2479" w:rsidRDefault="006E2479" w:rsidP="006E2479">
      <w:pPr>
        <w:pStyle w:val="BPDPNormln"/>
        <w:ind w:left="1133" w:firstLine="0"/>
        <w:rPr>
          <w:b/>
          <w:bCs/>
        </w:rPr>
      </w:pPr>
    </w:p>
    <w:p w14:paraId="2F032533" w14:textId="3FEC8536" w:rsidR="006E2479" w:rsidRDefault="006E2479" w:rsidP="009A5AFE">
      <w:pPr>
        <w:pStyle w:val="BPDPNormln"/>
      </w:pPr>
      <w:r w:rsidRPr="006E2479">
        <w:rPr>
          <w:b/>
          <w:bCs/>
        </w:rPr>
        <w:t>Klasifikace pomocí diskriminačních funkcí</w:t>
      </w:r>
      <w:r>
        <w:rPr>
          <w:b/>
          <w:bCs/>
        </w:rPr>
        <w:t xml:space="preserve"> </w:t>
      </w:r>
      <w:r>
        <w:t>je založen na výpočtu míry příslušnosti daného objektu k dané klasifikační třídě. Objekt je přiřazen do</w:t>
      </w:r>
      <w:r w:rsidR="0025571D">
        <w:t> </w:t>
      </w:r>
      <w:r>
        <w:t>té</w:t>
      </w:r>
      <w:r w:rsidR="0025571D">
        <w:t> </w:t>
      </w:r>
      <w:r>
        <w:t>klasifikační třídy, pro kterou byla vypočtena největší míra příslušnosti.</w:t>
      </w:r>
      <w:r w:rsidR="007F29C7">
        <w:t xml:space="preserve"> </w:t>
      </w:r>
      <w:r w:rsidR="001370CB">
        <w:t xml:space="preserve">Do této skupiny patří například metoda rozhodovacího stromu. </w:t>
      </w:r>
      <w:r w:rsidR="00B4066B">
        <w:fldChar w:fldCharType="begin"/>
      </w:r>
      <w:r w:rsidR="00B4066B">
        <w:instrText xml:space="preserve"> REF _Ref40809013 \r \h </w:instrText>
      </w:r>
      <w:r w:rsidR="00B4066B">
        <w:fldChar w:fldCharType="separate"/>
      </w:r>
      <w:r w:rsidR="003C1DEC">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3C1DEC">
        <w:t>[16]</w:t>
      </w:r>
      <w:r w:rsidR="00947FA7">
        <w:fldChar w:fldCharType="end"/>
      </w:r>
      <w:r w:rsidR="00B4066B">
        <w:t xml:space="preserve"> </w:t>
      </w:r>
    </w:p>
    <w:p w14:paraId="2068AB29" w14:textId="69B36BE4" w:rsidR="009A5AFE" w:rsidRDefault="006E2479" w:rsidP="006E2479">
      <w:pPr>
        <w:pStyle w:val="BPDPNormln"/>
      </w:pPr>
      <w:r>
        <w:t xml:space="preserve"> </w:t>
      </w:r>
      <w:r w:rsidRPr="006E2479">
        <w:rPr>
          <w:b/>
          <w:bCs/>
        </w:rPr>
        <w:t xml:space="preserve">Klasifikace pomocí </w:t>
      </w:r>
      <w:r>
        <w:rPr>
          <w:b/>
          <w:bCs/>
        </w:rPr>
        <w:t xml:space="preserve">minimální </w:t>
      </w:r>
      <w:r w:rsidRPr="006E2479">
        <w:rPr>
          <w:b/>
          <w:bCs/>
        </w:rPr>
        <w:t>vzdálenosti od etalonů tříd</w:t>
      </w:r>
      <w:r w:rsidR="007F29C7">
        <w:t xml:space="preserve"> přiřazuje objekty do</w:t>
      </w:r>
      <w:r w:rsidR="0025571D">
        <w:t> </w:t>
      </w:r>
      <w:r w:rsidR="007F29C7">
        <w:t xml:space="preserve">klasifikačních tříd na základě výpočtu vzdálenosti daného objektu od etalonu dané třídy. Etalon je reprezentativní objekt dané třídy. Počet etalonů </w:t>
      </w:r>
      <w:r w:rsidR="00AE7859">
        <w:t xml:space="preserve">klasifikační třídy </w:t>
      </w:r>
      <w:r w:rsidR="003101C2">
        <w:t xml:space="preserve">není </w:t>
      </w:r>
      <w:r w:rsidR="007F29C7">
        <w:t>dán,</w:t>
      </w:r>
      <w:r w:rsidR="003101C2">
        <w:t xml:space="preserve"> záleží na zvolené klasifikační metodě. Například u </w:t>
      </w:r>
      <w:proofErr w:type="spellStart"/>
      <w:r w:rsidR="003101C2">
        <w:t>centroidové</w:t>
      </w:r>
      <w:proofErr w:type="spellEnd"/>
      <w:r w:rsidR="003101C2">
        <w:t xml:space="preserve"> metody je etalon pouze jeden (</w:t>
      </w:r>
      <w:proofErr w:type="spellStart"/>
      <w:r w:rsidR="003101C2">
        <w:t>centroid</w:t>
      </w:r>
      <w:proofErr w:type="spellEnd"/>
      <w:r w:rsidR="003101C2">
        <w:t>), oproti metodě průměrné vazby, kde je etalonem každý prvek dané třídy.</w:t>
      </w:r>
      <w:r w:rsidR="003101C2" w:rsidDel="003101C2">
        <w:t xml:space="preserve"> </w:t>
      </w:r>
      <w:r w:rsidR="00322C14">
        <w:t xml:space="preserve">Takto probíhá výpočet například u metody k – průměrů. </w:t>
      </w:r>
      <w:r w:rsidR="00B4066B">
        <w:fldChar w:fldCharType="begin"/>
      </w:r>
      <w:r w:rsidR="00B4066B">
        <w:instrText xml:space="preserve"> REF _Ref40809013 \r \h </w:instrText>
      </w:r>
      <w:r w:rsidR="00B4066B">
        <w:fldChar w:fldCharType="separate"/>
      </w:r>
      <w:r w:rsidR="003C1DEC">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3C1DEC">
        <w:t>[16]</w:t>
      </w:r>
      <w:r w:rsidR="00947FA7">
        <w:fldChar w:fldCharType="end"/>
      </w:r>
      <w:r w:rsidR="00B4066B">
        <w:t xml:space="preserve"> </w:t>
      </w:r>
    </w:p>
    <w:p w14:paraId="0E80EC1C" w14:textId="22E5E913" w:rsidR="009A5AFE" w:rsidRDefault="007F29C7" w:rsidP="00653276">
      <w:pPr>
        <w:pStyle w:val="BPDPNormln"/>
      </w:pPr>
      <w:r w:rsidRPr="007F29C7">
        <w:rPr>
          <w:b/>
          <w:bCs/>
        </w:rPr>
        <w:t>Klasifikace pomocí hraničních ploch</w:t>
      </w:r>
      <w:r>
        <w:t xml:space="preserve"> využívá hranic definovaných tak</w:t>
      </w:r>
      <w:r w:rsidR="00BF6643">
        <w:t>,</w:t>
      </w:r>
      <w:r>
        <w:t xml:space="preserve"> aby</w:t>
      </w:r>
      <w:r w:rsidR="009932D7">
        <w:t> </w:t>
      </w:r>
      <w:r>
        <w:t xml:space="preserve">v prostoru oddělovaly jednotlivé třídy. Objekt umístěný v daném hraničním prostoru je </w:t>
      </w:r>
      <w:r w:rsidR="00653276">
        <w:t>přidělen dané třídě.</w:t>
      </w:r>
      <w:ins w:id="187" w:author="Konzal Jan (164745)" w:date="2020-05-12T12:58:00Z">
        <w:r w:rsidR="001370CB">
          <w:t xml:space="preserve"> </w:t>
        </w:r>
      </w:ins>
      <w:r w:rsidR="001370CB">
        <w:t>Typickým představitelem této skupiny může být metoda podpůrných vektorů (SVM).</w:t>
      </w:r>
      <w:r w:rsidR="00653276">
        <w:t xml:space="preserve"> </w:t>
      </w:r>
      <w:r w:rsidR="00B4066B">
        <w:fldChar w:fldCharType="begin"/>
      </w:r>
      <w:r w:rsidR="00B4066B">
        <w:instrText xml:space="preserve"> REF _Ref40809013 \r \h </w:instrText>
      </w:r>
      <w:r w:rsidR="00B4066B">
        <w:fldChar w:fldCharType="separate"/>
      </w:r>
      <w:r w:rsidR="003C1DEC">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3C1DEC">
        <w:t>[16]</w:t>
      </w:r>
      <w:r w:rsidR="00947FA7">
        <w:fldChar w:fldCharType="end"/>
      </w:r>
      <w:r w:rsidR="00B4066B">
        <w:t xml:space="preserve"> </w:t>
      </w:r>
    </w:p>
    <w:p w14:paraId="6C49F7FA" w14:textId="0E6CEACF" w:rsidR="000C7324" w:rsidRDefault="000C7324" w:rsidP="000C7324">
      <w:pPr>
        <w:pStyle w:val="Nadpis2"/>
      </w:pPr>
      <w:bookmarkStart w:id="188" w:name="_Toc41248071"/>
      <w:r>
        <w:t>Výběr klasifikační metody</w:t>
      </w:r>
      <w:bookmarkEnd w:id="188"/>
    </w:p>
    <w:p w14:paraId="0378AFF7" w14:textId="2A6FBD98" w:rsidR="000C7324" w:rsidRDefault="009E0267" w:rsidP="000C7324">
      <w:pPr>
        <w:pStyle w:val="BPDPNormln"/>
      </w:pPr>
      <w:r>
        <w:t xml:space="preserve">Pro výběr vhodné klasifikační metody byl proveden pokus na </w:t>
      </w:r>
      <w:r w:rsidR="003A4D80">
        <w:t xml:space="preserve">vzorku trénovacích dat. Bylo použito celkem 427 nahrávek. Konkrétně 221 nahrávek malého bubnu, 102 nahrávek velkého bubnu, a 104 nahrávek hi-hat. Tyto nahrávky byly filtrovány třetino-oktávovou bankou filtrů, a následně </w:t>
      </w:r>
      <w:r w:rsidR="004F2A5F">
        <w:t>byly vy</w:t>
      </w:r>
      <w:r w:rsidR="003A4D80">
        <w:t>počteny energie v jednotlivých pásmech</w:t>
      </w:r>
      <w:r w:rsidR="00322C14">
        <w:t xml:space="preserve"> dle vztahu </w:t>
      </w:r>
      <w:r w:rsidR="00322C14">
        <w:fldChar w:fldCharType="begin"/>
      </w:r>
      <w:r w:rsidR="00322C14">
        <w:instrText xml:space="preserve"> REF _Ref40456144 \h </w:instrText>
      </w:r>
      <w:r w:rsidR="00322C14">
        <w:fldChar w:fldCharType="separate"/>
      </w:r>
      <w:r w:rsidR="00322C14">
        <w:t>(</w:t>
      </w:r>
      <w:r w:rsidR="00322C14">
        <w:rPr>
          <w:noProof/>
        </w:rPr>
        <w:t>3</w:t>
      </w:r>
      <w:r w:rsidR="00322C14">
        <w:t>.</w:t>
      </w:r>
      <w:r w:rsidR="00322C14">
        <w:rPr>
          <w:noProof/>
        </w:rPr>
        <w:t>2</w:t>
      </w:r>
      <w:r w:rsidR="00322C14">
        <w:fldChar w:fldCharType="end"/>
      </w:r>
      <w:r w:rsidR="00322C14">
        <w:t>)</w:t>
      </w:r>
      <w:r w:rsidR="003A4D80">
        <w:t xml:space="preserve">. Dále byla provedena analýza hlavních komponent. Na data v novém prostoru pěti prvních hlavních komponent byly aplikovány, klasifikační algoritmy. </w:t>
      </w:r>
      <w:r w:rsidR="00697CBF">
        <w:t>Na obrázku (</w:t>
      </w:r>
      <w:r w:rsidR="00697CBF" w:rsidRPr="00697CBF">
        <w:fldChar w:fldCharType="begin"/>
      </w:r>
      <w:r w:rsidR="00697CBF" w:rsidRPr="00697CBF">
        <w:instrText xml:space="preserve"> REF _Ref34062154 \h  \* MERGEFORMAT </w:instrText>
      </w:r>
      <w:r w:rsidR="00697CBF" w:rsidRPr="00697CBF">
        <w:fldChar w:fldCharType="separate"/>
      </w:r>
      <w:r w:rsidR="003C1DEC" w:rsidRPr="00697CBF">
        <w:t xml:space="preserve">Obr. </w:t>
      </w:r>
      <w:r w:rsidR="003C1DEC" w:rsidRPr="003C1DEC">
        <w:rPr>
          <w:noProof/>
        </w:rPr>
        <w:t>5</w:t>
      </w:r>
      <w:r w:rsidR="003C1DEC">
        <w:t>.</w:t>
      </w:r>
      <w:r w:rsidR="003C1DEC" w:rsidRPr="003C1DEC">
        <w:rPr>
          <w:noProof/>
        </w:rPr>
        <w:t>1</w:t>
      </w:r>
      <w:r w:rsidR="00697CBF" w:rsidRPr="00697CBF">
        <w:fldChar w:fldCharType="end"/>
      </w:r>
      <w:r w:rsidR="00697CBF">
        <w:t>), je znázorněno rozložení trénovacích nahrávek v prostoru prvních dvou hlavních komponent.</w:t>
      </w:r>
    </w:p>
    <w:p w14:paraId="10708577" w14:textId="47BCEFE3" w:rsidR="003A4D80" w:rsidRDefault="003A4D80" w:rsidP="000C7324">
      <w:pPr>
        <w:pStyle w:val="BPDPNormln"/>
      </w:pPr>
    </w:p>
    <w:p w14:paraId="6A971485" w14:textId="77777777" w:rsidR="00697CBF" w:rsidRDefault="003A4D80" w:rsidP="00697CBF">
      <w:pPr>
        <w:pStyle w:val="BPDPNormln"/>
        <w:keepNext/>
        <w:jc w:val="center"/>
      </w:pPr>
      <w:r>
        <w:rPr>
          <w:noProof/>
        </w:rPr>
        <w:lastRenderedPageBreak/>
        <w:drawing>
          <wp:inline distT="0" distB="0" distL="0" distR="0" wp14:anchorId="6032E3B0" wp14:editId="5BD68FEC">
            <wp:extent cx="4323559" cy="3240000"/>
            <wp:effectExtent l="0" t="0" r="127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_test.emf"/>
                    <pic:cNvPicPr/>
                  </pic:nvPicPr>
                  <pic:blipFill>
                    <a:blip r:embed="rId30">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64BA025" w14:textId="6777E1A4" w:rsidR="003A4D80" w:rsidRDefault="00697CBF" w:rsidP="00697CBF">
      <w:pPr>
        <w:pStyle w:val="Titulek"/>
        <w:jc w:val="center"/>
        <w:rPr>
          <w:b w:val="0"/>
        </w:rPr>
      </w:pPr>
      <w:bookmarkStart w:id="189" w:name="_Ref34062154"/>
      <w:bookmarkStart w:id="190" w:name="_Toc41248095"/>
      <w:r w:rsidRPr="00697CB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1</w:t>
      </w:r>
      <w:r w:rsidR="00E73D21">
        <w:rPr>
          <w:b w:val="0"/>
        </w:rPr>
        <w:fldChar w:fldCharType="end"/>
      </w:r>
      <w:bookmarkEnd w:id="189"/>
      <w:r w:rsidRPr="00697CBF">
        <w:rPr>
          <w:b w:val="0"/>
        </w:rPr>
        <w:t xml:space="preserve">: </w:t>
      </w:r>
      <w:r>
        <w:rPr>
          <w:b w:val="0"/>
        </w:rPr>
        <w:t>Trénovací nahrávky</w:t>
      </w:r>
      <w:r w:rsidRPr="00697CBF">
        <w:rPr>
          <w:b w:val="0"/>
        </w:rPr>
        <w:t xml:space="preserve"> v prostoru prvních dvou hlavních komponen</w:t>
      </w:r>
      <w:r>
        <w:rPr>
          <w:b w:val="0"/>
        </w:rPr>
        <w:t>t</w:t>
      </w:r>
      <w:bookmarkEnd w:id="190"/>
    </w:p>
    <w:p w14:paraId="4A701063" w14:textId="483181E7" w:rsidR="00697CBF" w:rsidRDefault="00697CBF" w:rsidP="00697CBF">
      <w:pPr>
        <w:pStyle w:val="BPDPNormln"/>
      </w:pPr>
    </w:p>
    <w:p w14:paraId="2E514FE3" w14:textId="419C2E14" w:rsidR="00697CBF" w:rsidRDefault="00697CBF" w:rsidP="00697CBF">
      <w:pPr>
        <w:pStyle w:val="BPDPNormln"/>
      </w:pPr>
      <w:r>
        <w:t>Pro test byly vybrány tři klasifikační metody a to k-průměr</w:t>
      </w:r>
      <w:r w:rsidR="007961A6">
        <w:t>ů</w:t>
      </w:r>
      <w:r>
        <w:t xml:space="preserve">, </w:t>
      </w:r>
      <w:r w:rsidR="007961A6">
        <w:t>h</w:t>
      </w:r>
      <w:r w:rsidR="007961A6" w:rsidRPr="007961A6">
        <w:t xml:space="preserve">ierarchické shlukování </w:t>
      </w:r>
      <w:r>
        <w:t>a metoda podpůrných vektorů.</w:t>
      </w:r>
      <w:r w:rsidR="007961A6">
        <w:t xml:space="preserve"> </w:t>
      </w:r>
      <w:r w:rsidR="000A7732">
        <w:t xml:space="preserve">První testovanou metodou byla </w:t>
      </w:r>
      <w:r w:rsidR="005F6C5B">
        <w:t xml:space="preserve">k-průměrů. Tato metoda má předem daný počat shluků. Na začátku se provede náhodné rozdělení do shluků. Určí se </w:t>
      </w:r>
      <w:proofErr w:type="spellStart"/>
      <w:r w:rsidR="005F6C5B">
        <w:t>centroidy</w:t>
      </w:r>
      <w:proofErr w:type="spellEnd"/>
      <w:r w:rsidR="005F6C5B">
        <w:t xml:space="preserve"> těchto shluků a jednotlivé prvky jsou přiřazeny k nejbližším </w:t>
      </w:r>
      <w:proofErr w:type="spellStart"/>
      <w:r w:rsidR="005F6C5B">
        <w:t>centroidům</w:t>
      </w:r>
      <w:proofErr w:type="spellEnd"/>
      <w:r w:rsidR="005F6C5B">
        <w:t>.</w:t>
      </w:r>
      <w:r w:rsidR="00F10821">
        <w:t xml:space="preserve"> </w:t>
      </w:r>
      <w:proofErr w:type="spellStart"/>
      <w:r w:rsidR="00F10821">
        <w:t>Centroidy</w:t>
      </w:r>
      <w:proofErr w:type="spellEnd"/>
      <w:r w:rsidR="00F10821">
        <w:t xml:space="preserve"> se znovu přepočítají. Tyto operace se opakují, dokud se přesuny neustálí. </w:t>
      </w:r>
      <w:r w:rsidR="00947FA7">
        <w:fldChar w:fldCharType="begin"/>
      </w:r>
      <w:r w:rsidR="00947FA7">
        <w:instrText xml:space="preserve"> REF _Ref40809069 \r \h </w:instrText>
      </w:r>
      <w:r w:rsidR="00947FA7">
        <w:fldChar w:fldCharType="separate"/>
      </w:r>
      <w:r w:rsidR="003C1DEC">
        <w:t>[15]</w:t>
      </w:r>
      <w:r w:rsidR="00947FA7">
        <w:fldChar w:fldCharType="end"/>
      </w:r>
    </w:p>
    <w:p w14:paraId="59DB922C" w14:textId="77777777" w:rsidR="007961A6" w:rsidRDefault="007961A6" w:rsidP="00697CBF">
      <w:pPr>
        <w:pStyle w:val="BPDPNormln"/>
      </w:pPr>
    </w:p>
    <w:p w14:paraId="3E9D5709" w14:textId="77777777" w:rsidR="007961A6" w:rsidRDefault="007961A6" w:rsidP="007961A6">
      <w:pPr>
        <w:pStyle w:val="BPDPNormln"/>
        <w:keepNext/>
        <w:jc w:val="center"/>
      </w:pPr>
      <w:r>
        <w:rPr>
          <w:noProof/>
        </w:rPr>
        <w:drawing>
          <wp:inline distT="0" distB="0" distL="0" distR="0" wp14:anchorId="7B3437CA" wp14:editId="2A23DF73">
            <wp:extent cx="4323559" cy="3240000"/>
            <wp:effectExtent l="0" t="0" r="127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means_test.emf"/>
                    <pic:cNvPicPr/>
                  </pic:nvPicPr>
                  <pic:blipFill>
                    <a:blip r:embed="rId31">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3143E51" w14:textId="1068170F" w:rsidR="007961A6" w:rsidRDefault="007961A6" w:rsidP="007961A6">
      <w:pPr>
        <w:pStyle w:val="Titulek"/>
        <w:jc w:val="center"/>
        <w:rPr>
          <w:b w:val="0"/>
        </w:rPr>
      </w:pPr>
      <w:bookmarkStart w:id="191" w:name="_Ref34063038"/>
      <w:bookmarkStart w:id="192" w:name="_Toc41248096"/>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2</w:t>
      </w:r>
      <w:r w:rsidR="00E73D21">
        <w:rPr>
          <w:b w:val="0"/>
        </w:rPr>
        <w:fldChar w:fldCharType="end"/>
      </w:r>
      <w:bookmarkEnd w:id="191"/>
      <w:r w:rsidRPr="007961A6">
        <w:rPr>
          <w:b w:val="0"/>
        </w:rPr>
        <w:t>: Klasifikace trénovacích nahrávek metodou k-průměrů</w:t>
      </w:r>
      <w:bookmarkEnd w:id="192"/>
    </w:p>
    <w:p w14:paraId="3C30033A" w14:textId="18F88DD5" w:rsidR="007961A6" w:rsidRDefault="007961A6" w:rsidP="007961A6"/>
    <w:p w14:paraId="746A0883" w14:textId="77777777" w:rsidR="007961A6" w:rsidRDefault="007961A6" w:rsidP="007961A6">
      <w:pPr>
        <w:keepNext/>
        <w:jc w:val="center"/>
      </w:pPr>
      <w:r>
        <w:rPr>
          <w:noProof/>
        </w:rPr>
        <w:drawing>
          <wp:inline distT="0" distB="0" distL="0" distR="0" wp14:anchorId="25B3C608" wp14:editId="12E39426">
            <wp:extent cx="4323559" cy="3240000"/>
            <wp:effectExtent l="0" t="0" r="127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e_test.emf"/>
                    <pic:cNvPicPr/>
                  </pic:nvPicPr>
                  <pic:blipFill>
                    <a:blip r:embed="rId3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265DBFB" w14:textId="28DE5698" w:rsidR="007961A6" w:rsidRDefault="007961A6" w:rsidP="007961A6">
      <w:pPr>
        <w:pStyle w:val="Titulek"/>
        <w:jc w:val="center"/>
        <w:rPr>
          <w:b w:val="0"/>
        </w:rPr>
      </w:pPr>
      <w:bookmarkStart w:id="193" w:name="_Ref34063097"/>
      <w:bookmarkStart w:id="194" w:name="_Toc41248097"/>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3</w:t>
      </w:r>
      <w:r w:rsidR="00E73D21">
        <w:rPr>
          <w:b w:val="0"/>
        </w:rPr>
        <w:fldChar w:fldCharType="end"/>
      </w:r>
      <w:bookmarkEnd w:id="193"/>
      <w:r w:rsidRPr="007961A6">
        <w:rPr>
          <w:b w:val="0"/>
        </w:rPr>
        <w:t>: Klasifikace trénovacích nahrávek metodou hierarchické shlukování</w:t>
      </w:r>
      <w:bookmarkEnd w:id="194"/>
    </w:p>
    <w:p w14:paraId="65B5B4BD" w14:textId="47699C12" w:rsidR="007961A6" w:rsidRDefault="007961A6" w:rsidP="00BA09D6">
      <w:pPr>
        <w:pStyle w:val="BPDPNormln"/>
      </w:pPr>
      <w:r>
        <w:t>Na obrázku (</w:t>
      </w:r>
      <w:r w:rsidRPr="007961A6">
        <w:fldChar w:fldCharType="begin"/>
      </w:r>
      <w:r w:rsidRPr="007961A6">
        <w:instrText xml:space="preserve"> REF _Ref34063038 \h  \* MERGEFORMAT </w:instrText>
      </w:r>
      <w:r w:rsidRPr="007961A6">
        <w:fldChar w:fldCharType="separate"/>
      </w:r>
      <w:r w:rsidR="003C1DEC" w:rsidRPr="007961A6">
        <w:t xml:space="preserve">Obr. </w:t>
      </w:r>
      <w:r w:rsidR="003C1DEC" w:rsidRPr="003C1DEC">
        <w:rPr>
          <w:noProof/>
        </w:rPr>
        <w:t>5</w:t>
      </w:r>
      <w:r w:rsidR="003C1DEC">
        <w:t>.</w:t>
      </w:r>
      <w:r w:rsidR="003C1DEC" w:rsidRPr="003C1DEC">
        <w:rPr>
          <w:noProof/>
        </w:rPr>
        <w:t>2</w:t>
      </w:r>
      <w:r w:rsidRPr="007961A6">
        <w:fldChar w:fldCharType="end"/>
      </w:r>
      <w:r>
        <w:t>) je znázorněn výsledek klasifikace pomocí metody k-průměrů a na obrázku (</w:t>
      </w:r>
      <w:r w:rsidRPr="007961A6">
        <w:fldChar w:fldCharType="begin"/>
      </w:r>
      <w:r w:rsidRPr="007961A6">
        <w:instrText xml:space="preserve"> REF _Ref34063097 \h  \* MERGEFORMAT </w:instrText>
      </w:r>
      <w:r w:rsidRPr="007961A6">
        <w:fldChar w:fldCharType="separate"/>
      </w:r>
      <w:r w:rsidR="003C1DEC" w:rsidRPr="007961A6">
        <w:t xml:space="preserve">Obr. </w:t>
      </w:r>
      <w:r w:rsidR="003C1DEC" w:rsidRPr="003C1DEC">
        <w:rPr>
          <w:noProof/>
        </w:rPr>
        <w:t>5</w:t>
      </w:r>
      <w:r w:rsidR="003C1DEC">
        <w:t>.</w:t>
      </w:r>
      <w:r w:rsidR="003C1DEC" w:rsidRPr="003C1DEC">
        <w:rPr>
          <w:noProof/>
        </w:rPr>
        <w:t>3</w:t>
      </w:r>
      <w:r w:rsidRPr="007961A6">
        <w:fldChar w:fldCharType="end"/>
      </w:r>
      <w:r>
        <w:t>) je znázorněn výsledek klasifikace pomocí metody h</w:t>
      </w:r>
      <w:r w:rsidRPr="007961A6">
        <w:t>ierarchické</w:t>
      </w:r>
      <w:r>
        <w:t xml:space="preserve">ho </w:t>
      </w:r>
      <w:r w:rsidRPr="007961A6">
        <w:t>shlukování</w:t>
      </w:r>
      <w:r>
        <w:t xml:space="preserve">. </w:t>
      </w:r>
      <w:r w:rsidR="00F10821">
        <w:t xml:space="preserve">Hierarchické shlukování nemá předem daný počet tříd. </w:t>
      </w:r>
      <w:r w:rsidR="006A01E5">
        <w:t>Každá třída se rozdělí na dvě poloviny</w:t>
      </w:r>
      <w:r w:rsidR="00D51F32">
        <w:t xml:space="preserve"> d</w:t>
      </w:r>
      <w:r w:rsidR="00FC6667">
        <w:t>ě</w:t>
      </w:r>
      <w:r w:rsidR="00D51F32">
        <w:t>lení končí</w:t>
      </w:r>
      <w:r w:rsidR="00FC6667">
        <w:t>,</w:t>
      </w:r>
      <w:r w:rsidR="006A01E5">
        <w:t xml:space="preserve"> </w:t>
      </w:r>
      <w:r w:rsidR="00FC6667">
        <w:t xml:space="preserve">když v třídě zbyde poslední prvek. Tento proces může probíhat i obráceně, tedy jednotlivé prvky se seskupují, dokud nejsou v jedné třídě. </w:t>
      </w:r>
      <w:r w:rsidR="00E30C5A">
        <w:fldChar w:fldCharType="begin"/>
      </w:r>
      <w:r w:rsidR="00E30C5A">
        <w:instrText xml:space="preserve"> REF _Ref40809069 \r \h </w:instrText>
      </w:r>
      <w:r w:rsidR="00E30C5A">
        <w:fldChar w:fldCharType="separate"/>
      </w:r>
      <w:r w:rsidR="003C1DEC">
        <w:t>[15]</w:t>
      </w:r>
      <w:r w:rsidR="00E30C5A">
        <w:fldChar w:fldCharType="end"/>
      </w:r>
      <w:r w:rsidR="00E30C5A">
        <w:t xml:space="preserve"> </w:t>
      </w:r>
      <w:r>
        <w:t xml:space="preserve">Z obrázků vyplývá, že oběma metodám </w:t>
      </w:r>
      <w:r w:rsidR="004E019C">
        <w:t xml:space="preserve">činí potíže </w:t>
      </w:r>
      <w:r>
        <w:t>osamocené objekty, a z objektů v levém dolním rohu vytvoří jeden shluk.</w:t>
      </w:r>
    </w:p>
    <w:p w14:paraId="52B1453F" w14:textId="6277A51D" w:rsidR="00BA09D6" w:rsidRDefault="00BA09D6" w:rsidP="00BA09D6">
      <w:pPr>
        <w:pStyle w:val="BPDPNormln"/>
      </w:pPr>
      <w:r>
        <w:t>Lepších výsledků bylo dosaženo pomocí metody podpůrných vektorů, které je možné vidět na (</w:t>
      </w:r>
      <w:r w:rsidRPr="00BA09D6">
        <w:fldChar w:fldCharType="begin"/>
      </w:r>
      <w:r w:rsidRPr="00BA09D6">
        <w:instrText xml:space="preserve"> REF _Ref34063471 \h  \* MERGEFORMAT </w:instrText>
      </w:r>
      <w:r w:rsidRPr="00BA09D6">
        <w:fldChar w:fldCharType="separate"/>
      </w:r>
      <w:r w:rsidR="003C1DEC" w:rsidRPr="00BA09D6">
        <w:t>Obr.</w:t>
      </w:r>
      <w:r w:rsidR="003C1DEC" w:rsidRPr="00510073">
        <w:t xml:space="preserve"> </w:t>
      </w:r>
      <w:r w:rsidR="003C1DEC">
        <w:rPr>
          <w:noProof/>
        </w:rPr>
        <w:t>5</w:t>
      </w:r>
      <w:r w:rsidR="003C1DEC">
        <w:t>.</w:t>
      </w:r>
      <w:r w:rsidR="003C1DEC">
        <w:rPr>
          <w:noProof/>
        </w:rPr>
        <w:t>4</w:t>
      </w:r>
      <w:r w:rsidRPr="00BA09D6">
        <w:fldChar w:fldCharType="end"/>
      </w:r>
      <w:r>
        <w:t>).</w:t>
      </w:r>
    </w:p>
    <w:p w14:paraId="0BE0D97C" w14:textId="4C042F35" w:rsidR="00BA09D6" w:rsidRDefault="00BA09D6" w:rsidP="00BA09D6">
      <w:pPr>
        <w:pStyle w:val="BPDPNormln"/>
      </w:pPr>
    </w:p>
    <w:p w14:paraId="6C015D7F" w14:textId="77777777" w:rsidR="00BA09D6" w:rsidRDefault="00BA09D6" w:rsidP="00BA09D6">
      <w:pPr>
        <w:pStyle w:val="BPDPNormln"/>
        <w:keepNext/>
        <w:jc w:val="center"/>
      </w:pPr>
      <w:r>
        <w:rPr>
          <w:noProof/>
        </w:rPr>
        <w:lastRenderedPageBreak/>
        <w:drawing>
          <wp:inline distT="0" distB="0" distL="0" distR="0" wp14:anchorId="7797DE2D" wp14:editId="748154FB">
            <wp:extent cx="4323559" cy="3240000"/>
            <wp:effectExtent l="0" t="0" r="127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_test.emf"/>
                    <pic:cNvPicPr/>
                  </pic:nvPicPr>
                  <pic:blipFill>
                    <a:blip r:embed="rId3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2ADF8BDC" w14:textId="669D4DC5" w:rsidR="00322C14" w:rsidRDefault="00BA09D6" w:rsidP="00322C14">
      <w:pPr>
        <w:pStyle w:val="BPDPNormln"/>
        <w:ind w:firstLine="0"/>
        <w:jc w:val="center"/>
      </w:pPr>
      <w:bookmarkStart w:id="195" w:name="_Ref34063471"/>
      <w:bookmarkStart w:id="196" w:name="_Toc41248098"/>
      <w:r w:rsidRPr="00322C14">
        <w:t xml:space="preserve">Obr. </w:t>
      </w:r>
      <w:fldSimple w:instr=" STYLEREF 1 \s ">
        <w:r w:rsidR="003C1DEC" w:rsidRPr="00322C14">
          <w:rPr>
            <w:noProof/>
          </w:rPr>
          <w:t>5</w:t>
        </w:r>
      </w:fldSimple>
      <w:r w:rsidR="00E73D21" w:rsidRPr="00322C14">
        <w:t>.</w:t>
      </w:r>
      <w:fldSimple w:instr=" SEQ Obr. \* ARABIC \s 1 ">
        <w:r w:rsidR="003C1DEC" w:rsidRPr="00322C14">
          <w:rPr>
            <w:noProof/>
          </w:rPr>
          <w:t>4</w:t>
        </w:r>
      </w:fldSimple>
      <w:bookmarkEnd w:id="195"/>
      <w:r w:rsidRPr="00322C14">
        <w:t>: Klasifikace trénovacích nahrávek metodou podpůrných vektorů</w:t>
      </w:r>
      <w:bookmarkEnd w:id="196"/>
    </w:p>
    <w:p w14:paraId="3BBD7268" w14:textId="77777777" w:rsidR="00322C14" w:rsidRPr="00322C14" w:rsidRDefault="00322C14" w:rsidP="00322C14">
      <w:pPr>
        <w:pStyle w:val="BPDPNormln"/>
        <w:ind w:firstLine="0"/>
        <w:jc w:val="center"/>
      </w:pPr>
    </w:p>
    <w:p w14:paraId="5A46E9BC" w14:textId="117F40B9" w:rsidR="007A31A1" w:rsidRDefault="00E41787" w:rsidP="007A31A1">
      <w:pPr>
        <w:pStyle w:val="BPDPNormln"/>
        <w:keepNext/>
        <w:ind w:firstLine="0"/>
        <w:jc w:val="center"/>
      </w:pPr>
      <w:r>
        <w:t>Na obrázku (</w:t>
      </w:r>
      <w:r w:rsidRPr="00E41787">
        <w:fldChar w:fldCharType="begin"/>
      </w:r>
      <w:r w:rsidRPr="00E41787">
        <w:instrText xml:space="preserve"> REF _Ref40364532 \h  \* MERGEFORMAT </w:instrText>
      </w:r>
      <w:r w:rsidRPr="00E41787">
        <w:fldChar w:fldCharType="separate"/>
      </w:r>
      <w:r w:rsidR="003C1DEC" w:rsidRPr="00E41787">
        <w:t xml:space="preserve">Obr. </w:t>
      </w:r>
      <w:r w:rsidR="003C1DEC" w:rsidRPr="003C1DEC">
        <w:rPr>
          <w:noProof/>
        </w:rPr>
        <w:t>5</w:t>
      </w:r>
      <w:r w:rsidR="003C1DEC">
        <w:t>.</w:t>
      </w:r>
      <w:r w:rsidR="003C1DEC" w:rsidRPr="003C1DEC">
        <w:rPr>
          <w:noProof/>
        </w:rPr>
        <w:t>5</w:t>
      </w:r>
      <w:r w:rsidRPr="00E41787">
        <w:fldChar w:fldCharType="end"/>
      </w:r>
      <w:r>
        <w:t>) je přiblížený shluk nacházející se poblíž počátku. Barevně jsou rozlišeny reálné třídy podle vstupních dat. Rozdělení do tříd pomoci metody podpůrných vektorů je rozlišeno pomocí symbolů. Zde je vidět že opravdová většina dat je zařazena do správných tříd.</w:t>
      </w:r>
      <w:r w:rsidR="007A31A1">
        <w:rPr>
          <w:noProof/>
        </w:rPr>
        <w:drawing>
          <wp:inline distT="0" distB="0" distL="0" distR="0" wp14:anchorId="3EEAFDEF" wp14:editId="7FD9FBCE">
            <wp:extent cx="4470906" cy="32400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emf"/>
                    <pic:cNvPicPr/>
                  </pic:nvPicPr>
                  <pic:blipFill>
                    <a:blip r:embed="rId34">
                      <a:extLst>
                        <a:ext uri="{28A0092B-C50C-407E-A947-70E740481C1C}">
                          <a14:useLocalDpi xmlns:a14="http://schemas.microsoft.com/office/drawing/2010/main" val="0"/>
                        </a:ext>
                      </a:extLst>
                    </a:blip>
                    <a:stretch>
                      <a:fillRect/>
                    </a:stretch>
                  </pic:blipFill>
                  <pic:spPr>
                    <a:xfrm>
                      <a:off x="0" y="0"/>
                      <a:ext cx="4470906" cy="3240000"/>
                    </a:xfrm>
                    <a:prstGeom prst="rect">
                      <a:avLst/>
                    </a:prstGeom>
                  </pic:spPr>
                </pic:pic>
              </a:graphicData>
            </a:graphic>
          </wp:inline>
        </w:drawing>
      </w:r>
    </w:p>
    <w:p w14:paraId="72362A1D" w14:textId="5E5A2E7B" w:rsidR="00287732" w:rsidRPr="00E41787" w:rsidRDefault="007A31A1" w:rsidP="007A31A1">
      <w:pPr>
        <w:pStyle w:val="Titulek"/>
        <w:jc w:val="center"/>
        <w:rPr>
          <w:b w:val="0"/>
        </w:rPr>
      </w:pPr>
      <w:bookmarkStart w:id="197" w:name="_Ref40364532"/>
      <w:bookmarkStart w:id="198" w:name="_Toc41248099"/>
      <w:commentRangeStart w:id="199"/>
      <w:r w:rsidRPr="00E4178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5</w:t>
      </w:r>
      <w:r w:rsidR="00E73D21">
        <w:rPr>
          <w:b w:val="0"/>
        </w:rPr>
        <w:fldChar w:fldCharType="end"/>
      </w:r>
      <w:bookmarkEnd w:id="197"/>
      <w:r w:rsidRPr="00E41787">
        <w:rPr>
          <w:b w:val="0"/>
        </w:rPr>
        <w:t xml:space="preserve"> Srovnání reálných tříd a tříd vytvořených </w:t>
      </w:r>
      <w:r w:rsidR="00E41787" w:rsidRPr="00E41787">
        <w:rPr>
          <w:b w:val="0"/>
        </w:rPr>
        <w:t>metodou podpůrných vektorů</w:t>
      </w:r>
      <w:bookmarkEnd w:id="198"/>
      <w:commentRangeEnd w:id="199"/>
      <w:r w:rsidR="00322C14">
        <w:rPr>
          <w:rStyle w:val="Odkaznakoment"/>
          <w:b w:val="0"/>
          <w:iCs w:val="0"/>
          <w:color w:val="auto"/>
        </w:rPr>
        <w:commentReference w:id="199"/>
      </w:r>
    </w:p>
    <w:p w14:paraId="62EB7AA3" w14:textId="4373CDB9" w:rsidR="00BA09D6" w:rsidRPr="00BA09D6" w:rsidRDefault="00BA09D6" w:rsidP="00BA09D6">
      <w:pPr>
        <w:pStyle w:val="BPDPNormln"/>
      </w:pPr>
      <w:r>
        <w:t>Na základě výsledků toho testu, byla vybrána metoda podpůrných vektorů.</w:t>
      </w:r>
    </w:p>
    <w:p w14:paraId="02EEA0E7" w14:textId="61D180ED" w:rsidR="009A5AFE" w:rsidRDefault="00DE57B4" w:rsidP="00DE57B4">
      <w:pPr>
        <w:pStyle w:val="Nadpis2"/>
      </w:pPr>
      <w:bookmarkStart w:id="200" w:name="_Toc41248072"/>
      <w:r>
        <w:lastRenderedPageBreak/>
        <w:t>Metoda podpůrných vektorů</w:t>
      </w:r>
      <w:bookmarkEnd w:id="200"/>
    </w:p>
    <w:p w14:paraId="179F7046" w14:textId="5867D5AE" w:rsidR="009A5AFE" w:rsidRDefault="00DE57B4" w:rsidP="009A5AFE">
      <w:pPr>
        <w:pStyle w:val="BPDPNormln"/>
      </w:pPr>
      <w:r>
        <w:t xml:space="preserve">Metoda podpůrných vektorů (SVM, </w:t>
      </w:r>
      <w:proofErr w:type="spellStart"/>
      <w:r>
        <w:t>suppoort</w:t>
      </w:r>
      <w:proofErr w:type="spellEnd"/>
      <w:r>
        <w:t xml:space="preserve"> </w:t>
      </w:r>
      <w:proofErr w:type="spellStart"/>
      <w:r>
        <w:t>vector</w:t>
      </w:r>
      <w:proofErr w:type="spellEnd"/>
      <w:r>
        <w:t xml:space="preserve"> </w:t>
      </w:r>
      <w:proofErr w:type="spellStart"/>
      <w:r>
        <w:t>machine</w:t>
      </w:r>
      <w:proofErr w:type="spellEnd"/>
      <w:r>
        <w:t xml:space="preserve">) je jedním z nejpoužívanějších klasifikačních algoritmů. [12] Jedná se o typ strojového učení </w:t>
      </w:r>
      <w:r w:rsidR="00B82A42">
        <w:t>s učitelem (</w:t>
      </w:r>
      <w:proofErr w:type="spellStart"/>
      <w:r w:rsidR="00B82A42" w:rsidRPr="00B82A42">
        <w:t>supervised</w:t>
      </w:r>
      <w:proofErr w:type="spellEnd"/>
      <w:r w:rsidR="00B82A42" w:rsidRPr="00B82A42">
        <w:t xml:space="preserve"> learning</w:t>
      </w:r>
      <w:r w:rsidR="00B82A42">
        <w:t>), tedy data jsou klasifikován</w:t>
      </w:r>
      <w:r w:rsidR="004F2A5F">
        <w:t>a</w:t>
      </w:r>
      <w:r w:rsidR="00B82A42">
        <w:t xml:space="preserve"> na základě trénovací množiny známých dat.</w:t>
      </w:r>
      <w:r w:rsidR="00292B6F">
        <w:t xml:space="preserve"> </w:t>
      </w:r>
      <w:r w:rsidR="000028E3">
        <w:t xml:space="preserve">SVM má mnoho variant použitelných pro různé klasifikační metody. Pro pochopení problematiky je zde vysvětlena lineární separace do klasifikačních tříd. </w:t>
      </w:r>
      <w:r w:rsidR="00B82A42">
        <w:t xml:space="preserve"> </w:t>
      </w:r>
      <w:r w:rsidR="00947FA7">
        <w:fldChar w:fldCharType="begin"/>
      </w:r>
      <w:r w:rsidR="00947FA7">
        <w:instrText xml:space="preserve"> REF _Ref40809071 \r \h </w:instrText>
      </w:r>
      <w:r w:rsidR="00947FA7">
        <w:fldChar w:fldCharType="separate"/>
      </w:r>
      <w:r w:rsidR="003C1DEC">
        <w:t>[16]</w:t>
      </w:r>
      <w:r w:rsidR="00947FA7">
        <w:fldChar w:fldCharType="end"/>
      </w:r>
    </w:p>
    <w:p w14:paraId="7F0DEF23" w14:textId="7269C477" w:rsidR="00B82A42" w:rsidRDefault="009A6728" w:rsidP="00402553">
      <w:pPr>
        <w:pStyle w:val="BPDPNormln"/>
      </w:pPr>
      <w:r>
        <w:t xml:space="preserve">Jsou-li třídy lineárně </w:t>
      </w:r>
      <w:proofErr w:type="spellStart"/>
      <w:r w:rsidR="00353698">
        <w:t>separovatelné</w:t>
      </w:r>
      <w:proofErr w:type="spellEnd"/>
      <w:r>
        <w:t xml:space="preserve"> existuje množina hranic, podle kterých může být prostor </w:t>
      </w:r>
      <w:r w:rsidR="00353698">
        <w:t xml:space="preserve">rozdělen </w:t>
      </w:r>
      <w:r>
        <w:t>tak, aby na jedné straně hranic</w:t>
      </w:r>
      <w:r w:rsidR="00353698">
        <w:t>e</w:t>
      </w:r>
      <w:r>
        <w:t xml:space="preserve"> byly pouze objekty patřící do jedné třídy a na druhé straně hranice pouze objekty patřící do druhé třídy. </w:t>
      </w:r>
      <w:r w:rsidR="00BA1E13">
        <w:t>Na obrázku (</w:t>
      </w:r>
      <w:r w:rsidR="00BA1E13" w:rsidRPr="00BA1E13">
        <w:fldChar w:fldCharType="begin"/>
      </w:r>
      <w:r w:rsidR="00BA1E13" w:rsidRPr="00BA1E13">
        <w:instrText xml:space="preserve"> REF _Ref33792152 \h  \* MERGEFORMAT </w:instrText>
      </w:r>
      <w:r w:rsidR="00BA1E13" w:rsidRPr="00BA1E13">
        <w:fldChar w:fldCharType="separate"/>
      </w:r>
      <w:r w:rsidR="003C1DEC" w:rsidRPr="00BA1E13">
        <w:t xml:space="preserve">Obr. </w:t>
      </w:r>
      <w:r w:rsidR="003C1DEC" w:rsidRPr="003C1DEC">
        <w:t>5</w:t>
      </w:r>
      <w:r w:rsidR="003C1DEC">
        <w:rPr>
          <w:noProof/>
        </w:rPr>
        <w:t>.</w:t>
      </w:r>
      <w:r w:rsidR="003C1DEC">
        <w:rPr>
          <w:b/>
          <w:noProof/>
        </w:rPr>
        <w:t>6</w:t>
      </w:r>
      <w:r w:rsidR="00BA1E13" w:rsidRPr="00BA1E13">
        <w:fldChar w:fldCharType="end"/>
      </w:r>
      <w:r w:rsidR="00BA1E13">
        <w:t xml:space="preserve">) je uveden příklad několika hranic. </w:t>
      </w:r>
      <w:r w:rsidR="00731243">
        <w:t>Algoritmus podpůrných vektoru hledá hranici, která představuje nejrobustnější rozdělení nových testovacích objektů. Tedy hranici, která je stejně vzdálené od objektů první i druhé třidy. Na obrázku (</w:t>
      </w:r>
      <w:r w:rsidR="00731243" w:rsidRPr="00731243">
        <w:fldChar w:fldCharType="begin"/>
      </w:r>
      <w:r w:rsidR="00731243" w:rsidRPr="00731243">
        <w:instrText xml:space="preserve"> REF _Ref33792152 \h  \* MERGEFORMAT </w:instrText>
      </w:r>
      <w:r w:rsidR="00731243" w:rsidRPr="00731243">
        <w:fldChar w:fldCharType="separate"/>
      </w:r>
      <w:r w:rsidR="003C1DEC" w:rsidRPr="00BA1E13">
        <w:t xml:space="preserve">Obr. </w:t>
      </w:r>
      <w:r w:rsidR="003C1DEC" w:rsidRPr="003C1DEC">
        <w:rPr>
          <w:noProof/>
        </w:rPr>
        <w:t>5</w:t>
      </w:r>
      <w:r w:rsidR="003C1DEC">
        <w:t>.</w:t>
      </w:r>
      <w:r w:rsidR="003C1DEC" w:rsidRPr="003C1DEC">
        <w:rPr>
          <w:noProof/>
        </w:rPr>
        <w:t>6</w:t>
      </w:r>
      <w:r w:rsidR="00731243" w:rsidRPr="00731243">
        <w:fldChar w:fldCharType="end"/>
      </w:r>
      <w:r w:rsidR="00731243">
        <w:t xml:space="preserve">) je tato hranice zobrazena plnou čarou. </w:t>
      </w:r>
      <w:r w:rsidR="00E30C5A">
        <w:fldChar w:fldCharType="begin"/>
      </w:r>
      <w:r w:rsidR="00E30C5A">
        <w:instrText xml:space="preserve"> REF _Ref40809013 \r \h </w:instrText>
      </w:r>
      <w:r w:rsidR="00E30C5A">
        <w:fldChar w:fldCharType="separate"/>
      </w:r>
      <w:r w:rsidR="003C1DEC">
        <w:t>[13]</w:t>
      </w:r>
      <w:r w:rsidR="00E30C5A">
        <w:fldChar w:fldCharType="end"/>
      </w:r>
      <w:r w:rsidR="00E30C5A">
        <w:t xml:space="preserve"> </w:t>
      </w:r>
      <w:r w:rsidR="00947FA7">
        <w:fldChar w:fldCharType="begin"/>
      </w:r>
      <w:r w:rsidR="00947FA7">
        <w:instrText xml:space="preserve"> REF _Ref40809071 \r \h </w:instrText>
      </w:r>
      <w:r w:rsidR="00947FA7">
        <w:fldChar w:fldCharType="separate"/>
      </w:r>
      <w:r w:rsidR="003C1DEC">
        <w:t>[16]</w:t>
      </w:r>
      <w:r w:rsidR="00947FA7">
        <w:fldChar w:fldCharType="end"/>
      </w:r>
      <w:r w:rsidR="00E30C5A">
        <w:t xml:space="preserve"> </w:t>
      </w:r>
    </w:p>
    <w:p w14:paraId="38244761" w14:textId="62D31978" w:rsidR="0072410D" w:rsidRDefault="0072410D" w:rsidP="009A5AFE">
      <w:pPr>
        <w:pStyle w:val="BPDPNormln"/>
      </w:pPr>
    </w:p>
    <w:p w14:paraId="59063879" w14:textId="38108FC1" w:rsidR="00BA1E13" w:rsidRDefault="00280DDA" w:rsidP="00ED0707">
      <w:pPr>
        <w:pStyle w:val="BPDPNormln"/>
        <w:keepNext/>
        <w:ind w:firstLine="0"/>
        <w:jc w:val="center"/>
      </w:pPr>
      <w:r>
        <w:rPr>
          <w:noProof/>
        </w:rPr>
        <w:drawing>
          <wp:inline distT="0" distB="0" distL="0" distR="0" wp14:anchorId="6E67AB9D" wp14:editId="2C90BC95">
            <wp:extent cx="4323559" cy="3240000"/>
            <wp:effectExtent l="0" t="0" r="127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_01.emf"/>
                    <pic:cNvPicPr/>
                  </pic:nvPicPr>
                  <pic:blipFill>
                    <a:blip r:embed="rId3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850A80" w14:textId="71C0C2D6" w:rsidR="0072410D" w:rsidRPr="00BA1E13" w:rsidRDefault="00BA1E13" w:rsidP="00BA1E13">
      <w:pPr>
        <w:pStyle w:val="Titulek"/>
        <w:jc w:val="center"/>
        <w:rPr>
          <w:b w:val="0"/>
        </w:rPr>
      </w:pPr>
      <w:bookmarkStart w:id="201" w:name="_Ref33792152"/>
      <w:bookmarkStart w:id="202" w:name="_Toc41248100"/>
      <w:r w:rsidRPr="00BA1E1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6</w:t>
      </w:r>
      <w:r w:rsidR="00E73D21">
        <w:rPr>
          <w:b w:val="0"/>
        </w:rPr>
        <w:fldChar w:fldCharType="end"/>
      </w:r>
      <w:bookmarkEnd w:id="201"/>
      <w:r w:rsidRPr="00BA1E13">
        <w:rPr>
          <w:b w:val="0"/>
        </w:rPr>
        <w:t xml:space="preserve">: Příklad množiny hranic u </w:t>
      </w:r>
      <w:proofErr w:type="spellStart"/>
      <w:r w:rsidRPr="00BA1E13">
        <w:rPr>
          <w:b w:val="0"/>
        </w:rPr>
        <w:t>separabilních</w:t>
      </w:r>
      <w:proofErr w:type="spellEnd"/>
      <w:r w:rsidRPr="00BA1E13">
        <w:rPr>
          <w:b w:val="0"/>
        </w:rPr>
        <w:t xml:space="preserve"> tříd SVM</w:t>
      </w:r>
      <w:bookmarkEnd w:id="202"/>
    </w:p>
    <w:p w14:paraId="785835A9" w14:textId="0A9B0705" w:rsidR="00D46619" w:rsidRDefault="00D46619" w:rsidP="00D46619">
      <w:pPr>
        <w:pStyle w:val="BPDPNormln"/>
      </w:pPr>
      <w:r>
        <w:t xml:space="preserve">Kritériem pro nalezení optimální hranice je vytvoření co nejširšího tolerančního pásma mezi hranicí a oběma třídami v množině trénovacích dat. Hranice je definovaná vztahem </w:t>
      </w:r>
      <w:r w:rsidR="00B7767F">
        <w:fldChar w:fldCharType="begin"/>
      </w:r>
      <w:r w:rsidR="00B7767F">
        <w:instrText xml:space="preserve"> REF _Ref33796931 \h </w:instrText>
      </w:r>
      <w:r w:rsidR="00B7767F">
        <w:fldChar w:fldCharType="separate"/>
      </w:r>
      <w:r w:rsidR="003C1DEC">
        <w:t>(</w:t>
      </w:r>
      <w:r w:rsidR="003C1DEC">
        <w:rPr>
          <w:noProof/>
        </w:rPr>
        <w:t>5</w:t>
      </w:r>
      <w:r w:rsidR="003C1DEC">
        <w:t>.</w:t>
      </w:r>
      <w:r w:rsidR="003C1DEC">
        <w:rPr>
          <w:noProof/>
        </w:rPr>
        <w:t>1</w:t>
      </w:r>
      <w:r w:rsidR="003C1DEC">
        <w:t>)</w:t>
      </w:r>
      <w:r w:rsidR="00B7767F">
        <w:fldChar w:fldCharType="end"/>
      </w:r>
      <w:r>
        <w:t>.</w:t>
      </w:r>
      <w:r w:rsidR="00280DDA">
        <w:t xml:space="preserve"> </w:t>
      </w:r>
      <w:r w:rsidR="00947FA7">
        <w:fldChar w:fldCharType="begin"/>
      </w:r>
      <w:r w:rsidR="00947FA7">
        <w:instrText xml:space="preserve"> REF _Ref40809013 \r \h </w:instrText>
      </w:r>
      <w:r w:rsidR="00947FA7">
        <w:fldChar w:fldCharType="separate"/>
      </w:r>
      <w:r w:rsidR="003C1DEC">
        <w:t>[13]</w:t>
      </w:r>
      <w:r w:rsidR="00947FA7">
        <w:fldChar w:fldCharType="end"/>
      </w:r>
    </w:p>
    <w:p w14:paraId="4CD924F4" w14:textId="77777777" w:rsidR="00D46619" w:rsidRDefault="00D46619" w:rsidP="00D46619">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46619" w14:paraId="6186212C" w14:textId="77777777" w:rsidTr="00D46619">
        <w:tc>
          <w:tcPr>
            <w:tcW w:w="750" w:type="pct"/>
          </w:tcPr>
          <w:p w14:paraId="2EEC9939" w14:textId="77777777" w:rsidR="00D46619" w:rsidRDefault="00D46619" w:rsidP="008B45A1"/>
        </w:tc>
        <w:tc>
          <w:tcPr>
            <w:tcW w:w="0" w:type="auto"/>
          </w:tcPr>
          <w:p w14:paraId="45BEE40B" w14:textId="4B1BA409" w:rsidR="00B7767F" w:rsidRPr="00B7767F" w:rsidRDefault="00D46619" w:rsidP="00B7767F">
            <w:pPr>
              <w:jc w:val="center"/>
              <w:rPr>
                <w:color w:val="808080"/>
              </w:rPr>
            </w:pPr>
            <m:oMathPara>
              <m:oMath>
                <m:r>
                  <w:rPr>
                    <w:rStyle w:val="Zstupntext"/>
                    <w:rFonts w:ascii="Cambria Math" w:hAnsi="Cambria Math"/>
                    <w:color w:val="auto"/>
                  </w:rPr>
                  <m:t>h</m:t>
                </m:r>
                <m:d>
                  <m:dPr>
                    <m:ctrlPr>
                      <w:rPr>
                        <w:rStyle w:val="Zstupntext"/>
                        <w:rFonts w:ascii="Cambria Math" w:hAnsi="Cambria Math"/>
                        <w:i/>
                        <w:color w:val="auto"/>
                      </w:rPr>
                    </m:ctrlPr>
                  </m:dPr>
                  <m:e>
                    <m:r>
                      <w:rPr>
                        <w:rStyle w:val="Zstupntext"/>
                        <w:rFonts w:ascii="Cambria Math" w:hAnsi="Cambria Math"/>
                        <w:color w:val="auto"/>
                      </w:rPr>
                      <m:t>x</m:t>
                    </m:r>
                  </m:e>
                </m:d>
                <m:r>
                  <w:rPr>
                    <w:rStyle w:val="Zstupntext"/>
                    <w:rFonts w:ascii="Cambria Math" w:hAnsi="Cambria Math"/>
                    <w:color w:val="auto"/>
                  </w:rPr>
                  <m:t>=</m:t>
                </m:r>
                <m:sSup>
                  <m:sSupPr>
                    <m:ctrlPr>
                      <w:rPr>
                        <w:rStyle w:val="Zstupntext"/>
                        <w:rFonts w:ascii="Cambria Math" w:hAnsi="Cambria Math"/>
                        <w:i/>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i/>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w</m:t>
                    </m:r>
                  </m:e>
                  <m:sub>
                    <m:r>
                      <w:rPr>
                        <w:rStyle w:val="Zstupntext"/>
                        <w:rFonts w:ascii="Cambria Math" w:hAnsi="Cambria Math"/>
                        <w:color w:val="auto"/>
                      </w:rPr>
                      <m:t>0</m:t>
                    </m:r>
                  </m:sub>
                </m:sSub>
              </m:oMath>
            </m:oMathPara>
          </w:p>
        </w:tc>
        <w:tc>
          <w:tcPr>
            <w:tcW w:w="750" w:type="pct"/>
            <w:tcMar>
              <w:right w:w="0" w:type="dxa"/>
            </w:tcMar>
          </w:tcPr>
          <w:p w14:paraId="473F46A6" w14:textId="0C59E97F" w:rsidR="00D46619" w:rsidRDefault="00D46619" w:rsidP="00B509D7">
            <w:pPr>
              <w:jc w:val="right"/>
            </w:pPr>
            <w:bookmarkStart w:id="203" w:name="_Ref33796931"/>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1</w:t>
            </w:r>
            <w:r w:rsidR="001C2707">
              <w:rPr>
                <w:noProof/>
              </w:rPr>
              <w:fldChar w:fldCharType="end"/>
            </w:r>
            <w:r>
              <w:t>)</w:t>
            </w:r>
            <w:bookmarkEnd w:id="203"/>
          </w:p>
        </w:tc>
      </w:tr>
    </w:tbl>
    <w:p w14:paraId="35523CA0" w14:textId="77777777" w:rsidR="00D46619" w:rsidRDefault="00D46619" w:rsidP="00D46619">
      <w:pPr>
        <w:pStyle w:val="BPDPNormln"/>
      </w:pPr>
    </w:p>
    <w:p w14:paraId="75EE2E2D" w14:textId="1FE6E80C" w:rsidR="00D46619" w:rsidRDefault="00B7767F" w:rsidP="00B7767F">
      <w:pPr>
        <w:pStyle w:val="BPDPNormln"/>
        <w:ind w:firstLine="0"/>
      </w:pPr>
      <w:r>
        <w:t>Kde</w:t>
      </w:r>
      <w:r w:rsidR="00D46619">
        <w:t xml:space="preserve"> </w:t>
      </w:r>
      <w:r>
        <w:t xml:space="preserve">vektor </w:t>
      </w:r>
      <w:r w:rsidRPr="006E111F">
        <w:rPr>
          <w:b/>
        </w:rPr>
        <w:t>w</w:t>
      </w:r>
      <w:r>
        <w:rPr>
          <w:b/>
        </w:rPr>
        <w:t xml:space="preserve"> </w:t>
      </w:r>
      <w:r>
        <w:t xml:space="preserve">udává orientaci hranice a </w:t>
      </w:r>
      <w:r w:rsidRPr="006E111F">
        <w:rPr>
          <w:b/>
        </w:rPr>
        <w:t>w</w:t>
      </w:r>
      <w:r w:rsidRPr="006E111F">
        <w:rPr>
          <w:b/>
          <w:vertAlign w:val="subscript"/>
        </w:rPr>
        <w:t>0</w:t>
      </w:r>
      <w:r>
        <w:rPr>
          <w:b/>
          <w:vertAlign w:val="subscript"/>
        </w:rPr>
        <w:t xml:space="preserve"> </w:t>
      </w:r>
      <w:r w:rsidRPr="00B7767F">
        <w:t>její polohu</w:t>
      </w:r>
      <w:r w:rsidR="00280DDA">
        <w:rPr>
          <w:b/>
        </w:rPr>
        <w:t xml:space="preserve">, x </w:t>
      </w:r>
      <w:r w:rsidR="00280DDA" w:rsidRPr="00280DDA">
        <w:t>je prvkem, který má být klasifikován.</w:t>
      </w:r>
    </w:p>
    <w:p w14:paraId="5FA3A577" w14:textId="240FA35E" w:rsidR="00727D47" w:rsidRDefault="00727D47" w:rsidP="00B7767F">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27D47" w14:paraId="092FDD8E" w14:textId="77777777" w:rsidTr="0014376C">
        <w:tc>
          <w:tcPr>
            <w:tcW w:w="750" w:type="pct"/>
          </w:tcPr>
          <w:p w14:paraId="6ACEB832" w14:textId="77777777" w:rsidR="00727D47" w:rsidRDefault="00727D47" w:rsidP="008B45A1"/>
        </w:tc>
        <w:tc>
          <w:tcPr>
            <w:tcW w:w="0" w:type="auto"/>
          </w:tcPr>
          <w:p w14:paraId="177D34E0" w14:textId="11B370EF" w:rsidR="00727D47" w:rsidRDefault="003C1DEC" w:rsidP="00B509D7">
            <w:pPr>
              <w:jc w:val="cente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w</m:t>
                    </m:r>
                  </m:e>
                  <m:sub>
                    <m:r>
                      <w:rPr>
                        <w:rStyle w:val="Zstupntext"/>
                        <w:rFonts w:ascii="Cambria Math" w:hAnsi="Cambria Math"/>
                        <w:color w:val="auto"/>
                      </w:rPr>
                      <m:t>0</m:t>
                    </m:r>
                  </m:sub>
                </m:sSub>
                <m:d>
                  <m:dPr>
                    <m:begChr m:val="{"/>
                    <m:endChr m:val=""/>
                    <m:ctrlPr>
                      <w:rPr>
                        <w:rStyle w:val="Zstupntext"/>
                        <w:rFonts w:ascii="Cambria Math" w:hAnsi="Cambria Math"/>
                        <w:i/>
                        <w:color w:val="auto"/>
                      </w:rPr>
                    </m:ctrlPr>
                  </m:dPr>
                  <m:e>
                    <m:m>
                      <m:mPr>
                        <m:mcs>
                          <m:mc>
                            <m:mcPr>
                              <m:count m:val="1"/>
                              <m:mcJc m:val="center"/>
                            </m:mcPr>
                          </m:mc>
                        </m:mcs>
                        <m:ctrlPr>
                          <w:rPr>
                            <w:rStyle w:val="Zstupntext"/>
                            <w:rFonts w:ascii="Cambria Math" w:hAnsi="Cambria Math"/>
                            <w:i/>
                            <w:color w:val="auto"/>
                          </w:rPr>
                        </m:ctrlPr>
                      </m:mPr>
                      <m:mr>
                        <m:e>
                          <m:r>
                            <w:ins w:id="204" w:author="Konzal Jan (164745)" w:date="2020-05-24T22:35:00Z">
                              <w:rPr>
                                <w:rStyle w:val="Zstupntext"/>
                                <w:rFonts w:ascii="Cambria Math" w:hAnsi="Cambria Math"/>
                                <w:color w:val="auto"/>
                              </w:rPr>
                              <m:t>≥</m:t>
                            </w:ins>
                          </m:r>
                          <m:r>
                            <w:ins w:id="205" w:author="Konzal Jan (164745)" w:date="2020-05-24T22:36:00Z">
                              <w:rPr>
                                <w:rStyle w:val="Zstupntext"/>
                                <w:rFonts w:ascii="Cambria Math" w:hAnsi="Cambria Math"/>
                                <w:color w:val="auto"/>
                              </w:rPr>
                              <m:t>1</m:t>
                            </w:ins>
                          </m:r>
                          <m:r>
                            <w:rPr>
                              <w:rStyle w:val="Zstupntext"/>
                              <w:rFonts w:ascii="Cambria Math" w:hAnsi="Cambria Math"/>
                              <w:color w:val="auto"/>
                            </w:rPr>
                            <m:t xml:space="preserve"> pro všechna x v první třídě</m:t>
                          </m:r>
                          <m:r>
                            <w:rPr>
                              <w:rStyle w:val="Zstupntext"/>
                              <w:rFonts w:ascii="Cambria Math" w:hAnsi="Cambria Math"/>
                            </w:rPr>
                            <m:t xml:space="preserve"> </m:t>
                          </m:r>
                        </m:e>
                      </m:mr>
                      <m:mr>
                        <m:e>
                          <m:r>
                            <w:ins w:id="206" w:author="Konzal Jan (164745)" w:date="2020-05-24T22:36:00Z">
                              <w:rPr>
                                <w:rStyle w:val="Zstupntext"/>
                                <w:rFonts w:ascii="Cambria Math" w:hAnsi="Cambria Math"/>
                                <w:color w:val="auto"/>
                              </w:rPr>
                              <m:t>≤1</m:t>
                            </w:ins>
                          </m:r>
                          <m:r>
                            <w:rPr>
                              <w:rStyle w:val="Zstupntext"/>
                              <w:rFonts w:ascii="Cambria Math" w:hAnsi="Cambria Math"/>
                              <w:color w:val="auto"/>
                            </w:rPr>
                            <m:t xml:space="preserve"> pro všechna x v druhé třídě</m:t>
                          </m:r>
                        </m:e>
                      </m:mr>
                    </m:m>
                  </m:e>
                </m:d>
              </m:oMath>
            </m:oMathPara>
          </w:p>
        </w:tc>
        <w:tc>
          <w:tcPr>
            <w:tcW w:w="750" w:type="pct"/>
            <w:tcMar>
              <w:right w:w="0" w:type="dxa"/>
            </w:tcMar>
            <w:vAlign w:val="center"/>
          </w:tcPr>
          <w:p w14:paraId="39623FA1" w14:textId="0E975A71" w:rsidR="00727D47" w:rsidRDefault="00727D47" w:rsidP="0014376C">
            <w:pPr>
              <w:jc w:val="right"/>
            </w:pPr>
            <w:bookmarkStart w:id="207" w:name="_Ref33798934"/>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2</w:t>
            </w:r>
            <w:r w:rsidR="001C2707">
              <w:rPr>
                <w:noProof/>
              </w:rPr>
              <w:fldChar w:fldCharType="end"/>
            </w:r>
            <w:r>
              <w:t>)</w:t>
            </w:r>
            <w:bookmarkEnd w:id="207"/>
          </w:p>
        </w:tc>
      </w:tr>
    </w:tbl>
    <w:p w14:paraId="06FB1E86" w14:textId="77777777" w:rsidR="00727D47" w:rsidRPr="00B7767F" w:rsidRDefault="00727D47" w:rsidP="00B7767F">
      <w:pPr>
        <w:pStyle w:val="BPDPNormln"/>
        <w:ind w:firstLine="0"/>
      </w:pPr>
    </w:p>
    <w:p w14:paraId="35F708D2" w14:textId="434E9110" w:rsidR="009A5AFE" w:rsidRDefault="00887AF7" w:rsidP="00D57924">
      <w:pPr>
        <w:pStyle w:val="BPDPNormln"/>
        <w:ind w:firstLine="0"/>
      </w:pPr>
      <w:r>
        <w:t xml:space="preserve">Objekt </w:t>
      </w:r>
      <w:r w:rsidRPr="00887AF7">
        <w:rPr>
          <w:b/>
        </w:rPr>
        <w:t>x</w:t>
      </w:r>
      <w:r>
        <w:t xml:space="preserve"> bude přiřazen do jedné ze dvou tříd na základě výsledku vztahu </w:t>
      </w:r>
      <w:r>
        <w:fldChar w:fldCharType="begin"/>
      </w:r>
      <w:r>
        <w:instrText xml:space="preserve"> REF _Ref33798934 \h </w:instrText>
      </w:r>
      <w:r>
        <w:fldChar w:fldCharType="separate"/>
      </w:r>
      <w:r w:rsidR="003C1DEC">
        <w:t>(</w:t>
      </w:r>
      <w:r w:rsidR="003C1DEC">
        <w:rPr>
          <w:noProof/>
        </w:rPr>
        <w:t>5</w:t>
      </w:r>
      <w:r w:rsidR="003C1DEC">
        <w:t>.</w:t>
      </w:r>
      <w:r w:rsidR="003C1DEC">
        <w:rPr>
          <w:noProof/>
        </w:rPr>
        <w:t>2</w:t>
      </w:r>
      <w:r w:rsidR="003C1DEC">
        <w:t>)</w:t>
      </w:r>
      <w:r>
        <w:fldChar w:fldCharType="end"/>
      </w:r>
      <w:r>
        <w:t xml:space="preserve">. </w:t>
      </w:r>
      <w:r w:rsidR="00947FA7">
        <w:fldChar w:fldCharType="begin"/>
      </w:r>
      <w:r w:rsidR="00947FA7">
        <w:instrText xml:space="preserve"> REF _Ref40809071 \r \h </w:instrText>
      </w:r>
      <w:r w:rsidR="00947FA7">
        <w:fldChar w:fldCharType="separate"/>
      </w:r>
      <w:r w:rsidR="003C1DEC">
        <w:t>[16]</w:t>
      </w:r>
      <w:r w:rsidR="00947FA7">
        <w:fldChar w:fldCharType="end"/>
      </w:r>
      <w:r w:rsidR="00947FA7">
        <w:fldChar w:fldCharType="begin"/>
      </w:r>
      <w:r w:rsidR="00947FA7">
        <w:instrText xml:space="preserve"> REF _Ref40809788 \r \h </w:instrText>
      </w:r>
      <w:r w:rsidR="00947FA7">
        <w:fldChar w:fldCharType="separate"/>
      </w:r>
      <w:r w:rsidR="003C1DEC">
        <w:t>[19]</w:t>
      </w:r>
      <w:r w:rsidR="00947FA7">
        <w:fldChar w:fldCharType="end"/>
      </w:r>
    </w:p>
    <w:p w14:paraId="309CD330" w14:textId="0B5E94C2" w:rsidR="00660596" w:rsidRDefault="00660596" w:rsidP="00660596">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260A8479" w14:textId="77777777" w:rsidTr="00660596">
        <w:tc>
          <w:tcPr>
            <w:tcW w:w="750" w:type="pct"/>
          </w:tcPr>
          <w:p w14:paraId="4630E7F0" w14:textId="77777777" w:rsidR="00660596" w:rsidRDefault="00660596" w:rsidP="008B45A1"/>
        </w:tc>
        <w:tc>
          <w:tcPr>
            <w:tcW w:w="0" w:type="auto"/>
          </w:tcPr>
          <w:p w14:paraId="5D3EAD90" w14:textId="0C5A57EB" w:rsidR="00660596" w:rsidRDefault="00660596" w:rsidP="00B509D7">
            <w:pPr>
              <w:jc w:val="center"/>
            </w:pPr>
            <m:oMathPara>
              <m:oMath>
                <m:r>
                  <m:rPr>
                    <m:sty m:val="p"/>
                  </m:rPr>
                  <w:rPr>
                    <w:rStyle w:val="Zstupntext"/>
                    <w:rFonts w:ascii="Cambria Math" w:hAnsi="Cambria Math"/>
                    <w:color w:val="auto"/>
                  </w:rPr>
                  <m:t>d=</m:t>
                </m:r>
                <m:f>
                  <m:fPr>
                    <m:ctrlPr>
                      <w:rPr>
                        <w:rStyle w:val="Zstupntext"/>
                        <w:rFonts w:ascii="Cambria Math" w:hAnsi="Cambria Math"/>
                        <w:color w:val="auto"/>
                      </w:rPr>
                    </m:ctrlPr>
                  </m:fPr>
                  <m:num>
                    <m:d>
                      <m:dPr>
                        <m:begChr m:val="|"/>
                        <m:endChr m:val="|"/>
                        <m:ctrlPr>
                          <w:rPr>
                            <w:rStyle w:val="Zstupntext"/>
                            <w:rFonts w:ascii="Cambria Math" w:hAnsi="Cambria Math"/>
                            <w:i/>
                            <w:color w:val="auto"/>
                          </w:rPr>
                        </m:ctrlPr>
                      </m:dPr>
                      <m:e>
                        <m:r>
                          <w:rPr>
                            <w:rStyle w:val="Zstupntext"/>
                            <w:rFonts w:ascii="Cambria Math" w:hAnsi="Cambria Math"/>
                            <w:color w:val="auto"/>
                          </w:rPr>
                          <m:t>h(x)</m:t>
                        </m:r>
                      </m:e>
                    </m:d>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oMath>
            </m:oMathPara>
          </w:p>
        </w:tc>
        <w:tc>
          <w:tcPr>
            <w:tcW w:w="750" w:type="pct"/>
            <w:tcMar>
              <w:right w:w="0" w:type="dxa"/>
            </w:tcMar>
            <w:vAlign w:val="center"/>
          </w:tcPr>
          <w:p w14:paraId="4895632D" w14:textId="58ED8A5A" w:rsidR="00660596" w:rsidRDefault="00660596" w:rsidP="00660596">
            <w:pPr>
              <w:jc w:val="right"/>
            </w:pPr>
            <w:bookmarkStart w:id="208" w:name="_Ref34042946"/>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3</w:t>
            </w:r>
            <w:r w:rsidR="001C2707">
              <w:rPr>
                <w:noProof/>
              </w:rPr>
              <w:fldChar w:fldCharType="end"/>
            </w:r>
            <w:r>
              <w:t>)</w:t>
            </w:r>
            <w:bookmarkEnd w:id="208"/>
          </w:p>
        </w:tc>
      </w:tr>
    </w:tbl>
    <w:p w14:paraId="467D926B" w14:textId="0FE20D18" w:rsidR="00660596" w:rsidRDefault="00660596" w:rsidP="00660596">
      <w:pPr>
        <w:pStyle w:val="BPDPNormln"/>
      </w:pPr>
    </w:p>
    <w:p w14:paraId="6D653DEA" w14:textId="78273D0A" w:rsidR="00660596" w:rsidRDefault="00660596" w:rsidP="00660596">
      <w:pPr>
        <w:pStyle w:val="BPDPNormln"/>
      </w:pPr>
      <w:r>
        <w:t xml:space="preserve">Vzdálenost bodu od hranice je dána vztahem </w:t>
      </w:r>
      <w:r>
        <w:fldChar w:fldCharType="begin"/>
      </w:r>
      <w:r>
        <w:instrText xml:space="preserve"> REF _Ref34042946 \h </w:instrText>
      </w:r>
      <w:r>
        <w:fldChar w:fldCharType="separate"/>
      </w:r>
      <w:r w:rsidR="003C1DEC">
        <w:t>(</w:t>
      </w:r>
      <w:r w:rsidR="003C1DEC">
        <w:rPr>
          <w:noProof/>
        </w:rPr>
        <w:t>5</w:t>
      </w:r>
      <w:r w:rsidR="003C1DEC">
        <w:t>.</w:t>
      </w:r>
      <w:r w:rsidR="003C1DEC">
        <w:rPr>
          <w:noProof/>
        </w:rPr>
        <w:t>3</w:t>
      </w:r>
      <w:r w:rsidR="003C1DEC">
        <w:t>)</w:t>
      </w:r>
      <w:r>
        <w:fldChar w:fldCharType="end"/>
      </w:r>
      <w:r w:rsidR="00BF0600">
        <w:t xml:space="preserve">. Souřadnice vektoru </w:t>
      </w:r>
      <w:r w:rsidR="00BF0600" w:rsidRPr="00BF0600">
        <w:rPr>
          <w:i/>
        </w:rPr>
        <w:t>w</w:t>
      </w:r>
      <w:r w:rsidR="00BF0600">
        <w:t xml:space="preserve"> určují orientaci hranice.</w:t>
      </w:r>
      <w:r>
        <w:t xml:space="preserve"> Je-li výsledek funkce </w:t>
      </w:r>
      <w:r w:rsidRPr="00660596">
        <w:rPr>
          <w:i/>
        </w:rPr>
        <w:t>h(x)</w:t>
      </w:r>
      <w:r>
        <w:t xml:space="preserve"> v nejbližším bodě první klasifikační třídy rov</w:t>
      </w:r>
      <w:r w:rsidR="00A347F9">
        <w:t>en</w:t>
      </w:r>
      <w:r>
        <w:t xml:space="preserve"> +1 </w:t>
      </w:r>
      <w:proofErr w:type="gramStart"/>
      <w:r>
        <w:t>a -1</w:t>
      </w:r>
      <w:proofErr w:type="gramEnd"/>
      <w:r>
        <w:t xml:space="preserve"> v nejbližším bodě druhé klasifikační třídy, je šířka tolerančního pásma definována dle vztahu </w:t>
      </w:r>
      <w:r>
        <w:fldChar w:fldCharType="begin"/>
      </w:r>
      <w:r>
        <w:instrText xml:space="preserve"> REF _Ref34043347 \h </w:instrText>
      </w:r>
      <w:r>
        <w:fldChar w:fldCharType="separate"/>
      </w:r>
      <w:r w:rsidR="003C1DEC">
        <w:t>(</w:t>
      </w:r>
      <w:r w:rsidR="003C1DEC">
        <w:rPr>
          <w:noProof/>
        </w:rPr>
        <w:t>5</w:t>
      </w:r>
      <w:r w:rsidR="003C1DEC">
        <w:t>.</w:t>
      </w:r>
      <w:r w:rsidR="003C1DEC">
        <w:rPr>
          <w:noProof/>
        </w:rPr>
        <w:t>4</w:t>
      </w:r>
      <w:r w:rsidR="003C1DEC">
        <w:t>)</w:t>
      </w:r>
      <w:r>
        <w:fldChar w:fldCharType="end"/>
      </w:r>
      <w:r>
        <w:t>.</w:t>
      </w:r>
    </w:p>
    <w:p w14:paraId="460E6117" w14:textId="30AF9615" w:rsidR="00660596" w:rsidRDefault="00660596" w:rsidP="00660596">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6F4FA433" w14:textId="77777777" w:rsidTr="00660596">
        <w:tc>
          <w:tcPr>
            <w:tcW w:w="750" w:type="pct"/>
          </w:tcPr>
          <w:p w14:paraId="158E5454" w14:textId="77777777" w:rsidR="00660596" w:rsidRDefault="00660596" w:rsidP="008B45A1"/>
        </w:tc>
        <w:tc>
          <w:tcPr>
            <w:tcW w:w="0" w:type="auto"/>
          </w:tcPr>
          <w:p w14:paraId="1045DC75" w14:textId="66494202" w:rsidR="00660596" w:rsidRDefault="003C1DEC" w:rsidP="00B509D7">
            <w:pPr>
              <w:jc w:val="center"/>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2</m:t>
                    </m:r>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oMath>
            </m:oMathPara>
          </w:p>
        </w:tc>
        <w:tc>
          <w:tcPr>
            <w:tcW w:w="750" w:type="pct"/>
            <w:tcMar>
              <w:right w:w="0" w:type="dxa"/>
            </w:tcMar>
            <w:vAlign w:val="center"/>
          </w:tcPr>
          <w:p w14:paraId="632721FC" w14:textId="40B31D56" w:rsidR="00660596" w:rsidRDefault="00660596" w:rsidP="00660596">
            <w:pPr>
              <w:jc w:val="right"/>
            </w:pPr>
            <w:bookmarkStart w:id="209" w:name="_Ref34043347"/>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4</w:t>
            </w:r>
            <w:r w:rsidR="001C2707">
              <w:rPr>
                <w:noProof/>
              </w:rPr>
              <w:fldChar w:fldCharType="end"/>
            </w:r>
            <w:r>
              <w:t>)</w:t>
            </w:r>
            <w:bookmarkEnd w:id="209"/>
          </w:p>
        </w:tc>
      </w:tr>
    </w:tbl>
    <w:p w14:paraId="510447D3" w14:textId="6FC55E7F" w:rsidR="006C5CB2" w:rsidRDefault="006C5CB2" w:rsidP="00A74417">
      <w:pPr>
        <w:pStyle w:val="BPDPNormln"/>
        <w:ind w:firstLine="0"/>
      </w:pPr>
    </w:p>
    <w:p w14:paraId="01C72EA5" w14:textId="5D244D7A" w:rsidR="00A74417" w:rsidRDefault="00A74417" w:rsidP="00A74417">
      <w:pPr>
        <w:pStyle w:val="BPDPNormln"/>
        <w:ind w:firstLine="0"/>
      </w:pPr>
      <w:r>
        <w:t xml:space="preserve">Z toho vyplývá definice kritéria pro stanovení hranice </w:t>
      </w:r>
      <w:r>
        <w:fldChar w:fldCharType="begin"/>
      </w:r>
      <w:r>
        <w:instrText xml:space="preserve"> REF _Ref34050945 \h </w:instrText>
      </w:r>
      <w:r>
        <w:fldChar w:fldCharType="separate"/>
      </w:r>
      <w:r w:rsidR="003C1DEC">
        <w:t>(</w:t>
      </w:r>
      <w:r w:rsidR="003C1DEC">
        <w:rPr>
          <w:noProof/>
        </w:rPr>
        <w:t>5</w:t>
      </w:r>
      <w:r w:rsidR="003C1DEC">
        <w:t>.</w:t>
      </w:r>
      <w:r w:rsidR="003C1DEC">
        <w:rPr>
          <w:noProof/>
        </w:rPr>
        <w:t>5</w:t>
      </w:r>
      <w:r w:rsidR="003C1DEC">
        <w:t>)</w:t>
      </w:r>
      <w:r>
        <w:fldChar w:fldCharType="end"/>
      </w:r>
      <w:r>
        <w:t>, kde je hledáno minimum</w:t>
      </w:r>
      <w:r w:rsidR="00402553">
        <w:t xml:space="preserve"> funkce</w:t>
      </w:r>
      <w:r>
        <w:t>.</w:t>
      </w:r>
    </w:p>
    <w:p w14:paraId="3E8054F2" w14:textId="5C479B75" w:rsidR="00A74417" w:rsidRDefault="00A74417" w:rsidP="00A74417">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74417" w14:paraId="0D3A13DF" w14:textId="77777777" w:rsidTr="00A74417">
        <w:tc>
          <w:tcPr>
            <w:tcW w:w="750" w:type="pct"/>
          </w:tcPr>
          <w:p w14:paraId="731A17CE" w14:textId="77777777" w:rsidR="00A74417" w:rsidRDefault="00A74417" w:rsidP="008B45A1"/>
        </w:tc>
        <w:tc>
          <w:tcPr>
            <w:tcW w:w="0" w:type="auto"/>
          </w:tcPr>
          <w:p w14:paraId="4B10249C" w14:textId="0D41FBE3" w:rsidR="00A74417" w:rsidRDefault="00A74417" w:rsidP="00B509D7">
            <w:pPr>
              <w:jc w:val="center"/>
            </w:pPr>
            <m:oMathPara>
              <m:oMath>
                <m:r>
                  <w:rPr>
                    <w:rFonts w:ascii="Cambria Math" w:hAnsi="Cambria Math"/>
                  </w:rPr>
                  <m:t>J</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num>
                  <m:den>
                    <m:r>
                      <w:rPr>
                        <w:rFonts w:ascii="Cambria Math" w:hAnsi="Cambria Math"/>
                      </w:rPr>
                      <m:t>2</m:t>
                    </m:r>
                  </m:den>
                </m:f>
              </m:oMath>
            </m:oMathPara>
          </w:p>
        </w:tc>
        <w:tc>
          <w:tcPr>
            <w:tcW w:w="750" w:type="pct"/>
            <w:tcMar>
              <w:right w:w="0" w:type="dxa"/>
            </w:tcMar>
            <w:vAlign w:val="center"/>
          </w:tcPr>
          <w:p w14:paraId="4559485E" w14:textId="73419779" w:rsidR="00A74417" w:rsidRDefault="00A74417" w:rsidP="00A74417">
            <w:pPr>
              <w:jc w:val="right"/>
            </w:pPr>
            <w:bookmarkStart w:id="210" w:name="_Ref34050945"/>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5</w:t>
            </w:r>
            <w:r w:rsidR="001C2707">
              <w:rPr>
                <w:noProof/>
              </w:rPr>
              <w:fldChar w:fldCharType="end"/>
            </w:r>
            <w:r>
              <w:t>)</w:t>
            </w:r>
            <w:bookmarkEnd w:id="210"/>
          </w:p>
        </w:tc>
      </w:tr>
    </w:tbl>
    <w:p w14:paraId="6E1D196C" w14:textId="1C3984FA" w:rsidR="00660596" w:rsidRDefault="00660596" w:rsidP="00402553">
      <w:pPr>
        <w:pStyle w:val="BPDPNormln"/>
        <w:ind w:firstLine="0"/>
      </w:pPr>
    </w:p>
    <w:p w14:paraId="65AF1B99" w14:textId="4FAF5135" w:rsidR="00402553" w:rsidRDefault="00402553" w:rsidP="00402553">
      <w:pPr>
        <w:pStyle w:val="BPDPNormln"/>
        <w:ind w:firstLine="0"/>
      </w:pPr>
      <w:r>
        <w:t xml:space="preserve">Za podmínky </w:t>
      </w:r>
      <w:r>
        <w:fldChar w:fldCharType="begin"/>
      </w:r>
      <w:r>
        <w:instrText xml:space="preserve"> REF _Ref34051581 \h </w:instrText>
      </w:r>
      <w:r>
        <w:fldChar w:fldCharType="separate"/>
      </w:r>
      <w:r w:rsidR="003C1DEC">
        <w:t>(</w:t>
      </w:r>
      <w:r w:rsidR="003C1DEC">
        <w:rPr>
          <w:noProof/>
        </w:rPr>
        <w:t>5</w:t>
      </w:r>
      <w:r w:rsidR="003C1DEC">
        <w:t>.</w:t>
      </w:r>
      <w:r w:rsidR="003C1DEC">
        <w:rPr>
          <w:noProof/>
        </w:rPr>
        <w:t>6</w:t>
      </w:r>
      <w:r w:rsidR="003C1DEC">
        <w:t>)</w:t>
      </w:r>
      <w:r>
        <w:fldChar w:fldCharType="end"/>
      </w:r>
      <w:r>
        <w:t>.</w:t>
      </w:r>
    </w:p>
    <w:p w14:paraId="3FD4F706" w14:textId="6815849B" w:rsidR="00402553" w:rsidRDefault="00402553" w:rsidP="00402553">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26"/>
        <w:gridCol w:w="1292"/>
      </w:tblGrid>
      <w:tr w:rsidR="00402553" w14:paraId="151DF8BC" w14:textId="77777777" w:rsidTr="00402553">
        <w:tc>
          <w:tcPr>
            <w:tcW w:w="577" w:type="pct"/>
          </w:tcPr>
          <w:p w14:paraId="6F74C6CD" w14:textId="77777777" w:rsidR="00402553" w:rsidRDefault="00402553" w:rsidP="008B45A1"/>
        </w:tc>
        <w:tc>
          <w:tcPr>
            <w:tcW w:w="3673" w:type="pct"/>
          </w:tcPr>
          <w:p w14:paraId="6DFBA4A6" w14:textId="1F2BB306" w:rsidR="00402553" w:rsidRPr="00402553" w:rsidRDefault="003C1DEC"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 xml:space="preserve">≥1, pro všechma </m:t>
                </m:r>
                <m:r>
                  <w:rPr>
                    <w:rStyle w:val="Zstupntext"/>
                    <w:rFonts w:ascii="Cambria Math" w:hAnsi="Cambria Math"/>
                    <w:color w:val="auto"/>
                  </w:rPr>
                  <m:t>x</m:t>
                </m:r>
                <m:r>
                  <m:rPr>
                    <m:sty m:val="p"/>
                  </m:rPr>
                  <w:rPr>
                    <w:rStyle w:val="Zstupntext"/>
                    <w:rFonts w:ascii="Cambria Math" w:hAnsi="Cambria Math"/>
                    <w:color w:val="auto"/>
                  </w:rPr>
                  <m:t xml:space="preserve"> trénovací množiny</m:t>
                </m:r>
              </m:oMath>
            </m:oMathPara>
          </w:p>
        </w:tc>
        <w:tc>
          <w:tcPr>
            <w:tcW w:w="750" w:type="pct"/>
            <w:tcMar>
              <w:right w:w="0" w:type="dxa"/>
            </w:tcMar>
          </w:tcPr>
          <w:p w14:paraId="69E87002" w14:textId="7A7F4C2E" w:rsidR="00402553" w:rsidRDefault="00402553" w:rsidP="00B509D7">
            <w:pPr>
              <w:jc w:val="right"/>
            </w:pPr>
            <w:bookmarkStart w:id="211" w:name="_Ref34051581"/>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6</w:t>
            </w:r>
            <w:r w:rsidR="001C2707">
              <w:rPr>
                <w:noProof/>
              </w:rPr>
              <w:fldChar w:fldCharType="end"/>
            </w:r>
            <w:r>
              <w:t>)</w:t>
            </w:r>
            <w:bookmarkEnd w:id="211"/>
          </w:p>
        </w:tc>
      </w:tr>
    </w:tbl>
    <w:p w14:paraId="1C8D2FF0" w14:textId="77777777" w:rsidR="00402553" w:rsidRPr="00660596" w:rsidRDefault="00402553" w:rsidP="00402553">
      <w:pPr>
        <w:pStyle w:val="BPDPNormln"/>
        <w:ind w:firstLine="0"/>
      </w:pPr>
    </w:p>
    <w:p w14:paraId="16537BB3" w14:textId="48C991B2" w:rsidR="00402553" w:rsidRPr="00402553" w:rsidRDefault="00402553" w:rsidP="00402553">
      <w:pPr>
        <w:pStyle w:val="BPDPNormln"/>
        <w:ind w:firstLine="0"/>
      </w:pPr>
      <w:r>
        <w:t xml:space="preserve">Kde </w:t>
      </w:r>
      <w:proofErr w:type="spellStart"/>
      <w:r w:rsidRPr="001F7B6E">
        <w:rPr>
          <w:b/>
        </w:rPr>
        <w:t>y</w:t>
      </w:r>
      <w:r w:rsidR="001F7B6E" w:rsidRPr="001F7B6E">
        <w:rPr>
          <w:b/>
          <w:vertAlign w:val="subscript"/>
        </w:rPr>
        <w:t>k</w:t>
      </w:r>
      <w:proofErr w:type="spellEnd"/>
      <w:r w:rsidRPr="001F7B6E">
        <w:rPr>
          <w:b/>
        </w:rPr>
        <w:t xml:space="preserve"> = 1</w:t>
      </w:r>
      <w:r>
        <w:t xml:space="preserve"> pro první třídu a </w:t>
      </w:r>
      <w:proofErr w:type="spellStart"/>
      <w:r w:rsidRPr="001F7B6E">
        <w:rPr>
          <w:b/>
        </w:rPr>
        <w:t>y</w:t>
      </w:r>
      <w:r w:rsidR="001F7B6E" w:rsidRPr="001F7B6E">
        <w:rPr>
          <w:b/>
          <w:vertAlign w:val="subscript"/>
        </w:rPr>
        <w:t>k</w:t>
      </w:r>
      <w:proofErr w:type="spellEnd"/>
      <w:r w:rsidRPr="001F7B6E">
        <w:rPr>
          <w:b/>
        </w:rPr>
        <w:t xml:space="preserve"> = -1</w:t>
      </w:r>
      <w:r>
        <w:t xml:space="preserve"> pro druhou třídu. </w:t>
      </w:r>
      <w:r w:rsidR="00947FA7">
        <w:fldChar w:fldCharType="begin"/>
      </w:r>
      <w:r w:rsidR="00947FA7">
        <w:instrText xml:space="preserve"> REF _Ref40809071 \r \h </w:instrText>
      </w:r>
      <w:r w:rsidR="00947FA7">
        <w:fldChar w:fldCharType="separate"/>
      </w:r>
      <w:r w:rsidR="003C1DEC">
        <w:t>[16]</w:t>
      </w:r>
      <w:r w:rsidR="00947FA7">
        <w:fldChar w:fldCharType="end"/>
      </w:r>
      <w:r w:rsidR="00947FA7">
        <w:fldChar w:fldCharType="begin"/>
      </w:r>
      <w:r w:rsidR="00947FA7">
        <w:instrText xml:space="preserve"> REF _Ref40809013 \r \h </w:instrText>
      </w:r>
      <w:r w:rsidR="00947FA7">
        <w:fldChar w:fldCharType="separate"/>
      </w:r>
      <w:r w:rsidR="003C1DEC">
        <w:t>[13]</w:t>
      </w:r>
      <w:r w:rsidR="00947FA7">
        <w:fldChar w:fldCharType="end"/>
      </w:r>
      <w:r w:rsidR="00947FA7">
        <w:fldChar w:fldCharType="begin"/>
      </w:r>
      <w:r w:rsidR="00947FA7">
        <w:instrText xml:space="preserve"> REF _Ref40809788 \r \h </w:instrText>
      </w:r>
      <w:r w:rsidR="00947FA7">
        <w:fldChar w:fldCharType="separate"/>
      </w:r>
      <w:r w:rsidR="003C1DEC">
        <w:t>[19]</w:t>
      </w:r>
      <w:r w:rsidR="00947FA7">
        <w:fldChar w:fldCharType="end"/>
      </w:r>
    </w:p>
    <w:p w14:paraId="4243E30E" w14:textId="6C045BE1" w:rsidR="009A5AFE" w:rsidRDefault="003B4218" w:rsidP="009A5AFE">
      <w:pPr>
        <w:pStyle w:val="BPDPNormln"/>
      </w:pPr>
      <w:r>
        <w:t xml:space="preserve">Jsou-li klasifikační třídy </w:t>
      </w:r>
      <w:r w:rsidR="007564F2">
        <w:t xml:space="preserve">lineárně </w:t>
      </w:r>
      <w:proofErr w:type="spellStart"/>
      <w:r>
        <w:t>nese</w:t>
      </w:r>
      <w:r w:rsidR="007564F2">
        <w:t>parovatelné</w:t>
      </w:r>
      <w:proofErr w:type="spellEnd"/>
      <w:r w:rsidR="007564F2">
        <w:t xml:space="preserve"> podmínka </w:t>
      </w:r>
      <w:r w:rsidR="007564F2">
        <w:fldChar w:fldCharType="begin"/>
      </w:r>
      <w:r w:rsidR="007564F2">
        <w:instrText xml:space="preserve"> REF _Ref34051581 \h </w:instrText>
      </w:r>
      <w:r w:rsidR="007564F2">
        <w:fldChar w:fldCharType="separate"/>
      </w:r>
      <w:r w:rsidR="003C1DEC">
        <w:t>(</w:t>
      </w:r>
      <w:r w:rsidR="003C1DEC">
        <w:rPr>
          <w:noProof/>
        </w:rPr>
        <w:t>5</w:t>
      </w:r>
      <w:r w:rsidR="003C1DEC">
        <w:t>.</w:t>
      </w:r>
      <w:r w:rsidR="003C1DEC">
        <w:rPr>
          <w:noProof/>
        </w:rPr>
        <w:t>6</w:t>
      </w:r>
      <w:r w:rsidR="003C1DEC">
        <w:t>)</w:t>
      </w:r>
      <w:r w:rsidR="007564F2">
        <w:fldChar w:fldCharType="end"/>
      </w:r>
      <w:r w:rsidR="007564F2">
        <w:t xml:space="preserve"> nemůže platit pro všechny objekty trénovací množiny. Příklad takových to tříd je uveden na obrázku (</w:t>
      </w:r>
      <w:r w:rsidR="007564F2" w:rsidRPr="007564F2">
        <w:fldChar w:fldCharType="begin"/>
      </w:r>
      <w:r w:rsidR="007564F2" w:rsidRPr="007564F2">
        <w:instrText xml:space="preserve"> REF _Ref34053329 \h  \* MERGEFORMAT </w:instrText>
      </w:r>
      <w:r w:rsidR="007564F2" w:rsidRPr="007564F2">
        <w:fldChar w:fldCharType="separate"/>
      </w:r>
      <w:r w:rsidR="003C1DEC" w:rsidRPr="007564F2">
        <w:t xml:space="preserve">Obr. </w:t>
      </w:r>
      <w:r w:rsidR="003C1DEC" w:rsidRPr="003C1DEC">
        <w:rPr>
          <w:noProof/>
        </w:rPr>
        <w:t>5</w:t>
      </w:r>
      <w:r w:rsidR="003C1DEC">
        <w:t>.</w:t>
      </w:r>
      <w:r w:rsidR="003C1DEC" w:rsidRPr="003C1DEC">
        <w:rPr>
          <w:noProof/>
        </w:rPr>
        <w:t>7</w:t>
      </w:r>
      <w:r w:rsidR="007564F2" w:rsidRPr="007564F2">
        <w:fldChar w:fldCharType="end"/>
      </w:r>
      <w:r w:rsidR="007564F2">
        <w:t>). Je vidět, že některé objekty jsou již</w:t>
      </w:r>
      <w:r w:rsidR="00BF6643">
        <w:t xml:space="preserve"> v tolerančním pásmu</w:t>
      </w:r>
      <w:r w:rsidR="00520F59">
        <w:t>,</w:t>
      </w:r>
      <w:r w:rsidR="00BF6643">
        <w:t xml:space="preserve"> a dokonce i</w:t>
      </w:r>
      <w:r w:rsidR="007564F2">
        <w:t xml:space="preserve"> za hranící a</w:t>
      </w:r>
      <w:r w:rsidR="00520F59">
        <w:t> </w:t>
      </w:r>
      <w:r w:rsidR="007564F2">
        <w:t xml:space="preserve">budou špatně klasifikovány. </w:t>
      </w:r>
    </w:p>
    <w:p w14:paraId="2CB379C9" w14:textId="7C53D6B4" w:rsidR="007564F2" w:rsidRDefault="007564F2" w:rsidP="009A5AFE">
      <w:pPr>
        <w:pStyle w:val="BPDPNormln"/>
      </w:pPr>
    </w:p>
    <w:p w14:paraId="35FE293B" w14:textId="77777777" w:rsidR="007564F2" w:rsidRDefault="007564F2" w:rsidP="007564F2">
      <w:pPr>
        <w:pStyle w:val="BPDPNormln"/>
        <w:keepNext/>
        <w:jc w:val="center"/>
      </w:pPr>
      <w:r>
        <w:rPr>
          <w:noProof/>
        </w:rPr>
        <w:lastRenderedPageBreak/>
        <w:drawing>
          <wp:inline distT="0" distB="0" distL="0" distR="0" wp14:anchorId="1D2F782E" wp14:editId="4BDA24F8">
            <wp:extent cx="4323559" cy="3240000"/>
            <wp:effectExtent l="0" t="0" r="127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_02.emf"/>
                    <pic:cNvPicPr/>
                  </pic:nvPicPr>
                  <pic:blipFill>
                    <a:blip r:embed="rId3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760AA8E" w14:textId="5E7A5529" w:rsidR="007564F2" w:rsidRPr="007564F2" w:rsidRDefault="007564F2" w:rsidP="007564F2">
      <w:pPr>
        <w:pStyle w:val="Titulek"/>
        <w:jc w:val="center"/>
        <w:rPr>
          <w:b w:val="0"/>
        </w:rPr>
      </w:pPr>
      <w:bookmarkStart w:id="212" w:name="_Ref34053329"/>
      <w:bookmarkStart w:id="213" w:name="_Toc41248101"/>
      <w:r w:rsidRPr="007564F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7</w:t>
      </w:r>
      <w:r w:rsidR="00E73D21">
        <w:rPr>
          <w:b w:val="0"/>
        </w:rPr>
        <w:fldChar w:fldCharType="end"/>
      </w:r>
      <w:bookmarkEnd w:id="212"/>
      <w:r w:rsidRPr="007564F2">
        <w:rPr>
          <w:b w:val="0"/>
        </w:rPr>
        <w:t xml:space="preserve">: Lineárně </w:t>
      </w:r>
      <w:proofErr w:type="spellStart"/>
      <w:r w:rsidRPr="007564F2">
        <w:rPr>
          <w:b w:val="0"/>
        </w:rPr>
        <w:t>nesepar</w:t>
      </w:r>
      <w:r w:rsidR="00353698">
        <w:rPr>
          <w:b w:val="0"/>
        </w:rPr>
        <w:t>ovatelné</w:t>
      </w:r>
      <w:proofErr w:type="spellEnd"/>
      <w:r w:rsidRPr="007564F2">
        <w:rPr>
          <w:b w:val="0"/>
        </w:rPr>
        <w:t xml:space="preserve"> třídy</w:t>
      </w:r>
      <w:bookmarkEnd w:id="213"/>
    </w:p>
    <w:p w14:paraId="416A5E29" w14:textId="5261862A" w:rsidR="009A5AFE" w:rsidRDefault="007564F2" w:rsidP="007564F2">
      <w:pPr>
        <w:pStyle w:val="BPDPNormln"/>
        <w:ind w:firstLine="0"/>
      </w:pPr>
      <w:r>
        <w:t xml:space="preserve">Někdy také může být výhodnější vytvořit robustnější klasifikátor s širším </w:t>
      </w:r>
      <w:r w:rsidR="001F7B6E">
        <w:t xml:space="preserve">tolerančním pásmem za cenu špatné klasifikace několika málo objektů. Klasifikátory s úzkým tolerančním pásmem nemusí správně třídit nové testovací objekty. </w:t>
      </w:r>
      <w:r w:rsidR="00947FA7">
        <w:fldChar w:fldCharType="begin"/>
      </w:r>
      <w:r w:rsidR="00947FA7">
        <w:instrText xml:space="preserve"> REF _Ref40809013 \r \h </w:instrText>
      </w:r>
      <w:r w:rsidR="00947FA7">
        <w:fldChar w:fldCharType="separate"/>
      </w:r>
      <w:r w:rsidR="003C1DEC">
        <w:t>[13]</w:t>
      </w:r>
      <w:r w:rsidR="00947FA7">
        <w:fldChar w:fldCharType="end"/>
      </w:r>
    </w:p>
    <w:p w14:paraId="3F54F6D5" w14:textId="44BB1312" w:rsidR="001F7B6E" w:rsidRDefault="00F21A54" w:rsidP="001F7B6E">
      <w:pPr>
        <w:pStyle w:val="BPDPNormln"/>
      </w:pPr>
      <w:r>
        <w:t xml:space="preserve">Kritérium </w:t>
      </w:r>
      <w:r>
        <w:fldChar w:fldCharType="begin"/>
      </w:r>
      <w:r>
        <w:instrText xml:space="preserve"> REF _Ref34051581 \h </w:instrText>
      </w:r>
      <w:r>
        <w:fldChar w:fldCharType="separate"/>
      </w:r>
      <w:r w:rsidR="003C1DEC">
        <w:t>(</w:t>
      </w:r>
      <w:r w:rsidR="003C1DEC">
        <w:rPr>
          <w:noProof/>
        </w:rPr>
        <w:t>5</w:t>
      </w:r>
      <w:r w:rsidR="003C1DEC">
        <w:t>.</w:t>
      </w:r>
      <w:r w:rsidR="003C1DEC">
        <w:rPr>
          <w:noProof/>
        </w:rPr>
        <w:t>6</w:t>
      </w:r>
      <w:r w:rsidR="003C1DEC">
        <w:t>)</w:t>
      </w:r>
      <w:r>
        <w:fldChar w:fldCharType="end"/>
      </w:r>
      <w:r>
        <w:t xml:space="preserve"> </w:t>
      </w:r>
      <w:r w:rsidR="00000D32">
        <w:t>je</w:t>
      </w:r>
      <w:r>
        <w:t xml:space="preserve"> </w:t>
      </w:r>
      <w:r w:rsidR="00000D32">
        <w:t>tedy</w:t>
      </w:r>
      <w:r>
        <w:t xml:space="preserve"> </w:t>
      </w:r>
      <w:r w:rsidR="00000D32">
        <w:t>u</w:t>
      </w:r>
      <w:r>
        <w:t xml:space="preserve">praveno. </w:t>
      </w:r>
      <w:r w:rsidR="00000D32">
        <w:t>Zavad</w:t>
      </w:r>
      <w:r w:rsidR="00353698">
        <w:t>í</w:t>
      </w:r>
      <w:r w:rsidR="00000D32">
        <w:t xml:space="preserve"> se </w:t>
      </w:r>
      <w:r>
        <w:t xml:space="preserve">nová proměnná </w:t>
      </w:r>
      <w:proofErr w:type="spellStart"/>
      <w:r w:rsidRPr="00F21A54">
        <w:rPr>
          <w:rFonts w:asciiTheme="minorHAnsi" w:eastAsia="Microsoft GothicNeo" w:hAnsiTheme="minorHAnsi" w:cstheme="minorHAnsi"/>
        </w:rPr>
        <w:t>ξ</w:t>
      </w:r>
      <w:r w:rsidRPr="00F21A54">
        <w:rPr>
          <w:rFonts w:asciiTheme="minorHAnsi" w:eastAsia="Microsoft GothicNeo" w:hAnsiTheme="minorHAnsi" w:cstheme="minorHAnsi"/>
          <w:vertAlign w:val="subscript"/>
        </w:rPr>
        <w:t>k</w:t>
      </w:r>
      <w:proofErr w:type="spellEnd"/>
      <w:r w:rsidR="00000D32" w:rsidRPr="00000D32">
        <w:rPr>
          <w:rFonts w:eastAsia="Microsoft GothicNeo"/>
        </w:rPr>
        <w:t>,</w:t>
      </w:r>
      <w:r>
        <w:t xml:space="preserve"> </w:t>
      </w:r>
      <w:r w:rsidRPr="00F21A54">
        <w:t>nazývaná</w:t>
      </w:r>
      <w:r>
        <w:t xml:space="preserve"> relaxační (</w:t>
      </w:r>
      <w:proofErr w:type="spellStart"/>
      <w:r w:rsidRPr="00F21A54">
        <w:t>slack</w:t>
      </w:r>
      <w:proofErr w:type="spellEnd"/>
      <w:r w:rsidRPr="00F21A54">
        <w:t xml:space="preserve"> </w:t>
      </w:r>
      <w:proofErr w:type="spellStart"/>
      <w:r w:rsidRPr="00F21A54">
        <w:t>variable</w:t>
      </w:r>
      <w:proofErr w:type="spellEnd"/>
      <w:r>
        <w:t>) pro kterou platí:</w:t>
      </w:r>
    </w:p>
    <w:p w14:paraId="46202703" w14:textId="58F93A51" w:rsidR="00F21A54" w:rsidRPr="00F21A54" w:rsidRDefault="00000D32" w:rsidP="00F21A54">
      <w:pPr>
        <w:pStyle w:val="BPDPNormln"/>
        <w:numPr>
          <w:ilvl w:val="0"/>
          <w:numId w:val="43"/>
        </w:numPr>
      </w:pPr>
      <w:r>
        <w:t>j</w:t>
      </w:r>
      <w:r w:rsidR="00F21A54">
        <w:t xml:space="preserve">e-li objekt mimo toleranční pásma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00F21A54" w:rsidRPr="00BF6643">
        <w:rPr>
          <w:rFonts w:asciiTheme="minorHAnsi" w:eastAsia="Microsoft GothicNeo" w:hAnsiTheme="minorHAnsi" w:cstheme="minorHAnsi"/>
          <w:b/>
          <w:vertAlign w:val="subscript"/>
        </w:rPr>
        <w:t xml:space="preserve"> </w:t>
      </w:r>
      <w:r w:rsidR="00F21A54" w:rsidRPr="00BF6643">
        <w:rPr>
          <w:rFonts w:eastAsia="Microsoft GothicNeo"/>
          <w:b/>
        </w:rPr>
        <w:t xml:space="preserve">= </w:t>
      </w:r>
      <w:r w:rsidR="00F21A54" w:rsidRPr="006E111F">
        <w:rPr>
          <w:rFonts w:eastAsia="Microsoft GothicNeo"/>
        </w:rPr>
        <w:t>0</w:t>
      </w:r>
    </w:p>
    <w:p w14:paraId="1ED3D9D0" w14:textId="4D3BD2B7" w:rsidR="00F21A54" w:rsidRPr="00F21A54" w:rsidRDefault="00000D32" w:rsidP="00F21A54">
      <w:pPr>
        <w:pStyle w:val="BPDPNormln"/>
        <w:numPr>
          <w:ilvl w:val="0"/>
          <w:numId w:val="43"/>
        </w:numPr>
      </w:pPr>
      <w:r>
        <w:t>l</w:t>
      </w:r>
      <w:r w:rsidR="00F21A54">
        <w:t xml:space="preserve">eží-li objekt uvnitř tolerančního pásma a je správně klasifikován </w:t>
      </w:r>
      <w:r w:rsidR="00F21A54" w:rsidRPr="006E111F">
        <w:t xml:space="preserve">0 </w:t>
      </w:r>
      <w:proofErr w:type="gramStart"/>
      <w:r w:rsidR="00F21A54" w:rsidRPr="006E111F">
        <w:t xml:space="preserve">&lt; </w:t>
      </w:r>
      <w:proofErr w:type="spellStart"/>
      <w:r w:rsidR="00F21A54" w:rsidRPr="006E111F">
        <w:rPr>
          <w:rFonts w:asciiTheme="minorHAnsi" w:eastAsia="Microsoft GothicNeo" w:hAnsiTheme="minorHAnsi" w:cstheme="minorHAnsi"/>
        </w:rPr>
        <w:t>ξ</w:t>
      </w:r>
      <w:proofErr w:type="gramEnd"/>
      <w:r w:rsidR="00F21A54" w:rsidRPr="006E111F">
        <w:rPr>
          <w:rFonts w:asciiTheme="minorHAnsi" w:eastAsia="Microsoft GothicNeo" w:hAnsiTheme="minorHAnsi" w:cstheme="minorHAnsi"/>
          <w:vertAlign w:val="subscript"/>
        </w:rPr>
        <w:t>k</w:t>
      </w:r>
      <w:proofErr w:type="spellEnd"/>
      <w:r w:rsidR="00F21A54" w:rsidRPr="006E111F">
        <w:rPr>
          <w:rFonts w:asciiTheme="minorHAnsi" w:eastAsia="Microsoft GothicNeo" w:hAnsiTheme="minorHAnsi" w:cstheme="minorHAnsi"/>
          <w:vertAlign w:val="subscript"/>
        </w:rPr>
        <w:t xml:space="preserve"> </w:t>
      </w:r>
      <w:r w:rsidR="00F21A54" w:rsidRPr="006E111F">
        <w:rPr>
          <w:rFonts w:eastAsia="Microsoft GothicNeo"/>
        </w:rPr>
        <w:t>≤ 1</w:t>
      </w:r>
    </w:p>
    <w:p w14:paraId="3B6DAB92" w14:textId="3BEF2098" w:rsidR="00F21A54" w:rsidRDefault="00000D32" w:rsidP="00F21A54">
      <w:pPr>
        <w:pStyle w:val="BPDPNormln"/>
        <w:numPr>
          <w:ilvl w:val="0"/>
          <w:numId w:val="43"/>
        </w:numPr>
      </w:pPr>
      <w:r>
        <w:rPr>
          <w:rFonts w:eastAsia="Microsoft GothicNeo"/>
        </w:rPr>
        <w:t>n</w:t>
      </w:r>
      <w:r w:rsidR="00F21A54">
        <w:rPr>
          <w:rFonts w:eastAsia="Microsoft GothicNeo"/>
        </w:rPr>
        <w:t xml:space="preserve">achází-li se objekt na druhé straně hranice a je špatně vyhodnocen pak </w:t>
      </w:r>
      <w:proofErr w:type="spellStart"/>
      <w:r w:rsidR="00F21A54" w:rsidRPr="006E111F">
        <w:rPr>
          <w:rFonts w:asciiTheme="minorHAnsi" w:eastAsia="Microsoft GothicNeo" w:hAnsiTheme="minorHAnsi" w:cstheme="minorHAnsi"/>
        </w:rPr>
        <w:t>ξ</w:t>
      </w:r>
      <w:proofErr w:type="gramStart"/>
      <w:r w:rsidR="00F21A54" w:rsidRPr="006E111F">
        <w:rPr>
          <w:rFonts w:asciiTheme="minorHAnsi" w:eastAsia="Microsoft GothicNeo" w:hAnsiTheme="minorHAnsi" w:cstheme="minorHAnsi"/>
          <w:vertAlign w:val="subscript"/>
        </w:rPr>
        <w:t>k</w:t>
      </w:r>
      <w:proofErr w:type="spellEnd"/>
      <w:r w:rsidRPr="00BF6643">
        <w:rPr>
          <w:rFonts w:asciiTheme="minorHAnsi" w:eastAsia="Microsoft GothicNeo" w:hAnsiTheme="minorHAnsi" w:cstheme="minorHAnsi"/>
          <w:b/>
          <w:vertAlign w:val="subscript"/>
        </w:rPr>
        <w:t> </w:t>
      </w:r>
      <w:r w:rsidR="00F21A54" w:rsidRPr="00BF6643">
        <w:rPr>
          <w:b/>
        </w:rPr>
        <w:t>&gt;</w:t>
      </w:r>
      <w:proofErr w:type="gramEnd"/>
      <w:r w:rsidRPr="00BF6643">
        <w:rPr>
          <w:b/>
        </w:rPr>
        <w:t> </w:t>
      </w:r>
      <w:r w:rsidR="00F21A54" w:rsidRPr="006E111F">
        <w:t>1</w:t>
      </w:r>
    </w:p>
    <w:p w14:paraId="5FC24960" w14:textId="02F81189" w:rsidR="00000D32" w:rsidRDefault="00000D32" w:rsidP="00000D32">
      <w:pPr>
        <w:pStyle w:val="BPDPNormln"/>
        <w:ind w:firstLine="0"/>
      </w:pPr>
      <w:r>
        <w:t xml:space="preserve">Podmínka je tedy nově definována jako </w:t>
      </w:r>
      <w:r>
        <w:fldChar w:fldCharType="begin"/>
      </w:r>
      <w:r>
        <w:instrText xml:space="preserve"> REF _Ref34055027 \h </w:instrText>
      </w:r>
      <w:r>
        <w:fldChar w:fldCharType="separate"/>
      </w:r>
      <w:r w:rsidR="003C1DEC">
        <w:t>(</w:t>
      </w:r>
      <w:r w:rsidR="003C1DEC">
        <w:rPr>
          <w:noProof/>
        </w:rPr>
        <w:t>5</w:t>
      </w:r>
      <w:r w:rsidR="003C1DEC">
        <w:t>.</w:t>
      </w:r>
      <w:r w:rsidR="003C1DEC">
        <w:rPr>
          <w:noProof/>
        </w:rPr>
        <w:t>7</w:t>
      </w:r>
      <w:r w:rsidR="003C1DEC">
        <w:t>)</w:t>
      </w:r>
      <w:r>
        <w:fldChar w:fldCharType="end"/>
      </w:r>
      <w:r>
        <w:t>.</w:t>
      </w:r>
    </w:p>
    <w:p w14:paraId="5F3D4F77" w14:textId="4E1E7BB2" w:rsidR="00000D32" w:rsidRDefault="00000D32" w:rsidP="00000D32">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00D32" w14:paraId="75D0B1D6" w14:textId="77777777" w:rsidTr="00000D32">
        <w:tc>
          <w:tcPr>
            <w:tcW w:w="750" w:type="pct"/>
          </w:tcPr>
          <w:p w14:paraId="71964D9C" w14:textId="77777777" w:rsidR="00000D32" w:rsidRDefault="00000D32" w:rsidP="008B45A1"/>
        </w:tc>
        <w:tc>
          <w:tcPr>
            <w:tcW w:w="0" w:type="auto"/>
          </w:tcPr>
          <w:p w14:paraId="2E2C5B4D" w14:textId="67EEE272" w:rsidR="00000D32" w:rsidRDefault="003C1DEC"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≥1-</m:t>
                </m:r>
                <m:sSub>
                  <m:sSubPr>
                    <m:ctrlPr>
                      <w:rPr>
                        <w:rStyle w:val="Zstupntext"/>
                        <w:rFonts w:ascii="Cambria Math" w:hAnsi="Cambria Math"/>
                        <w:color w:val="auto"/>
                      </w:rPr>
                    </m:ctrlPr>
                  </m:sSubPr>
                  <m:e>
                    <m:r>
                      <m:rPr>
                        <m:sty m:val="p"/>
                      </m:rPr>
                      <w:rPr>
                        <w:rStyle w:val="Zstupntext"/>
                        <w:rFonts w:ascii="Cambria Math" w:hAnsi="Cambria Math"/>
                        <w:color w:val="auto"/>
                      </w:rPr>
                      <m:t>ξ</m:t>
                    </m:r>
                  </m:e>
                  <m:sub>
                    <m:r>
                      <w:rPr>
                        <w:rStyle w:val="Zstupntext"/>
                        <w:rFonts w:ascii="Cambria Math" w:hAnsi="Cambria Math"/>
                        <w:color w:val="auto"/>
                      </w:rPr>
                      <m:t>k</m:t>
                    </m:r>
                  </m:sub>
                </m:sSub>
              </m:oMath>
            </m:oMathPara>
          </w:p>
        </w:tc>
        <w:tc>
          <w:tcPr>
            <w:tcW w:w="750" w:type="pct"/>
            <w:tcMar>
              <w:right w:w="0" w:type="dxa"/>
            </w:tcMar>
            <w:vAlign w:val="center"/>
          </w:tcPr>
          <w:p w14:paraId="76B76CAA" w14:textId="797D3AB5" w:rsidR="00000D32" w:rsidRDefault="00000D32" w:rsidP="00000D32">
            <w:pPr>
              <w:jc w:val="right"/>
            </w:pPr>
            <w:bookmarkStart w:id="214" w:name="_Ref34055027"/>
            <w:r>
              <w:t>(</w:t>
            </w:r>
            <w:r w:rsidR="001C2707">
              <w:rPr>
                <w:noProof/>
              </w:rPr>
              <w:fldChar w:fldCharType="begin"/>
            </w:r>
            <w:r w:rsidR="001C2707">
              <w:rPr>
                <w:noProof/>
              </w:rPr>
              <w:instrText xml:space="preserve"> STYLEREF 1 \s </w:instrText>
            </w:r>
            <w:r w:rsidR="001C2707">
              <w:rPr>
                <w:noProof/>
              </w:rPr>
              <w:fldChar w:fldCharType="separate"/>
            </w:r>
            <w:r w:rsidR="003C1DEC">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3C1DEC">
              <w:rPr>
                <w:noProof/>
              </w:rPr>
              <w:t>7</w:t>
            </w:r>
            <w:r w:rsidR="001C2707">
              <w:rPr>
                <w:noProof/>
              </w:rPr>
              <w:fldChar w:fldCharType="end"/>
            </w:r>
            <w:r>
              <w:t>)</w:t>
            </w:r>
            <w:bookmarkEnd w:id="214"/>
          </w:p>
        </w:tc>
      </w:tr>
    </w:tbl>
    <w:p w14:paraId="027C31FC" w14:textId="092D7A54" w:rsidR="00000D32" w:rsidRDefault="00000D32" w:rsidP="00000D32">
      <w:pPr>
        <w:pStyle w:val="BPDPNormln"/>
        <w:ind w:firstLine="0"/>
      </w:pPr>
    </w:p>
    <w:p w14:paraId="30BA92DA" w14:textId="2F88933C" w:rsidR="00000D32" w:rsidRPr="001F7B6E" w:rsidRDefault="00000D32" w:rsidP="00000D32">
      <w:pPr>
        <w:pStyle w:val="BPDPNormln"/>
        <w:ind w:firstLine="0"/>
      </w:pPr>
      <w:r>
        <w:t>Při optimalizaci není teď bráno v úvahu jen co nejširší toleranční pásmo, ale také co</w:t>
      </w:r>
      <w:r w:rsidR="00696F5A">
        <w:t> </w:t>
      </w:r>
      <w:r>
        <w:t>nejmenší počet objektů</w:t>
      </w:r>
      <w:r w:rsidR="00BF6643">
        <w:t>,</w:t>
      </w:r>
      <w:r>
        <w:t xml:space="preserve"> pro které platí </w:t>
      </w:r>
      <w:proofErr w:type="spellStart"/>
      <w:r w:rsidR="00BF6643" w:rsidRPr="006E111F">
        <w:rPr>
          <w:rFonts w:asciiTheme="minorHAnsi" w:eastAsia="Microsoft GothicNeo" w:hAnsiTheme="minorHAnsi" w:cstheme="minorHAnsi"/>
        </w:rPr>
        <w:t>ξ</w:t>
      </w:r>
      <w:proofErr w:type="gramStart"/>
      <w:r w:rsidR="00BF6643" w:rsidRPr="006E111F">
        <w:rPr>
          <w:rFonts w:asciiTheme="minorHAnsi" w:eastAsia="Microsoft GothicNeo" w:hAnsiTheme="minorHAnsi" w:cstheme="minorHAnsi"/>
          <w:vertAlign w:val="subscript"/>
        </w:rPr>
        <w:t>k</w:t>
      </w:r>
      <w:proofErr w:type="spellEnd"/>
      <w:r w:rsidR="00BF6643" w:rsidRPr="00BF6643">
        <w:rPr>
          <w:rFonts w:asciiTheme="minorHAnsi" w:eastAsia="Microsoft GothicNeo" w:hAnsiTheme="minorHAnsi" w:cstheme="minorHAnsi"/>
          <w:b/>
        </w:rPr>
        <w:t xml:space="preserve"> </w:t>
      </w:r>
      <w:r w:rsidR="00BF6643" w:rsidRPr="00BF6643">
        <w:rPr>
          <w:rFonts w:eastAsia="Microsoft GothicNeo"/>
          <w:b/>
        </w:rPr>
        <w:t>&gt;</w:t>
      </w:r>
      <w:proofErr w:type="gramEnd"/>
      <w:r w:rsidR="00BF6643" w:rsidRPr="00BF6643">
        <w:rPr>
          <w:rFonts w:eastAsia="Microsoft GothicNeo"/>
          <w:b/>
        </w:rPr>
        <w:t xml:space="preserve"> </w:t>
      </w:r>
      <w:r w:rsidR="00BF6643" w:rsidRPr="006E111F">
        <w:rPr>
          <w:rFonts w:eastAsia="Microsoft GothicNeo"/>
        </w:rPr>
        <w:t>0</w:t>
      </w:r>
      <w:r w:rsidR="00BF6643">
        <w:rPr>
          <w:rFonts w:eastAsia="Microsoft GothicNeo"/>
        </w:rPr>
        <w:t>.</w:t>
      </w:r>
      <w:r w:rsidR="000C7324">
        <w:rPr>
          <w:rFonts w:eastAsia="Microsoft GothicNeo"/>
        </w:rPr>
        <w:t xml:space="preserve"> </w:t>
      </w:r>
      <w:r w:rsidR="00E30C5A">
        <w:fldChar w:fldCharType="begin"/>
      </w:r>
      <w:r w:rsidR="00E30C5A">
        <w:instrText xml:space="preserve"> REF _Ref40809013 \r \h </w:instrText>
      </w:r>
      <w:r w:rsidR="00E30C5A">
        <w:fldChar w:fldCharType="separate"/>
      </w:r>
      <w:r w:rsidR="003C1DEC">
        <w:t>[13]</w:t>
      </w:r>
      <w:r w:rsidR="00E30C5A">
        <w:fldChar w:fldCharType="end"/>
      </w:r>
      <w:r w:rsidR="00E30C5A">
        <w:t xml:space="preserve"> </w:t>
      </w:r>
      <w:r w:rsidR="00947FA7">
        <w:fldChar w:fldCharType="begin"/>
      </w:r>
      <w:r w:rsidR="00947FA7">
        <w:instrText xml:space="preserve"> REF _Ref40809071 \r \h </w:instrText>
      </w:r>
      <w:r w:rsidR="00947FA7">
        <w:fldChar w:fldCharType="separate"/>
      </w:r>
      <w:r w:rsidR="003C1DEC">
        <w:t>[16]</w:t>
      </w:r>
      <w:r w:rsidR="00947FA7">
        <w:fldChar w:fldCharType="end"/>
      </w:r>
      <w:r w:rsidR="00E30C5A" w:rsidRPr="001F7B6E">
        <w:t xml:space="preserve"> </w:t>
      </w:r>
    </w:p>
    <w:p w14:paraId="28AB2F13" w14:textId="77777777" w:rsidR="009A5AFE" w:rsidRDefault="009A5AFE" w:rsidP="009A5AFE">
      <w:pPr>
        <w:pStyle w:val="BPDPNormln"/>
      </w:pPr>
    </w:p>
    <w:p w14:paraId="4A39C01F" w14:textId="77777777" w:rsidR="009A5AFE" w:rsidRDefault="009A5AFE" w:rsidP="009A5AFE">
      <w:pPr>
        <w:pStyle w:val="BPDPNormln"/>
      </w:pPr>
    </w:p>
    <w:p w14:paraId="248C4566" w14:textId="139BE831" w:rsidR="00006017" w:rsidRDefault="00006017">
      <w:pPr>
        <w:spacing w:line="240" w:lineRule="auto"/>
        <w:ind w:left="0"/>
        <w:rPr>
          <w:ins w:id="215" w:author="Konzal Jan (164745) [2]" w:date="2020-05-04T18:30:00Z"/>
          <w:color w:val="000000"/>
        </w:rPr>
      </w:pPr>
      <w:ins w:id="216" w:author="Konzal Jan (164745) [2]" w:date="2020-05-04T18:30:00Z">
        <w:r>
          <w:br w:type="page"/>
        </w:r>
      </w:ins>
    </w:p>
    <w:p w14:paraId="58E81D90" w14:textId="03D1700A" w:rsidR="00006017" w:rsidRDefault="007972C5" w:rsidP="00006017">
      <w:pPr>
        <w:pStyle w:val="Nadpis1"/>
      </w:pPr>
      <w:bookmarkStart w:id="217" w:name="_Toc41248073"/>
      <w:r>
        <w:lastRenderedPageBreak/>
        <w:t>R</w:t>
      </w:r>
      <w:r w:rsidR="00006017">
        <w:t>ealizace</w:t>
      </w:r>
      <w:bookmarkEnd w:id="217"/>
    </w:p>
    <w:p w14:paraId="5BC31053" w14:textId="49516107" w:rsidR="00006017" w:rsidRDefault="00006017" w:rsidP="00006017">
      <w:pPr>
        <w:pStyle w:val="BPDPNormln"/>
      </w:pPr>
      <w:r>
        <w:t xml:space="preserve">Program pro </w:t>
      </w:r>
      <w:proofErr w:type="spellStart"/>
      <w:r>
        <w:t>tri</w:t>
      </w:r>
      <w:r w:rsidR="004A58B5">
        <w:t>g</w:t>
      </w:r>
      <w:r>
        <w:t>grování</w:t>
      </w:r>
      <w:proofErr w:type="spellEnd"/>
      <w:r>
        <w:t xml:space="preserve"> bicí</w:t>
      </w:r>
      <w:r w:rsidR="00EA1D38">
        <w:t xml:space="preserve"> soupravy</w:t>
      </w:r>
      <w:r>
        <w:t xml:space="preserve"> byl realizován v prostředí </w:t>
      </w:r>
      <w:proofErr w:type="spellStart"/>
      <w:r>
        <w:t>Matlab</w:t>
      </w:r>
      <w:proofErr w:type="spellEnd"/>
      <w:r>
        <w:t>. Program je rozdělen na dvě základní části</w:t>
      </w:r>
      <w:r w:rsidR="00EA1D38">
        <w:t>, a to</w:t>
      </w:r>
      <w:r>
        <w:t xml:space="preserve"> trénovací s testovací. </w:t>
      </w:r>
      <w:r w:rsidR="00EE303D">
        <w:t>Hlavním souborem pro spuštění trénovací části je</w:t>
      </w:r>
      <w:r>
        <w:t xml:space="preserve"> </w:t>
      </w:r>
      <w:proofErr w:type="spellStart"/>
      <w:r w:rsidRPr="00EE303D">
        <w:rPr>
          <w:i/>
        </w:rPr>
        <w:t>uceni.m</w:t>
      </w:r>
      <w:proofErr w:type="spellEnd"/>
      <w:r w:rsidR="00EE303D">
        <w:t>.</w:t>
      </w:r>
      <w:r>
        <w:t xml:space="preserve"> </w:t>
      </w:r>
      <w:r w:rsidR="00EE303D">
        <w:t>S</w:t>
      </w:r>
      <w:r>
        <w:t>louží k výpočtu prostou hlavních komponent a</w:t>
      </w:r>
      <w:r w:rsidR="00EA1D38">
        <w:t> </w:t>
      </w:r>
      <w:r>
        <w:t xml:space="preserve">rozdělení </w:t>
      </w:r>
      <w:proofErr w:type="spellStart"/>
      <w:r>
        <w:t>clusterovacích</w:t>
      </w:r>
      <w:proofErr w:type="spellEnd"/>
      <w:r>
        <w:t xml:space="preserve"> tříd na základě trénovací </w:t>
      </w:r>
      <w:r w:rsidR="00EE303D">
        <w:t>sady</w:t>
      </w:r>
      <w:r>
        <w:t xml:space="preserve"> dat. </w:t>
      </w:r>
      <w:r w:rsidR="00EE303D">
        <w:t xml:space="preserve">Na obrázku </w:t>
      </w:r>
      <w:r w:rsidR="009A68D4">
        <w:t>(</w:t>
      </w:r>
      <w:r w:rsidR="00EE303D">
        <w:fldChar w:fldCharType="begin"/>
      </w:r>
      <w:r w:rsidR="00EE303D">
        <w:instrText xml:space="preserve"> REF _Ref36819977 \h </w:instrText>
      </w:r>
      <w:r w:rsidR="00EA1D38">
        <w:instrText xml:space="preserve"> \* MERGEFORMAT </w:instrText>
      </w:r>
      <w:r w:rsidR="00EE303D">
        <w:fldChar w:fldCharType="separate"/>
      </w:r>
      <w:r w:rsidR="003C1DEC" w:rsidRPr="0025551E">
        <w:rPr>
          <w:bCs/>
        </w:rPr>
        <w:t xml:space="preserve">Obr. </w:t>
      </w:r>
      <w:r w:rsidR="003C1DEC" w:rsidRPr="003C1DEC">
        <w:rPr>
          <w:bCs/>
          <w:noProof/>
        </w:rPr>
        <w:t>6</w:t>
      </w:r>
      <w:r w:rsidR="003C1DEC">
        <w:rPr>
          <w:bCs/>
        </w:rPr>
        <w:t>.</w:t>
      </w:r>
      <w:r w:rsidR="003C1DEC" w:rsidRPr="003C1DEC">
        <w:rPr>
          <w:bCs/>
          <w:noProof/>
        </w:rPr>
        <w:t>1</w:t>
      </w:r>
      <w:r w:rsidR="00EE303D">
        <w:fldChar w:fldCharType="end"/>
      </w:r>
      <w:r w:rsidR="009A68D4">
        <w:t>)</w:t>
      </w:r>
      <w:r w:rsidR="00EE303D">
        <w:t xml:space="preserve"> je zobrazeno blokové schéma této části programu.</w:t>
      </w:r>
    </w:p>
    <w:p w14:paraId="65563962" w14:textId="77777777" w:rsidR="00006017" w:rsidRDefault="00006017" w:rsidP="00006017">
      <w:pPr>
        <w:pStyle w:val="BPDPNormln"/>
      </w:pPr>
    </w:p>
    <w:p w14:paraId="37E460C2" w14:textId="32D051B8" w:rsidR="00006017" w:rsidRDefault="00EE303D" w:rsidP="00006017">
      <w:pPr>
        <w:pStyle w:val="BPDPNormln"/>
        <w:keepNext/>
        <w:jc w:val="center"/>
      </w:pPr>
      <w:r>
        <w:rPr>
          <w:noProof/>
        </w:rPr>
        <w:drawing>
          <wp:inline distT="0" distB="0" distL="0" distR="0" wp14:anchorId="7CDBBB55" wp14:editId="3481419C">
            <wp:extent cx="1950448" cy="32400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ovaci.emf"/>
                    <pic:cNvPicPr/>
                  </pic:nvPicPr>
                  <pic:blipFill>
                    <a:blip r:embed="rId37">
                      <a:extLst>
                        <a:ext uri="{28A0092B-C50C-407E-A947-70E740481C1C}">
                          <a14:useLocalDpi xmlns:a14="http://schemas.microsoft.com/office/drawing/2010/main" val="0"/>
                        </a:ext>
                      </a:extLst>
                    </a:blip>
                    <a:stretch>
                      <a:fillRect/>
                    </a:stretch>
                  </pic:blipFill>
                  <pic:spPr>
                    <a:xfrm>
                      <a:off x="0" y="0"/>
                      <a:ext cx="1950448" cy="3240000"/>
                    </a:xfrm>
                    <a:prstGeom prst="rect">
                      <a:avLst/>
                    </a:prstGeom>
                  </pic:spPr>
                </pic:pic>
              </a:graphicData>
            </a:graphic>
          </wp:inline>
        </w:drawing>
      </w:r>
    </w:p>
    <w:p w14:paraId="4F60CB7E" w14:textId="34FC85C0" w:rsidR="00006017" w:rsidRDefault="00006017" w:rsidP="00006017">
      <w:pPr>
        <w:pStyle w:val="Titulek"/>
        <w:jc w:val="center"/>
        <w:rPr>
          <w:b w:val="0"/>
          <w:bCs/>
        </w:rPr>
      </w:pPr>
      <w:bookmarkStart w:id="218" w:name="_Ref36819977"/>
      <w:bookmarkStart w:id="219" w:name="_Toc41248102"/>
      <w:r w:rsidRPr="0025551E">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3C1DEC">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3C1DEC">
        <w:rPr>
          <w:b w:val="0"/>
          <w:bCs/>
          <w:noProof/>
        </w:rPr>
        <w:t>1</w:t>
      </w:r>
      <w:r w:rsidR="00E73D21">
        <w:rPr>
          <w:b w:val="0"/>
          <w:bCs/>
        </w:rPr>
        <w:fldChar w:fldCharType="end"/>
      </w:r>
      <w:bookmarkEnd w:id="218"/>
      <w:r w:rsidRPr="0025551E">
        <w:rPr>
          <w:b w:val="0"/>
          <w:bCs/>
        </w:rPr>
        <w:t xml:space="preserve">: </w:t>
      </w:r>
      <w:r>
        <w:rPr>
          <w:b w:val="0"/>
          <w:bCs/>
        </w:rPr>
        <w:t>B</w:t>
      </w:r>
      <w:r w:rsidRPr="0025551E">
        <w:rPr>
          <w:b w:val="0"/>
          <w:bCs/>
        </w:rPr>
        <w:t>lokov</w:t>
      </w:r>
      <w:r>
        <w:rPr>
          <w:b w:val="0"/>
          <w:bCs/>
        </w:rPr>
        <w:t>é schéma</w:t>
      </w:r>
      <w:r w:rsidRPr="0025551E">
        <w:rPr>
          <w:b w:val="0"/>
          <w:bCs/>
        </w:rPr>
        <w:t xml:space="preserve"> trénovací části programu</w:t>
      </w:r>
      <w:bookmarkEnd w:id="219"/>
    </w:p>
    <w:p w14:paraId="4F6B7285" w14:textId="7F22B4DE" w:rsidR="00006017" w:rsidRDefault="00006017" w:rsidP="00006017"/>
    <w:p w14:paraId="12076FAD" w14:textId="4721E5BD" w:rsidR="00EA1D38" w:rsidRDefault="00EE303D" w:rsidP="00EE303D">
      <w:pPr>
        <w:pStyle w:val="BPDPNormln"/>
      </w:pPr>
      <w:r>
        <w:t xml:space="preserve">Testovací část s hlavním souborem </w:t>
      </w:r>
      <w:proofErr w:type="spellStart"/>
      <w:r w:rsidRPr="00EE303D">
        <w:rPr>
          <w:i/>
        </w:rPr>
        <w:t>main.m</w:t>
      </w:r>
      <w:proofErr w:type="spellEnd"/>
      <w:r>
        <w:t>, analyzuje nahrávku a jednotlivé údery přiřazuje do daných tříd. Blokové schéma této části programu je zobrazeno na obrázku (</w:t>
      </w:r>
      <w:r w:rsidRPr="00EE303D">
        <w:fldChar w:fldCharType="begin"/>
      </w:r>
      <w:r w:rsidRPr="00EE303D">
        <w:instrText xml:space="preserve"> REF _Ref40373709 \h  \* MERGEFORMAT </w:instrText>
      </w:r>
      <w:r w:rsidRPr="00EE303D">
        <w:fldChar w:fldCharType="separate"/>
      </w:r>
      <w:r w:rsidR="003C1DEC" w:rsidRPr="00EE303D">
        <w:t xml:space="preserve">Obr. </w:t>
      </w:r>
      <w:r w:rsidR="003C1DEC" w:rsidRPr="003C1DEC">
        <w:rPr>
          <w:noProof/>
        </w:rPr>
        <w:t>6</w:t>
      </w:r>
      <w:r w:rsidR="003C1DEC">
        <w:t>.</w:t>
      </w:r>
      <w:r w:rsidR="003C1DEC" w:rsidRPr="003C1DEC">
        <w:rPr>
          <w:noProof/>
        </w:rPr>
        <w:t>2</w:t>
      </w:r>
      <w:r w:rsidRPr="00EE303D">
        <w:fldChar w:fldCharType="end"/>
      </w:r>
      <w:r>
        <w:t xml:space="preserve">). </w:t>
      </w:r>
    </w:p>
    <w:p w14:paraId="192AD444" w14:textId="7E049CFC" w:rsidR="00EE303D" w:rsidRDefault="00EE303D" w:rsidP="00EE303D">
      <w:pPr>
        <w:pStyle w:val="BPDPNormln"/>
      </w:pPr>
      <w:r>
        <w:t xml:space="preserve">V této kapitole budou popsány jednotlivé bloky obou částí programu. </w:t>
      </w:r>
      <w:r w:rsidR="00E55A51">
        <w:t>Některé bloky jsou využity v obou větvích programu, proto je většina kódu naprogramovaná jako knihovny (funkce), které využívají obě větve.</w:t>
      </w:r>
      <w:r>
        <w:t xml:space="preserve"> </w:t>
      </w:r>
    </w:p>
    <w:p w14:paraId="438B2239" w14:textId="77777777" w:rsidR="00EE303D" w:rsidRDefault="00EE303D" w:rsidP="00EE303D">
      <w:pPr>
        <w:pStyle w:val="BPDPNormln"/>
        <w:keepNext/>
        <w:jc w:val="center"/>
      </w:pPr>
      <w:r>
        <w:rPr>
          <w:noProof/>
        </w:rPr>
        <w:lastRenderedPageBreak/>
        <w:drawing>
          <wp:inline distT="0" distB="0" distL="0" distR="0" wp14:anchorId="46AC2290" wp14:editId="7AE34DAA">
            <wp:extent cx="2110115" cy="3240000"/>
            <wp:effectExtent l="0" t="0" r="444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ovací.emf"/>
                    <pic:cNvPicPr/>
                  </pic:nvPicPr>
                  <pic:blipFill>
                    <a:blip r:embed="rId38">
                      <a:extLst>
                        <a:ext uri="{28A0092B-C50C-407E-A947-70E740481C1C}">
                          <a14:useLocalDpi xmlns:a14="http://schemas.microsoft.com/office/drawing/2010/main" val="0"/>
                        </a:ext>
                      </a:extLst>
                    </a:blip>
                    <a:stretch>
                      <a:fillRect/>
                    </a:stretch>
                  </pic:blipFill>
                  <pic:spPr>
                    <a:xfrm>
                      <a:off x="0" y="0"/>
                      <a:ext cx="2110115" cy="3240000"/>
                    </a:xfrm>
                    <a:prstGeom prst="rect">
                      <a:avLst/>
                    </a:prstGeom>
                  </pic:spPr>
                </pic:pic>
              </a:graphicData>
            </a:graphic>
          </wp:inline>
        </w:drawing>
      </w:r>
    </w:p>
    <w:p w14:paraId="3000F67D" w14:textId="2D53DD01" w:rsidR="00EE303D" w:rsidRPr="00EE303D" w:rsidRDefault="00EE303D" w:rsidP="00EE303D">
      <w:pPr>
        <w:pStyle w:val="Titulek"/>
        <w:jc w:val="center"/>
        <w:rPr>
          <w:b w:val="0"/>
        </w:rPr>
      </w:pPr>
      <w:bookmarkStart w:id="220" w:name="_Ref40373709"/>
      <w:bookmarkStart w:id="221" w:name="_Toc41248103"/>
      <w:r w:rsidRPr="00EE303D">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2</w:t>
      </w:r>
      <w:r w:rsidR="00E73D21">
        <w:rPr>
          <w:b w:val="0"/>
        </w:rPr>
        <w:fldChar w:fldCharType="end"/>
      </w:r>
      <w:bookmarkEnd w:id="220"/>
      <w:r>
        <w:rPr>
          <w:b w:val="0"/>
        </w:rPr>
        <w:t>:</w:t>
      </w:r>
      <w:r w:rsidRPr="00EE303D">
        <w:rPr>
          <w:b w:val="0"/>
        </w:rPr>
        <w:t xml:space="preserve"> Blokové schéma </w:t>
      </w:r>
      <w:r>
        <w:rPr>
          <w:b w:val="0"/>
        </w:rPr>
        <w:t>testovací</w:t>
      </w:r>
      <w:r w:rsidRPr="00EE303D">
        <w:rPr>
          <w:b w:val="0"/>
        </w:rPr>
        <w:t xml:space="preserve"> části programu</w:t>
      </w:r>
      <w:bookmarkEnd w:id="221"/>
    </w:p>
    <w:p w14:paraId="73456988" w14:textId="77777777" w:rsidR="00EE303D" w:rsidRDefault="00EE303D" w:rsidP="00006017"/>
    <w:p w14:paraId="681538AC" w14:textId="3FB660A7" w:rsidR="00006017" w:rsidRDefault="00006017" w:rsidP="00006017">
      <w:pPr>
        <w:pStyle w:val="Nadpis2"/>
      </w:pPr>
      <w:r>
        <w:t xml:space="preserve"> </w:t>
      </w:r>
      <w:bookmarkStart w:id="222" w:name="_Toc41248074"/>
      <w:r w:rsidR="00D27205">
        <w:t>Segmentace plovoucím oknem</w:t>
      </w:r>
      <w:bookmarkEnd w:id="222"/>
    </w:p>
    <w:p w14:paraId="52A6AC80" w14:textId="0CE7CA4B" w:rsidR="00D27205" w:rsidRDefault="00D27205" w:rsidP="00D27205">
      <w:pPr>
        <w:pStyle w:val="BPDPNormln"/>
      </w:pPr>
      <w:r>
        <w:t xml:space="preserve">V teoretickém úvodu byly zmíněny dvě možnosti časové segmentace vstupního signálu. První možností bylo rozdělit nahrávku po jednotlivých úderech a ty následně analyzovat. Druhou možností byla segmentace plovoucím oknem (kontinuální režim). </w:t>
      </w:r>
      <w:r w:rsidR="00FD4424">
        <w:t>Segmentace plovoucím oknem přináší možnost, že by systém v budoucnu mohl pracovat v reálném čase.</w:t>
      </w:r>
    </w:p>
    <w:p w14:paraId="334868AD" w14:textId="6B98EEC2" w:rsidR="00FD4424" w:rsidRDefault="00FD4424" w:rsidP="00D27205">
      <w:pPr>
        <w:pStyle w:val="BPDPNormln"/>
      </w:pPr>
      <w:r>
        <w:t>Testy obou variant bylo zjištěno, že obě jsou funkční. Implementována byla segmentace plovoucím oknem, díky tomu má rozpoznávací systém předp</w:t>
      </w:r>
      <w:r w:rsidR="000C31AF">
        <w:t>o</w:t>
      </w:r>
      <w:r>
        <w:t>k</w:t>
      </w:r>
      <w:r w:rsidR="000C31AF">
        <w:t>l</w:t>
      </w:r>
      <w:r>
        <w:t>a</w:t>
      </w:r>
      <w:r w:rsidR="000C31AF">
        <w:t>d</w:t>
      </w:r>
      <w:r>
        <w:t xml:space="preserve"> pro budoucí fungování v reálném čase. </w:t>
      </w:r>
      <w:r w:rsidR="000C31AF">
        <w:t>Experimentálně bylo zjištěno, že bezpečnou délkou okna pro rozpoznání úderu je 3 500 vzorků. Pro přesnější detekci začátků a konců úderů, byl zaveden přesah oken na 2/3.</w:t>
      </w:r>
    </w:p>
    <w:p w14:paraId="650C79D7" w14:textId="46820213" w:rsidR="000C31AF" w:rsidRDefault="000C31AF" w:rsidP="00D27205">
      <w:pPr>
        <w:pStyle w:val="BPDPNormln"/>
      </w:pPr>
      <w:r>
        <w:t xml:space="preserve">Segmentaci do jednotlivých oken zajišťuje funkce </w:t>
      </w:r>
      <w:proofErr w:type="spellStart"/>
      <w:r w:rsidRPr="000C31AF">
        <w:rPr>
          <w:i/>
        </w:rPr>
        <w:t>okno.m</w:t>
      </w:r>
      <w:proofErr w:type="spellEnd"/>
      <w:r>
        <w:rPr>
          <w:i/>
        </w:rPr>
        <w:t>.</w:t>
      </w:r>
      <w:r>
        <w:t xml:space="preserve"> Vstupem této funkce je samotná nahrávka, délka okna a přesah. Výstupy jsou </w:t>
      </w:r>
      <w:r w:rsidR="00001F08">
        <w:t xml:space="preserve">časové značky oken, počet oken, časové značky úderů a počet úderů v nahrávce. </w:t>
      </w:r>
    </w:p>
    <w:p w14:paraId="04965E49" w14:textId="70E23A8F" w:rsidR="00001F08" w:rsidRDefault="00001F08" w:rsidP="00001F08">
      <w:pPr>
        <w:pStyle w:val="Nadpis2"/>
      </w:pPr>
      <w:bookmarkStart w:id="223" w:name="_Toc41248075"/>
      <w:r>
        <w:t>Detekce úderů</w:t>
      </w:r>
      <w:bookmarkEnd w:id="223"/>
    </w:p>
    <w:p w14:paraId="36C6CE80" w14:textId="4B86B33B" w:rsidR="004126EA" w:rsidRDefault="00001F08" w:rsidP="00C4499A">
      <w:pPr>
        <w:pStyle w:val="BPDPNormln"/>
      </w:pPr>
      <w:r>
        <w:t xml:space="preserve">Detekce začátků a konců úderů je také začleněna do funkce </w:t>
      </w:r>
      <w:proofErr w:type="spellStart"/>
      <w:r w:rsidRPr="00001F08">
        <w:rPr>
          <w:i/>
        </w:rPr>
        <w:t>okno.m</w:t>
      </w:r>
      <w:proofErr w:type="spellEnd"/>
      <w:r>
        <w:rPr>
          <w:i/>
        </w:rPr>
        <w:t xml:space="preserve">. </w:t>
      </w:r>
      <w:r w:rsidR="008B0EBA">
        <w:t>Aby detekce správně fungovala, je potřeba normalizovat hlasitost nahrávky. Ve většině programů pro</w:t>
      </w:r>
      <w:r w:rsidR="008144E7">
        <w:t> </w:t>
      </w:r>
      <w:r w:rsidR="008B0EBA">
        <w:t xml:space="preserve">zpracování zvuku, se pod normalizací hlasitostí myslí zesílení signálu tak, že jeho nejhlasitější špička dosáhne úrovně přenosu 1. Takovýto přístup nezaručuje stejnou, nebo alespoň podobnou hlasitost signálů. Proto zde není prováděno měření špičkové hodnoty, ale hodnoty efektivní (RMS). Všechny vstupní nahrávky jsou tedy normalizovány na hodnotu 0.4 (RMS). </w:t>
      </w:r>
      <w:del w:id="224" w:author="Konzal Jan (164745)" w:date="2020-05-24T22:41:00Z">
        <w:r w:rsidR="00C4499A" w:rsidDel="0014376C">
          <w:delText xml:space="preserve">Při takovéto úpravě zvukového signálu může </w:delText>
        </w:r>
        <w:r w:rsidR="00C4499A" w:rsidDel="0014376C">
          <w:lastRenderedPageBreak/>
          <w:delText>dojít k zesílení špiček nad maximální hodnotu 0 dB a tím by mohlo dojít k tzv. klipování. Což se ve zvuku může projevit nepříjemným praskáním. Jako ochrana byl implementován limitér, který</w:delText>
        </w:r>
        <w:r w:rsidR="00EA1D38" w:rsidDel="0014376C">
          <w:delText xml:space="preserve"> má</w:delText>
        </w:r>
        <w:r w:rsidR="00C4499A" w:rsidDel="0014376C">
          <w:delText xml:space="preserve"> rozhodovací úroveň nastavenou na bezpečnou hranici -1 dB. </w:delText>
        </w:r>
        <w:r w:rsidR="004126EA" w:rsidDel="0014376C">
          <w:delText xml:space="preserve">Ostatní parametry zůstaly v základním nastavení. Náběhový čas 0 s, doběhový čas 0,2 s. </w:delText>
        </w:r>
        <w:r w:rsidR="00C4499A" w:rsidDel="0014376C">
          <w:delText>U mnoha nahrávek, je úroveň úderu na hi</w:delText>
        </w:r>
        <w:r w:rsidR="00947FA7" w:rsidDel="0014376C">
          <w:delText>-</w:delText>
        </w:r>
        <w:r w:rsidR="00C4499A" w:rsidDel="0014376C">
          <w:delText xml:space="preserve">hat tak nízká, že </w:delText>
        </w:r>
        <w:r w:rsidR="00D915D3" w:rsidDel="0014376C">
          <w:delText>je nebylo možné detekovat. Proto byl do předzpracování signálu ještě vložen expand</w:delText>
        </w:r>
        <w:r w:rsidR="004126EA" w:rsidDel="0014376C">
          <w:delText>é</w:delText>
        </w:r>
        <w:r w:rsidR="00D915D3" w:rsidDel="0014376C">
          <w:delText>r, který má rozhodovací úroveň nastavenou na -60 dB. Ostatní parametry zůstaly v základním nastavení. Expanzní poměr 1:5, náběhový čas</w:delText>
        </w:r>
        <w:r w:rsidR="004126EA" w:rsidDel="0014376C">
          <w:delText xml:space="preserve"> 0,05 s, doběhový čas 0,2 s a čas přidržení 0,05 s.</w:delText>
        </w:r>
        <w:r w:rsidR="00030897" w:rsidDel="0014376C">
          <w:delText xml:space="preserve"> </w:delText>
        </w:r>
      </w:del>
      <w:r w:rsidR="00C41581">
        <w:t xml:space="preserve">Pro zvýraznění </w:t>
      </w:r>
      <w:proofErr w:type="spellStart"/>
      <w:r w:rsidR="00C41581">
        <w:t>tran</w:t>
      </w:r>
      <w:r w:rsidR="00030897">
        <w:t>z</w:t>
      </w:r>
      <w:r w:rsidR="00C41581">
        <w:t>ien</w:t>
      </w:r>
      <w:r w:rsidR="00030897">
        <w:t>t</w:t>
      </w:r>
      <w:r w:rsidR="00C41581">
        <w:t>ů</w:t>
      </w:r>
      <w:proofErr w:type="spellEnd"/>
      <w:r w:rsidR="00C41581">
        <w:t xml:space="preserve"> v</w:t>
      </w:r>
      <w:r w:rsidR="00030897">
        <w:t> signálu byl použit diferenční filtr. Jedná se o výpočet rozdílu dvou sousedních vzorků.</w:t>
      </w:r>
    </w:p>
    <w:p w14:paraId="32FB3B81" w14:textId="5AACCAC7" w:rsidR="00896202" w:rsidRDefault="00030897" w:rsidP="00C4499A">
      <w:pPr>
        <w:pStyle w:val="BPDPNormln"/>
      </w:pPr>
      <w:r>
        <w:t>Pro takto upravený signál je vypočtena jeho obálka</w:t>
      </w:r>
      <w:ins w:id="225" w:author="Konzal Jan (164745)" w:date="2020-05-24T22:40:00Z">
        <w:r w:rsidR="0014376C">
          <w:t xml:space="preserve"> pomocí funkce </w:t>
        </w:r>
        <w:proofErr w:type="spellStart"/>
        <w:r w:rsidR="0014376C" w:rsidRPr="0014376C">
          <w:rPr>
            <w:i/>
          </w:rPr>
          <w:t>envelop</w:t>
        </w:r>
        <w:proofErr w:type="spellEnd"/>
        <w:r w:rsidR="0014376C">
          <w:t xml:space="preserve"> obsažené v </w:t>
        </w:r>
        <w:proofErr w:type="spellStart"/>
        <w:r w:rsidR="0014376C">
          <w:t>Matlabu</w:t>
        </w:r>
      </w:ins>
      <w:proofErr w:type="spellEnd"/>
      <w:r>
        <w:t>. Průchod obálky signálu rozhodovací úrovní je zaznamenán jako začátek nebo konec úderu, podle toho</w:t>
      </w:r>
      <w:r w:rsidR="00B36D04">
        <w:t>,</w:t>
      </w:r>
      <w:r>
        <w:t xml:space="preserve"> jestli křivka obálky p</w:t>
      </w:r>
      <w:r w:rsidR="00B36D04">
        <w:t>o</w:t>
      </w:r>
      <w:r>
        <w:t xml:space="preserve"> protnutí </w:t>
      </w:r>
      <w:r w:rsidR="00B36D04">
        <w:t xml:space="preserve">rozhodovací úrovně stoupá nebo klesá. Tento proces probíhá v rámci časového okna, kde není znám průběh zbytku signálu, který by mohl mít vliv na výpočet obálky. Proto bylo využito přesahu mezi okny. Díky přesahu se jeden průchod rozhodovací úrovní promítne do více oken. Časy těchto průchodů se průměrují. </w:t>
      </w:r>
    </w:p>
    <w:p w14:paraId="38022D0F" w14:textId="77777777" w:rsidR="00001EC6" w:rsidRDefault="00001EC6" w:rsidP="00C4499A">
      <w:pPr>
        <w:pStyle w:val="BPDPNormln"/>
      </w:pPr>
    </w:p>
    <w:p w14:paraId="2677B49F" w14:textId="77777777" w:rsidR="00001EC6" w:rsidRDefault="00001EC6" w:rsidP="00001EC6">
      <w:pPr>
        <w:pStyle w:val="BPDPNormln"/>
        <w:keepNext/>
        <w:jc w:val="center"/>
      </w:pPr>
      <w:r>
        <w:rPr>
          <w:noProof/>
        </w:rPr>
        <w:drawing>
          <wp:inline distT="0" distB="0" distL="0" distR="0" wp14:anchorId="7B75962E" wp14:editId="590165FA">
            <wp:extent cx="4323559" cy="3240000"/>
            <wp:effectExtent l="0" t="0" r="127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ektor.emf"/>
                    <pic:cNvPicPr/>
                  </pic:nvPicPr>
                  <pic:blipFill>
                    <a:blip r:embed="rId3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6C800361" w14:textId="691F2D31" w:rsidR="00030897" w:rsidRDefault="00001EC6" w:rsidP="00001EC6">
      <w:pPr>
        <w:pStyle w:val="Titulek"/>
        <w:jc w:val="center"/>
        <w:rPr>
          <w:b w:val="0"/>
        </w:rPr>
      </w:pPr>
      <w:bookmarkStart w:id="226" w:name="_Ref40389072"/>
      <w:bookmarkStart w:id="227" w:name="_Toc41248104"/>
      <w:r w:rsidRPr="00001EC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3</w:t>
      </w:r>
      <w:r w:rsidR="00E73D21">
        <w:rPr>
          <w:b w:val="0"/>
        </w:rPr>
        <w:fldChar w:fldCharType="end"/>
      </w:r>
      <w:bookmarkEnd w:id="226"/>
      <w:r w:rsidRPr="00001EC6">
        <w:rPr>
          <w:b w:val="0"/>
        </w:rPr>
        <w:t>: Ukázka funkce detektoru úderů</w:t>
      </w:r>
      <w:bookmarkEnd w:id="227"/>
    </w:p>
    <w:p w14:paraId="1FBDB55F" w14:textId="781BB594" w:rsidR="00001EC6" w:rsidRDefault="00001EC6" w:rsidP="00001EC6">
      <w:pPr>
        <w:pStyle w:val="BPDPNormln"/>
        <w:ind w:firstLine="0"/>
      </w:pPr>
      <w:r>
        <w:t>Na obrázku (</w:t>
      </w:r>
      <w:r w:rsidRPr="00001EC6">
        <w:fldChar w:fldCharType="begin"/>
      </w:r>
      <w:r w:rsidRPr="00001EC6">
        <w:instrText xml:space="preserve"> REF _Ref40389072 \h  \* MERGEFORMAT </w:instrText>
      </w:r>
      <w:r w:rsidRPr="00001EC6">
        <w:fldChar w:fldCharType="separate"/>
      </w:r>
      <w:r w:rsidR="003C1DEC" w:rsidRPr="00001EC6">
        <w:t xml:space="preserve">Obr. </w:t>
      </w:r>
      <w:r w:rsidR="003C1DEC" w:rsidRPr="003C1DEC">
        <w:rPr>
          <w:noProof/>
        </w:rPr>
        <w:t>6</w:t>
      </w:r>
      <w:r w:rsidR="003C1DEC">
        <w:t>.</w:t>
      </w:r>
      <w:r w:rsidR="003C1DEC" w:rsidRPr="003C1DEC">
        <w:rPr>
          <w:noProof/>
        </w:rPr>
        <w:t>3</w:t>
      </w:r>
      <w:r w:rsidRPr="00001EC6">
        <w:fldChar w:fldCharType="end"/>
      </w:r>
      <w:r>
        <w:t>) je znázorněna funkce detektoru úderů. Signál S (t) je nahrávkou bicí soupravy, která již prošla předzpracování popsaným výše. Dále je na obrázku vidět obálka počítaná z RMS hodnoty signálu S (t), a rozhodovací úroveň. Růžovou barvou jsou zvýrazněny úseky signálu, které detektor označil jako úder. Výstupem tohoto bloku je počet nalezených úderů a časové značky začátků a konců úderů.</w:t>
      </w:r>
    </w:p>
    <w:p w14:paraId="36E73DA2" w14:textId="0A3B15D8" w:rsidR="007972C5" w:rsidRDefault="007972C5" w:rsidP="007972C5">
      <w:pPr>
        <w:pStyle w:val="Nadpis2"/>
      </w:pPr>
      <w:bookmarkStart w:id="228" w:name="_Toc41248076"/>
      <w:r>
        <w:lastRenderedPageBreak/>
        <w:t>Banka filtrů</w:t>
      </w:r>
      <w:bookmarkEnd w:id="228"/>
    </w:p>
    <w:p w14:paraId="3B288FF0" w14:textId="77777777" w:rsidR="00C44721" w:rsidRDefault="00365280" w:rsidP="007972C5">
      <w:pPr>
        <w:pStyle w:val="BPDPNormln"/>
      </w:pPr>
      <w:r>
        <w:t xml:space="preserve">Banka filtrů je v této práci využita pro frekvenční analýzu vstupního signálu. </w:t>
      </w:r>
      <w:r w:rsidR="00797591">
        <w:t xml:space="preserve">Tuto analýzu provádí </w:t>
      </w:r>
      <w:r w:rsidR="00BE76D0">
        <w:t xml:space="preserve">knihovna </w:t>
      </w:r>
      <w:proofErr w:type="spellStart"/>
      <w:r w:rsidR="00BE76D0" w:rsidRPr="00BE76D0">
        <w:rPr>
          <w:i/>
        </w:rPr>
        <w:t>banka_filtruu.m</w:t>
      </w:r>
      <w:proofErr w:type="spellEnd"/>
      <w:r w:rsidR="00BE76D0">
        <w:rPr>
          <w:i/>
        </w:rPr>
        <w:t>.</w:t>
      </w:r>
      <w:r w:rsidR="00BE76D0">
        <w:t xml:space="preserve"> Vstupem tohoto bloku je neupravený vstupní signál. Výstupem je vyfiltrovaný signál a střední kmitočty filtrů.</w:t>
      </w:r>
    </w:p>
    <w:p w14:paraId="17C1AEAD" w14:textId="56FE26F7" w:rsidR="007972C5" w:rsidRDefault="008D79DF" w:rsidP="007972C5">
      <w:pPr>
        <w:pStyle w:val="BPDPNormln"/>
      </w:pPr>
      <w:r>
        <w:t xml:space="preserve">Banku tvoří řada IIR číslicových filtrů, jedná se o filtry typu dolní propust druhého řádu. Jako aproximace byla zvolena </w:t>
      </w:r>
      <w:proofErr w:type="spellStart"/>
      <w:r w:rsidRPr="00567BF9">
        <w:t>Butterworthova</w:t>
      </w:r>
      <w:proofErr w:type="spellEnd"/>
      <w:r>
        <w:t xml:space="preserve">, zejména protože nezpůsobuje zvlnění frekvenční charakteristiky v propustném pásmu filtru. </w:t>
      </w:r>
    </w:p>
    <w:p w14:paraId="6D276F16" w14:textId="4431A186" w:rsidR="007450C1" w:rsidRDefault="008D79DF" w:rsidP="007972C5">
      <w:pPr>
        <w:pStyle w:val="BPDPNormln"/>
      </w:pPr>
      <w:r>
        <w:t>Rozlišení spektrální analýzy je dáno počtem pásem. Na základě podobnosti kritických pásem lidského sluchu byla jako výchozí zvolena třetino – oktávová banka filtr</w:t>
      </w:r>
      <w:r w:rsidR="00912727">
        <w:t>ů</w:t>
      </w:r>
      <w:r>
        <w:t>.</w:t>
      </w:r>
      <w:r w:rsidR="007450C1">
        <w:t xml:space="preserve"> Pro ověření její vhodnosti byly ještě otestovány oktávová a </w:t>
      </w:r>
      <w:proofErr w:type="gramStart"/>
      <w:r w:rsidR="007450C1">
        <w:t xml:space="preserve">šestino </w:t>
      </w:r>
      <w:r w:rsidR="00912727">
        <w:t xml:space="preserve">- </w:t>
      </w:r>
      <w:r w:rsidR="007450C1">
        <w:t>oktávová</w:t>
      </w:r>
      <w:proofErr w:type="gramEnd"/>
      <w:r w:rsidR="007450C1">
        <w:t xml:space="preserve"> banka filtrů. Výsledky tohoto testu jsou zaznamenány v</w:t>
      </w:r>
      <w:r w:rsidR="004525EF">
        <w:t> </w:t>
      </w:r>
      <w:r w:rsidR="007450C1">
        <w:t>tabulce</w:t>
      </w:r>
      <w:r w:rsidR="004525EF">
        <w:t xml:space="preserve"> (</w:t>
      </w:r>
      <w:r w:rsidR="004525EF" w:rsidRPr="004525EF">
        <w:fldChar w:fldCharType="begin"/>
      </w:r>
      <w:r w:rsidR="004525EF" w:rsidRPr="004525EF">
        <w:instrText xml:space="preserve"> REF _Ref40450916 \h  \* MERGEFORMAT </w:instrText>
      </w:r>
      <w:r w:rsidR="004525EF" w:rsidRPr="004525EF">
        <w:fldChar w:fldCharType="separate"/>
      </w:r>
      <w:r w:rsidR="003C1DEC" w:rsidRPr="004525EF">
        <w:t xml:space="preserve">Tab. </w:t>
      </w:r>
      <w:r w:rsidR="003C1DEC" w:rsidRPr="003C1DEC">
        <w:rPr>
          <w:noProof/>
        </w:rPr>
        <w:t>6</w:t>
      </w:r>
      <w:r w:rsidR="003C1DEC">
        <w:t>.</w:t>
      </w:r>
      <w:r w:rsidR="003C1DEC" w:rsidRPr="003C1DEC">
        <w:rPr>
          <w:noProof/>
        </w:rPr>
        <w:t>1</w:t>
      </w:r>
      <w:r w:rsidR="004525EF" w:rsidRPr="004525EF">
        <w:fldChar w:fldCharType="end"/>
      </w:r>
      <w:r w:rsidR="004525EF">
        <w:t>)</w:t>
      </w:r>
      <w:r w:rsidR="009F6FD6">
        <w:t xml:space="preserve">. </w:t>
      </w:r>
    </w:p>
    <w:p w14:paraId="336A7CFC" w14:textId="77777777" w:rsidR="004525EF" w:rsidRDefault="004525EF" w:rsidP="004525EF">
      <w:pPr>
        <w:pStyle w:val="BPDPNormln"/>
        <w:ind w:firstLine="0"/>
      </w:pPr>
    </w:p>
    <w:p w14:paraId="0438D831" w14:textId="5F695C51" w:rsidR="004525EF" w:rsidRPr="004525EF" w:rsidRDefault="004525EF" w:rsidP="004525EF">
      <w:pPr>
        <w:pStyle w:val="Titulek"/>
        <w:keepNext/>
        <w:jc w:val="center"/>
        <w:rPr>
          <w:b w:val="0"/>
        </w:rPr>
      </w:pPr>
      <w:bookmarkStart w:id="229" w:name="_Ref40450916"/>
      <w:bookmarkStart w:id="230" w:name="_Toc41248122"/>
      <w:r w:rsidRPr="004525EF">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3C1DEC">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3C1DEC">
        <w:rPr>
          <w:b w:val="0"/>
          <w:noProof/>
        </w:rPr>
        <w:t>1</w:t>
      </w:r>
      <w:r w:rsidR="00982B7F">
        <w:rPr>
          <w:b w:val="0"/>
        </w:rPr>
        <w:fldChar w:fldCharType="end"/>
      </w:r>
      <w:bookmarkEnd w:id="229"/>
      <w:r w:rsidRPr="004525EF">
        <w:rPr>
          <w:b w:val="0"/>
        </w:rPr>
        <w:t>: Srovnání úspěšnosti klasifikace s různými bankami filtrů</w:t>
      </w:r>
      <w:bookmarkEnd w:id="230"/>
    </w:p>
    <w:tbl>
      <w:tblPr>
        <w:tblStyle w:val="Mkatabulky"/>
        <w:tblW w:w="0" w:type="auto"/>
        <w:jc w:val="center"/>
        <w:tblLook w:val="04A0" w:firstRow="1" w:lastRow="0" w:firstColumn="1" w:lastColumn="0" w:noHBand="0" w:noVBand="1"/>
      </w:tblPr>
      <w:tblGrid>
        <w:gridCol w:w="1668"/>
        <w:gridCol w:w="2268"/>
        <w:gridCol w:w="2546"/>
        <w:gridCol w:w="2161"/>
      </w:tblGrid>
      <w:tr w:rsidR="007450C1" w14:paraId="1A212F0C" w14:textId="77777777" w:rsidTr="004525EF">
        <w:trPr>
          <w:jc w:val="center"/>
        </w:trPr>
        <w:tc>
          <w:tcPr>
            <w:tcW w:w="1668" w:type="dxa"/>
          </w:tcPr>
          <w:p w14:paraId="79928080" w14:textId="77777777" w:rsidR="007450C1" w:rsidRDefault="007450C1" w:rsidP="007972C5">
            <w:pPr>
              <w:pStyle w:val="BPDPNormln"/>
              <w:ind w:firstLine="0"/>
            </w:pPr>
          </w:p>
        </w:tc>
        <w:tc>
          <w:tcPr>
            <w:tcW w:w="2268" w:type="dxa"/>
          </w:tcPr>
          <w:p w14:paraId="617B6332" w14:textId="03B51F97" w:rsidR="007450C1" w:rsidRDefault="007450C1" w:rsidP="007450C1">
            <w:pPr>
              <w:pStyle w:val="BPDPNormln"/>
              <w:ind w:firstLine="0"/>
              <w:jc w:val="center"/>
            </w:pPr>
            <w:r>
              <w:t>oktávová banka</w:t>
            </w:r>
          </w:p>
          <w:p w14:paraId="0458BA8C" w14:textId="3848F212" w:rsidR="007450C1" w:rsidRDefault="007450C1" w:rsidP="007450C1">
            <w:pPr>
              <w:pStyle w:val="BPDPNormln"/>
              <w:ind w:firstLine="0"/>
              <w:jc w:val="center"/>
            </w:pPr>
            <w:r>
              <w:t>[%]</w:t>
            </w:r>
          </w:p>
        </w:tc>
        <w:tc>
          <w:tcPr>
            <w:tcW w:w="2546" w:type="dxa"/>
          </w:tcPr>
          <w:p w14:paraId="771F3805" w14:textId="4B3C636F" w:rsidR="007450C1" w:rsidRDefault="007450C1" w:rsidP="007450C1">
            <w:pPr>
              <w:pStyle w:val="BPDPNormln"/>
              <w:ind w:firstLine="0"/>
              <w:jc w:val="center"/>
            </w:pPr>
            <w:r>
              <w:t>1/3 oktávová banka</w:t>
            </w:r>
          </w:p>
          <w:p w14:paraId="5AF92CB4" w14:textId="55995A04" w:rsidR="007450C1" w:rsidRDefault="007450C1" w:rsidP="007450C1">
            <w:pPr>
              <w:pStyle w:val="BPDPNormln"/>
              <w:ind w:firstLine="0"/>
              <w:jc w:val="center"/>
            </w:pPr>
            <w:r>
              <w:t>[%]</w:t>
            </w:r>
          </w:p>
        </w:tc>
        <w:tc>
          <w:tcPr>
            <w:tcW w:w="2161" w:type="dxa"/>
          </w:tcPr>
          <w:p w14:paraId="2434D6CD" w14:textId="6E13DA71" w:rsidR="007450C1" w:rsidRDefault="007450C1" w:rsidP="007450C1">
            <w:pPr>
              <w:pStyle w:val="BPDPNormln"/>
              <w:ind w:firstLine="0"/>
              <w:jc w:val="center"/>
            </w:pPr>
            <w:r>
              <w:t>1/6 oktávová banka [%]</w:t>
            </w:r>
          </w:p>
        </w:tc>
      </w:tr>
      <w:tr w:rsidR="007450C1" w14:paraId="5A32049B" w14:textId="77777777" w:rsidTr="004525EF">
        <w:trPr>
          <w:jc w:val="center"/>
        </w:trPr>
        <w:tc>
          <w:tcPr>
            <w:tcW w:w="1668" w:type="dxa"/>
          </w:tcPr>
          <w:p w14:paraId="06169829" w14:textId="56AD8DFE" w:rsidR="007450C1" w:rsidRDefault="007450C1" w:rsidP="007972C5">
            <w:pPr>
              <w:pStyle w:val="BPDPNormln"/>
              <w:ind w:firstLine="0"/>
            </w:pPr>
            <w:r>
              <w:t>malý buben</w:t>
            </w:r>
          </w:p>
        </w:tc>
        <w:tc>
          <w:tcPr>
            <w:tcW w:w="2268" w:type="dxa"/>
          </w:tcPr>
          <w:p w14:paraId="2BD8043C" w14:textId="5A717E4B" w:rsidR="007450C1" w:rsidRDefault="007450C1" w:rsidP="007450C1">
            <w:pPr>
              <w:pStyle w:val="BPDPNormln"/>
              <w:ind w:firstLine="0"/>
              <w:jc w:val="center"/>
            </w:pPr>
            <w:r>
              <w:t>88</w:t>
            </w:r>
          </w:p>
        </w:tc>
        <w:tc>
          <w:tcPr>
            <w:tcW w:w="2546" w:type="dxa"/>
          </w:tcPr>
          <w:p w14:paraId="19273323" w14:textId="76109C8C" w:rsidR="007450C1" w:rsidRDefault="007450C1" w:rsidP="007450C1">
            <w:pPr>
              <w:pStyle w:val="BPDPNormln"/>
              <w:ind w:firstLine="0"/>
              <w:jc w:val="center"/>
            </w:pPr>
            <w:r>
              <w:t>75</w:t>
            </w:r>
          </w:p>
        </w:tc>
        <w:tc>
          <w:tcPr>
            <w:tcW w:w="2161" w:type="dxa"/>
          </w:tcPr>
          <w:p w14:paraId="0FE1882E" w14:textId="518A6DD8" w:rsidR="007450C1" w:rsidRDefault="007450C1" w:rsidP="007450C1">
            <w:pPr>
              <w:pStyle w:val="BPDPNormln"/>
              <w:ind w:firstLine="0"/>
              <w:jc w:val="center"/>
            </w:pPr>
            <w:r>
              <w:t>78</w:t>
            </w:r>
          </w:p>
        </w:tc>
      </w:tr>
      <w:tr w:rsidR="007450C1" w14:paraId="15FACCED" w14:textId="77777777" w:rsidTr="004525EF">
        <w:trPr>
          <w:jc w:val="center"/>
        </w:trPr>
        <w:tc>
          <w:tcPr>
            <w:tcW w:w="1668" w:type="dxa"/>
          </w:tcPr>
          <w:p w14:paraId="4BE79B7B" w14:textId="3AA76D03" w:rsidR="007450C1" w:rsidRDefault="007450C1" w:rsidP="007972C5">
            <w:pPr>
              <w:pStyle w:val="BPDPNormln"/>
              <w:ind w:firstLine="0"/>
            </w:pPr>
            <w:r>
              <w:t>velký buben</w:t>
            </w:r>
          </w:p>
        </w:tc>
        <w:tc>
          <w:tcPr>
            <w:tcW w:w="2268" w:type="dxa"/>
          </w:tcPr>
          <w:p w14:paraId="0F448A1D" w14:textId="57F188EB" w:rsidR="007450C1" w:rsidRDefault="007450C1" w:rsidP="007450C1">
            <w:pPr>
              <w:pStyle w:val="BPDPNormln"/>
              <w:ind w:firstLine="0"/>
              <w:jc w:val="center"/>
            </w:pPr>
            <w:r>
              <w:t>91</w:t>
            </w:r>
          </w:p>
        </w:tc>
        <w:tc>
          <w:tcPr>
            <w:tcW w:w="2546" w:type="dxa"/>
          </w:tcPr>
          <w:p w14:paraId="53733880" w14:textId="57ACD2ED" w:rsidR="007450C1" w:rsidRDefault="007450C1" w:rsidP="007450C1">
            <w:pPr>
              <w:pStyle w:val="BPDPNormln"/>
              <w:ind w:firstLine="0"/>
              <w:jc w:val="center"/>
            </w:pPr>
            <w:r>
              <w:t>94</w:t>
            </w:r>
          </w:p>
        </w:tc>
        <w:tc>
          <w:tcPr>
            <w:tcW w:w="2161" w:type="dxa"/>
          </w:tcPr>
          <w:p w14:paraId="064B68A9" w14:textId="3AC82357" w:rsidR="007450C1" w:rsidRDefault="007450C1" w:rsidP="007450C1">
            <w:pPr>
              <w:pStyle w:val="BPDPNormln"/>
              <w:ind w:firstLine="0"/>
              <w:jc w:val="center"/>
            </w:pPr>
            <w:r>
              <w:t>91</w:t>
            </w:r>
          </w:p>
        </w:tc>
      </w:tr>
      <w:tr w:rsidR="007450C1" w14:paraId="46A871E3" w14:textId="77777777" w:rsidTr="004525EF">
        <w:trPr>
          <w:jc w:val="center"/>
        </w:trPr>
        <w:tc>
          <w:tcPr>
            <w:tcW w:w="1668" w:type="dxa"/>
          </w:tcPr>
          <w:p w14:paraId="5194560C" w14:textId="47F1F03B" w:rsidR="007450C1" w:rsidRDefault="007450C1" w:rsidP="007972C5">
            <w:pPr>
              <w:pStyle w:val="BPDPNormln"/>
              <w:ind w:firstLine="0"/>
            </w:pPr>
            <w:r>
              <w:t>hi-hat</w:t>
            </w:r>
          </w:p>
        </w:tc>
        <w:tc>
          <w:tcPr>
            <w:tcW w:w="2268" w:type="dxa"/>
          </w:tcPr>
          <w:p w14:paraId="42B5DBCE" w14:textId="75BACBAA" w:rsidR="007450C1" w:rsidRDefault="007450C1" w:rsidP="007450C1">
            <w:pPr>
              <w:pStyle w:val="BPDPNormln"/>
              <w:ind w:firstLine="0"/>
              <w:jc w:val="center"/>
            </w:pPr>
            <w:r>
              <w:t>47</w:t>
            </w:r>
          </w:p>
        </w:tc>
        <w:tc>
          <w:tcPr>
            <w:tcW w:w="2546" w:type="dxa"/>
          </w:tcPr>
          <w:p w14:paraId="55BE58AF" w14:textId="474B1CD7" w:rsidR="007450C1" w:rsidRDefault="007450C1" w:rsidP="007450C1">
            <w:pPr>
              <w:pStyle w:val="BPDPNormln"/>
              <w:ind w:firstLine="0"/>
              <w:jc w:val="center"/>
            </w:pPr>
            <w:r>
              <w:t>53</w:t>
            </w:r>
          </w:p>
        </w:tc>
        <w:tc>
          <w:tcPr>
            <w:tcW w:w="2161" w:type="dxa"/>
          </w:tcPr>
          <w:p w14:paraId="025D0C2B" w14:textId="4ED6343E" w:rsidR="007450C1" w:rsidRDefault="007450C1" w:rsidP="007450C1">
            <w:pPr>
              <w:pStyle w:val="BPDPNormln"/>
              <w:ind w:firstLine="0"/>
              <w:jc w:val="center"/>
            </w:pPr>
            <w:r>
              <w:t>53</w:t>
            </w:r>
          </w:p>
        </w:tc>
      </w:tr>
      <w:tr w:rsidR="007450C1" w14:paraId="2994F565" w14:textId="77777777" w:rsidTr="004525EF">
        <w:trPr>
          <w:jc w:val="center"/>
        </w:trPr>
        <w:tc>
          <w:tcPr>
            <w:tcW w:w="1668" w:type="dxa"/>
          </w:tcPr>
          <w:p w14:paraId="4725E802" w14:textId="72016ACD" w:rsidR="007450C1" w:rsidRDefault="007450C1" w:rsidP="007972C5">
            <w:pPr>
              <w:pStyle w:val="BPDPNormln"/>
              <w:ind w:firstLine="0"/>
            </w:pPr>
            <w:proofErr w:type="spellStart"/>
            <w:r>
              <w:t>crash</w:t>
            </w:r>
            <w:proofErr w:type="spellEnd"/>
          </w:p>
        </w:tc>
        <w:tc>
          <w:tcPr>
            <w:tcW w:w="2268" w:type="dxa"/>
          </w:tcPr>
          <w:p w14:paraId="14427DB4" w14:textId="77E6E6ED" w:rsidR="007450C1" w:rsidRDefault="007450C1" w:rsidP="007450C1">
            <w:pPr>
              <w:pStyle w:val="BPDPNormln"/>
              <w:ind w:firstLine="0"/>
              <w:jc w:val="center"/>
            </w:pPr>
            <w:r>
              <w:t>78</w:t>
            </w:r>
          </w:p>
        </w:tc>
        <w:tc>
          <w:tcPr>
            <w:tcW w:w="2546" w:type="dxa"/>
          </w:tcPr>
          <w:p w14:paraId="55DD2839" w14:textId="7BF7C760" w:rsidR="007450C1" w:rsidRDefault="007450C1" w:rsidP="007450C1">
            <w:pPr>
              <w:pStyle w:val="BPDPNormln"/>
              <w:ind w:firstLine="0"/>
              <w:jc w:val="center"/>
            </w:pPr>
            <w:r>
              <w:t>84</w:t>
            </w:r>
          </w:p>
        </w:tc>
        <w:tc>
          <w:tcPr>
            <w:tcW w:w="2161" w:type="dxa"/>
          </w:tcPr>
          <w:p w14:paraId="205CF7A3" w14:textId="78CA2CE7" w:rsidR="007450C1" w:rsidRDefault="004525EF" w:rsidP="007450C1">
            <w:pPr>
              <w:pStyle w:val="BPDPNormln"/>
              <w:ind w:firstLine="0"/>
              <w:jc w:val="center"/>
            </w:pPr>
            <w:r>
              <w:t>67</w:t>
            </w:r>
          </w:p>
        </w:tc>
      </w:tr>
      <w:tr w:rsidR="007450C1" w14:paraId="71D30729" w14:textId="77777777" w:rsidTr="004525EF">
        <w:trPr>
          <w:jc w:val="center"/>
        </w:trPr>
        <w:tc>
          <w:tcPr>
            <w:tcW w:w="1668" w:type="dxa"/>
          </w:tcPr>
          <w:p w14:paraId="5296DA9D" w14:textId="4FFC093D" w:rsidR="007450C1" w:rsidRDefault="007450C1" w:rsidP="007972C5">
            <w:pPr>
              <w:pStyle w:val="BPDPNormln"/>
              <w:ind w:firstLine="0"/>
            </w:pPr>
            <w:proofErr w:type="spellStart"/>
            <w:r>
              <w:t>ride</w:t>
            </w:r>
            <w:proofErr w:type="spellEnd"/>
          </w:p>
        </w:tc>
        <w:tc>
          <w:tcPr>
            <w:tcW w:w="2268" w:type="dxa"/>
          </w:tcPr>
          <w:p w14:paraId="004D9859" w14:textId="6315E06A" w:rsidR="007450C1" w:rsidRDefault="007450C1" w:rsidP="007450C1">
            <w:pPr>
              <w:pStyle w:val="BPDPNormln"/>
              <w:ind w:firstLine="0"/>
              <w:jc w:val="center"/>
            </w:pPr>
            <w:r>
              <w:t>38</w:t>
            </w:r>
          </w:p>
        </w:tc>
        <w:tc>
          <w:tcPr>
            <w:tcW w:w="2546" w:type="dxa"/>
          </w:tcPr>
          <w:p w14:paraId="3BDA439B" w14:textId="42DA339D" w:rsidR="007450C1" w:rsidRDefault="007450C1" w:rsidP="007450C1">
            <w:pPr>
              <w:pStyle w:val="BPDPNormln"/>
              <w:ind w:firstLine="0"/>
              <w:jc w:val="center"/>
            </w:pPr>
            <w:r>
              <w:t>56</w:t>
            </w:r>
          </w:p>
        </w:tc>
        <w:tc>
          <w:tcPr>
            <w:tcW w:w="2161" w:type="dxa"/>
          </w:tcPr>
          <w:p w14:paraId="3F6070C5" w14:textId="793B7251" w:rsidR="007450C1" w:rsidRDefault="004525EF" w:rsidP="007450C1">
            <w:pPr>
              <w:pStyle w:val="BPDPNormln"/>
              <w:ind w:firstLine="0"/>
              <w:jc w:val="center"/>
            </w:pPr>
            <w:r>
              <w:t>63</w:t>
            </w:r>
          </w:p>
        </w:tc>
      </w:tr>
      <w:tr w:rsidR="007450C1" w14:paraId="01D0D895" w14:textId="77777777" w:rsidTr="004525EF">
        <w:trPr>
          <w:jc w:val="center"/>
        </w:trPr>
        <w:tc>
          <w:tcPr>
            <w:tcW w:w="1668" w:type="dxa"/>
          </w:tcPr>
          <w:p w14:paraId="47C6A8AE" w14:textId="2524CA88" w:rsidR="007450C1" w:rsidRDefault="007450C1" w:rsidP="007972C5">
            <w:pPr>
              <w:pStyle w:val="BPDPNormln"/>
              <w:ind w:firstLine="0"/>
            </w:pPr>
            <w:r>
              <w:t>malý + hi-hat</w:t>
            </w:r>
          </w:p>
        </w:tc>
        <w:tc>
          <w:tcPr>
            <w:tcW w:w="2268" w:type="dxa"/>
          </w:tcPr>
          <w:p w14:paraId="2B41ED8F" w14:textId="4C4CC500" w:rsidR="007450C1" w:rsidRDefault="007450C1" w:rsidP="007450C1">
            <w:pPr>
              <w:pStyle w:val="BPDPNormln"/>
              <w:ind w:firstLine="0"/>
              <w:jc w:val="center"/>
            </w:pPr>
            <w:r>
              <w:t>72</w:t>
            </w:r>
          </w:p>
        </w:tc>
        <w:tc>
          <w:tcPr>
            <w:tcW w:w="2546" w:type="dxa"/>
          </w:tcPr>
          <w:p w14:paraId="1B435254" w14:textId="7FF48A2A" w:rsidR="007450C1" w:rsidRDefault="007450C1" w:rsidP="007450C1">
            <w:pPr>
              <w:pStyle w:val="BPDPNormln"/>
              <w:ind w:firstLine="0"/>
              <w:jc w:val="center"/>
            </w:pPr>
            <w:r>
              <w:t>84</w:t>
            </w:r>
          </w:p>
        </w:tc>
        <w:tc>
          <w:tcPr>
            <w:tcW w:w="2161" w:type="dxa"/>
          </w:tcPr>
          <w:p w14:paraId="00BA3005" w14:textId="4EC53171" w:rsidR="007450C1" w:rsidRDefault="004525EF" w:rsidP="007450C1">
            <w:pPr>
              <w:pStyle w:val="BPDPNormln"/>
              <w:ind w:firstLine="0"/>
              <w:jc w:val="center"/>
            </w:pPr>
            <w:r>
              <w:t>72</w:t>
            </w:r>
          </w:p>
        </w:tc>
      </w:tr>
      <w:tr w:rsidR="007450C1" w14:paraId="3C7E2532" w14:textId="77777777" w:rsidTr="004525EF">
        <w:trPr>
          <w:jc w:val="center"/>
        </w:trPr>
        <w:tc>
          <w:tcPr>
            <w:tcW w:w="1668" w:type="dxa"/>
          </w:tcPr>
          <w:p w14:paraId="4411786A" w14:textId="793087DE" w:rsidR="007450C1" w:rsidRDefault="007450C1" w:rsidP="007972C5">
            <w:pPr>
              <w:pStyle w:val="BPDPNormln"/>
              <w:ind w:firstLine="0"/>
            </w:pPr>
            <w:r>
              <w:t>velký + hi-hat</w:t>
            </w:r>
          </w:p>
        </w:tc>
        <w:tc>
          <w:tcPr>
            <w:tcW w:w="2268" w:type="dxa"/>
          </w:tcPr>
          <w:p w14:paraId="6D4546E4" w14:textId="6ACDA8DB" w:rsidR="007450C1" w:rsidRDefault="007450C1" w:rsidP="007450C1">
            <w:pPr>
              <w:pStyle w:val="BPDPNormln"/>
              <w:ind w:firstLine="0"/>
              <w:jc w:val="center"/>
            </w:pPr>
            <w:r>
              <w:t>62</w:t>
            </w:r>
          </w:p>
        </w:tc>
        <w:tc>
          <w:tcPr>
            <w:tcW w:w="2546" w:type="dxa"/>
          </w:tcPr>
          <w:p w14:paraId="15BD9C41" w14:textId="43CC2922" w:rsidR="007450C1" w:rsidRDefault="007450C1" w:rsidP="007450C1">
            <w:pPr>
              <w:pStyle w:val="BPDPNormln"/>
              <w:ind w:firstLine="0"/>
              <w:jc w:val="center"/>
            </w:pPr>
            <w:r>
              <w:t>81</w:t>
            </w:r>
          </w:p>
        </w:tc>
        <w:tc>
          <w:tcPr>
            <w:tcW w:w="2161" w:type="dxa"/>
          </w:tcPr>
          <w:p w14:paraId="2620342B" w14:textId="4CFB0EAC" w:rsidR="007450C1" w:rsidRDefault="004525EF" w:rsidP="007450C1">
            <w:pPr>
              <w:pStyle w:val="BPDPNormln"/>
              <w:ind w:firstLine="0"/>
              <w:jc w:val="center"/>
            </w:pPr>
            <w:r>
              <w:t>100</w:t>
            </w:r>
          </w:p>
        </w:tc>
      </w:tr>
      <w:tr w:rsidR="007450C1" w14:paraId="0282BF38" w14:textId="77777777" w:rsidTr="004525EF">
        <w:trPr>
          <w:jc w:val="center"/>
        </w:trPr>
        <w:tc>
          <w:tcPr>
            <w:tcW w:w="1668" w:type="dxa"/>
            <w:shd w:val="clear" w:color="auto" w:fill="D9D9D9" w:themeFill="background1" w:themeFillShade="D9"/>
          </w:tcPr>
          <w:p w14:paraId="4E65C542" w14:textId="6B01BE14" w:rsidR="007450C1" w:rsidRDefault="005E243D" w:rsidP="007972C5">
            <w:pPr>
              <w:pStyle w:val="BPDPNormln"/>
              <w:ind w:firstLine="0"/>
            </w:pPr>
            <w:r>
              <w:t>průměrně</w:t>
            </w:r>
          </w:p>
        </w:tc>
        <w:tc>
          <w:tcPr>
            <w:tcW w:w="2268" w:type="dxa"/>
            <w:shd w:val="clear" w:color="auto" w:fill="D9D9D9" w:themeFill="background1" w:themeFillShade="D9"/>
          </w:tcPr>
          <w:p w14:paraId="314D4381" w14:textId="503EE09F" w:rsidR="007450C1" w:rsidRDefault="007450C1" w:rsidP="007450C1">
            <w:pPr>
              <w:pStyle w:val="BPDPNormln"/>
              <w:ind w:firstLine="0"/>
              <w:jc w:val="center"/>
            </w:pPr>
            <w:r>
              <w:t>68</w:t>
            </w:r>
          </w:p>
        </w:tc>
        <w:tc>
          <w:tcPr>
            <w:tcW w:w="2546" w:type="dxa"/>
            <w:shd w:val="clear" w:color="auto" w:fill="D9D9D9" w:themeFill="background1" w:themeFillShade="D9"/>
          </w:tcPr>
          <w:p w14:paraId="7C236D1F" w14:textId="276F6077" w:rsidR="007450C1" w:rsidRDefault="007450C1" w:rsidP="007450C1">
            <w:pPr>
              <w:pStyle w:val="BPDPNormln"/>
              <w:ind w:firstLine="0"/>
              <w:jc w:val="center"/>
            </w:pPr>
            <w:r>
              <w:t>75</w:t>
            </w:r>
          </w:p>
        </w:tc>
        <w:tc>
          <w:tcPr>
            <w:tcW w:w="2161" w:type="dxa"/>
            <w:shd w:val="clear" w:color="auto" w:fill="D9D9D9" w:themeFill="background1" w:themeFillShade="D9"/>
          </w:tcPr>
          <w:p w14:paraId="761E467A" w14:textId="6E9D939C" w:rsidR="007450C1" w:rsidRDefault="004525EF" w:rsidP="007450C1">
            <w:pPr>
              <w:pStyle w:val="BPDPNormln"/>
              <w:ind w:firstLine="0"/>
              <w:jc w:val="center"/>
            </w:pPr>
            <w:r>
              <w:t>75</w:t>
            </w:r>
          </w:p>
        </w:tc>
      </w:tr>
    </w:tbl>
    <w:p w14:paraId="6F29B05D" w14:textId="5C28A142" w:rsidR="008D79DF" w:rsidRDefault="007450C1" w:rsidP="007972C5">
      <w:pPr>
        <w:pStyle w:val="BPDPNormln"/>
      </w:pPr>
      <w:r>
        <w:t xml:space="preserve"> </w:t>
      </w:r>
    </w:p>
    <w:p w14:paraId="1DBF4216" w14:textId="2A812297" w:rsidR="0018613B" w:rsidRDefault="0018613B" w:rsidP="007972C5">
      <w:pPr>
        <w:pStyle w:val="BPDPNormln"/>
      </w:pPr>
      <w:r>
        <w:t>Z tabulky vyplývá, že třetino – oktávová banka filtrů je vhodným řešením. Oktávová banka filtrů má o 7 % nižší úspěšnost správného rozeznání úderu než třetino – oktávová banka. Šestino – oktávová banka nevykazuje žádné zlepšení v celkové úspěšnosti, jen prodlužuje procesní čas potřebný na výpočet. Podrobné výsledky testů jsou v</w:t>
      </w:r>
      <w:r w:rsidR="0009115A">
        <w:t> tabulkách v příloze (</w:t>
      </w:r>
      <w:r>
        <w:fldChar w:fldCharType="begin"/>
      </w:r>
      <w:r>
        <w:instrText xml:space="preserve"> REF _Ref40454721 \r \h </w:instrText>
      </w:r>
      <w:r>
        <w:fldChar w:fldCharType="separate"/>
      </w:r>
      <w:r w:rsidR="003C1DEC">
        <w:t>Příloha 1 -</w:t>
      </w:r>
      <w:r>
        <w:fldChar w:fldCharType="end"/>
      </w:r>
      <w:r>
        <w:t xml:space="preserve">, </w:t>
      </w:r>
      <w:r>
        <w:fldChar w:fldCharType="begin"/>
      </w:r>
      <w:r>
        <w:instrText xml:space="preserve"> REF _Ref40454778 \r \h </w:instrText>
      </w:r>
      <w:r>
        <w:fldChar w:fldCharType="separate"/>
      </w:r>
      <w:r w:rsidR="003C1DEC">
        <w:t>Příloha 2 -</w:t>
      </w:r>
      <w:r>
        <w:fldChar w:fldCharType="end"/>
      </w:r>
      <w:r w:rsidR="0009115A">
        <w:t xml:space="preserve"> a </w:t>
      </w:r>
      <w:r>
        <w:fldChar w:fldCharType="begin"/>
      </w:r>
      <w:r>
        <w:instrText xml:space="preserve"> REF _Ref40454780 \r \h </w:instrText>
      </w:r>
      <w:r>
        <w:fldChar w:fldCharType="separate"/>
      </w:r>
      <w:r w:rsidR="003C1DEC">
        <w:t>Příloha 3 -</w:t>
      </w:r>
      <w:r>
        <w:fldChar w:fldCharType="end"/>
      </w:r>
      <w:r w:rsidR="0009115A">
        <w:t>).</w:t>
      </w:r>
    </w:p>
    <w:p w14:paraId="2AE5555E" w14:textId="07D2FE47" w:rsidR="0009115A" w:rsidRDefault="0009115A" w:rsidP="0009115A">
      <w:pPr>
        <w:pStyle w:val="Nadpis2"/>
      </w:pPr>
      <w:bookmarkStart w:id="231" w:name="_Toc41248077"/>
      <w:r>
        <w:t>Výpočet energií ve frekvenčních pásmech</w:t>
      </w:r>
      <w:bookmarkEnd w:id="231"/>
    </w:p>
    <w:p w14:paraId="4471A656" w14:textId="08CB6251" w:rsidR="0009115A" w:rsidRDefault="0009115A" w:rsidP="0009115A">
      <w:pPr>
        <w:pStyle w:val="BPDPNormln"/>
      </w:pPr>
      <w:r>
        <w:t xml:space="preserve">Tato část programu je obsažena v knihovně </w:t>
      </w:r>
      <w:proofErr w:type="spellStart"/>
      <w:r w:rsidRPr="0009115A">
        <w:rPr>
          <w:i/>
        </w:rPr>
        <w:t>energie.m</w:t>
      </w:r>
      <w:proofErr w:type="spellEnd"/>
      <w:r>
        <w:t xml:space="preserve">. Vstupem funkce je výstup z banky filtrů. Výstupem je vektor energií, pro jednotlivá frekvenční pásma. Výpočet energie </w:t>
      </w:r>
      <w:r w:rsidR="00C30A51">
        <w:t xml:space="preserve">je definován jako součet čtverců absolutních hodnot signálu </w:t>
      </w:r>
      <w:r w:rsidR="00101CB1">
        <w:fldChar w:fldCharType="begin"/>
      </w:r>
      <w:r w:rsidR="00101CB1">
        <w:instrText xml:space="preserve"> REF _Ref40456144 \h </w:instrText>
      </w:r>
      <w:r w:rsidR="00101CB1">
        <w:fldChar w:fldCharType="separate"/>
      </w:r>
      <w:r w:rsidR="003C1DEC">
        <w:t>(</w:t>
      </w:r>
      <w:r w:rsidR="003C1DEC">
        <w:rPr>
          <w:noProof/>
        </w:rPr>
        <w:t>3</w:t>
      </w:r>
      <w:r w:rsidR="003C1DEC">
        <w:t>.</w:t>
      </w:r>
      <w:r w:rsidR="003C1DEC">
        <w:rPr>
          <w:noProof/>
        </w:rPr>
        <w:t>2</w:t>
      </w:r>
      <w:r w:rsidR="00101CB1">
        <w:fldChar w:fldCharType="end"/>
      </w:r>
      <w:r w:rsidR="00101CB1">
        <w:t>)</w:t>
      </w:r>
      <w:r w:rsidR="00C30A51">
        <w:t>.</w:t>
      </w:r>
    </w:p>
    <w:p w14:paraId="0C6EF3A9" w14:textId="77777777" w:rsidR="00C30A51" w:rsidRDefault="00C30A51" w:rsidP="0009115A">
      <w:pPr>
        <w:pStyle w:val="BPDPNormln"/>
      </w:pPr>
    </w:p>
    <w:p w14:paraId="78A35636" w14:textId="142F27E1" w:rsidR="001A6A8F" w:rsidRPr="001A6A8F" w:rsidRDefault="001A6A8F" w:rsidP="001A6A8F">
      <w:pPr>
        <w:pStyle w:val="BPDPNormln"/>
      </w:pPr>
      <w:r>
        <w:t>Na obrázku (</w:t>
      </w:r>
      <w:r w:rsidRPr="001A6A8F">
        <w:fldChar w:fldCharType="begin"/>
      </w:r>
      <w:r w:rsidRPr="001A6A8F">
        <w:instrText xml:space="preserve"> REF _Ref40465357 \h  \* MERGEFORMAT </w:instrText>
      </w:r>
      <w:r w:rsidRPr="001A6A8F">
        <w:fldChar w:fldCharType="separate"/>
      </w:r>
      <w:r w:rsidR="003C1DEC" w:rsidRPr="001A6A8F">
        <w:t xml:space="preserve">Obr. </w:t>
      </w:r>
      <w:r w:rsidR="003C1DEC" w:rsidRPr="003C1DEC">
        <w:rPr>
          <w:noProof/>
        </w:rPr>
        <w:t>6</w:t>
      </w:r>
      <w:r w:rsidR="003C1DEC">
        <w:t>.</w:t>
      </w:r>
      <w:r w:rsidR="003C1DEC" w:rsidRPr="003C1DEC">
        <w:rPr>
          <w:noProof/>
        </w:rPr>
        <w:t>4</w:t>
      </w:r>
      <w:r w:rsidRPr="001A6A8F">
        <w:fldChar w:fldCharType="end"/>
      </w:r>
      <w:r>
        <w:t>) je zobrazeno srovnání energií spočítaných ve frekvenčních pásmech s amplitudovým spektrem stejného signálu. Jako ukázkový signál byla použita nahrávka úderu na malý buben.</w:t>
      </w:r>
    </w:p>
    <w:p w14:paraId="0F7C9C45" w14:textId="77777777" w:rsidR="001A6A8F" w:rsidRDefault="001A6A8F" w:rsidP="001A6A8F">
      <w:pPr>
        <w:pStyle w:val="BPDPNormln"/>
        <w:keepNext/>
        <w:jc w:val="center"/>
      </w:pPr>
      <w:r>
        <w:rPr>
          <w:noProof/>
        </w:rPr>
        <w:lastRenderedPageBreak/>
        <w:drawing>
          <wp:inline distT="0" distB="0" distL="0" distR="0" wp14:anchorId="39F1C9D5" wp14:editId="1F43BC7E">
            <wp:extent cx="4626754" cy="3240000"/>
            <wp:effectExtent l="0" t="0" r="254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ktrum_snare.e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6754" cy="3240000"/>
                    </a:xfrm>
                    <a:prstGeom prst="rect">
                      <a:avLst/>
                    </a:prstGeom>
                  </pic:spPr>
                </pic:pic>
              </a:graphicData>
            </a:graphic>
          </wp:inline>
        </w:drawing>
      </w:r>
    </w:p>
    <w:p w14:paraId="727A98E9" w14:textId="3F673572" w:rsidR="00FC6161" w:rsidRPr="001A6A8F" w:rsidRDefault="001A6A8F" w:rsidP="001A6A8F">
      <w:pPr>
        <w:pStyle w:val="Titulek"/>
        <w:jc w:val="center"/>
        <w:rPr>
          <w:b w:val="0"/>
        </w:rPr>
      </w:pPr>
      <w:bookmarkStart w:id="232" w:name="_Ref40465357"/>
      <w:bookmarkStart w:id="233" w:name="_Toc41248105"/>
      <w:r w:rsidRPr="001A6A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4</w:t>
      </w:r>
      <w:r w:rsidR="00E73D21">
        <w:rPr>
          <w:b w:val="0"/>
        </w:rPr>
        <w:fldChar w:fldCharType="end"/>
      </w:r>
      <w:bookmarkEnd w:id="232"/>
      <w:r w:rsidRPr="001A6A8F">
        <w:rPr>
          <w:b w:val="0"/>
        </w:rPr>
        <w:t>: Srovnání energií spočtených ve frekvenčních pásmech s amplitudovým spektrem malého bubnu</w:t>
      </w:r>
      <w:bookmarkEnd w:id="233"/>
    </w:p>
    <w:p w14:paraId="2A8D4D25" w14:textId="38C1BC8C" w:rsidR="00006017" w:rsidRDefault="00001EC6" w:rsidP="001A6A8F">
      <w:pPr>
        <w:pStyle w:val="Nadpis2"/>
      </w:pPr>
      <w:r>
        <w:t xml:space="preserve"> </w:t>
      </w:r>
      <w:bookmarkStart w:id="234" w:name="_Toc41248078"/>
      <w:r w:rsidR="001A6A8F">
        <w:t>Analýza hlavních komponent</w:t>
      </w:r>
      <w:bookmarkEnd w:id="234"/>
    </w:p>
    <w:p w14:paraId="09D53EE4" w14:textId="1FD596F7" w:rsidR="00006017" w:rsidRDefault="00177593" w:rsidP="00006017">
      <w:pPr>
        <w:pStyle w:val="BPDPNormln"/>
      </w:pPr>
      <w:r>
        <w:t xml:space="preserve">Pro výpočet PCA je využita funkce </w:t>
      </w:r>
      <w:proofErr w:type="spellStart"/>
      <w:r w:rsidR="00696F5A" w:rsidRPr="00177593">
        <w:rPr>
          <w:i/>
        </w:rPr>
        <w:t>pca.m</w:t>
      </w:r>
      <w:proofErr w:type="spellEnd"/>
      <w:r w:rsidR="00696F5A">
        <w:t xml:space="preserve"> </w:t>
      </w:r>
      <w:r>
        <w:t xml:space="preserve">prostředí </w:t>
      </w:r>
      <w:proofErr w:type="spellStart"/>
      <w:r>
        <w:t>Matlab</w:t>
      </w:r>
      <w:proofErr w:type="spellEnd"/>
      <w:r>
        <w:t>. Funkce</w:t>
      </w:r>
      <w:r w:rsidR="00006017">
        <w:t xml:space="preserve"> využ</w:t>
      </w:r>
      <w:r>
        <w:t>ívá</w:t>
      </w:r>
      <w:r w:rsidR="00006017">
        <w:t xml:space="preserve"> </w:t>
      </w:r>
      <w:r>
        <w:t>přednastavený</w:t>
      </w:r>
      <w:r w:rsidR="00006017">
        <w:t xml:space="preserve"> algoritmus SVD viz kapitola </w:t>
      </w:r>
      <w:r>
        <w:fldChar w:fldCharType="begin"/>
      </w:r>
      <w:r>
        <w:instrText xml:space="preserve"> REF _Ref40114708 \r \h </w:instrText>
      </w:r>
      <w:r>
        <w:fldChar w:fldCharType="separate"/>
      </w:r>
      <w:r w:rsidR="003C1DEC">
        <w:t>4.3</w:t>
      </w:r>
      <w:r>
        <w:fldChar w:fldCharType="end"/>
      </w:r>
      <w:r w:rsidR="00006017">
        <w:t>.</w:t>
      </w:r>
    </w:p>
    <w:p w14:paraId="54DA5804" w14:textId="0C8D328D" w:rsidR="00006017" w:rsidRDefault="00006017" w:rsidP="00006017">
      <w:pPr>
        <w:pStyle w:val="BPDPNormln"/>
      </w:pPr>
      <w:r>
        <w:t xml:space="preserve">Vstupem této funkce je matice vypočtených energií, kde řádky jsou frekvenčními </w:t>
      </w:r>
      <w:proofErr w:type="spellStart"/>
      <w:r>
        <w:t>pásm</w:t>
      </w:r>
      <w:r w:rsidR="00912727">
        <w:t>i</w:t>
      </w:r>
      <w:proofErr w:type="spellEnd"/>
      <w:r>
        <w:t xml:space="preserve"> a sloupce představují jednotlivé nahrávky úderů. Dalším vstupem je počet hlavních komponent, které budou vypočteny. </w:t>
      </w:r>
    </w:p>
    <w:p w14:paraId="51F4AFF9" w14:textId="3FFCE1AA" w:rsidR="003A29E9" w:rsidRDefault="003A29E9" w:rsidP="00006017">
      <w:pPr>
        <w:pStyle w:val="BPDPNormln"/>
      </w:pPr>
      <w:r>
        <w:t xml:space="preserve">Prvním důležitým výstupem jsou </w:t>
      </w:r>
      <w:r w:rsidR="00F36002">
        <w:t xml:space="preserve">vlastní čísla. Vektor s vlastními čísly nese název </w:t>
      </w:r>
      <w:proofErr w:type="spellStart"/>
      <w:r w:rsidR="00F36002" w:rsidRPr="00F36002">
        <w:rPr>
          <w:i/>
        </w:rPr>
        <w:t>latent</w:t>
      </w:r>
      <w:proofErr w:type="spellEnd"/>
      <w:r w:rsidR="00F36002">
        <w:rPr>
          <w:i/>
        </w:rPr>
        <w:t xml:space="preserve">. </w:t>
      </w:r>
      <w:r w:rsidR="00F36002">
        <w:t xml:space="preserve">Vlastní čísla vyjádřené v procentech jsou ve vektoru </w:t>
      </w:r>
      <w:proofErr w:type="spellStart"/>
      <w:r w:rsidR="00F36002" w:rsidRPr="00F36002">
        <w:rPr>
          <w:i/>
        </w:rPr>
        <w:t>explained</w:t>
      </w:r>
      <w:proofErr w:type="spellEnd"/>
      <w:r w:rsidR="00F36002" w:rsidRPr="00F36002">
        <w:rPr>
          <w:i/>
        </w:rPr>
        <w:t>.</w:t>
      </w:r>
      <w:r w:rsidR="00F36002">
        <w:t xml:space="preserve"> Vlastní čísla v procentech (</w:t>
      </w:r>
      <w:r w:rsidR="00C53017" w:rsidRPr="00C53017">
        <w:fldChar w:fldCharType="begin"/>
      </w:r>
      <w:r w:rsidR="00C53017" w:rsidRPr="00C53017">
        <w:instrText xml:space="preserve"> REF _Ref40532841 \h  \* MERGEFORMAT </w:instrText>
      </w:r>
      <w:r w:rsidR="00C53017" w:rsidRPr="00C53017">
        <w:fldChar w:fldCharType="separate"/>
      </w:r>
      <w:r w:rsidR="003C1DEC" w:rsidRPr="00C53017">
        <w:t xml:space="preserve">Tab. </w:t>
      </w:r>
      <w:r w:rsidR="003C1DEC" w:rsidRPr="003C1DEC">
        <w:rPr>
          <w:noProof/>
        </w:rPr>
        <w:t>6</w:t>
      </w:r>
      <w:r w:rsidR="003C1DEC">
        <w:t>.</w:t>
      </w:r>
      <w:r w:rsidR="003C1DEC" w:rsidRPr="003C1DEC">
        <w:rPr>
          <w:noProof/>
        </w:rPr>
        <w:t>2</w:t>
      </w:r>
      <w:r w:rsidR="00C53017" w:rsidRPr="00C53017">
        <w:fldChar w:fldCharType="end"/>
      </w:r>
      <w:r w:rsidR="00F36002">
        <w:t xml:space="preserve">) poslouží k určení počtu hlavních komponent. </w:t>
      </w:r>
    </w:p>
    <w:p w14:paraId="6D696113" w14:textId="77777777" w:rsidR="0035367B" w:rsidRDefault="0035367B" w:rsidP="00006017">
      <w:pPr>
        <w:pStyle w:val="BPDPNormln"/>
      </w:pPr>
    </w:p>
    <w:p w14:paraId="586AAC0F" w14:textId="3E91A607" w:rsidR="00C53017" w:rsidRPr="00C53017" w:rsidRDefault="00C53017" w:rsidP="00C53017">
      <w:pPr>
        <w:pStyle w:val="Titulek"/>
        <w:keepNext/>
        <w:jc w:val="center"/>
        <w:rPr>
          <w:b w:val="0"/>
        </w:rPr>
      </w:pPr>
      <w:bookmarkStart w:id="235" w:name="_Ref40532841"/>
      <w:bookmarkStart w:id="236" w:name="_Toc41248123"/>
      <w:r w:rsidRPr="00C5301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3C1DEC">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3C1DEC">
        <w:rPr>
          <w:b w:val="0"/>
          <w:noProof/>
        </w:rPr>
        <w:t>2</w:t>
      </w:r>
      <w:r w:rsidR="00982B7F">
        <w:rPr>
          <w:b w:val="0"/>
        </w:rPr>
        <w:fldChar w:fldCharType="end"/>
      </w:r>
      <w:bookmarkEnd w:id="235"/>
      <w:r w:rsidRPr="00C53017">
        <w:rPr>
          <w:b w:val="0"/>
        </w:rPr>
        <w:t>: Vlastní čísla [%]</w:t>
      </w:r>
      <w:bookmarkEnd w:id="236"/>
    </w:p>
    <w:tbl>
      <w:tblPr>
        <w:tblStyle w:val="Mkatabulky"/>
        <w:tblW w:w="0" w:type="auto"/>
        <w:jc w:val="center"/>
        <w:tblLook w:val="04A0" w:firstRow="1" w:lastRow="0" w:firstColumn="1" w:lastColumn="0" w:noHBand="0" w:noVBand="1"/>
      </w:tblPr>
      <w:tblGrid>
        <w:gridCol w:w="864"/>
        <w:gridCol w:w="864"/>
        <w:gridCol w:w="864"/>
        <w:gridCol w:w="864"/>
        <w:gridCol w:w="864"/>
        <w:gridCol w:w="864"/>
        <w:gridCol w:w="864"/>
        <w:gridCol w:w="865"/>
        <w:gridCol w:w="865"/>
        <w:gridCol w:w="865"/>
      </w:tblGrid>
      <w:tr w:rsidR="00F36002" w14:paraId="2E9E8A21" w14:textId="77777777" w:rsidTr="00C53017">
        <w:trPr>
          <w:jc w:val="center"/>
        </w:trPr>
        <w:tc>
          <w:tcPr>
            <w:tcW w:w="864" w:type="dxa"/>
            <w:shd w:val="clear" w:color="auto" w:fill="D9E2F3" w:themeFill="accent1" w:themeFillTint="33"/>
            <w:vAlign w:val="center"/>
          </w:tcPr>
          <w:p w14:paraId="4572EC58" w14:textId="5EDC946A" w:rsidR="00F36002" w:rsidRDefault="0035367B" w:rsidP="0035367B">
            <w:pPr>
              <w:pStyle w:val="BPDPNormln"/>
              <w:ind w:firstLine="0"/>
              <w:jc w:val="center"/>
            </w:pPr>
            <w:r>
              <w:t>PC1</w:t>
            </w:r>
          </w:p>
        </w:tc>
        <w:tc>
          <w:tcPr>
            <w:tcW w:w="864" w:type="dxa"/>
            <w:shd w:val="clear" w:color="auto" w:fill="D9E2F3" w:themeFill="accent1" w:themeFillTint="33"/>
            <w:vAlign w:val="center"/>
          </w:tcPr>
          <w:p w14:paraId="64E1CAC0" w14:textId="3D58ACEC" w:rsidR="00F36002" w:rsidRDefault="0035367B" w:rsidP="0035367B">
            <w:pPr>
              <w:pStyle w:val="BPDPNormln"/>
              <w:ind w:firstLine="0"/>
              <w:jc w:val="center"/>
            </w:pPr>
            <w:r>
              <w:t>PC2</w:t>
            </w:r>
          </w:p>
        </w:tc>
        <w:tc>
          <w:tcPr>
            <w:tcW w:w="864" w:type="dxa"/>
            <w:shd w:val="clear" w:color="auto" w:fill="D9E2F3" w:themeFill="accent1" w:themeFillTint="33"/>
            <w:vAlign w:val="center"/>
          </w:tcPr>
          <w:p w14:paraId="452C1F56" w14:textId="3D7C40E8" w:rsidR="00F36002" w:rsidRDefault="0035367B" w:rsidP="0035367B">
            <w:pPr>
              <w:pStyle w:val="BPDPNormln"/>
              <w:ind w:firstLine="0"/>
              <w:jc w:val="center"/>
            </w:pPr>
            <w:r>
              <w:t>PC3</w:t>
            </w:r>
          </w:p>
        </w:tc>
        <w:tc>
          <w:tcPr>
            <w:tcW w:w="864" w:type="dxa"/>
            <w:shd w:val="clear" w:color="auto" w:fill="D9E2F3" w:themeFill="accent1" w:themeFillTint="33"/>
            <w:vAlign w:val="center"/>
          </w:tcPr>
          <w:p w14:paraId="48BAFC2F" w14:textId="4048FA4B" w:rsidR="00F36002" w:rsidRDefault="0035367B" w:rsidP="0035367B">
            <w:pPr>
              <w:pStyle w:val="BPDPNormln"/>
              <w:ind w:firstLine="0"/>
              <w:jc w:val="center"/>
            </w:pPr>
            <w:r>
              <w:t>PC4</w:t>
            </w:r>
          </w:p>
        </w:tc>
        <w:tc>
          <w:tcPr>
            <w:tcW w:w="864" w:type="dxa"/>
            <w:shd w:val="clear" w:color="auto" w:fill="D9E2F3" w:themeFill="accent1" w:themeFillTint="33"/>
            <w:vAlign w:val="center"/>
          </w:tcPr>
          <w:p w14:paraId="48697E07" w14:textId="033C04C9" w:rsidR="00F36002" w:rsidRDefault="0035367B" w:rsidP="0035367B">
            <w:pPr>
              <w:pStyle w:val="BPDPNormln"/>
              <w:ind w:firstLine="0"/>
              <w:jc w:val="center"/>
            </w:pPr>
            <w:r>
              <w:t>PC5</w:t>
            </w:r>
          </w:p>
        </w:tc>
        <w:tc>
          <w:tcPr>
            <w:tcW w:w="864" w:type="dxa"/>
            <w:shd w:val="clear" w:color="auto" w:fill="D9E2F3" w:themeFill="accent1" w:themeFillTint="33"/>
            <w:vAlign w:val="center"/>
          </w:tcPr>
          <w:p w14:paraId="12149C0D" w14:textId="799F9C91" w:rsidR="00F36002" w:rsidRDefault="0035367B" w:rsidP="0035367B">
            <w:pPr>
              <w:pStyle w:val="BPDPNormln"/>
              <w:ind w:firstLine="0"/>
              <w:jc w:val="center"/>
            </w:pPr>
            <w:r>
              <w:t>PC6</w:t>
            </w:r>
          </w:p>
        </w:tc>
        <w:tc>
          <w:tcPr>
            <w:tcW w:w="864" w:type="dxa"/>
            <w:shd w:val="clear" w:color="auto" w:fill="D9E2F3" w:themeFill="accent1" w:themeFillTint="33"/>
            <w:vAlign w:val="center"/>
          </w:tcPr>
          <w:p w14:paraId="3BB35978" w14:textId="0C43E274" w:rsidR="00F36002" w:rsidRDefault="0035367B" w:rsidP="0035367B">
            <w:pPr>
              <w:pStyle w:val="BPDPNormln"/>
              <w:ind w:firstLine="0"/>
              <w:jc w:val="center"/>
            </w:pPr>
            <w:r>
              <w:t>PC7</w:t>
            </w:r>
          </w:p>
        </w:tc>
        <w:tc>
          <w:tcPr>
            <w:tcW w:w="865" w:type="dxa"/>
            <w:shd w:val="clear" w:color="auto" w:fill="D9E2F3" w:themeFill="accent1" w:themeFillTint="33"/>
            <w:vAlign w:val="center"/>
          </w:tcPr>
          <w:p w14:paraId="6A7C13A7" w14:textId="20E9434B" w:rsidR="00F36002" w:rsidRDefault="0035367B" w:rsidP="0035367B">
            <w:pPr>
              <w:pStyle w:val="BPDPNormln"/>
              <w:ind w:firstLine="0"/>
              <w:jc w:val="center"/>
            </w:pPr>
            <w:r>
              <w:t>PC8</w:t>
            </w:r>
          </w:p>
        </w:tc>
        <w:tc>
          <w:tcPr>
            <w:tcW w:w="865" w:type="dxa"/>
            <w:shd w:val="clear" w:color="auto" w:fill="D9E2F3" w:themeFill="accent1" w:themeFillTint="33"/>
            <w:vAlign w:val="center"/>
          </w:tcPr>
          <w:p w14:paraId="350ADD50" w14:textId="7B49B7E2" w:rsidR="00F36002" w:rsidRDefault="0035367B" w:rsidP="0035367B">
            <w:pPr>
              <w:pStyle w:val="BPDPNormln"/>
              <w:ind w:firstLine="0"/>
              <w:jc w:val="center"/>
            </w:pPr>
            <w:r>
              <w:t>PC9</w:t>
            </w:r>
          </w:p>
        </w:tc>
        <w:tc>
          <w:tcPr>
            <w:tcW w:w="865" w:type="dxa"/>
            <w:shd w:val="clear" w:color="auto" w:fill="D9E2F3" w:themeFill="accent1" w:themeFillTint="33"/>
            <w:vAlign w:val="center"/>
          </w:tcPr>
          <w:p w14:paraId="7CD91243" w14:textId="53207E61" w:rsidR="00F36002" w:rsidRDefault="0035367B" w:rsidP="0035367B">
            <w:pPr>
              <w:pStyle w:val="BPDPNormln"/>
              <w:ind w:firstLine="0"/>
              <w:jc w:val="center"/>
            </w:pPr>
            <w:r>
              <w:t>PC10</w:t>
            </w:r>
          </w:p>
        </w:tc>
      </w:tr>
      <w:tr w:rsidR="00F36002" w14:paraId="63BDB414" w14:textId="77777777" w:rsidTr="00C53017">
        <w:trPr>
          <w:jc w:val="center"/>
        </w:trPr>
        <w:tc>
          <w:tcPr>
            <w:tcW w:w="864" w:type="dxa"/>
            <w:shd w:val="clear" w:color="auto" w:fill="D9E2F3" w:themeFill="accent1" w:themeFillTint="33"/>
            <w:vAlign w:val="center"/>
          </w:tcPr>
          <w:p w14:paraId="1325DC26" w14:textId="77F017E4" w:rsidR="00F36002" w:rsidRDefault="0035367B" w:rsidP="0035367B">
            <w:pPr>
              <w:pStyle w:val="BPDPNormln"/>
              <w:ind w:firstLine="0"/>
              <w:jc w:val="center"/>
            </w:pPr>
            <w:r>
              <w:t>33,05</w:t>
            </w:r>
          </w:p>
        </w:tc>
        <w:tc>
          <w:tcPr>
            <w:tcW w:w="864" w:type="dxa"/>
            <w:shd w:val="clear" w:color="auto" w:fill="D9E2F3" w:themeFill="accent1" w:themeFillTint="33"/>
            <w:vAlign w:val="center"/>
          </w:tcPr>
          <w:p w14:paraId="2E7B4E36" w14:textId="04CB9FED" w:rsidR="00F36002" w:rsidRDefault="0035367B" w:rsidP="0035367B">
            <w:pPr>
              <w:pStyle w:val="BPDPNormln"/>
              <w:ind w:firstLine="0"/>
              <w:jc w:val="center"/>
            </w:pPr>
            <w:r>
              <w:t>22,20</w:t>
            </w:r>
          </w:p>
        </w:tc>
        <w:tc>
          <w:tcPr>
            <w:tcW w:w="864" w:type="dxa"/>
            <w:shd w:val="clear" w:color="auto" w:fill="D9E2F3" w:themeFill="accent1" w:themeFillTint="33"/>
            <w:vAlign w:val="center"/>
          </w:tcPr>
          <w:p w14:paraId="4B742E21" w14:textId="77C8567A" w:rsidR="00F36002" w:rsidRDefault="0035367B" w:rsidP="0035367B">
            <w:pPr>
              <w:pStyle w:val="BPDPNormln"/>
              <w:ind w:firstLine="0"/>
              <w:jc w:val="center"/>
            </w:pPr>
            <w:r>
              <w:t>16,71</w:t>
            </w:r>
          </w:p>
        </w:tc>
        <w:tc>
          <w:tcPr>
            <w:tcW w:w="864" w:type="dxa"/>
            <w:shd w:val="clear" w:color="auto" w:fill="D9E2F3" w:themeFill="accent1" w:themeFillTint="33"/>
            <w:vAlign w:val="center"/>
          </w:tcPr>
          <w:p w14:paraId="431A90E3" w14:textId="564B5088" w:rsidR="00F36002" w:rsidRDefault="0035367B" w:rsidP="0035367B">
            <w:pPr>
              <w:pStyle w:val="BPDPNormln"/>
              <w:ind w:firstLine="0"/>
              <w:jc w:val="center"/>
            </w:pPr>
            <w:r>
              <w:t>6,56</w:t>
            </w:r>
          </w:p>
        </w:tc>
        <w:tc>
          <w:tcPr>
            <w:tcW w:w="864" w:type="dxa"/>
            <w:shd w:val="clear" w:color="auto" w:fill="D9E2F3" w:themeFill="accent1" w:themeFillTint="33"/>
            <w:vAlign w:val="center"/>
          </w:tcPr>
          <w:p w14:paraId="6D3539B1" w14:textId="6810128C" w:rsidR="00F36002" w:rsidRDefault="0035367B" w:rsidP="0035367B">
            <w:pPr>
              <w:pStyle w:val="BPDPNormln"/>
              <w:ind w:firstLine="0"/>
              <w:jc w:val="center"/>
            </w:pPr>
            <w:r>
              <w:t>6,40</w:t>
            </w:r>
          </w:p>
        </w:tc>
        <w:tc>
          <w:tcPr>
            <w:tcW w:w="864" w:type="dxa"/>
            <w:shd w:val="clear" w:color="auto" w:fill="D9E2F3" w:themeFill="accent1" w:themeFillTint="33"/>
            <w:vAlign w:val="center"/>
          </w:tcPr>
          <w:p w14:paraId="2DF3245A" w14:textId="63029762" w:rsidR="00F36002" w:rsidRDefault="0035367B" w:rsidP="0035367B">
            <w:pPr>
              <w:pStyle w:val="BPDPNormln"/>
              <w:ind w:firstLine="0"/>
              <w:jc w:val="center"/>
            </w:pPr>
            <w:r>
              <w:t>4,67</w:t>
            </w:r>
          </w:p>
        </w:tc>
        <w:tc>
          <w:tcPr>
            <w:tcW w:w="864" w:type="dxa"/>
            <w:shd w:val="clear" w:color="auto" w:fill="D9E2F3" w:themeFill="accent1" w:themeFillTint="33"/>
            <w:vAlign w:val="center"/>
          </w:tcPr>
          <w:p w14:paraId="63C65DA5" w14:textId="23322030" w:rsidR="00F36002" w:rsidRDefault="0035367B" w:rsidP="0035367B">
            <w:pPr>
              <w:pStyle w:val="BPDPNormln"/>
              <w:ind w:firstLine="0"/>
              <w:jc w:val="center"/>
            </w:pPr>
            <w:r>
              <w:t>3,32</w:t>
            </w:r>
          </w:p>
        </w:tc>
        <w:tc>
          <w:tcPr>
            <w:tcW w:w="865" w:type="dxa"/>
            <w:shd w:val="clear" w:color="auto" w:fill="D9E2F3" w:themeFill="accent1" w:themeFillTint="33"/>
            <w:vAlign w:val="center"/>
          </w:tcPr>
          <w:p w14:paraId="4C0371AF" w14:textId="2B57871F" w:rsidR="00F36002" w:rsidRDefault="0035367B" w:rsidP="0035367B">
            <w:pPr>
              <w:pStyle w:val="BPDPNormln"/>
              <w:ind w:firstLine="0"/>
              <w:jc w:val="center"/>
            </w:pPr>
            <w:r>
              <w:t>2,16</w:t>
            </w:r>
          </w:p>
        </w:tc>
        <w:tc>
          <w:tcPr>
            <w:tcW w:w="865" w:type="dxa"/>
            <w:shd w:val="clear" w:color="auto" w:fill="D9E2F3" w:themeFill="accent1" w:themeFillTint="33"/>
            <w:vAlign w:val="center"/>
          </w:tcPr>
          <w:p w14:paraId="3B2D323F" w14:textId="2B31A0F3" w:rsidR="00F36002" w:rsidRDefault="0035367B" w:rsidP="0035367B">
            <w:pPr>
              <w:pStyle w:val="BPDPNormln"/>
              <w:ind w:firstLine="0"/>
              <w:jc w:val="center"/>
            </w:pPr>
            <w:r>
              <w:t>1,84</w:t>
            </w:r>
          </w:p>
        </w:tc>
        <w:tc>
          <w:tcPr>
            <w:tcW w:w="865" w:type="dxa"/>
            <w:shd w:val="clear" w:color="auto" w:fill="D9E2F3" w:themeFill="accent1" w:themeFillTint="33"/>
            <w:vAlign w:val="center"/>
          </w:tcPr>
          <w:p w14:paraId="4FED7566" w14:textId="5567FC76" w:rsidR="00F36002" w:rsidRDefault="0035367B" w:rsidP="0035367B">
            <w:pPr>
              <w:pStyle w:val="BPDPNormln"/>
              <w:ind w:firstLine="0"/>
              <w:jc w:val="center"/>
            </w:pPr>
            <w:r>
              <w:t>1,10</w:t>
            </w:r>
          </w:p>
        </w:tc>
      </w:tr>
      <w:tr w:rsidR="0035367B" w14:paraId="1B01022F" w14:textId="77777777" w:rsidTr="00C53017">
        <w:trPr>
          <w:jc w:val="center"/>
        </w:trPr>
        <w:tc>
          <w:tcPr>
            <w:tcW w:w="864" w:type="dxa"/>
            <w:shd w:val="clear" w:color="auto" w:fill="FBE4D5" w:themeFill="accent2" w:themeFillTint="33"/>
            <w:vAlign w:val="center"/>
          </w:tcPr>
          <w:p w14:paraId="7FB23DED" w14:textId="614DC364" w:rsidR="0035367B" w:rsidRDefault="0035367B" w:rsidP="0035367B">
            <w:pPr>
              <w:pStyle w:val="BPDPNormln"/>
              <w:ind w:firstLine="0"/>
              <w:jc w:val="center"/>
            </w:pPr>
            <w:r>
              <w:t>PC11</w:t>
            </w:r>
          </w:p>
        </w:tc>
        <w:tc>
          <w:tcPr>
            <w:tcW w:w="864" w:type="dxa"/>
            <w:shd w:val="clear" w:color="auto" w:fill="FBE4D5" w:themeFill="accent2" w:themeFillTint="33"/>
            <w:vAlign w:val="center"/>
          </w:tcPr>
          <w:p w14:paraId="73FEA50E" w14:textId="7F4DBC13" w:rsidR="0035367B" w:rsidRDefault="0035367B" w:rsidP="0035367B">
            <w:pPr>
              <w:pStyle w:val="BPDPNormln"/>
              <w:ind w:firstLine="0"/>
              <w:jc w:val="center"/>
            </w:pPr>
            <w:r>
              <w:t>PC12</w:t>
            </w:r>
          </w:p>
        </w:tc>
        <w:tc>
          <w:tcPr>
            <w:tcW w:w="864" w:type="dxa"/>
            <w:shd w:val="clear" w:color="auto" w:fill="FBE4D5" w:themeFill="accent2" w:themeFillTint="33"/>
            <w:vAlign w:val="center"/>
          </w:tcPr>
          <w:p w14:paraId="0B0F02F3" w14:textId="6435228E" w:rsidR="0035367B" w:rsidRDefault="0035367B" w:rsidP="0035367B">
            <w:pPr>
              <w:pStyle w:val="BPDPNormln"/>
              <w:ind w:firstLine="0"/>
              <w:jc w:val="center"/>
            </w:pPr>
            <w:r>
              <w:t>PC13</w:t>
            </w:r>
          </w:p>
        </w:tc>
        <w:tc>
          <w:tcPr>
            <w:tcW w:w="864" w:type="dxa"/>
            <w:shd w:val="clear" w:color="auto" w:fill="FBE4D5" w:themeFill="accent2" w:themeFillTint="33"/>
            <w:vAlign w:val="center"/>
          </w:tcPr>
          <w:p w14:paraId="59F0D74D" w14:textId="657B92F3" w:rsidR="0035367B" w:rsidRDefault="0035367B" w:rsidP="0035367B">
            <w:pPr>
              <w:pStyle w:val="BPDPNormln"/>
              <w:ind w:firstLine="0"/>
              <w:jc w:val="center"/>
            </w:pPr>
            <w:r>
              <w:t>PC14</w:t>
            </w:r>
          </w:p>
        </w:tc>
        <w:tc>
          <w:tcPr>
            <w:tcW w:w="864" w:type="dxa"/>
            <w:shd w:val="clear" w:color="auto" w:fill="FBE4D5" w:themeFill="accent2" w:themeFillTint="33"/>
            <w:vAlign w:val="center"/>
          </w:tcPr>
          <w:p w14:paraId="07809991" w14:textId="50C16DA9" w:rsidR="0035367B" w:rsidRDefault="0035367B" w:rsidP="0035367B">
            <w:pPr>
              <w:pStyle w:val="BPDPNormln"/>
              <w:ind w:firstLine="0"/>
              <w:jc w:val="center"/>
            </w:pPr>
            <w:r>
              <w:t>PC15</w:t>
            </w:r>
          </w:p>
        </w:tc>
        <w:tc>
          <w:tcPr>
            <w:tcW w:w="864" w:type="dxa"/>
            <w:shd w:val="clear" w:color="auto" w:fill="FBE4D5" w:themeFill="accent2" w:themeFillTint="33"/>
            <w:vAlign w:val="center"/>
          </w:tcPr>
          <w:p w14:paraId="6B8FF510" w14:textId="2798D020" w:rsidR="0035367B" w:rsidRDefault="0035367B" w:rsidP="0035367B">
            <w:pPr>
              <w:pStyle w:val="BPDPNormln"/>
              <w:ind w:firstLine="0"/>
              <w:jc w:val="center"/>
            </w:pPr>
            <w:r>
              <w:t>PC16</w:t>
            </w:r>
          </w:p>
        </w:tc>
        <w:tc>
          <w:tcPr>
            <w:tcW w:w="864" w:type="dxa"/>
            <w:shd w:val="clear" w:color="auto" w:fill="FBE4D5" w:themeFill="accent2" w:themeFillTint="33"/>
            <w:vAlign w:val="center"/>
          </w:tcPr>
          <w:p w14:paraId="0CB95928" w14:textId="2C752C66" w:rsidR="0035367B" w:rsidRDefault="0035367B" w:rsidP="0035367B">
            <w:pPr>
              <w:pStyle w:val="BPDPNormln"/>
              <w:ind w:firstLine="0"/>
              <w:jc w:val="center"/>
            </w:pPr>
            <w:r>
              <w:t>PC17</w:t>
            </w:r>
          </w:p>
        </w:tc>
        <w:tc>
          <w:tcPr>
            <w:tcW w:w="865" w:type="dxa"/>
            <w:shd w:val="clear" w:color="auto" w:fill="FBE4D5" w:themeFill="accent2" w:themeFillTint="33"/>
            <w:vAlign w:val="center"/>
          </w:tcPr>
          <w:p w14:paraId="3D9E0E33" w14:textId="2635178D" w:rsidR="0035367B" w:rsidRDefault="0035367B" w:rsidP="0035367B">
            <w:pPr>
              <w:pStyle w:val="BPDPNormln"/>
              <w:ind w:firstLine="0"/>
              <w:jc w:val="center"/>
            </w:pPr>
            <w:r>
              <w:t>PC18</w:t>
            </w:r>
          </w:p>
        </w:tc>
        <w:tc>
          <w:tcPr>
            <w:tcW w:w="865" w:type="dxa"/>
            <w:shd w:val="clear" w:color="auto" w:fill="FBE4D5" w:themeFill="accent2" w:themeFillTint="33"/>
            <w:vAlign w:val="center"/>
          </w:tcPr>
          <w:p w14:paraId="73939CFB" w14:textId="5DD55589" w:rsidR="0035367B" w:rsidRDefault="0035367B" w:rsidP="0035367B">
            <w:pPr>
              <w:pStyle w:val="BPDPNormln"/>
              <w:ind w:firstLine="0"/>
              <w:jc w:val="center"/>
            </w:pPr>
            <w:r>
              <w:t>PC19</w:t>
            </w:r>
          </w:p>
        </w:tc>
        <w:tc>
          <w:tcPr>
            <w:tcW w:w="865" w:type="dxa"/>
            <w:shd w:val="clear" w:color="auto" w:fill="FBE4D5" w:themeFill="accent2" w:themeFillTint="33"/>
            <w:vAlign w:val="center"/>
          </w:tcPr>
          <w:p w14:paraId="00FA3CF4" w14:textId="5C3F5663" w:rsidR="0035367B" w:rsidRDefault="0035367B" w:rsidP="0035367B">
            <w:pPr>
              <w:pStyle w:val="BPDPNormln"/>
              <w:ind w:firstLine="0"/>
              <w:jc w:val="center"/>
            </w:pPr>
            <w:r>
              <w:t>PC20</w:t>
            </w:r>
          </w:p>
        </w:tc>
      </w:tr>
      <w:tr w:rsidR="0035367B" w14:paraId="6A9FB17F" w14:textId="77777777" w:rsidTr="00C53017">
        <w:trPr>
          <w:jc w:val="center"/>
        </w:trPr>
        <w:tc>
          <w:tcPr>
            <w:tcW w:w="864" w:type="dxa"/>
            <w:shd w:val="clear" w:color="auto" w:fill="FBE4D5" w:themeFill="accent2" w:themeFillTint="33"/>
            <w:vAlign w:val="center"/>
          </w:tcPr>
          <w:p w14:paraId="10BD78A1" w14:textId="60C2098C" w:rsidR="0035367B" w:rsidRDefault="0035367B" w:rsidP="0035367B">
            <w:pPr>
              <w:pStyle w:val="BPDPNormln"/>
              <w:ind w:firstLine="0"/>
              <w:jc w:val="center"/>
            </w:pPr>
            <w:r>
              <w:t>0,86</w:t>
            </w:r>
          </w:p>
        </w:tc>
        <w:tc>
          <w:tcPr>
            <w:tcW w:w="864" w:type="dxa"/>
            <w:shd w:val="clear" w:color="auto" w:fill="FBE4D5" w:themeFill="accent2" w:themeFillTint="33"/>
            <w:vAlign w:val="center"/>
          </w:tcPr>
          <w:p w14:paraId="4FC97644" w14:textId="67EEAE33" w:rsidR="0035367B" w:rsidRDefault="0035367B" w:rsidP="0035367B">
            <w:pPr>
              <w:pStyle w:val="BPDPNormln"/>
              <w:ind w:firstLine="0"/>
              <w:jc w:val="center"/>
            </w:pPr>
            <w:r>
              <w:t>0,68</w:t>
            </w:r>
          </w:p>
        </w:tc>
        <w:tc>
          <w:tcPr>
            <w:tcW w:w="864" w:type="dxa"/>
            <w:shd w:val="clear" w:color="auto" w:fill="FBE4D5" w:themeFill="accent2" w:themeFillTint="33"/>
            <w:vAlign w:val="center"/>
          </w:tcPr>
          <w:p w14:paraId="7ECAF29E" w14:textId="74969784" w:rsidR="0035367B" w:rsidRDefault="0035367B" w:rsidP="0035367B">
            <w:pPr>
              <w:pStyle w:val="BPDPNormln"/>
              <w:ind w:firstLine="0"/>
              <w:jc w:val="center"/>
            </w:pPr>
            <w:r>
              <w:t>0,49</w:t>
            </w:r>
          </w:p>
        </w:tc>
        <w:tc>
          <w:tcPr>
            <w:tcW w:w="864" w:type="dxa"/>
            <w:shd w:val="clear" w:color="auto" w:fill="FBE4D5" w:themeFill="accent2" w:themeFillTint="33"/>
            <w:vAlign w:val="center"/>
          </w:tcPr>
          <w:p w14:paraId="4ACA8CBC" w14:textId="1AA5A8B4" w:rsidR="0035367B" w:rsidRDefault="0035367B" w:rsidP="0035367B">
            <w:pPr>
              <w:pStyle w:val="BPDPNormln"/>
              <w:ind w:firstLine="0"/>
              <w:jc w:val="center"/>
            </w:pPr>
            <w:r>
              <w:t>0,37</w:t>
            </w:r>
          </w:p>
        </w:tc>
        <w:tc>
          <w:tcPr>
            <w:tcW w:w="864" w:type="dxa"/>
            <w:shd w:val="clear" w:color="auto" w:fill="FBE4D5" w:themeFill="accent2" w:themeFillTint="33"/>
            <w:vAlign w:val="center"/>
          </w:tcPr>
          <w:p w14:paraId="5785F385" w14:textId="5BCAC69C" w:rsidR="0035367B" w:rsidRDefault="0035367B" w:rsidP="0035367B">
            <w:pPr>
              <w:pStyle w:val="BPDPNormln"/>
              <w:ind w:firstLine="0"/>
              <w:jc w:val="center"/>
            </w:pPr>
            <w:r>
              <w:t>0,24</w:t>
            </w:r>
          </w:p>
        </w:tc>
        <w:tc>
          <w:tcPr>
            <w:tcW w:w="864" w:type="dxa"/>
            <w:shd w:val="clear" w:color="auto" w:fill="FBE4D5" w:themeFill="accent2" w:themeFillTint="33"/>
            <w:vAlign w:val="center"/>
          </w:tcPr>
          <w:p w14:paraId="48DC0C62" w14:textId="62F10777" w:rsidR="0035367B" w:rsidRDefault="0035367B" w:rsidP="0035367B">
            <w:pPr>
              <w:pStyle w:val="BPDPNormln"/>
              <w:ind w:firstLine="0"/>
              <w:jc w:val="center"/>
            </w:pPr>
            <w:r>
              <w:t>0,24</w:t>
            </w:r>
          </w:p>
        </w:tc>
        <w:tc>
          <w:tcPr>
            <w:tcW w:w="864" w:type="dxa"/>
            <w:shd w:val="clear" w:color="auto" w:fill="FBE4D5" w:themeFill="accent2" w:themeFillTint="33"/>
            <w:vAlign w:val="center"/>
          </w:tcPr>
          <w:p w14:paraId="3CD3E7FD" w14:textId="7908A2B0" w:rsidR="0035367B" w:rsidRDefault="0035367B" w:rsidP="0035367B">
            <w:pPr>
              <w:pStyle w:val="BPDPNormln"/>
              <w:ind w:firstLine="0"/>
              <w:jc w:val="center"/>
            </w:pPr>
            <w:r>
              <w:t>0,22</w:t>
            </w:r>
          </w:p>
        </w:tc>
        <w:tc>
          <w:tcPr>
            <w:tcW w:w="865" w:type="dxa"/>
            <w:shd w:val="clear" w:color="auto" w:fill="FBE4D5" w:themeFill="accent2" w:themeFillTint="33"/>
            <w:vAlign w:val="center"/>
          </w:tcPr>
          <w:p w14:paraId="2877AD54" w14:textId="3F474F99" w:rsidR="0035367B" w:rsidRDefault="0035367B" w:rsidP="0035367B">
            <w:pPr>
              <w:pStyle w:val="BPDPNormln"/>
              <w:ind w:firstLine="0"/>
              <w:jc w:val="center"/>
            </w:pPr>
            <w:r>
              <w:t>0,18</w:t>
            </w:r>
          </w:p>
        </w:tc>
        <w:tc>
          <w:tcPr>
            <w:tcW w:w="865" w:type="dxa"/>
            <w:shd w:val="clear" w:color="auto" w:fill="FBE4D5" w:themeFill="accent2" w:themeFillTint="33"/>
            <w:vAlign w:val="center"/>
          </w:tcPr>
          <w:p w14:paraId="12412FE2" w14:textId="3DDE5CD1" w:rsidR="0035367B" w:rsidRDefault="0035367B" w:rsidP="0035367B">
            <w:pPr>
              <w:pStyle w:val="BPDPNormln"/>
              <w:ind w:firstLine="0"/>
              <w:jc w:val="center"/>
            </w:pPr>
            <w:r>
              <w:t>0,16</w:t>
            </w:r>
          </w:p>
        </w:tc>
        <w:tc>
          <w:tcPr>
            <w:tcW w:w="865" w:type="dxa"/>
            <w:shd w:val="clear" w:color="auto" w:fill="FBE4D5" w:themeFill="accent2" w:themeFillTint="33"/>
            <w:vAlign w:val="center"/>
          </w:tcPr>
          <w:p w14:paraId="69D6A5B3" w14:textId="758C0090" w:rsidR="0035367B" w:rsidRDefault="0035367B" w:rsidP="0035367B">
            <w:pPr>
              <w:pStyle w:val="BPDPNormln"/>
              <w:ind w:firstLine="0"/>
              <w:jc w:val="center"/>
            </w:pPr>
            <w:r>
              <w:t>0,13</w:t>
            </w:r>
          </w:p>
        </w:tc>
      </w:tr>
      <w:tr w:rsidR="0035367B" w14:paraId="0A84F791" w14:textId="77777777" w:rsidTr="00C53017">
        <w:trPr>
          <w:jc w:val="center"/>
        </w:trPr>
        <w:tc>
          <w:tcPr>
            <w:tcW w:w="864" w:type="dxa"/>
            <w:shd w:val="clear" w:color="auto" w:fill="D9E2F3" w:themeFill="accent1" w:themeFillTint="33"/>
            <w:vAlign w:val="center"/>
          </w:tcPr>
          <w:p w14:paraId="0B693D71" w14:textId="5A9D1717" w:rsidR="0035367B" w:rsidRDefault="0035367B" w:rsidP="0035367B">
            <w:pPr>
              <w:pStyle w:val="BPDPNormln"/>
              <w:ind w:firstLine="0"/>
              <w:jc w:val="center"/>
            </w:pPr>
            <w:r>
              <w:t>PC21</w:t>
            </w:r>
          </w:p>
        </w:tc>
        <w:tc>
          <w:tcPr>
            <w:tcW w:w="864" w:type="dxa"/>
            <w:shd w:val="clear" w:color="auto" w:fill="D9E2F3" w:themeFill="accent1" w:themeFillTint="33"/>
            <w:vAlign w:val="center"/>
          </w:tcPr>
          <w:p w14:paraId="5F66C588" w14:textId="4698EE6A" w:rsidR="0035367B" w:rsidRDefault="0035367B" w:rsidP="0035367B">
            <w:pPr>
              <w:pStyle w:val="BPDPNormln"/>
              <w:ind w:firstLine="0"/>
              <w:jc w:val="center"/>
            </w:pPr>
            <w:r>
              <w:t>PC22</w:t>
            </w:r>
          </w:p>
        </w:tc>
        <w:tc>
          <w:tcPr>
            <w:tcW w:w="864" w:type="dxa"/>
            <w:shd w:val="clear" w:color="auto" w:fill="D9E2F3" w:themeFill="accent1" w:themeFillTint="33"/>
            <w:vAlign w:val="center"/>
          </w:tcPr>
          <w:p w14:paraId="04B4D611" w14:textId="77253B9D" w:rsidR="0035367B" w:rsidRDefault="0035367B" w:rsidP="0035367B">
            <w:pPr>
              <w:pStyle w:val="BPDPNormln"/>
              <w:ind w:firstLine="0"/>
              <w:jc w:val="center"/>
            </w:pPr>
            <w:r>
              <w:t>PC23</w:t>
            </w:r>
          </w:p>
        </w:tc>
        <w:tc>
          <w:tcPr>
            <w:tcW w:w="864" w:type="dxa"/>
            <w:shd w:val="clear" w:color="auto" w:fill="D9E2F3" w:themeFill="accent1" w:themeFillTint="33"/>
            <w:vAlign w:val="center"/>
          </w:tcPr>
          <w:p w14:paraId="2884ED9E" w14:textId="78FE60CF" w:rsidR="0035367B" w:rsidRDefault="0035367B" w:rsidP="0035367B">
            <w:pPr>
              <w:pStyle w:val="BPDPNormln"/>
              <w:ind w:firstLine="0"/>
              <w:jc w:val="center"/>
            </w:pPr>
            <w:r>
              <w:t>PC24</w:t>
            </w:r>
          </w:p>
        </w:tc>
        <w:tc>
          <w:tcPr>
            <w:tcW w:w="864" w:type="dxa"/>
            <w:shd w:val="clear" w:color="auto" w:fill="D9E2F3" w:themeFill="accent1" w:themeFillTint="33"/>
            <w:vAlign w:val="center"/>
          </w:tcPr>
          <w:p w14:paraId="0E9C9D05" w14:textId="332084FF" w:rsidR="0035367B" w:rsidRDefault="0035367B" w:rsidP="0035367B">
            <w:pPr>
              <w:pStyle w:val="BPDPNormln"/>
              <w:ind w:firstLine="0"/>
              <w:jc w:val="center"/>
            </w:pPr>
            <w:r>
              <w:t>PC25</w:t>
            </w:r>
          </w:p>
        </w:tc>
        <w:tc>
          <w:tcPr>
            <w:tcW w:w="864" w:type="dxa"/>
            <w:shd w:val="clear" w:color="auto" w:fill="D9E2F3" w:themeFill="accent1" w:themeFillTint="33"/>
            <w:vAlign w:val="center"/>
          </w:tcPr>
          <w:p w14:paraId="29407B65" w14:textId="27AF7A68" w:rsidR="0035367B" w:rsidRDefault="0035367B" w:rsidP="0035367B">
            <w:pPr>
              <w:pStyle w:val="BPDPNormln"/>
              <w:ind w:firstLine="0"/>
              <w:jc w:val="center"/>
            </w:pPr>
            <w:r>
              <w:t>PC26</w:t>
            </w:r>
          </w:p>
        </w:tc>
        <w:tc>
          <w:tcPr>
            <w:tcW w:w="864" w:type="dxa"/>
            <w:shd w:val="clear" w:color="auto" w:fill="D9E2F3" w:themeFill="accent1" w:themeFillTint="33"/>
            <w:vAlign w:val="center"/>
          </w:tcPr>
          <w:p w14:paraId="29CA9C79" w14:textId="1A88A0F6" w:rsidR="0035367B" w:rsidRDefault="0035367B" w:rsidP="0035367B">
            <w:pPr>
              <w:pStyle w:val="BPDPNormln"/>
              <w:ind w:firstLine="0"/>
              <w:jc w:val="center"/>
            </w:pPr>
            <w:r>
              <w:t>PC27</w:t>
            </w:r>
          </w:p>
        </w:tc>
        <w:tc>
          <w:tcPr>
            <w:tcW w:w="865" w:type="dxa"/>
            <w:shd w:val="clear" w:color="auto" w:fill="D9E2F3" w:themeFill="accent1" w:themeFillTint="33"/>
            <w:vAlign w:val="center"/>
          </w:tcPr>
          <w:p w14:paraId="5CE18C12" w14:textId="04445387" w:rsidR="0035367B" w:rsidRDefault="0035367B" w:rsidP="0035367B">
            <w:pPr>
              <w:pStyle w:val="BPDPNormln"/>
              <w:ind w:firstLine="0"/>
              <w:jc w:val="center"/>
            </w:pPr>
            <w:r>
              <w:t>PC28</w:t>
            </w:r>
          </w:p>
        </w:tc>
        <w:tc>
          <w:tcPr>
            <w:tcW w:w="865" w:type="dxa"/>
            <w:shd w:val="clear" w:color="auto" w:fill="D9E2F3" w:themeFill="accent1" w:themeFillTint="33"/>
            <w:vAlign w:val="center"/>
          </w:tcPr>
          <w:p w14:paraId="53C77EA2" w14:textId="403D9684" w:rsidR="0035367B" w:rsidRDefault="0035367B" w:rsidP="0035367B">
            <w:pPr>
              <w:pStyle w:val="BPDPNormln"/>
              <w:ind w:firstLine="0"/>
              <w:jc w:val="center"/>
            </w:pPr>
            <w:r>
              <w:t>PC29</w:t>
            </w:r>
          </w:p>
        </w:tc>
        <w:tc>
          <w:tcPr>
            <w:tcW w:w="865" w:type="dxa"/>
            <w:shd w:val="clear" w:color="auto" w:fill="D9E2F3" w:themeFill="accent1" w:themeFillTint="33"/>
            <w:vAlign w:val="center"/>
          </w:tcPr>
          <w:p w14:paraId="2751DC81" w14:textId="21378957" w:rsidR="0035367B" w:rsidRDefault="0035367B" w:rsidP="0035367B">
            <w:pPr>
              <w:pStyle w:val="BPDPNormln"/>
              <w:ind w:firstLine="0"/>
              <w:jc w:val="center"/>
            </w:pPr>
            <w:r>
              <w:t>PC30</w:t>
            </w:r>
          </w:p>
        </w:tc>
      </w:tr>
      <w:tr w:rsidR="0035367B" w14:paraId="316E1207" w14:textId="77777777" w:rsidTr="00C53017">
        <w:trPr>
          <w:jc w:val="center"/>
        </w:trPr>
        <w:tc>
          <w:tcPr>
            <w:tcW w:w="864" w:type="dxa"/>
            <w:shd w:val="clear" w:color="auto" w:fill="D9E2F3" w:themeFill="accent1" w:themeFillTint="33"/>
            <w:vAlign w:val="center"/>
          </w:tcPr>
          <w:p w14:paraId="2A1A19B8" w14:textId="074F4E54" w:rsidR="0035367B" w:rsidRDefault="0035367B" w:rsidP="0035367B">
            <w:pPr>
              <w:pStyle w:val="BPDPNormln"/>
              <w:ind w:firstLine="0"/>
              <w:jc w:val="center"/>
            </w:pPr>
            <w:r>
              <w:t>0,11</w:t>
            </w:r>
          </w:p>
        </w:tc>
        <w:tc>
          <w:tcPr>
            <w:tcW w:w="864" w:type="dxa"/>
            <w:shd w:val="clear" w:color="auto" w:fill="D9E2F3" w:themeFill="accent1" w:themeFillTint="33"/>
            <w:vAlign w:val="center"/>
          </w:tcPr>
          <w:p w14:paraId="4659697B" w14:textId="79648633" w:rsidR="0035367B" w:rsidRDefault="0035367B" w:rsidP="0035367B">
            <w:pPr>
              <w:pStyle w:val="BPDPNormln"/>
              <w:ind w:firstLine="0"/>
              <w:jc w:val="center"/>
            </w:pPr>
            <w:r>
              <w:t>0,1</w:t>
            </w:r>
          </w:p>
        </w:tc>
        <w:tc>
          <w:tcPr>
            <w:tcW w:w="864" w:type="dxa"/>
            <w:shd w:val="clear" w:color="auto" w:fill="D9E2F3" w:themeFill="accent1" w:themeFillTint="33"/>
            <w:vAlign w:val="center"/>
          </w:tcPr>
          <w:p w14:paraId="6F307204" w14:textId="01DE4FC2" w:rsidR="0035367B" w:rsidRDefault="0035367B" w:rsidP="0035367B">
            <w:pPr>
              <w:pStyle w:val="BPDPNormln"/>
              <w:ind w:firstLine="0"/>
              <w:jc w:val="center"/>
            </w:pPr>
            <w:r>
              <w:t>0,07</w:t>
            </w:r>
          </w:p>
        </w:tc>
        <w:tc>
          <w:tcPr>
            <w:tcW w:w="864" w:type="dxa"/>
            <w:shd w:val="clear" w:color="auto" w:fill="D9E2F3" w:themeFill="accent1" w:themeFillTint="33"/>
            <w:vAlign w:val="center"/>
          </w:tcPr>
          <w:p w14:paraId="3092F798" w14:textId="7AECFDD7" w:rsidR="0035367B" w:rsidRDefault="0035367B" w:rsidP="0035367B">
            <w:pPr>
              <w:pStyle w:val="BPDPNormln"/>
              <w:ind w:firstLine="0"/>
              <w:jc w:val="center"/>
            </w:pPr>
            <w:r>
              <w:t>0,04</w:t>
            </w:r>
          </w:p>
        </w:tc>
        <w:tc>
          <w:tcPr>
            <w:tcW w:w="864" w:type="dxa"/>
            <w:shd w:val="clear" w:color="auto" w:fill="D9E2F3" w:themeFill="accent1" w:themeFillTint="33"/>
            <w:vAlign w:val="center"/>
          </w:tcPr>
          <w:p w14:paraId="11314AAD" w14:textId="0476D6BD" w:rsidR="0035367B" w:rsidRDefault="0035367B" w:rsidP="0035367B">
            <w:pPr>
              <w:pStyle w:val="BPDPNormln"/>
              <w:ind w:firstLine="0"/>
              <w:jc w:val="center"/>
            </w:pPr>
            <w:r>
              <w:t>0,04</w:t>
            </w:r>
          </w:p>
        </w:tc>
        <w:tc>
          <w:tcPr>
            <w:tcW w:w="864" w:type="dxa"/>
            <w:shd w:val="clear" w:color="auto" w:fill="D9E2F3" w:themeFill="accent1" w:themeFillTint="33"/>
            <w:vAlign w:val="center"/>
          </w:tcPr>
          <w:p w14:paraId="2B0A9B20" w14:textId="3F688650" w:rsidR="0035367B" w:rsidRDefault="0035367B" w:rsidP="0035367B">
            <w:pPr>
              <w:pStyle w:val="BPDPNormln"/>
              <w:ind w:firstLine="0"/>
              <w:jc w:val="center"/>
            </w:pPr>
            <w:r>
              <w:t>0,02</w:t>
            </w:r>
          </w:p>
        </w:tc>
        <w:tc>
          <w:tcPr>
            <w:tcW w:w="864" w:type="dxa"/>
            <w:shd w:val="clear" w:color="auto" w:fill="D9E2F3" w:themeFill="accent1" w:themeFillTint="33"/>
            <w:vAlign w:val="center"/>
          </w:tcPr>
          <w:p w14:paraId="50EDF104" w14:textId="71E566D2" w:rsidR="0035367B" w:rsidRDefault="0035367B" w:rsidP="0035367B">
            <w:pPr>
              <w:pStyle w:val="BPDPNormln"/>
              <w:ind w:firstLine="0"/>
              <w:jc w:val="center"/>
            </w:pPr>
            <w:r>
              <w:t>0,01</w:t>
            </w:r>
          </w:p>
        </w:tc>
        <w:tc>
          <w:tcPr>
            <w:tcW w:w="865" w:type="dxa"/>
            <w:shd w:val="clear" w:color="auto" w:fill="D9E2F3" w:themeFill="accent1" w:themeFillTint="33"/>
            <w:vAlign w:val="center"/>
          </w:tcPr>
          <w:p w14:paraId="534410DA" w14:textId="08A66A8C" w:rsidR="0035367B" w:rsidRDefault="0035367B" w:rsidP="0035367B">
            <w:pPr>
              <w:pStyle w:val="BPDPNormln"/>
              <w:ind w:firstLine="0"/>
              <w:jc w:val="center"/>
            </w:pPr>
            <w:r>
              <w:t>-</w:t>
            </w:r>
          </w:p>
        </w:tc>
        <w:tc>
          <w:tcPr>
            <w:tcW w:w="865" w:type="dxa"/>
            <w:shd w:val="clear" w:color="auto" w:fill="D9E2F3" w:themeFill="accent1" w:themeFillTint="33"/>
            <w:vAlign w:val="center"/>
          </w:tcPr>
          <w:p w14:paraId="75475256" w14:textId="735231D5" w:rsidR="0035367B" w:rsidRDefault="0035367B" w:rsidP="0035367B">
            <w:pPr>
              <w:pStyle w:val="BPDPNormln"/>
              <w:ind w:firstLine="0"/>
              <w:jc w:val="center"/>
            </w:pPr>
            <w:r>
              <w:t>-</w:t>
            </w:r>
          </w:p>
        </w:tc>
        <w:tc>
          <w:tcPr>
            <w:tcW w:w="865" w:type="dxa"/>
            <w:shd w:val="clear" w:color="auto" w:fill="D9E2F3" w:themeFill="accent1" w:themeFillTint="33"/>
            <w:vAlign w:val="center"/>
          </w:tcPr>
          <w:p w14:paraId="4C2E9099" w14:textId="334EA254" w:rsidR="0035367B" w:rsidRDefault="0035367B" w:rsidP="0035367B">
            <w:pPr>
              <w:pStyle w:val="BPDPNormln"/>
              <w:ind w:firstLine="0"/>
              <w:jc w:val="center"/>
            </w:pPr>
            <w:r>
              <w:t>-</w:t>
            </w:r>
          </w:p>
        </w:tc>
      </w:tr>
    </w:tbl>
    <w:p w14:paraId="3D7F933D" w14:textId="62405C61" w:rsidR="00C53017" w:rsidRDefault="00C53017" w:rsidP="00C53017">
      <w:pPr>
        <w:pStyle w:val="BPDPNormln"/>
        <w:ind w:firstLine="0"/>
      </w:pPr>
    </w:p>
    <w:p w14:paraId="5A24F18B" w14:textId="7806F409" w:rsidR="00C53017" w:rsidRDefault="00C53017" w:rsidP="00C53017">
      <w:pPr>
        <w:pStyle w:val="BPDPNormln"/>
        <w:ind w:firstLine="0"/>
      </w:pPr>
      <w:r>
        <w:t>Pro lepší představu o vlivu jednotlivých hlavních komponent je na (</w:t>
      </w:r>
      <w:r w:rsidRPr="00C53017">
        <w:fldChar w:fldCharType="begin"/>
      </w:r>
      <w:r w:rsidRPr="00C53017">
        <w:instrText xml:space="preserve"> REF _Ref40533199 \h  \* MERGEFORMAT </w:instrText>
      </w:r>
      <w:r w:rsidRPr="00C53017">
        <w:fldChar w:fldCharType="separate"/>
      </w:r>
      <w:r w:rsidR="003C1DEC" w:rsidRPr="00C53017">
        <w:t xml:space="preserve">Obr. </w:t>
      </w:r>
      <w:r w:rsidR="003C1DEC" w:rsidRPr="003C1DEC">
        <w:rPr>
          <w:noProof/>
        </w:rPr>
        <w:t>6</w:t>
      </w:r>
      <w:r w:rsidR="003C1DEC">
        <w:t>.</w:t>
      </w:r>
      <w:r w:rsidR="003C1DEC" w:rsidRPr="003C1DEC">
        <w:rPr>
          <w:noProof/>
        </w:rPr>
        <w:t>5</w:t>
      </w:r>
      <w:r w:rsidRPr="00C53017">
        <w:fldChar w:fldCharType="end"/>
      </w:r>
      <w:r>
        <w:t>) uveden i</w:t>
      </w:r>
      <w:r w:rsidRPr="00C53017">
        <w:t>ndexový graf úpatí vlastních čísel</w:t>
      </w:r>
      <w:r>
        <w:t>.</w:t>
      </w:r>
    </w:p>
    <w:p w14:paraId="7E33637F" w14:textId="77777777" w:rsidR="00C53017" w:rsidRDefault="00C53017" w:rsidP="00C53017">
      <w:pPr>
        <w:pStyle w:val="BPDPNormln"/>
        <w:keepNext/>
        <w:ind w:firstLine="0"/>
        <w:jc w:val="center"/>
      </w:pPr>
      <w:r>
        <w:rPr>
          <w:noProof/>
        </w:rPr>
        <w:lastRenderedPageBreak/>
        <w:drawing>
          <wp:inline distT="0" distB="0" distL="0" distR="0" wp14:anchorId="20CD4E6D" wp14:editId="22EA58AC">
            <wp:extent cx="4329310" cy="32400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astni_cisla.emf"/>
                    <pic:cNvPicPr/>
                  </pic:nvPicPr>
                  <pic:blipFill>
                    <a:blip r:embed="rId41">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60146D70" w14:textId="7BDE16B7" w:rsidR="00C53017" w:rsidRDefault="00C53017" w:rsidP="00C53017">
      <w:pPr>
        <w:pStyle w:val="Titulek"/>
        <w:jc w:val="center"/>
        <w:rPr>
          <w:b w:val="0"/>
        </w:rPr>
      </w:pPr>
      <w:bookmarkStart w:id="237" w:name="_Ref40533199"/>
      <w:bookmarkStart w:id="238" w:name="_Toc41248106"/>
      <w:r w:rsidRPr="00C5301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5</w:t>
      </w:r>
      <w:r w:rsidR="00E73D21">
        <w:rPr>
          <w:b w:val="0"/>
        </w:rPr>
        <w:fldChar w:fldCharType="end"/>
      </w:r>
      <w:bookmarkEnd w:id="237"/>
      <w:r w:rsidRPr="00C53017">
        <w:rPr>
          <w:b w:val="0"/>
        </w:rPr>
        <w:t>: Indexový graf úpatí vlastních čísel</w:t>
      </w:r>
      <w:bookmarkEnd w:id="238"/>
    </w:p>
    <w:p w14:paraId="49A5C7AD" w14:textId="77777777" w:rsidR="00276E99" w:rsidRDefault="00802FAB" w:rsidP="00276E99">
      <w:pPr>
        <w:pStyle w:val="BPDPNormln"/>
        <w:ind w:firstLine="0"/>
      </w:pPr>
      <w:r>
        <w:t>Prvních devět hlavních komponent obsahuje 96,82 % rozptylu původních dat před výpočtem PCA. PCA bude dále počítána pouze pro 9 hlavních komponent. Počet dimenzí prostoru</w:t>
      </w:r>
      <w:r w:rsidR="00276E99">
        <w:t>,</w:t>
      </w:r>
      <w:r>
        <w:t xml:space="preserve"> ve kterém se data nachází se snížil z 30 na 9. </w:t>
      </w:r>
      <w:r w:rsidR="00276E99">
        <w:t>Výsledky PCA mohou být graficky zobrazeny pouze v prostoru prvních tří hlavních komponent. Takové zobrazení obsahuje pouze 71,96 % rozptylu původních dat.</w:t>
      </w:r>
    </w:p>
    <w:p w14:paraId="576F6B37" w14:textId="0A4015DD" w:rsidR="00006017" w:rsidRDefault="00276E99" w:rsidP="00276E99">
      <w:pPr>
        <w:pStyle w:val="BPDPNormln"/>
      </w:pPr>
      <w:r>
        <w:t>Druhým</w:t>
      </w:r>
      <w:r w:rsidR="00006017">
        <w:t xml:space="preserve"> výstupním parametrem je matice komponentních vah označená jako </w:t>
      </w:r>
      <w:proofErr w:type="spellStart"/>
      <w:r w:rsidR="00006017">
        <w:t>coeff</w:t>
      </w:r>
      <w:proofErr w:type="spellEnd"/>
      <w:r w:rsidR="00006017">
        <w:t>. Tento výstup lze reprezentovat grafem komponentních vah, který zobrazuje</w:t>
      </w:r>
      <w:r w:rsidR="0092239E">
        <w:t xml:space="preserve"> obrázek</w:t>
      </w:r>
      <w:r w:rsidR="00006017">
        <w:t xml:space="preserve"> (</w:t>
      </w:r>
      <w:r w:rsidR="00006017" w:rsidRPr="00576B16">
        <w:fldChar w:fldCharType="begin"/>
      </w:r>
      <w:r w:rsidR="00006017" w:rsidRPr="00576B16">
        <w:instrText xml:space="preserve"> REF _Ref37070801 \h  \* MERGEFORMAT </w:instrText>
      </w:r>
      <w:r w:rsidR="00006017" w:rsidRPr="00576B16">
        <w:fldChar w:fldCharType="separate"/>
      </w:r>
      <w:r w:rsidR="003C1DEC" w:rsidRPr="003C1DEC">
        <w:t xml:space="preserve">Obr. </w:t>
      </w:r>
      <w:r w:rsidR="003C1DEC" w:rsidRPr="003C1DEC">
        <w:rPr>
          <w:noProof/>
        </w:rPr>
        <w:t>6</w:t>
      </w:r>
      <w:r w:rsidR="003C1DEC" w:rsidRPr="003C1DEC">
        <w:t>.</w:t>
      </w:r>
      <w:r w:rsidR="003C1DEC" w:rsidRPr="003C1DEC">
        <w:rPr>
          <w:noProof/>
        </w:rPr>
        <w:t>6</w:t>
      </w:r>
      <w:r w:rsidR="00006017" w:rsidRPr="00576B16">
        <w:fldChar w:fldCharType="end"/>
      </w:r>
      <w:r w:rsidR="00006017">
        <w:t xml:space="preserve">). </w:t>
      </w:r>
    </w:p>
    <w:p w14:paraId="68710E0C" w14:textId="4DE3E8DD" w:rsidR="00006017" w:rsidRDefault="00EE03EF" w:rsidP="00006017">
      <w:pPr>
        <w:pStyle w:val="BPDPNormln"/>
        <w:keepNext/>
        <w:jc w:val="center"/>
      </w:pPr>
      <w:r>
        <w:rPr>
          <w:noProof/>
        </w:rPr>
        <w:drawing>
          <wp:inline distT="0" distB="0" distL="0" distR="0" wp14:anchorId="3B694BD0" wp14:editId="20E0A183">
            <wp:extent cx="4329310" cy="32400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ef.emf"/>
                    <pic:cNvPicPr/>
                  </pic:nvPicPr>
                  <pic:blipFill>
                    <a:blip r:embed="rId42">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434BFDE" w14:textId="5AE248FC" w:rsidR="00006017" w:rsidRDefault="00006017" w:rsidP="00006017">
      <w:pPr>
        <w:pStyle w:val="Titulek"/>
        <w:jc w:val="center"/>
        <w:rPr>
          <w:b w:val="0"/>
          <w:bCs/>
        </w:rPr>
      </w:pPr>
      <w:bookmarkStart w:id="239" w:name="_Ref37070801"/>
      <w:bookmarkStart w:id="240" w:name="_Toc41248107"/>
      <w:r w:rsidRPr="00576B16">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3C1DEC">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3C1DEC">
        <w:rPr>
          <w:b w:val="0"/>
          <w:bCs/>
          <w:noProof/>
        </w:rPr>
        <w:t>6</w:t>
      </w:r>
      <w:r w:rsidR="00E73D21">
        <w:rPr>
          <w:b w:val="0"/>
          <w:bCs/>
        </w:rPr>
        <w:fldChar w:fldCharType="end"/>
      </w:r>
      <w:bookmarkEnd w:id="239"/>
      <w:r w:rsidRPr="00576B16">
        <w:rPr>
          <w:b w:val="0"/>
          <w:bCs/>
        </w:rPr>
        <w:t>: Graf komponentních vah</w:t>
      </w:r>
      <w:bookmarkEnd w:id="240"/>
    </w:p>
    <w:p w14:paraId="7DB334A0" w14:textId="77777777" w:rsidR="0092239E" w:rsidRDefault="0092239E" w:rsidP="0092239E">
      <w:pPr>
        <w:keepNext/>
        <w:jc w:val="center"/>
      </w:pPr>
      <w:r>
        <w:rPr>
          <w:noProof/>
        </w:rPr>
        <w:lastRenderedPageBreak/>
        <w:drawing>
          <wp:inline distT="0" distB="0" distL="0" distR="0" wp14:anchorId="38F7A146" wp14:editId="3FE2DA9C">
            <wp:extent cx="4329310" cy="32400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ef_zoom.emf"/>
                    <pic:cNvPicPr/>
                  </pic:nvPicPr>
                  <pic:blipFill>
                    <a:blip r:embed="rId43">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54CDE3" w14:textId="6D6FD5DC" w:rsidR="0092239E" w:rsidRPr="0092239E" w:rsidRDefault="0092239E" w:rsidP="0092239E">
      <w:pPr>
        <w:pStyle w:val="Titulek"/>
        <w:jc w:val="center"/>
        <w:rPr>
          <w:b w:val="0"/>
        </w:rPr>
      </w:pPr>
      <w:bookmarkStart w:id="241" w:name="_Toc41248108"/>
      <w:r w:rsidRPr="0092239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7</w:t>
      </w:r>
      <w:r w:rsidR="00E73D21">
        <w:rPr>
          <w:b w:val="0"/>
        </w:rPr>
        <w:fldChar w:fldCharType="end"/>
      </w:r>
      <w:r w:rsidRPr="0092239E">
        <w:rPr>
          <w:b w:val="0"/>
        </w:rPr>
        <w:t>: Výřez grafu komponentních vah</w:t>
      </w:r>
      <w:bookmarkEnd w:id="241"/>
    </w:p>
    <w:p w14:paraId="43C3B26A" w14:textId="22A0EAED" w:rsidR="00006017" w:rsidRDefault="006E7A20" w:rsidP="006E7A20">
      <w:pPr>
        <w:pStyle w:val="BPDPNormln"/>
      </w:pPr>
      <w:r>
        <w:t xml:space="preserve">Z grafu se dá usoudit, že tři hlavní skupiny frekvencí, které vystupují ze shluku, budou zásadní pro tři základní kategorie. </w:t>
      </w:r>
      <w:del w:id="242" w:author="Konzal Jan (164745)" w:date="2020-05-24T22:43:00Z">
        <w:r w:rsidDel="005E243D">
          <w:delText>Frekvence 50 a 63</w:delText>
        </w:r>
      </w:del>
      <w:ins w:id="243" w:author="Konzal Jan (164745)" w:date="2020-05-24T22:43:00Z">
        <w:r w:rsidR="005E243D">
          <w:t>Frekvenční pásma s </w:t>
        </w:r>
        <w:proofErr w:type="spellStart"/>
        <w:r w:rsidR="005E243D">
          <w:t>fc</w:t>
        </w:r>
        <w:proofErr w:type="spellEnd"/>
        <w:r w:rsidR="005E243D">
          <w:t xml:space="preserve"> = 50 Hz a 60</w:t>
        </w:r>
      </w:ins>
      <w:r>
        <w:t xml:space="preserve"> Hz pro velký buben, 200 a</w:t>
      </w:r>
      <w:r w:rsidR="008144E7">
        <w:t> </w:t>
      </w:r>
      <w:r>
        <w:t xml:space="preserve">250 Hz </w:t>
      </w:r>
      <w:r w:rsidR="00696F5A">
        <w:t xml:space="preserve">pro malý buben a </w:t>
      </w:r>
      <w:del w:id="244" w:author="Konzal Jan (164745)" w:date="2020-05-24T22:43:00Z">
        <w:r w:rsidR="00696F5A" w:rsidDel="005E243D">
          <w:delText xml:space="preserve">frekvence </w:delText>
        </w:r>
      </w:del>
      <w:ins w:id="245" w:author="Konzal Jan (164745)" w:date="2020-05-24T22:43:00Z">
        <w:r w:rsidR="005E243D">
          <w:t>frekvenční pásma s</w:t>
        </w:r>
      </w:ins>
      <w:ins w:id="246" w:author="Konzal Jan (164745)" w:date="2020-05-24T22:44:00Z">
        <w:r w:rsidR="005E243D">
          <w:t> </w:t>
        </w:r>
      </w:ins>
      <w:proofErr w:type="spellStart"/>
      <w:ins w:id="247" w:author="Konzal Jan (164745)" w:date="2020-05-24T22:43:00Z">
        <w:r w:rsidR="005E243D">
          <w:t>f</w:t>
        </w:r>
      </w:ins>
      <w:ins w:id="248" w:author="Konzal Jan (164745)" w:date="2020-05-24T22:44:00Z">
        <w:r w:rsidR="005E243D">
          <w:t>c</w:t>
        </w:r>
        <w:proofErr w:type="spellEnd"/>
        <w:r w:rsidR="005E243D">
          <w:t xml:space="preserve"> =</w:t>
        </w:r>
      </w:ins>
      <w:ins w:id="249" w:author="Konzal Jan (164745)" w:date="2020-05-24T22:43:00Z">
        <w:r w:rsidR="005E243D">
          <w:t xml:space="preserve"> </w:t>
        </w:r>
      </w:ins>
      <w:r w:rsidR="00696F5A">
        <w:t xml:space="preserve">4 000 až 8 000 Hz pro činely. </w:t>
      </w:r>
      <w:r w:rsidR="00461B71">
        <w:t xml:space="preserve">Zbylé frekvence </w:t>
      </w:r>
      <w:r w:rsidR="00EF09BE">
        <w:t>ve</w:t>
      </w:r>
      <w:r w:rsidR="008144E7">
        <w:t> </w:t>
      </w:r>
      <w:r w:rsidR="00EF09BE">
        <w:t>shluku se mohou kategoriemi prol</w:t>
      </w:r>
      <w:r w:rsidR="00663903">
        <w:t>í</w:t>
      </w:r>
      <w:r w:rsidR="00EF09BE">
        <w:t>nat</w:t>
      </w:r>
      <w:r w:rsidR="00663903">
        <w:t>,</w:t>
      </w:r>
      <w:r w:rsidR="00EF09BE">
        <w:t xml:space="preserve"> a proto nejsou jejich typickými představiteli. </w:t>
      </w:r>
    </w:p>
    <w:p w14:paraId="6CAE28E7" w14:textId="397F6086" w:rsidR="00663903" w:rsidRDefault="00663903" w:rsidP="006E7A20">
      <w:pPr>
        <w:pStyle w:val="BPDPNormln"/>
      </w:pPr>
      <w:r>
        <w:t xml:space="preserve">Dalším výstupním parametrem je matice komponentního skóre. Nese označení </w:t>
      </w:r>
      <w:proofErr w:type="spellStart"/>
      <w:r>
        <w:t>score</w:t>
      </w:r>
      <w:proofErr w:type="spellEnd"/>
      <w:r>
        <w:t xml:space="preserve">. Graf komponentního </w:t>
      </w:r>
      <w:r w:rsidR="00912727">
        <w:t>skó</w:t>
      </w:r>
      <w:r>
        <w:t>re je vynesen na obrázku (</w:t>
      </w:r>
      <w:r w:rsidRPr="00663903">
        <w:fldChar w:fldCharType="begin"/>
      </w:r>
      <w:r w:rsidRPr="00663903">
        <w:instrText xml:space="preserve"> REF _Ref40471095 \h  \* MERGEFORMAT </w:instrText>
      </w:r>
      <w:r w:rsidRPr="00663903">
        <w:fldChar w:fldCharType="separate"/>
      </w:r>
      <w:r w:rsidR="003C1DEC" w:rsidRPr="00663903">
        <w:t xml:space="preserve">Obr. </w:t>
      </w:r>
      <w:r w:rsidR="003C1DEC" w:rsidRPr="003C1DEC">
        <w:rPr>
          <w:noProof/>
        </w:rPr>
        <w:t>6</w:t>
      </w:r>
      <w:r w:rsidR="003C1DEC">
        <w:t>.</w:t>
      </w:r>
      <w:r w:rsidR="003C1DEC" w:rsidRPr="003C1DEC">
        <w:rPr>
          <w:noProof/>
        </w:rPr>
        <w:t>8</w:t>
      </w:r>
      <w:r w:rsidRPr="00663903">
        <w:fldChar w:fldCharType="end"/>
      </w:r>
      <w:r>
        <w:t>).</w:t>
      </w:r>
    </w:p>
    <w:p w14:paraId="6A59A90D" w14:textId="77777777" w:rsidR="00663903" w:rsidRDefault="00663903" w:rsidP="00663903">
      <w:pPr>
        <w:pStyle w:val="BPDPNormln"/>
        <w:keepNext/>
        <w:jc w:val="center"/>
      </w:pPr>
      <w:r>
        <w:rPr>
          <w:noProof/>
        </w:rPr>
        <w:drawing>
          <wp:inline distT="0" distB="0" distL="0" distR="0" wp14:anchorId="097DC093" wp14:editId="68EA189E">
            <wp:extent cx="4329310" cy="32400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ore.emf"/>
                    <pic:cNvPicPr/>
                  </pic:nvPicPr>
                  <pic:blipFill>
                    <a:blip r:embed="rId44">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B3D1CB" w14:textId="289E6620" w:rsidR="00663903" w:rsidRDefault="00663903" w:rsidP="00663903">
      <w:pPr>
        <w:pStyle w:val="Titulek"/>
        <w:jc w:val="center"/>
        <w:rPr>
          <w:b w:val="0"/>
        </w:rPr>
      </w:pPr>
      <w:bookmarkStart w:id="250" w:name="_Ref40471095"/>
      <w:bookmarkStart w:id="251" w:name="_Toc41248109"/>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8</w:t>
      </w:r>
      <w:r w:rsidR="00E73D21">
        <w:rPr>
          <w:b w:val="0"/>
        </w:rPr>
        <w:fldChar w:fldCharType="end"/>
      </w:r>
      <w:bookmarkEnd w:id="250"/>
      <w:r w:rsidRPr="00663903">
        <w:rPr>
          <w:b w:val="0"/>
        </w:rPr>
        <w:t>: Graf komponentního skóre</w:t>
      </w:r>
      <w:bookmarkEnd w:id="251"/>
    </w:p>
    <w:p w14:paraId="747AA624" w14:textId="2B668ACF" w:rsidR="00663903" w:rsidRPr="00663903" w:rsidRDefault="00663903" w:rsidP="00663903">
      <w:pPr>
        <w:pStyle w:val="BPDPNormln"/>
        <w:ind w:firstLine="0"/>
      </w:pPr>
      <w:r>
        <w:lastRenderedPageBreak/>
        <w:t>Na obrázku (</w:t>
      </w:r>
      <w:r w:rsidRPr="00663903">
        <w:fldChar w:fldCharType="begin"/>
      </w:r>
      <w:r w:rsidRPr="00663903">
        <w:instrText xml:space="preserve"> REF _Ref40471216 \h  \* MERGEFORMAT </w:instrText>
      </w:r>
      <w:r w:rsidRPr="00663903">
        <w:fldChar w:fldCharType="separate"/>
      </w:r>
      <w:r w:rsidR="003C1DEC" w:rsidRPr="00663903">
        <w:t xml:space="preserve">Obr. </w:t>
      </w:r>
      <w:r w:rsidR="003C1DEC" w:rsidRPr="003C1DEC">
        <w:rPr>
          <w:noProof/>
        </w:rPr>
        <w:t>6</w:t>
      </w:r>
      <w:r w:rsidR="003C1DEC">
        <w:t>.</w:t>
      </w:r>
      <w:r w:rsidR="003C1DEC" w:rsidRPr="003C1DEC">
        <w:rPr>
          <w:noProof/>
        </w:rPr>
        <w:t>9</w:t>
      </w:r>
      <w:r w:rsidRPr="00663903">
        <w:fldChar w:fldCharType="end"/>
      </w:r>
      <w:r>
        <w:t xml:space="preserve">) se nachází výřez z grafu komponentního skóre pro lepší zobrazení shluku, </w:t>
      </w:r>
      <w:r w:rsidR="006A5E2C">
        <w:t xml:space="preserve">nacházejícího se </w:t>
      </w:r>
      <w:r>
        <w:t>v levém dolním rohu.</w:t>
      </w:r>
    </w:p>
    <w:p w14:paraId="248F7095" w14:textId="77777777" w:rsidR="00663903" w:rsidRDefault="00663903" w:rsidP="00663903">
      <w:pPr>
        <w:keepNext/>
        <w:jc w:val="center"/>
      </w:pPr>
      <w:r>
        <w:rPr>
          <w:noProof/>
        </w:rPr>
        <w:drawing>
          <wp:inline distT="0" distB="0" distL="0" distR="0" wp14:anchorId="3681D79A" wp14:editId="283DE0CA">
            <wp:extent cx="4329310" cy="32400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ore_zoom.emf"/>
                    <pic:cNvPicPr/>
                  </pic:nvPicPr>
                  <pic:blipFill>
                    <a:blip r:embed="rId45">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49C0D8DE" w14:textId="6553E112" w:rsidR="00663903" w:rsidRDefault="00663903" w:rsidP="00663903">
      <w:pPr>
        <w:pStyle w:val="Titulek"/>
        <w:jc w:val="center"/>
        <w:rPr>
          <w:b w:val="0"/>
        </w:rPr>
      </w:pPr>
      <w:bookmarkStart w:id="252" w:name="_Ref40471216"/>
      <w:bookmarkStart w:id="253" w:name="_Toc41248110"/>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9</w:t>
      </w:r>
      <w:r w:rsidR="00E73D21">
        <w:rPr>
          <w:b w:val="0"/>
        </w:rPr>
        <w:fldChar w:fldCharType="end"/>
      </w:r>
      <w:bookmarkEnd w:id="252"/>
      <w:r w:rsidRPr="00663903">
        <w:rPr>
          <w:b w:val="0"/>
        </w:rPr>
        <w:t>: Výřez grafu komponentního skóre</w:t>
      </w:r>
      <w:bookmarkEnd w:id="253"/>
    </w:p>
    <w:p w14:paraId="684C7645" w14:textId="3E2049CA" w:rsidR="00C85B77" w:rsidRDefault="00276E99" w:rsidP="006A5E2C">
      <w:pPr>
        <w:pStyle w:val="BPDPNormln"/>
        <w:ind w:firstLine="0"/>
      </w:pPr>
      <w:r>
        <w:t xml:space="preserve">Z grafu vyplývá, že nejlépe </w:t>
      </w:r>
      <w:proofErr w:type="spellStart"/>
      <w:r>
        <w:t>separovatelnou</w:t>
      </w:r>
      <w:proofErr w:type="spellEnd"/>
      <w:r>
        <w:t xml:space="preserve"> třídou by měl být velký buben. </w:t>
      </w:r>
      <w:r w:rsidR="006A5E2C">
        <w:t xml:space="preserve">Další dobře </w:t>
      </w:r>
      <w:proofErr w:type="spellStart"/>
      <w:r w:rsidR="006A5E2C">
        <w:t>separovatelnou</w:t>
      </w:r>
      <w:proofErr w:type="spellEnd"/>
      <w:r w:rsidR="006A5E2C">
        <w:t xml:space="preserve"> třídou by mohl být </w:t>
      </w:r>
      <w:proofErr w:type="spellStart"/>
      <w:r w:rsidR="006A5E2C">
        <w:t>crash</w:t>
      </w:r>
      <w:proofErr w:type="spellEnd"/>
      <w:r w:rsidR="006A5E2C">
        <w:t>. Kompl</w:t>
      </w:r>
      <w:r w:rsidR="00C85B77">
        <w:t>i</w:t>
      </w:r>
      <w:r w:rsidR="006A5E2C">
        <w:t>kovaně vypadá separace třídy pro hi-hat. Protože není možné data zobrazit v prostoru všech 9 hlavních komponent jedná se o</w:t>
      </w:r>
      <w:r w:rsidR="008144E7">
        <w:t> </w:t>
      </w:r>
      <w:r w:rsidR="006A5E2C">
        <w:t>pouhý odhad.</w:t>
      </w:r>
    </w:p>
    <w:p w14:paraId="049C8612" w14:textId="10A75601" w:rsidR="00C85B77" w:rsidRPr="00C85B77" w:rsidRDefault="00C85B77" w:rsidP="00C85B77">
      <w:pPr>
        <w:pStyle w:val="BPDPNormln"/>
      </w:pPr>
      <w:r>
        <w:t xml:space="preserve">K převodu testovacích dat do prostoru PCA vytvořeného na trénovací sadě dat, slouží knihovna </w:t>
      </w:r>
      <w:r w:rsidRPr="00C85B77">
        <w:rPr>
          <w:i/>
        </w:rPr>
        <w:t>data2pca.m</w:t>
      </w:r>
      <w:r>
        <w:rPr>
          <w:i/>
        </w:rPr>
        <w:t>.</w:t>
      </w:r>
      <w:r>
        <w:t xml:space="preserve"> Vstupem jsou </w:t>
      </w:r>
      <w:r w:rsidR="007C49A4">
        <w:t xml:space="preserve">komponentní </w:t>
      </w:r>
      <w:r w:rsidR="00521F92">
        <w:t>váhy</w:t>
      </w:r>
      <w:r w:rsidR="007C49A4">
        <w:t>, centrované hodnoty trénovacích dat a nová testovací data. Výstupem jsou komponentní skóre testovacích dat, převedených do vytrénovaného PCA prostoru.</w:t>
      </w:r>
    </w:p>
    <w:p w14:paraId="60087F9B" w14:textId="7875A793" w:rsidR="007C49A4" w:rsidRPr="007C49A4" w:rsidRDefault="006A5E2C" w:rsidP="007C49A4">
      <w:pPr>
        <w:pStyle w:val="Nadpis2"/>
      </w:pPr>
      <w:bookmarkStart w:id="254" w:name="_Toc41248079"/>
      <w:r>
        <w:t>Metoda podpůrných vektorů</w:t>
      </w:r>
      <w:bookmarkEnd w:id="254"/>
    </w:p>
    <w:p w14:paraId="0D2820D3" w14:textId="246FED21" w:rsidR="006A5E2C" w:rsidRDefault="007C49A4" w:rsidP="006A5E2C">
      <w:pPr>
        <w:pStyle w:val="BPDPNormln"/>
      </w:pPr>
      <w:r>
        <w:t xml:space="preserve">Pro výpočet podpůrných vektorů byla využita funkce prostředí </w:t>
      </w:r>
      <w:proofErr w:type="spellStart"/>
      <w:r>
        <w:t>Matlab</w:t>
      </w:r>
      <w:proofErr w:type="spellEnd"/>
      <w:r>
        <w:t xml:space="preserve"> </w:t>
      </w:r>
      <w:proofErr w:type="spellStart"/>
      <w:r w:rsidRPr="007C49A4">
        <w:rPr>
          <w:i/>
        </w:rPr>
        <w:t>fitcecoc</w:t>
      </w:r>
      <w:proofErr w:type="spellEnd"/>
      <w:r>
        <w:rPr>
          <w:i/>
        </w:rPr>
        <w:t xml:space="preserve">. </w:t>
      </w:r>
      <w:r>
        <w:t xml:space="preserve">Jedná se o obecnou funkci pro výpočet různých klasifikátorů. Jedním z nich je i výpočet SVM pro více než dvě třidy. </w:t>
      </w:r>
      <w:r w:rsidR="00361845">
        <w:t>Vstupy této funkce jsou trénovací data a vektor štítků klasifikačních tříd, který označuje klasifikační třídy vstupních dat. Výstupem je model podpůrných vektorů připravený pro klasifikaci testovacích dat.</w:t>
      </w:r>
    </w:p>
    <w:p w14:paraId="74E8C37B" w14:textId="64EBBD6E" w:rsidR="008A1100" w:rsidRDefault="008251E7" w:rsidP="006A5E2C">
      <w:pPr>
        <w:pStyle w:val="BPDPNormln"/>
      </w:pPr>
      <w:r>
        <w:t>Na obrázku (</w:t>
      </w:r>
      <w:r w:rsidR="006B0819" w:rsidRPr="006B0819">
        <w:fldChar w:fldCharType="begin"/>
      </w:r>
      <w:r w:rsidR="006B0819" w:rsidRPr="006B0819">
        <w:instrText xml:space="preserve"> REF _Ref40624558 \h  \* MERGEFORMAT </w:instrText>
      </w:r>
      <w:r w:rsidR="006B0819" w:rsidRPr="006B0819">
        <w:fldChar w:fldCharType="separate"/>
      </w:r>
      <w:r w:rsidR="003C1DEC" w:rsidRPr="006B0819">
        <w:t xml:space="preserve">Obr. </w:t>
      </w:r>
      <w:r w:rsidR="003C1DEC" w:rsidRPr="003C1DEC">
        <w:rPr>
          <w:noProof/>
        </w:rPr>
        <w:t>6</w:t>
      </w:r>
      <w:r w:rsidR="003C1DEC">
        <w:t>.</w:t>
      </w:r>
      <w:r w:rsidR="003C1DEC" w:rsidRPr="003C1DEC">
        <w:rPr>
          <w:noProof/>
        </w:rPr>
        <w:t>10</w:t>
      </w:r>
      <w:r w:rsidR="006B0819" w:rsidRPr="006B0819">
        <w:fldChar w:fldCharType="end"/>
      </w:r>
      <w:r>
        <w:t>) jsou zobrazeny hranice klasifikačních tříd SVM. Barevnou škálou je zobrazena</w:t>
      </w:r>
      <w:r w:rsidR="008144E7">
        <w:t xml:space="preserve"> </w:t>
      </w:r>
      <w:r>
        <w:t>pravděpodobnost příslušnosti do dané třídy. Body zobrazují trénovací data klasifikačního modelu. Graf je vynesen v prostoru prvních dvou hlavních komponent.</w:t>
      </w:r>
    </w:p>
    <w:p w14:paraId="3D6B3EBA" w14:textId="77777777" w:rsidR="006B0819" w:rsidRDefault="008251E7" w:rsidP="006B0819">
      <w:pPr>
        <w:pStyle w:val="BPDPNormln"/>
        <w:keepNext/>
        <w:jc w:val="center"/>
      </w:pPr>
      <w:r>
        <w:rPr>
          <w:noProof/>
        </w:rPr>
        <w:lastRenderedPageBreak/>
        <w:drawing>
          <wp:inline distT="0" distB="0" distL="0" distR="0" wp14:anchorId="76715FC6" wp14:editId="4DEC0370">
            <wp:extent cx="4329310" cy="32400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_hranice.emf"/>
                    <pic:cNvPicPr/>
                  </pic:nvPicPr>
                  <pic:blipFill>
                    <a:blip r:embed="rId46">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7D1667F7" w14:textId="72B2E054" w:rsidR="008251E7" w:rsidRDefault="006B0819" w:rsidP="006B0819">
      <w:pPr>
        <w:pStyle w:val="Titulek"/>
        <w:jc w:val="center"/>
        <w:rPr>
          <w:b w:val="0"/>
        </w:rPr>
      </w:pPr>
      <w:bookmarkStart w:id="255" w:name="_Ref40624558"/>
      <w:bookmarkStart w:id="256" w:name="_Toc41248111"/>
      <w:r w:rsidRPr="006B081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10</w:t>
      </w:r>
      <w:r w:rsidR="00E73D21">
        <w:rPr>
          <w:b w:val="0"/>
        </w:rPr>
        <w:fldChar w:fldCharType="end"/>
      </w:r>
      <w:bookmarkEnd w:id="255"/>
      <w:r w:rsidRPr="006B0819">
        <w:rPr>
          <w:b w:val="0"/>
        </w:rPr>
        <w:t>: Hranice klasifikačních tříd</w:t>
      </w:r>
      <w:bookmarkEnd w:id="256"/>
    </w:p>
    <w:p w14:paraId="2F4E0AC9" w14:textId="6A037616" w:rsidR="006B0819" w:rsidRDefault="006B0819" w:rsidP="00956B90">
      <w:pPr>
        <w:pStyle w:val="BPDPNormln"/>
        <w:ind w:firstLine="0"/>
      </w:pPr>
      <w:r>
        <w:t>Na obrázku (</w:t>
      </w:r>
      <w:r w:rsidRPr="006B0819">
        <w:fldChar w:fldCharType="begin"/>
      </w:r>
      <w:r w:rsidRPr="006B0819">
        <w:instrText xml:space="preserve"> REF _Ref40624676 \h  \* MERGEFORMAT </w:instrText>
      </w:r>
      <w:r w:rsidRPr="006B0819">
        <w:fldChar w:fldCharType="separate"/>
      </w:r>
      <w:r w:rsidR="003C1DEC" w:rsidRPr="006B0819">
        <w:t xml:space="preserve">Obr. </w:t>
      </w:r>
      <w:r w:rsidR="003C1DEC" w:rsidRPr="003C1DEC">
        <w:rPr>
          <w:noProof/>
        </w:rPr>
        <w:t>6</w:t>
      </w:r>
      <w:r w:rsidR="003C1DEC">
        <w:t>.</w:t>
      </w:r>
      <w:r w:rsidR="003C1DEC" w:rsidRPr="003C1DEC">
        <w:rPr>
          <w:noProof/>
        </w:rPr>
        <w:t>11</w:t>
      </w:r>
      <w:r w:rsidRPr="006B0819">
        <w:fldChar w:fldCharType="end"/>
      </w:r>
      <w:r>
        <w:t>) je opět uveden výřez shluku.</w:t>
      </w:r>
      <w:r w:rsidR="00956B90">
        <w:t xml:space="preserve"> Z těchto obrázků se může zdát, že</w:t>
      </w:r>
      <w:r w:rsidR="008144E7">
        <w:t> </w:t>
      </w:r>
      <w:r w:rsidR="00956B90">
        <w:t>hraniční prostory klasifikačních tříd úplně neodpovídají rozložení trénovacích dat. Což může být způsobeno vynesením v prostoru pouze dvou hlavních komponent. Takovéto zobrazení vysvětluje pouze 55 % rozptylu trénovacích dat pře</w:t>
      </w:r>
      <w:r w:rsidR="008144E7">
        <w:t>d</w:t>
      </w:r>
      <w:r w:rsidR="00956B90">
        <w:t xml:space="preserve"> výpočtem PCA. </w:t>
      </w:r>
    </w:p>
    <w:p w14:paraId="53D1315D" w14:textId="77777777" w:rsidR="006B0819" w:rsidRDefault="006B0819" w:rsidP="006B0819">
      <w:pPr>
        <w:keepNext/>
        <w:jc w:val="center"/>
      </w:pPr>
      <w:r>
        <w:rPr>
          <w:noProof/>
        </w:rPr>
        <w:drawing>
          <wp:inline distT="0" distB="0" distL="0" distR="0" wp14:anchorId="7FD1C469" wp14:editId="224FDCB8">
            <wp:extent cx="4329310" cy="32400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VM_hranice_zoom.emf"/>
                    <pic:cNvPicPr/>
                  </pic:nvPicPr>
                  <pic:blipFill>
                    <a:blip r:embed="rId47">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28BB1550" w14:textId="1FE76418" w:rsidR="006B0819" w:rsidRPr="006B0819" w:rsidRDefault="006B0819" w:rsidP="006B0819">
      <w:pPr>
        <w:pStyle w:val="Titulek"/>
        <w:jc w:val="center"/>
        <w:rPr>
          <w:b w:val="0"/>
        </w:rPr>
      </w:pPr>
      <w:bookmarkStart w:id="257" w:name="_Ref40624676"/>
      <w:bookmarkStart w:id="258" w:name="_Toc41248112"/>
      <w:r w:rsidRPr="006B081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11</w:t>
      </w:r>
      <w:r w:rsidR="00E73D21">
        <w:rPr>
          <w:b w:val="0"/>
        </w:rPr>
        <w:fldChar w:fldCharType="end"/>
      </w:r>
      <w:bookmarkEnd w:id="257"/>
      <w:r w:rsidRPr="006B0819">
        <w:rPr>
          <w:b w:val="0"/>
        </w:rPr>
        <w:t>: Výřez hranic klasifikačních tříd</w:t>
      </w:r>
      <w:bookmarkEnd w:id="258"/>
    </w:p>
    <w:p w14:paraId="2982BECB" w14:textId="2361F238" w:rsidR="00361845" w:rsidRPr="00956B90" w:rsidRDefault="00956B90" w:rsidP="00956B90">
      <w:pPr>
        <w:pStyle w:val="BPDPNormln"/>
      </w:pPr>
      <w:r>
        <w:t xml:space="preserve">Pro klasifikaci testovacích dat podle vytrénovaného modelu, byla využita funkce </w:t>
      </w:r>
      <w:proofErr w:type="spellStart"/>
      <w:r>
        <w:t>Matlabu</w:t>
      </w:r>
      <w:proofErr w:type="spellEnd"/>
      <w:r>
        <w:t xml:space="preserve"> </w:t>
      </w:r>
      <w:proofErr w:type="spellStart"/>
      <w:r w:rsidRPr="00956B90">
        <w:rPr>
          <w:i/>
        </w:rPr>
        <w:t>predict</w:t>
      </w:r>
      <w:proofErr w:type="spellEnd"/>
      <w:r>
        <w:t xml:space="preserve">. Vstupy této funkce jsou model SVM a testovací data převedená </w:t>
      </w:r>
      <w:r>
        <w:lastRenderedPageBreak/>
        <w:t>do</w:t>
      </w:r>
      <w:r w:rsidR="008144E7">
        <w:t> </w:t>
      </w:r>
      <w:r>
        <w:t>prostoru PCA. Výstup</w:t>
      </w:r>
      <w:r w:rsidR="000B6271">
        <w:t>y jsou vektor s predikovanými štítky tříd a pravděpodobnostní matice příslušnosti dané třídy.</w:t>
      </w:r>
    </w:p>
    <w:p w14:paraId="467AF040" w14:textId="52B3C54D" w:rsidR="006A5E2C" w:rsidRDefault="00E6702C" w:rsidP="006A5E2C">
      <w:pPr>
        <w:pStyle w:val="Nadpis2"/>
      </w:pPr>
      <w:bookmarkStart w:id="259" w:name="_Toc41248080"/>
      <w:r>
        <w:t>Výstupy a výsledky programu</w:t>
      </w:r>
      <w:bookmarkEnd w:id="259"/>
      <w:r>
        <w:t xml:space="preserve"> </w:t>
      </w:r>
    </w:p>
    <w:p w14:paraId="2A98D11D" w14:textId="5C3A2EB4" w:rsidR="00C944A3" w:rsidRDefault="00E46F64" w:rsidP="00FC77FD">
      <w:pPr>
        <w:pStyle w:val="BPDPNormln"/>
      </w:pPr>
      <w:r>
        <w:t xml:space="preserve">Výstupy trénovací části programu tvoří tři modely. Jsou jimi </w:t>
      </w:r>
      <w:proofErr w:type="spellStart"/>
      <w:r w:rsidRPr="00E46F64">
        <w:rPr>
          <w:i/>
        </w:rPr>
        <w:t>trenovaci.mat</w:t>
      </w:r>
      <w:proofErr w:type="spellEnd"/>
      <w:r>
        <w:rPr>
          <w:i/>
        </w:rPr>
        <w:t xml:space="preserve">, </w:t>
      </w:r>
      <w:proofErr w:type="spellStart"/>
      <w:r>
        <w:rPr>
          <w:i/>
        </w:rPr>
        <w:t>PCAModel.mat</w:t>
      </w:r>
      <w:proofErr w:type="spellEnd"/>
      <w:r>
        <w:rPr>
          <w:i/>
        </w:rPr>
        <w:t xml:space="preserve"> </w:t>
      </w:r>
      <w:r w:rsidRPr="00E46F64">
        <w:t>a</w:t>
      </w:r>
      <w:r>
        <w:rPr>
          <w:i/>
        </w:rPr>
        <w:t xml:space="preserve"> </w:t>
      </w:r>
      <w:proofErr w:type="spellStart"/>
      <w:r>
        <w:rPr>
          <w:i/>
        </w:rPr>
        <w:t>SVMModel.mat</w:t>
      </w:r>
      <w:proofErr w:type="spellEnd"/>
      <w:r>
        <w:rPr>
          <w:i/>
        </w:rPr>
        <w:t xml:space="preserve">. </w:t>
      </w:r>
      <w:r>
        <w:t xml:space="preserve">V trénovacím modelu jsou uloženy energie vzorků trénovací sady a informace o jejich počtech a kategoriích. </w:t>
      </w:r>
      <w:r w:rsidR="00C944A3">
        <w:t>Tento model lze využít k přetrénování systému bez nutnosti mít k dispozici trénovací sadu vzorků úderů na bicí soupravu. Model PCA slouží k převodu testovacích dat do vytrénovaného prostoru PCA. Model SVM slouží ke kategorizaci dat, jsou v</w:t>
      </w:r>
      <w:r w:rsidR="008144E7">
        <w:t xml:space="preserve"> </w:t>
      </w:r>
      <w:r w:rsidR="00C944A3">
        <w:t>něm uloženy hraniční prostory jednotlivých tříd.</w:t>
      </w:r>
      <w:r>
        <w:t xml:space="preserve"> </w:t>
      </w:r>
    </w:p>
    <w:p w14:paraId="439B2080" w14:textId="3F1E92F9" w:rsidR="00C944A3" w:rsidRDefault="00C944A3" w:rsidP="00C944A3">
      <w:pPr>
        <w:pStyle w:val="BPDPNormln"/>
      </w:pPr>
      <w:r>
        <w:t>Systém byl vytrénován na sadě 728 vzorků úderů, pro t</w:t>
      </w:r>
      <w:r w:rsidR="00840E63">
        <w:t>y</w:t>
      </w:r>
      <w:r>
        <w:t xml:space="preserve">to kategorie: malý buben, velký buben, uzavřená hi-hat, činel </w:t>
      </w:r>
      <w:proofErr w:type="spellStart"/>
      <w:r>
        <w:t>crash</w:t>
      </w:r>
      <w:proofErr w:type="spellEnd"/>
      <w:r>
        <w:t xml:space="preserve">, činel </w:t>
      </w:r>
      <w:proofErr w:type="spellStart"/>
      <w:r>
        <w:t>ride</w:t>
      </w:r>
      <w:proofErr w:type="spellEnd"/>
      <w:r>
        <w:t xml:space="preserve">, dvojúder malého bubnu s uzavřenou hi-hat a dvojúder velkého bubnu s uzavřenou hi-hat. Vzorky </w:t>
      </w:r>
      <w:proofErr w:type="spellStart"/>
      <w:r>
        <w:t>tomů</w:t>
      </w:r>
      <w:proofErr w:type="spellEnd"/>
      <w:r>
        <w:t xml:space="preserve"> nebyly do trénovací sady zařazeny, protože volně dostupné banky úderů obsahují velmi málo </w:t>
      </w:r>
      <w:r w:rsidR="00840E63">
        <w:t>těchto vzorků</w:t>
      </w:r>
      <w:r>
        <w:t>.</w:t>
      </w:r>
      <w:r w:rsidR="00840E63">
        <w:t xml:space="preserve"> </w:t>
      </w:r>
    </w:p>
    <w:p w14:paraId="28AEE61A" w14:textId="06CE1358" w:rsidR="00840E63" w:rsidRDefault="00840E63" w:rsidP="00C944A3">
      <w:pPr>
        <w:pStyle w:val="BPDPNormln"/>
      </w:pPr>
      <w:r>
        <w:t>Na obrázku (</w:t>
      </w:r>
      <w:r w:rsidRPr="00840E63">
        <w:fldChar w:fldCharType="begin"/>
      </w:r>
      <w:r w:rsidRPr="00840E63">
        <w:instrText xml:space="preserve"> REF _Ref40704152 \h  \* MERGEFORMAT </w:instrText>
      </w:r>
      <w:r w:rsidRPr="00840E63">
        <w:fldChar w:fldCharType="separate"/>
      </w:r>
      <w:r w:rsidR="003C1DEC" w:rsidRPr="00840E63">
        <w:t xml:space="preserve">Obr. </w:t>
      </w:r>
      <w:r w:rsidR="003C1DEC" w:rsidRPr="003C1DEC">
        <w:rPr>
          <w:noProof/>
        </w:rPr>
        <w:t>6</w:t>
      </w:r>
      <w:r w:rsidR="003C1DEC">
        <w:t>.</w:t>
      </w:r>
      <w:r w:rsidR="003C1DEC" w:rsidRPr="003C1DEC">
        <w:rPr>
          <w:noProof/>
        </w:rPr>
        <w:t>12</w:t>
      </w:r>
      <w:r w:rsidRPr="00840E63">
        <w:fldChar w:fldCharType="end"/>
      </w:r>
      <w:r>
        <w:t>) se nachází zachycen grafický výstup z programu. Tento výstup je rozdělen do tří bloků. V prvním se nachází časový průběh testované nahrávky, ve kterém jsou barevně vyznačeny rozeznané údery. V druhém bloku se nachází tabulka s procentuální pravděpodobností příslušnosti neznámého úderu do jednotlivých tříd. Například rozeznaný úder číslo 3 má nejvyšší pravděpodobnost příslušnosti do třídy malého bubnu</w:t>
      </w:r>
      <w:r w:rsidR="00FD1FE0">
        <w:t xml:space="preserve"> a to 54 %. Sytém tedy tento úder vyhodnotil jako úder na malý buben. </w:t>
      </w:r>
    </w:p>
    <w:p w14:paraId="17A1FB74" w14:textId="77777777" w:rsidR="00840E63" w:rsidRDefault="00840E63" w:rsidP="00C944A3">
      <w:pPr>
        <w:pStyle w:val="BPDPNormln"/>
      </w:pPr>
    </w:p>
    <w:p w14:paraId="461C97C6" w14:textId="77777777" w:rsidR="00840E63" w:rsidRDefault="00840E63" w:rsidP="00840E63">
      <w:pPr>
        <w:pStyle w:val="BPDPNormln"/>
        <w:keepNext/>
        <w:jc w:val="center"/>
      </w:pPr>
      <w:r>
        <w:rPr>
          <w:noProof/>
        </w:rPr>
        <w:drawing>
          <wp:inline distT="0" distB="0" distL="0" distR="0" wp14:anchorId="69F26C47" wp14:editId="2CD93014">
            <wp:extent cx="5399405" cy="3644265"/>
            <wp:effectExtent l="0" t="0" r="0" b="0"/>
            <wp:docPr id="33" name="Obrázek 33" descr="Obsah obrázku snímek obrazovky&#10;&#10;Popis se vygeneroval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99405" cy="3644265"/>
                    </a:xfrm>
                    <a:prstGeom prst="rect">
                      <a:avLst/>
                    </a:prstGeom>
                  </pic:spPr>
                </pic:pic>
              </a:graphicData>
            </a:graphic>
          </wp:inline>
        </w:drawing>
      </w:r>
    </w:p>
    <w:p w14:paraId="180CA61C" w14:textId="003775A1" w:rsidR="00840E63" w:rsidRPr="00840E63" w:rsidRDefault="00840E63" w:rsidP="00840E63">
      <w:pPr>
        <w:pStyle w:val="Titulek"/>
        <w:jc w:val="center"/>
        <w:rPr>
          <w:b w:val="0"/>
        </w:rPr>
      </w:pPr>
      <w:bookmarkStart w:id="260" w:name="_Ref40704152"/>
      <w:bookmarkStart w:id="261" w:name="_Toc41248113"/>
      <w:r w:rsidRPr="00840E6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12</w:t>
      </w:r>
      <w:r w:rsidR="00E73D21">
        <w:rPr>
          <w:b w:val="0"/>
        </w:rPr>
        <w:fldChar w:fldCharType="end"/>
      </w:r>
      <w:bookmarkEnd w:id="260"/>
      <w:r w:rsidRPr="00840E63">
        <w:rPr>
          <w:b w:val="0"/>
        </w:rPr>
        <w:t>: Grafický výstup programu</w:t>
      </w:r>
      <w:bookmarkEnd w:id="261"/>
    </w:p>
    <w:p w14:paraId="2C0CA3DC" w14:textId="00D00EFA" w:rsidR="00FC77FD" w:rsidRPr="00F707CF" w:rsidRDefault="00FD1FE0" w:rsidP="00F707CF">
      <w:pPr>
        <w:pStyle w:val="BPDPNormln"/>
        <w:ind w:firstLine="0"/>
      </w:pPr>
      <w:r w:rsidRPr="00F707CF">
        <w:t>Posledním blokem je tabulka, ve které jsou uvedeny názvy tříd kam byly jednotlivé údery přiřazeny a časové značky začátků a konců těchto úderů.</w:t>
      </w:r>
    </w:p>
    <w:p w14:paraId="48DB42FE" w14:textId="0C72C9E8" w:rsidR="00FD1FE0" w:rsidRDefault="001F003F" w:rsidP="00F707CF">
      <w:pPr>
        <w:pStyle w:val="BPDPNormln"/>
      </w:pPr>
      <w:r w:rsidRPr="00F707CF">
        <w:lastRenderedPageBreak/>
        <w:t xml:space="preserve">Systém pro rozeznávání </w:t>
      </w:r>
      <w:r w:rsidR="00F707CF" w:rsidRPr="00F707CF">
        <w:t xml:space="preserve">úderů na bicí soupravu, byl otestován na sadě 224 vzorků rozličných od trénovací sady. Výsledky tohoto testu jsou uvedeny v tabulce </w:t>
      </w:r>
      <w:r w:rsidR="00F707CF">
        <w:t>záměn (</w:t>
      </w:r>
      <w:proofErr w:type="spellStart"/>
      <w:r w:rsidR="00F707CF">
        <w:t>Confusion</w:t>
      </w:r>
      <w:proofErr w:type="spellEnd"/>
      <w:r w:rsidR="00F707CF">
        <w:t xml:space="preserve"> matrix)</w:t>
      </w:r>
      <w:r w:rsidR="00982B7F">
        <w:t xml:space="preserve"> </w:t>
      </w:r>
      <w:r w:rsidR="00F707CF" w:rsidRPr="00F707CF">
        <w:t>(</w:t>
      </w:r>
      <w:r w:rsidR="00982B7F">
        <w:fldChar w:fldCharType="begin"/>
      </w:r>
      <w:r w:rsidR="00982B7F">
        <w:instrText xml:space="preserve"> REF _Ref33209722 \h </w:instrText>
      </w:r>
      <w:r w:rsidR="00982B7F">
        <w:fldChar w:fldCharType="separate"/>
      </w:r>
      <w:r w:rsidR="003C1DEC" w:rsidRPr="00B4066B">
        <w:t xml:space="preserve">Tab. </w:t>
      </w:r>
      <w:r w:rsidR="003C1DEC">
        <w:rPr>
          <w:b/>
          <w:noProof/>
        </w:rPr>
        <w:t>3</w:t>
      </w:r>
      <w:r w:rsidR="003C1DEC" w:rsidRPr="00B4066B">
        <w:t>.</w:t>
      </w:r>
      <w:r w:rsidR="003C1DEC">
        <w:rPr>
          <w:b/>
          <w:noProof/>
        </w:rPr>
        <w:t>1</w:t>
      </w:r>
      <w:r w:rsidR="00982B7F">
        <w:fldChar w:fldCharType="end"/>
      </w:r>
      <w:r w:rsidR="00F707CF" w:rsidRPr="00F707CF">
        <w:t>)</w:t>
      </w:r>
      <w:r w:rsidR="00F707CF">
        <w:t xml:space="preserve">. Kompletní výsledky tohoto testu jsou uvedeny </w:t>
      </w:r>
      <w:r w:rsidR="00803FF4">
        <w:t>v příloze. (</w:t>
      </w:r>
      <w:r w:rsidR="00803FF4">
        <w:fldChar w:fldCharType="begin"/>
      </w:r>
      <w:r w:rsidR="00803FF4">
        <w:instrText xml:space="preserve"> REF _Ref40454778 \r \h </w:instrText>
      </w:r>
      <w:r w:rsidR="00803FF4">
        <w:fldChar w:fldCharType="separate"/>
      </w:r>
      <w:r w:rsidR="003C1DEC">
        <w:t>Příloha 2 -</w:t>
      </w:r>
      <w:r w:rsidR="00803FF4">
        <w:fldChar w:fldCharType="end"/>
      </w:r>
      <w:r w:rsidR="00803FF4">
        <w:t>)</w:t>
      </w:r>
      <w:r w:rsidR="00982B7F">
        <w:t xml:space="preserve"> Hodnoty jsou uváděny v procentech. Zelenou barvou jsou označeny správně vyhodnocené třídy. Žlutou barvou jsou</w:t>
      </w:r>
      <w:r w:rsidR="00323C0E">
        <w:t xml:space="preserve"> označené nesprávně vyhodnocené třídy, které jsou k dané třídě podobné. Červenou barvou jsou označený zbylé nesprávně vyhodnocené třídy.</w:t>
      </w:r>
    </w:p>
    <w:p w14:paraId="5168756B" w14:textId="6D9388B7" w:rsidR="00982B7F" w:rsidRPr="00982B7F" w:rsidRDefault="00982B7F" w:rsidP="00982B7F">
      <w:pPr>
        <w:pStyle w:val="Titulek"/>
        <w:keepNext/>
        <w:jc w:val="center"/>
        <w:rPr>
          <w:b w:val="0"/>
        </w:rPr>
      </w:pPr>
      <w:bookmarkStart w:id="262" w:name="_Toc41248124"/>
      <w:r w:rsidRPr="00982B7F">
        <w:rPr>
          <w:b w:val="0"/>
        </w:rPr>
        <w:t xml:space="preserve">Tab. </w:t>
      </w:r>
      <w:r w:rsidRPr="00982B7F">
        <w:rPr>
          <w:b w:val="0"/>
        </w:rPr>
        <w:fldChar w:fldCharType="begin"/>
      </w:r>
      <w:r w:rsidRPr="00982B7F">
        <w:rPr>
          <w:b w:val="0"/>
        </w:rPr>
        <w:instrText xml:space="preserve"> STYLEREF 1 \s </w:instrText>
      </w:r>
      <w:r w:rsidRPr="00982B7F">
        <w:rPr>
          <w:b w:val="0"/>
        </w:rPr>
        <w:fldChar w:fldCharType="separate"/>
      </w:r>
      <w:r w:rsidR="003C1DEC">
        <w:rPr>
          <w:b w:val="0"/>
          <w:noProof/>
        </w:rPr>
        <w:t>6</w:t>
      </w:r>
      <w:r w:rsidRPr="00982B7F">
        <w:rPr>
          <w:b w:val="0"/>
        </w:rPr>
        <w:fldChar w:fldCharType="end"/>
      </w:r>
      <w:r w:rsidRPr="00982B7F">
        <w:rPr>
          <w:b w:val="0"/>
        </w:rPr>
        <w:t>.</w:t>
      </w:r>
      <w:r w:rsidRPr="00982B7F">
        <w:rPr>
          <w:b w:val="0"/>
        </w:rPr>
        <w:fldChar w:fldCharType="begin"/>
      </w:r>
      <w:r w:rsidRPr="00982B7F">
        <w:rPr>
          <w:b w:val="0"/>
        </w:rPr>
        <w:instrText xml:space="preserve"> SEQ Tab. \* ARABIC \s 1 </w:instrText>
      </w:r>
      <w:r w:rsidRPr="00982B7F">
        <w:rPr>
          <w:b w:val="0"/>
        </w:rPr>
        <w:fldChar w:fldCharType="separate"/>
      </w:r>
      <w:r w:rsidR="003C1DEC">
        <w:rPr>
          <w:b w:val="0"/>
          <w:noProof/>
        </w:rPr>
        <w:t>3</w:t>
      </w:r>
      <w:r w:rsidRPr="00982B7F">
        <w:rPr>
          <w:b w:val="0"/>
        </w:rPr>
        <w:fldChar w:fldCharType="end"/>
      </w:r>
      <w:r w:rsidRPr="00982B7F">
        <w:rPr>
          <w:b w:val="0"/>
        </w:rPr>
        <w:t>: Tabulka záměn rozpoznávacího systému</w:t>
      </w:r>
      <w:bookmarkEnd w:id="262"/>
    </w:p>
    <w:tbl>
      <w:tblPr>
        <w:tblW w:w="7380" w:type="dxa"/>
        <w:jc w:val="center"/>
        <w:tblCellMar>
          <w:left w:w="70" w:type="dxa"/>
          <w:right w:w="70" w:type="dxa"/>
        </w:tblCellMar>
        <w:tblLook w:val="04A0" w:firstRow="1" w:lastRow="0" w:firstColumn="1" w:lastColumn="0" w:noHBand="0" w:noVBand="1"/>
      </w:tblPr>
      <w:tblGrid>
        <w:gridCol w:w="820"/>
        <w:gridCol w:w="820"/>
        <w:gridCol w:w="820"/>
        <w:gridCol w:w="820"/>
        <w:gridCol w:w="820"/>
        <w:gridCol w:w="820"/>
        <w:gridCol w:w="820"/>
        <w:gridCol w:w="820"/>
        <w:gridCol w:w="820"/>
      </w:tblGrid>
      <w:tr w:rsidR="00803FF4" w:rsidRPr="00803FF4" w14:paraId="0D6FAA11" w14:textId="77777777" w:rsidTr="00803FF4">
        <w:trPr>
          <w:trHeight w:val="555"/>
          <w:jc w:val="center"/>
        </w:trPr>
        <w:tc>
          <w:tcPr>
            <w:tcW w:w="820" w:type="dxa"/>
            <w:tcBorders>
              <w:top w:val="single" w:sz="8" w:space="0" w:color="auto"/>
              <w:left w:val="single" w:sz="8" w:space="0" w:color="auto"/>
              <w:bottom w:val="nil"/>
              <w:right w:val="single" w:sz="8" w:space="0" w:color="auto"/>
            </w:tcBorders>
            <w:shd w:val="clear" w:color="auto" w:fill="auto"/>
            <w:vAlign w:val="center"/>
            <w:hideMark/>
          </w:tcPr>
          <w:p w14:paraId="1B5FBFF7"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6560" w:type="dxa"/>
            <w:gridSpan w:val="8"/>
            <w:tcBorders>
              <w:top w:val="single" w:sz="8" w:space="0" w:color="auto"/>
              <w:left w:val="nil"/>
              <w:bottom w:val="single" w:sz="8" w:space="0" w:color="auto"/>
              <w:right w:val="single" w:sz="8" w:space="0" w:color="000000"/>
            </w:tcBorders>
            <w:shd w:val="clear" w:color="auto" w:fill="auto"/>
            <w:vAlign w:val="center"/>
            <w:hideMark/>
          </w:tcPr>
          <w:p w14:paraId="43542080" w14:textId="0FAE0274" w:rsidR="00803FF4" w:rsidRPr="00803FF4" w:rsidRDefault="00803FF4" w:rsidP="00803FF4">
            <w:pPr>
              <w:spacing w:line="240" w:lineRule="auto"/>
              <w:ind w:left="0"/>
              <w:jc w:val="center"/>
              <w:rPr>
                <w:rFonts w:ascii="Calibri" w:hAnsi="Calibri" w:cs="Calibri"/>
                <w:color w:val="000000"/>
                <w:sz w:val="40"/>
                <w:szCs w:val="40"/>
              </w:rPr>
            </w:pPr>
            <w:r>
              <w:rPr>
                <w:rFonts w:ascii="Calibri" w:hAnsi="Calibri" w:cs="Calibri"/>
                <w:color w:val="000000"/>
                <w:sz w:val="40"/>
                <w:szCs w:val="40"/>
              </w:rPr>
              <w:t>predikce</w:t>
            </w:r>
          </w:p>
        </w:tc>
      </w:tr>
      <w:tr w:rsidR="00803FF4" w:rsidRPr="00803FF4" w14:paraId="1DEC47D8" w14:textId="77777777" w:rsidTr="00803FF4">
        <w:trPr>
          <w:trHeight w:val="555"/>
          <w:jc w:val="center"/>
        </w:trPr>
        <w:tc>
          <w:tcPr>
            <w:tcW w:w="820" w:type="dxa"/>
            <w:vMerge w:val="restart"/>
            <w:tcBorders>
              <w:top w:val="single" w:sz="8" w:space="0" w:color="auto"/>
              <w:left w:val="single" w:sz="8" w:space="0" w:color="auto"/>
              <w:bottom w:val="single" w:sz="8" w:space="0" w:color="000000"/>
              <w:right w:val="single" w:sz="8" w:space="0" w:color="auto"/>
            </w:tcBorders>
            <w:shd w:val="clear" w:color="auto" w:fill="auto"/>
            <w:textDirection w:val="tbLrV"/>
            <w:vAlign w:val="center"/>
            <w:hideMark/>
          </w:tcPr>
          <w:p w14:paraId="0FDC004E" w14:textId="065FA096" w:rsidR="00803FF4" w:rsidRPr="00803FF4" w:rsidRDefault="00803FF4" w:rsidP="00803FF4">
            <w:pPr>
              <w:spacing w:line="240" w:lineRule="auto"/>
              <w:ind w:left="0"/>
              <w:jc w:val="center"/>
              <w:rPr>
                <w:rFonts w:ascii="Calibri" w:hAnsi="Calibri" w:cs="Calibri"/>
                <w:color w:val="000000"/>
                <w:sz w:val="40"/>
                <w:szCs w:val="40"/>
              </w:rPr>
            </w:pPr>
            <w:r>
              <w:rPr>
                <w:rFonts w:ascii="Calibri" w:hAnsi="Calibri" w:cs="Calibri"/>
                <w:color w:val="000000"/>
                <w:sz w:val="40"/>
                <w:szCs w:val="40"/>
              </w:rPr>
              <w:t>reálné třídy</w:t>
            </w:r>
          </w:p>
        </w:tc>
        <w:tc>
          <w:tcPr>
            <w:tcW w:w="820" w:type="dxa"/>
            <w:tcBorders>
              <w:top w:val="nil"/>
              <w:left w:val="nil"/>
              <w:bottom w:val="single" w:sz="4" w:space="0" w:color="auto"/>
              <w:right w:val="single" w:sz="4" w:space="0" w:color="auto"/>
            </w:tcBorders>
            <w:shd w:val="clear" w:color="auto" w:fill="auto"/>
            <w:vAlign w:val="center"/>
            <w:hideMark/>
          </w:tcPr>
          <w:p w14:paraId="060477AC"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820" w:type="dxa"/>
            <w:tcBorders>
              <w:top w:val="nil"/>
              <w:left w:val="nil"/>
              <w:bottom w:val="nil"/>
              <w:right w:val="single" w:sz="4" w:space="0" w:color="auto"/>
            </w:tcBorders>
            <w:shd w:val="clear" w:color="auto" w:fill="auto"/>
            <w:vAlign w:val="center"/>
            <w:hideMark/>
          </w:tcPr>
          <w:p w14:paraId="746FB1F6" w14:textId="79792400"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nil"/>
              <w:left w:val="nil"/>
              <w:bottom w:val="nil"/>
              <w:right w:val="single" w:sz="4" w:space="0" w:color="auto"/>
            </w:tcBorders>
            <w:shd w:val="clear" w:color="auto" w:fill="auto"/>
            <w:vAlign w:val="center"/>
            <w:hideMark/>
          </w:tcPr>
          <w:p w14:paraId="7C0B1835" w14:textId="250737A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nil"/>
              <w:bottom w:val="nil"/>
              <w:right w:val="single" w:sz="4" w:space="0" w:color="auto"/>
            </w:tcBorders>
            <w:shd w:val="clear" w:color="auto" w:fill="auto"/>
            <w:vAlign w:val="center"/>
            <w:hideMark/>
          </w:tcPr>
          <w:p w14:paraId="50ACB48B" w14:textId="6CA523A1"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4" w:space="0" w:color="auto"/>
            </w:tcBorders>
            <w:shd w:val="clear" w:color="auto" w:fill="auto"/>
            <w:vAlign w:val="center"/>
            <w:hideMark/>
          </w:tcPr>
          <w:p w14:paraId="0C972C1D" w14:textId="4AEA0C43"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nil"/>
              <w:bottom w:val="nil"/>
              <w:right w:val="single" w:sz="4" w:space="0" w:color="auto"/>
            </w:tcBorders>
            <w:shd w:val="clear" w:color="auto" w:fill="auto"/>
            <w:vAlign w:val="center"/>
            <w:hideMark/>
          </w:tcPr>
          <w:p w14:paraId="1E84126E" w14:textId="1AA5D85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nil"/>
              <w:bottom w:val="nil"/>
              <w:right w:val="single" w:sz="4" w:space="0" w:color="auto"/>
            </w:tcBorders>
            <w:shd w:val="clear" w:color="auto" w:fill="auto"/>
            <w:vAlign w:val="center"/>
            <w:hideMark/>
          </w:tcPr>
          <w:p w14:paraId="4BC3BAC9" w14:textId="67953A48"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8" w:space="0" w:color="auto"/>
            </w:tcBorders>
            <w:shd w:val="clear" w:color="auto" w:fill="auto"/>
            <w:vAlign w:val="center"/>
            <w:hideMark/>
          </w:tcPr>
          <w:p w14:paraId="2EE18D08" w14:textId="0DA295B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r>
      <w:tr w:rsidR="00803FF4" w:rsidRPr="00803FF4" w14:paraId="24C5EF5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C8CFE71"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1809E7C8" w14:textId="3ADA9883"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single" w:sz="8" w:space="0" w:color="auto"/>
              <w:left w:val="single" w:sz="8" w:space="0" w:color="auto"/>
              <w:bottom w:val="single" w:sz="4" w:space="0" w:color="auto"/>
              <w:right w:val="single" w:sz="4" w:space="0" w:color="auto"/>
            </w:tcBorders>
            <w:shd w:val="clear" w:color="000000" w:fill="C6E0B4"/>
            <w:vAlign w:val="center"/>
            <w:hideMark/>
          </w:tcPr>
          <w:p w14:paraId="4F0D960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75</w:t>
            </w:r>
          </w:p>
        </w:tc>
        <w:tc>
          <w:tcPr>
            <w:tcW w:w="820" w:type="dxa"/>
            <w:tcBorders>
              <w:top w:val="single" w:sz="8" w:space="0" w:color="auto"/>
              <w:left w:val="nil"/>
              <w:bottom w:val="nil"/>
              <w:right w:val="single" w:sz="4" w:space="0" w:color="auto"/>
            </w:tcBorders>
            <w:shd w:val="clear" w:color="000000" w:fill="FF8181"/>
            <w:vAlign w:val="center"/>
            <w:hideMark/>
          </w:tcPr>
          <w:p w14:paraId="5740A6F6"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6521C3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77110C3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40EC0E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E699"/>
            <w:vAlign w:val="center"/>
            <w:hideMark/>
          </w:tcPr>
          <w:p w14:paraId="250BEB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single" w:sz="8" w:space="0" w:color="auto"/>
              <w:left w:val="nil"/>
              <w:bottom w:val="single" w:sz="4" w:space="0" w:color="auto"/>
              <w:right w:val="single" w:sz="8" w:space="0" w:color="auto"/>
            </w:tcBorders>
            <w:shd w:val="clear" w:color="000000" w:fill="FF8181"/>
            <w:vAlign w:val="center"/>
            <w:hideMark/>
          </w:tcPr>
          <w:p w14:paraId="556528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144265E2"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87C09D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9925526" w14:textId="3291DD0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single" w:sz="8" w:space="0" w:color="auto"/>
              <w:bottom w:val="single" w:sz="4" w:space="0" w:color="auto"/>
              <w:right w:val="nil"/>
            </w:tcBorders>
            <w:shd w:val="clear" w:color="000000" w:fill="FF8181"/>
            <w:vAlign w:val="center"/>
            <w:hideMark/>
          </w:tcPr>
          <w:p w14:paraId="6DD956B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5DF8D8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94</w:t>
            </w:r>
          </w:p>
        </w:tc>
        <w:tc>
          <w:tcPr>
            <w:tcW w:w="820" w:type="dxa"/>
            <w:tcBorders>
              <w:top w:val="nil"/>
              <w:left w:val="nil"/>
              <w:bottom w:val="nil"/>
              <w:right w:val="single" w:sz="4" w:space="0" w:color="auto"/>
            </w:tcBorders>
            <w:shd w:val="clear" w:color="000000" w:fill="FF8181"/>
            <w:vAlign w:val="center"/>
            <w:hideMark/>
          </w:tcPr>
          <w:p w14:paraId="2C44798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59F757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0DC4F2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1ED6726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23EE9E7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06B8A809"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24B49BB"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D587D17" w14:textId="4A639FF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36C3979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8181"/>
            <w:vAlign w:val="center"/>
            <w:hideMark/>
          </w:tcPr>
          <w:p w14:paraId="089BA3EC"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55EC5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53</w:t>
            </w:r>
          </w:p>
        </w:tc>
        <w:tc>
          <w:tcPr>
            <w:tcW w:w="820" w:type="dxa"/>
            <w:tcBorders>
              <w:top w:val="nil"/>
              <w:left w:val="nil"/>
              <w:bottom w:val="nil"/>
              <w:right w:val="single" w:sz="4" w:space="0" w:color="auto"/>
            </w:tcBorders>
            <w:shd w:val="clear" w:color="000000" w:fill="FFE699"/>
            <w:vAlign w:val="center"/>
            <w:hideMark/>
          </w:tcPr>
          <w:p w14:paraId="6705157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38</w:t>
            </w:r>
          </w:p>
        </w:tc>
        <w:tc>
          <w:tcPr>
            <w:tcW w:w="820" w:type="dxa"/>
            <w:tcBorders>
              <w:top w:val="nil"/>
              <w:left w:val="nil"/>
              <w:bottom w:val="single" w:sz="4" w:space="0" w:color="auto"/>
              <w:right w:val="single" w:sz="4" w:space="0" w:color="auto"/>
            </w:tcBorders>
            <w:shd w:val="clear" w:color="000000" w:fill="FFE699"/>
            <w:vAlign w:val="center"/>
            <w:hideMark/>
          </w:tcPr>
          <w:p w14:paraId="49160BC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E699"/>
            <w:vAlign w:val="center"/>
            <w:hideMark/>
          </w:tcPr>
          <w:p w14:paraId="6DCE30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w:t>
            </w:r>
          </w:p>
        </w:tc>
        <w:tc>
          <w:tcPr>
            <w:tcW w:w="820" w:type="dxa"/>
            <w:tcBorders>
              <w:top w:val="nil"/>
              <w:left w:val="single" w:sz="4" w:space="0" w:color="auto"/>
              <w:bottom w:val="single" w:sz="4" w:space="0" w:color="auto"/>
              <w:right w:val="single" w:sz="8" w:space="0" w:color="auto"/>
            </w:tcBorders>
            <w:shd w:val="clear" w:color="000000" w:fill="FF8181"/>
            <w:vAlign w:val="center"/>
            <w:hideMark/>
          </w:tcPr>
          <w:p w14:paraId="1A1DDD1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6E7FECD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7513167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7851D215" w14:textId="13AFBB6D"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5F55D6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610CEFF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E699"/>
            <w:vAlign w:val="center"/>
            <w:hideMark/>
          </w:tcPr>
          <w:p w14:paraId="485DBAF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EDA0AA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4" w:space="0" w:color="auto"/>
            </w:tcBorders>
            <w:shd w:val="clear" w:color="000000" w:fill="FFE699"/>
            <w:vAlign w:val="center"/>
            <w:hideMark/>
          </w:tcPr>
          <w:p w14:paraId="1DD713E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5F23C5C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8181"/>
            <w:vAlign w:val="center"/>
            <w:hideMark/>
          </w:tcPr>
          <w:p w14:paraId="7A677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568A12A7"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3CAE6C32"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0A797D87" w14:textId="7D6D666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1D162D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C96777"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E699"/>
            <w:vAlign w:val="center"/>
            <w:hideMark/>
          </w:tcPr>
          <w:p w14:paraId="3192EADE"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16</w:t>
            </w:r>
          </w:p>
        </w:tc>
        <w:tc>
          <w:tcPr>
            <w:tcW w:w="820" w:type="dxa"/>
            <w:tcBorders>
              <w:top w:val="nil"/>
              <w:left w:val="nil"/>
              <w:bottom w:val="single" w:sz="4" w:space="0" w:color="auto"/>
              <w:right w:val="nil"/>
            </w:tcBorders>
            <w:shd w:val="clear" w:color="000000" w:fill="FFE699"/>
            <w:vAlign w:val="center"/>
            <w:hideMark/>
          </w:tcPr>
          <w:p w14:paraId="6C4907A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22</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8B8B7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56</w:t>
            </w:r>
          </w:p>
        </w:tc>
        <w:tc>
          <w:tcPr>
            <w:tcW w:w="820" w:type="dxa"/>
            <w:tcBorders>
              <w:top w:val="nil"/>
              <w:left w:val="nil"/>
              <w:bottom w:val="single" w:sz="4" w:space="0" w:color="auto"/>
              <w:right w:val="single" w:sz="4" w:space="0" w:color="auto"/>
            </w:tcBorders>
            <w:shd w:val="clear" w:color="000000" w:fill="FF8181"/>
            <w:vAlign w:val="center"/>
            <w:hideMark/>
          </w:tcPr>
          <w:p w14:paraId="71736E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8181"/>
            <w:vAlign w:val="center"/>
            <w:hideMark/>
          </w:tcPr>
          <w:p w14:paraId="745AB2C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00B2DE9B"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9FA62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65A9DC59" w14:textId="444EBA7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E699"/>
            <w:vAlign w:val="center"/>
            <w:hideMark/>
          </w:tcPr>
          <w:p w14:paraId="4077225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356C4B0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1688127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single" w:sz="4" w:space="0" w:color="auto"/>
              <w:bottom w:val="single" w:sz="4" w:space="0" w:color="auto"/>
              <w:right w:val="single" w:sz="4" w:space="0" w:color="auto"/>
            </w:tcBorders>
            <w:shd w:val="clear" w:color="000000" w:fill="FF8181"/>
            <w:vAlign w:val="center"/>
            <w:hideMark/>
          </w:tcPr>
          <w:p w14:paraId="7D38D91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ECFEE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C6E0B4"/>
            <w:vAlign w:val="center"/>
            <w:hideMark/>
          </w:tcPr>
          <w:p w14:paraId="06FAC82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8" w:space="0" w:color="auto"/>
            </w:tcBorders>
            <w:shd w:val="clear" w:color="000000" w:fill="FF8181"/>
            <w:vAlign w:val="center"/>
            <w:hideMark/>
          </w:tcPr>
          <w:p w14:paraId="5DDCF51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r>
      <w:tr w:rsidR="00803FF4" w:rsidRPr="00803FF4" w14:paraId="44759684"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691287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8" w:space="0" w:color="auto"/>
              <w:right w:val="nil"/>
            </w:tcBorders>
            <w:shd w:val="clear" w:color="auto" w:fill="auto"/>
            <w:vAlign w:val="center"/>
            <w:hideMark/>
          </w:tcPr>
          <w:p w14:paraId="06ED8C85" w14:textId="28828449"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8" w:space="0" w:color="auto"/>
              <w:right w:val="single" w:sz="4" w:space="0" w:color="auto"/>
            </w:tcBorders>
            <w:shd w:val="clear" w:color="000000" w:fill="FF8181"/>
            <w:vAlign w:val="center"/>
            <w:hideMark/>
          </w:tcPr>
          <w:p w14:paraId="62346DC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E699"/>
            <w:vAlign w:val="center"/>
            <w:hideMark/>
          </w:tcPr>
          <w:p w14:paraId="1063821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nil"/>
              <w:left w:val="nil"/>
              <w:bottom w:val="single" w:sz="8" w:space="0" w:color="auto"/>
              <w:right w:val="single" w:sz="4" w:space="0" w:color="auto"/>
            </w:tcBorders>
            <w:shd w:val="clear" w:color="000000" w:fill="FF8181"/>
            <w:vAlign w:val="center"/>
            <w:hideMark/>
          </w:tcPr>
          <w:p w14:paraId="5482ABA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34003D2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0837A57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nil"/>
            </w:tcBorders>
            <w:shd w:val="clear" w:color="000000" w:fill="FF8181"/>
            <w:vAlign w:val="center"/>
            <w:hideMark/>
          </w:tcPr>
          <w:p w14:paraId="59D38FF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8" w:space="0" w:color="auto"/>
              <w:right w:val="single" w:sz="8" w:space="0" w:color="auto"/>
            </w:tcBorders>
            <w:shd w:val="clear" w:color="000000" w:fill="C6E0B4"/>
            <w:vAlign w:val="center"/>
            <w:hideMark/>
          </w:tcPr>
          <w:p w14:paraId="2446A00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81</w:t>
            </w:r>
          </w:p>
        </w:tc>
      </w:tr>
    </w:tbl>
    <w:p w14:paraId="45E424A1" w14:textId="135156F8" w:rsidR="00803FF4" w:rsidRDefault="00803FF4" w:rsidP="00982B7F">
      <w:pPr>
        <w:pStyle w:val="BPDPNormln"/>
        <w:ind w:firstLine="0"/>
      </w:pPr>
    </w:p>
    <w:p w14:paraId="32821D4B" w14:textId="79E5A0FB" w:rsidR="00982B7F" w:rsidRDefault="00982B7F" w:rsidP="00982B7F">
      <w:pPr>
        <w:pStyle w:val="BPDPNormln"/>
      </w:pPr>
      <w:r>
        <w:t>Celková pravděpodobnost na úspěšnou klasifikaci úderu je 75 %. Z tabulky záměn vyplývá, že něj</w:t>
      </w:r>
      <w:r w:rsidR="008144E7">
        <w:t xml:space="preserve"> </w:t>
      </w:r>
      <w:r>
        <w:t xml:space="preserve">obtížněji klasifikovatelné třídy jsou hi-hat a </w:t>
      </w:r>
      <w:proofErr w:type="spellStart"/>
      <w:r>
        <w:t>ride</w:t>
      </w:r>
      <w:proofErr w:type="spellEnd"/>
      <w:r>
        <w:t xml:space="preserve">. </w:t>
      </w:r>
      <w:r w:rsidR="00323C0E">
        <w:t xml:space="preserve">Obě tyto třídy jsou nejčastěji zaměňovány za </w:t>
      </w:r>
      <w:proofErr w:type="spellStart"/>
      <w:r w:rsidR="00323C0E">
        <w:t>crash</w:t>
      </w:r>
      <w:proofErr w:type="spellEnd"/>
      <w:r w:rsidR="00323C0E">
        <w:t xml:space="preserve">. </w:t>
      </w:r>
    </w:p>
    <w:p w14:paraId="5585BDBF" w14:textId="77777777" w:rsidR="00615192" w:rsidRDefault="000976B1" w:rsidP="00615192">
      <w:pPr>
        <w:pStyle w:val="BPDPNormln"/>
        <w:keepNext/>
        <w:jc w:val="center"/>
      </w:pPr>
      <w:r>
        <w:rPr>
          <w:noProof/>
        </w:rPr>
        <w:drawing>
          <wp:inline distT="0" distB="0" distL="0" distR="0" wp14:anchorId="5490CEDA" wp14:editId="1F40BF6D">
            <wp:extent cx="3661875" cy="2740500"/>
            <wp:effectExtent l="0" t="0" r="0" b="317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ektrum_sn_kick.emf"/>
                    <pic:cNvPicPr/>
                  </pic:nvPicPr>
                  <pic:blipFill>
                    <a:blip r:embed="rId49">
                      <a:extLst>
                        <a:ext uri="{28A0092B-C50C-407E-A947-70E740481C1C}">
                          <a14:useLocalDpi xmlns:a14="http://schemas.microsoft.com/office/drawing/2010/main" val="0"/>
                        </a:ext>
                      </a:extLst>
                    </a:blip>
                    <a:stretch>
                      <a:fillRect/>
                    </a:stretch>
                  </pic:blipFill>
                  <pic:spPr>
                    <a:xfrm>
                      <a:off x="0" y="0"/>
                      <a:ext cx="3661875" cy="2740500"/>
                    </a:xfrm>
                    <a:prstGeom prst="rect">
                      <a:avLst/>
                    </a:prstGeom>
                  </pic:spPr>
                </pic:pic>
              </a:graphicData>
            </a:graphic>
          </wp:inline>
        </w:drawing>
      </w:r>
    </w:p>
    <w:p w14:paraId="2A5C44ED" w14:textId="4E787CEA" w:rsidR="000976B1" w:rsidRPr="00615192" w:rsidRDefault="00615192" w:rsidP="00615192">
      <w:pPr>
        <w:pStyle w:val="Titulek"/>
        <w:jc w:val="center"/>
        <w:rPr>
          <w:b w:val="0"/>
        </w:rPr>
      </w:pPr>
      <w:bookmarkStart w:id="263" w:name="_Ref40711475"/>
      <w:bookmarkStart w:id="264" w:name="_Toc41248114"/>
      <w:r w:rsidRPr="0061519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13</w:t>
      </w:r>
      <w:r w:rsidR="00E73D21">
        <w:rPr>
          <w:b w:val="0"/>
        </w:rPr>
        <w:fldChar w:fldCharType="end"/>
      </w:r>
      <w:bookmarkEnd w:id="263"/>
      <w:r w:rsidRPr="00615192">
        <w:rPr>
          <w:b w:val="0"/>
        </w:rPr>
        <w:t>: Spektra nahrávek úderu na malý a velký buben</w:t>
      </w:r>
      <w:bookmarkEnd w:id="264"/>
    </w:p>
    <w:p w14:paraId="710777E2" w14:textId="32F88270" w:rsidR="00363491" w:rsidRDefault="00615192" w:rsidP="00982B7F">
      <w:pPr>
        <w:pStyle w:val="BPDPNormln"/>
      </w:pPr>
      <w:r>
        <w:lastRenderedPageBreak/>
        <w:t>Na obrázku (</w:t>
      </w:r>
      <w:r w:rsidRPr="00615192">
        <w:fldChar w:fldCharType="begin"/>
      </w:r>
      <w:r w:rsidRPr="00615192">
        <w:instrText xml:space="preserve"> REF _Ref40711475 \h  \* MERGEFORMAT </w:instrText>
      </w:r>
      <w:r w:rsidRPr="00615192">
        <w:fldChar w:fldCharType="separate"/>
      </w:r>
      <w:r w:rsidR="003C1DEC" w:rsidRPr="00615192">
        <w:t xml:space="preserve">Obr. </w:t>
      </w:r>
      <w:r w:rsidR="003C1DEC" w:rsidRPr="003C1DEC">
        <w:rPr>
          <w:noProof/>
        </w:rPr>
        <w:t>6</w:t>
      </w:r>
      <w:r w:rsidR="003C1DEC">
        <w:t>.</w:t>
      </w:r>
      <w:r w:rsidR="003C1DEC" w:rsidRPr="003C1DEC">
        <w:rPr>
          <w:noProof/>
        </w:rPr>
        <w:t>13</w:t>
      </w:r>
      <w:r w:rsidRPr="00615192">
        <w:fldChar w:fldCharType="end"/>
      </w:r>
      <w:r>
        <w:t>) jsou zobrazeny spektra nahrávek malého a velkého bubnu, na obrázku (</w:t>
      </w:r>
      <w:r w:rsidRPr="00CA0866">
        <w:fldChar w:fldCharType="begin"/>
      </w:r>
      <w:r w:rsidRPr="00CA0866">
        <w:instrText xml:space="preserve"> REF _Ref40710491 \h  \* MERGEFORMAT </w:instrText>
      </w:r>
      <w:r w:rsidRPr="00CA0866">
        <w:fldChar w:fldCharType="separate"/>
      </w:r>
      <w:r w:rsidR="003C1DEC" w:rsidRPr="00CA0866">
        <w:t xml:space="preserve">Obr. </w:t>
      </w:r>
      <w:r w:rsidR="003C1DEC" w:rsidRPr="003C1DEC">
        <w:rPr>
          <w:noProof/>
        </w:rPr>
        <w:t>6</w:t>
      </w:r>
      <w:r w:rsidR="003C1DEC">
        <w:t>.</w:t>
      </w:r>
      <w:r w:rsidR="003C1DEC" w:rsidRPr="003C1DEC">
        <w:rPr>
          <w:noProof/>
        </w:rPr>
        <w:t>14</w:t>
      </w:r>
      <w:r w:rsidRPr="00CA0866">
        <w:fldChar w:fldCharType="end"/>
      </w:r>
      <w:r>
        <w:t xml:space="preserve">) se nachází spektra činelů. </w:t>
      </w:r>
    </w:p>
    <w:p w14:paraId="572162E2" w14:textId="77777777" w:rsidR="00CA0866" w:rsidRDefault="00CA0866" w:rsidP="00CA0866">
      <w:pPr>
        <w:pStyle w:val="BPDPNormln"/>
        <w:keepNext/>
        <w:jc w:val="center"/>
      </w:pPr>
      <w:r>
        <w:rPr>
          <w:noProof/>
        </w:rPr>
        <w:drawing>
          <wp:inline distT="0" distB="0" distL="0" distR="0" wp14:anchorId="1D497FAD" wp14:editId="510A6190">
            <wp:extent cx="4320000" cy="3233032"/>
            <wp:effectExtent l="0" t="0" r="4445" b="571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ektrum_oh.emf"/>
                    <pic:cNvPicPr/>
                  </pic:nvPicPr>
                  <pic:blipFill>
                    <a:blip r:embed="rId50">
                      <a:extLst>
                        <a:ext uri="{28A0092B-C50C-407E-A947-70E740481C1C}">
                          <a14:useLocalDpi xmlns:a14="http://schemas.microsoft.com/office/drawing/2010/main" val="0"/>
                        </a:ext>
                      </a:extLst>
                    </a:blip>
                    <a:stretch>
                      <a:fillRect/>
                    </a:stretch>
                  </pic:blipFill>
                  <pic:spPr>
                    <a:xfrm>
                      <a:off x="0" y="0"/>
                      <a:ext cx="4320000" cy="3233032"/>
                    </a:xfrm>
                    <a:prstGeom prst="rect">
                      <a:avLst/>
                    </a:prstGeom>
                  </pic:spPr>
                </pic:pic>
              </a:graphicData>
            </a:graphic>
          </wp:inline>
        </w:drawing>
      </w:r>
    </w:p>
    <w:p w14:paraId="77A2DB7F" w14:textId="4120B191" w:rsidR="00363491" w:rsidRDefault="00CA0866" w:rsidP="00CA0866">
      <w:pPr>
        <w:pStyle w:val="Titulek"/>
        <w:jc w:val="center"/>
        <w:rPr>
          <w:b w:val="0"/>
        </w:rPr>
      </w:pPr>
      <w:bookmarkStart w:id="265" w:name="_Ref40710491"/>
      <w:bookmarkStart w:id="266" w:name="_Toc41248115"/>
      <w:r w:rsidRPr="00CA086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3C1DEC">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3C1DEC">
        <w:rPr>
          <w:b w:val="0"/>
          <w:noProof/>
        </w:rPr>
        <w:t>14</w:t>
      </w:r>
      <w:r w:rsidR="00E73D21">
        <w:rPr>
          <w:b w:val="0"/>
        </w:rPr>
        <w:fldChar w:fldCharType="end"/>
      </w:r>
      <w:bookmarkEnd w:id="265"/>
      <w:r w:rsidRPr="00CA0866">
        <w:rPr>
          <w:b w:val="0"/>
        </w:rPr>
        <w:t xml:space="preserve">: Spektra nahrávek úderu na </w:t>
      </w:r>
      <w:proofErr w:type="spellStart"/>
      <w:r w:rsidRPr="00CA0866">
        <w:rPr>
          <w:b w:val="0"/>
        </w:rPr>
        <w:t>crash</w:t>
      </w:r>
      <w:proofErr w:type="spellEnd"/>
      <w:r w:rsidRPr="00CA0866">
        <w:rPr>
          <w:b w:val="0"/>
        </w:rPr>
        <w:t xml:space="preserve">, hi-hat (uzavřená) a </w:t>
      </w:r>
      <w:proofErr w:type="spellStart"/>
      <w:r w:rsidRPr="00CA0866">
        <w:rPr>
          <w:b w:val="0"/>
        </w:rPr>
        <w:t>ride</w:t>
      </w:r>
      <w:bookmarkEnd w:id="266"/>
      <w:proofErr w:type="spellEnd"/>
    </w:p>
    <w:p w14:paraId="56446BDD" w14:textId="49C6519A" w:rsidR="00615192" w:rsidRDefault="00615192" w:rsidP="00615192">
      <w:pPr>
        <w:pStyle w:val="BPDPNormln"/>
      </w:pPr>
      <w:r>
        <w:t>Na těchto obrázcích je vidět, že spektra činelů si jsou navzájem podobná, na rozdíl od spekter bubnů. Tato podobnost spekter vede k záměně některých nahrávek činelů.</w:t>
      </w:r>
    </w:p>
    <w:p w14:paraId="58354F8B" w14:textId="6D9A34F3" w:rsidR="00615192" w:rsidRDefault="003A3291" w:rsidP="00615192">
      <w:pPr>
        <w:pStyle w:val="BPDPNormln"/>
      </w:pPr>
      <w:r>
        <w:t>Nejslabším článkem celého programu je detektor začátků a konců úderů. I přes normalizaci hlasitosti a úpravu dynamiky signálu, dochází u některých nahrávek ke špatné detekci úderů.</w:t>
      </w:r>
      <w:r w:rsidR="00E73D21">
        <w:t xml:space="preserve"> Špatná detekce je ukázána na časovém průběhu nahrávky sóla na bicí soupravu (</w:t>
      </w:r>
      <w:r w:rsidR="00E73D21" w:rsidRPr="00E73D21">
        <w:fldChar w:fldCharType="begin"/>
      </w:r>
      <w:r w:rsidR="00E73D21" w:rsidRPr="00E73D21">
        <w:instrText xml:space="preserve"> REF _Ref40713319 \h  \* MERGEFORMAT </w:instrText>
      </w:r>
      <w:r w:rsidR="00E73D21" w:rsidRPr="00E73D21">
        <w:fldChar w:fldCharType="separate"/>
      </w:r>
      <w:r w:rsidR="003C1DEC" w:rsidRPr="00E73D21">
        <w:t xml:space="preserve">Obr. </w:t>
      </w:r>
      <w:r w:rsidR="003C1DEC" w:rsidRPr="003C1DEC">
        <w:rPr>
          <w:noProof/>
        </w:rPr>
        <w:t>6</w:t>
      </w:r>
      <w:r w:rsidR="003C1DEC" w:rsidRPr="00E73D21">
        <w:t>.</w:t>
      </w:r>
      <w:r w:rsidR="003C1DEC" w:rsidRPr="003C1DEC">
        <w:rPr>
          <w:noProof/>
        </w:rPr>
        <w:t>15</w:t>
      </w:r>
      <w:r w:rsidR="00E73D21" w:rsidRPr="00E73D21">
        <w:fldChar w:fldCharType="end"/>
      </w:r>
      <w:r w:rsidR="00E73D21">
        <w:t>).</w:t>
      </w:r>
    </w:p>
    <w:p w14:paraId="24D56F7E" w14:textId="2B22F42A" w:rsidR="003A3291" w:rsidRDefault="003A3291" w:rsidP="00615192">
      <w:pPr>
        <w:pStyle w:val="BPDPNormln"/>
      </w:pPr>
    </w:p>
    <w:p w14:paraId="684D9194" w14:textId="77777777" w:rsidR="00E73D21" w:rsidRDefault="0035549C" w:rsidP="00E73D21">
      <w:pPr>
        <w:pStyle w:val="BPDPNormln"/>
        <w:keepNext/>
        <w:jc w:val="center"/>
      </w:pPr>
      <w:r>
        <w:rPr>
          <w:noProof/>
        </w:rPr>
        <w:drawing>
          <wp:inline distT="0" distB="0" distL="0" distR="0" wp14:anchorId="659E1430" wp14:editId="2F3B8EAB">
            <wp:extent cx="3661875" cy="2740500"/>
            <wp:effectExtent l="0" t="0" r="0" b="317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dsample.emf"/>
                    <pic:cNvPicPr/>
                  </pic:nvPicPr>
                  <pic:blipFill>
                    <a:blip r:embed="rId51">
                      <a:extLst>
                        <a:ext uri="{28A0092B-C50C-407E-A947-70E740481C1C}">
                          <a14:useLocalDpi xmlns:a14="http://schemas.microsoft.com/office/drawing/2010/main" val="0"/>
                        </a:ext>
                      </a:extLst>
                    </a:blip>
                    <a:stretch>
                      <a:fillRect/>
                    </a:stretch>
                  </pic:blipFill>
                  <pic:spPr>
                    <a:xfrm>
                      <a:off x="0" y="0"/>
                      <a:ext cx="3661875" cy="2740500"/>
                    </a:xfrm>
                    <a:prstGeom prst="rect">
                      <a:avLst/>
                    </a:prstGeom>
                  </pic:spPr>
                </pic:pic>
              </a:graphicData>
            </a:graphic>
          </wp:inline>
        </w:drawing>
      </w:r>
    </w:p>
    <w:p w14:paraId="76FDBC5B" w14:textId="412B5938" w:rsidR="003A3291" w:rsidRPr="00E73D21" w:rsidRDefault="00E73D21" w:rsidP="00E73D21">
      <w:pPr>
        <w:pStyle w:val="Titulek"/>
        <w:jc w:val="center"/>
        <w:rPr>
          <w:b w:val="0"/>
        </w:rPr>
      </w:pPr>
      <w:bookmarkStart w:id="267" w:name="_Ref40713319"/>
      <w:bookmarkStart w:id="268" w:name="_Toc41248116"/>
      <w:r w:rsidRPr="00E73D21">
        <w:rPr>
          <w:b w:val="0"/>
        </w:rPr>
        <w:t xml:space="preserve">Obr. </w:t>
      </w:r>
      <w:r w:rsidRPr="00E73D21">
        <w:rPr>
          <w:b w:val="0"/>
        </w:rPr>
        <w:fldChar w:fldCharType="begin"/>
      </w:r>
      <w:r w:rsidRPr="00E73D21">
        <w:rPr>
          <w:b w:val="0"/>
        </w:rPr>
        <w:instrText xml:space="preserve"> STYLEREF 1 \s </w:instrText>
      </w:r>
      <w:r w:rsidRPr="00E73D21">
        <w:rPr>
          <w:b w:val="0"/>
        </w:rPr>
        <w:fldChar w:fldCharType="separate"/>
      </w:r>
      <w:r w:rsidR="003C1DEC">
        <w:rPr>
          <w:b w:val="0"/>
          <w:noProof/>
        </w:rPr>
        <w:t>6</w:t>
      </w:r>
      <w:r w:rsidRPr="00E73D21">
        <w:rPr>
          <w:b w:val="0"/>
        </w:rPr>
        <w:fldChar w:fldCharType="end"/>
      </w:r>
      <w:r w:rsidRPr="00E73D21">
        <w:rPr>
          <w:b w:val="0"/>
        </w:rPr>
        <w:t>.</w:t>
      </w:r>
      <w:r w:rsidRPr="00E73D21">
        <w:rPr>
          <w:b w:val="0"/>
        </w:rPr>
        <w:fldChar w:fldCharType="begin"/>
      </w:r>
      <w:r w:rsidRPr="00E73D21">
        <w:rPr>
          <w:b w:val="0"/>
        </w:rPr>
        <w:instrText xml:space="preserve"> SEQ Obr. \* ARABIC \s 1 </w:instrText>
      </w:r>
      <w:r w:rsidRPr="00E73D21">
        <w:rPr>
          <w:b w:val="0"/>
        </w:rPr>
        <w:fldChar w:fldCharType="separate"/>
      </w:r>
      <w:r w:rsidR="003C1DEC">
        <w:rPr>
          <w:b w:val="0"/>
          <w:noProof/>
        </w:rPr>
        <w:t>15</w:t>
      </w:r>
      <w:r w:rsidRPr="00E73D21">
        <w:rPr>
          <w:b w:val="0"/>
        </w:rPr>
        <w:fldChar w:fldCharType="end"/>
      </w:r>
      <w:bookmarkEnd w:id="267"/>
      <w:r w:rsidRPr="00E73D21">
        <w:rPr>
          <w:b w:val="0"/>
        </w:rPr>
        <w:t>: Časový průběh nahrávky se špatnou detekcí úderů</w:t>
      </w:r>
      <w:bookmarkEnd w:id="268"/>
    </w:p>
    <w:p w14:paraId="1DB1A252" w14:textId="080A64C7" w:rsidR="00F707CF" w:rsidRPr="00003073" w:rsidRDefault="00003073" w:rsidP="00003073">
      <w:pPr>
        <w:pStyle w:val="BPDPNormln"/>
      </w:pPr>
      <w:r w:rsidRPr="00003073">
        <w:t>Bude</w:t>
      </w:r>
      <w:r>
        <w:t xml:space="preserve"> otázkou dalšího výzkumu</w:t>
      </w:r>
      <w:r w:rsidR="008144E7">
        <w:t>,</w:t>
      </w:r>
      <w:r>
        <w:t xml:space="preserve"> zdali se jedná o chybu</w:t>
      </w:r>
      <w:bookmarkStart w:id="269" w:name="_GoBack"/>
      <w:bookmarkEnd w:id="269"/>
      <w:r w:rsidR="005E243D">
        <w:t> způsobenou zatím nezjištěným důvodem</w:t>
      </w:r>
      <w:r>
        <w:t xml:space="preserve">, nebo jestli aplikovaná metoda není </w:t>
      </w:r>
      <w:r w:rsidR="005E243D">
        <w:t>vhodná pro analýzu činelů</w:t>
      </w:r>
      <w:r>
        <w:t xml:space="preserve">. </w:t>
      </w:r>
    </w:p>
    <w:p w14:paraId="5F276602" w14:textId="77777777" w:rsidR="009A5AFE" w:rsidRDefault="009A5AFE" w:rsidP="009A5AFE">
      <w:pPr>
        <w:pStyle w:val="BPDPNormln"/>
      </w:pPr>
    </w:p>
    <w:p w14:paraId="01E8B3A8" w14:textId="79E2E356" w:rsidR="003813F7" w:rsidRPr="00C30A19" w:rsidRDefault="00C674D3" w:rsidP="006F0AB1">
      <w:pPr>
        <w:pStyle w:val="Nadpis1"/>
      </w:pPr>
      <w:bookmarkStart w:id="270" w:name="_Toc101325795"/>
      <w:bookmarkStart w:id="271" w:name="_Toc215678063"/>
      <w:bookmarkStart w:id="272" w:name="_Toc41248081"/>
      <w:r w:rsidRPr="00C30A19">
        <w:t>Závěr</w:t>
      </w:r>
      <w:bookmarkEnd w:id="270"/>
      <w:bookmarkEnd w:id="271"/>
      <w:bookmarkEnd w:id="272"/>
    </w:p>
    <w:p w14:paraId="5740D2E7" w14:textId="77777777" w:rsidR="003813F7" w:rsidRPr="00C30A19" w:rsidRDefault="00C674D3" w:rsidP="00980626">
      <w:pPr>
        <w:pStyle w:val="Odstavecprvn"/>
      </w:pPr>
      <w:r w:rsidRPr="00C30A19">
        <w:t xml:space="preserve">Závěrečná kapitola obsahuje zhodnocení dosažených výsledků se </w:t>
      </w:r>
      <w:r w:rsidR="004A6AA0" w:rsidRPr="00C30A19">
        <w:t>zdůrazněním</w:t>
      </w:r>
      <w:r w:rsidRPr="00C30A19">
        <w:t xml:space="preserve"> vlastní</w:t>
      </w:r>
      <w:r w:rsidR="004A6AA0" w:rsidRPr="00C30A19">
        <w:t>ho</w:t>
      </w:r>
      <w:r w:rsidRPr="00C30A19">
        <w:t xml:space="preserve"> přínos</w:t>
      </w:r>
      <w:r w:rsidR="004A6AA0" w:rsidRPr="00C30A19">
        <w:t>u</w:t>
      </w:r>
      <w:r w:rsidRPr="00C30A19">
        <w:t xml:space="preserve"> studenta. Povinně se zde objeví i zhodnocení z pohledu dalšího vývoje projektu, student uvede náměty vycházející ze zkušeností s řešeným projektem </w:t>
      </w:r>
      <w:r w:rsidR="00AB71E2" w:rsidRPr="00C30A19">
        <w:br/>
      </w:r>
      <w:r w:rsidRPr="00C30A19">
        <w:t>a uvede rovněž návaznosti na právě dokončené projekty.</w:t>
      </w:r>
    </w:p>
    <w:p w14:paraId="6CE7BB77" w14:textId="77777777" w:rsidR="00AD7B77" w:rsidRPr="00C30A19" w:rsidRDefault="00AD7B77" w:rsidP="00980626">
      <w:pPr>
        <w:pStyle w:val="Odstavecprvn"/>
      </w:pPr>
      <w:r w:rsidRPr="00C30A19">
        <w:t>Doporučený rozsah je na jednu stranu.</w:t>
      </w:r>
    </w:p>
    <w:p w14:paraId="110FA305" w14:textId="77777777" w:rsidR="00D63743" w:rsidRPr="00C30A19" w:rsidRDefault="00D63743" w:rsidP="009648FE"/>
    <w:p w14:paraId="1293736A" w14:textId="4691613E" w:rsidR="00947FA7" w:rsidRPr="00947FA7" w:rsidRDefault="00C674D3" w:rsidP="00947FA7">
      <w:pPr>
        <w:pStyle w:val="Nadpisne"/>
        <w:outlineLvl w:val="0"/>
        <w:rPr>
          <w:lang w:val="cs-CZ"/>
        </w:rPr>
      </w:pPr>
      <w:r w:rsidRPr="00C30A19">
        <w:rPr>
          <w:lang w:val="cs-CZ"/>
        </w:rPr>
        <w:br w:type="page"/>
      </w:r>
      <w:bookmarkStart w:id="273" w:name="_Toc101325796"/>
      <w:bookmarkStart w:id="274" w:name="_Hlk40810024"/>
      <w:r w:rsidR="00C23E80" w:rsidRPr="00C30A19">
        <w:rPr>
          <w:lang w:val="cs-CZ"/>
        </w:rPr>
        <w:lastRenderedPageBreak/>
        <w:t>Literatura</w:t>
      </w:r>
      <w:bookmarkStart w:id="275" w:name="_Ref40808651"/>
      <w:bookmarkStart w:id="276" w:name="_Hlk40809995"/>
      <w:bookmarkEnd w:id="273"/>
    </w:p>
    <w:p w14:paraId="455770DB" w14:textId="77777777" w:rsidR="00947FA7" w:rsidRDefault="00947FA7" w:rsidP="00C4631C">
      <w:pPr>
        <w:pStyle w:val="LiteraturaBPDP"/>
        <w:numPr>
          <w:ilvl w:val="0"/>
          <w:numId w:val="38"/>
        </w:numPr>
      </w:pPr>
      <w:bookmarkStart w:id="277" w:name="_Ref40790396"/>
      <w:r>
        <w:t xml:space="preserve">SYROVÝ, Václav. </w:t>
      </w:r>
      <w:r>
        <w:rPr>
          <w:i/>
          <w:iCs/>
        </w:rPr>
        <w:t>Hudební akustika</w:t>
      </w:r>
      <w:r>
        <w:t>. 3., dopl. vyd. V Praze: Akademie múzických umění, 2013. Akustická knihovna Zvukového studia Hudební fakulty AMU. ISBN 978-80-7331-297-8.</w:t>
      </w:r>
      <w:bookmarkEnd w:id="277"/>
    </w:p>
    <w:p w14:paraId="6D8795C0" w14:textId="6668FE95" w:rsidR="00947FA7" w:rsidRDefault="00947FA7" w:rsidP="00947FA7">
      <w:pPr>
        <w:pStyle w:val="LiteraturaBPDP"/>
        <w:numPr>
          <w:ilvl w:val="0"/>
          <w:numId w:val="38"/>
        </w:numPr>
      </w:pPr>
      <w:bookmarkStart w:id="278" w:name="_Ref40793708"/>
      <w:r>
        <w:t xml:space="preserve">MASTROIANY, Petr. </w:t>
      </w:r>
      <w:r w:rsidRPr="00947FA7">
        <w:rPr>
          <w:i/>
          <w:iCs/>
        </w:rPr>
        <w:t>V</w:t>
      </w:r>
      <w:r>
        <w:rPr>
          <w:i/>
          <w:iCs/>
        </w:rPr>
        <w:t>ý</w:t>
      </w:r>
      <w:r w:rsidRPr="00947FA7">
        <w:rPr>
          <w:i/>
          <w:iCs/>
        </w:rPr>
        <w:t>uka hry na bicí</w:t>
      </w:r>
      <w:r>
        <w:t xml:space="preserve"> [online]. [cit. 2020-05-19]. Dostupné z: https://bici.mypage.cz/</w:t>
      </w:r>
      <w:bookmarkEnd w:id="278"/>
    </w:p>
    <w:p w14:paraId="1F1831B2" w14:textId="77777777" w:rsidR="00947FA7" w:rsidRDefault="00947FA7" w:rsidP="00947FA7">
      <w:pPr>
        <w:pStyle w:val="LiteraturaBPDP"/>
        <w:numPr>
          <w:ilvl w:val="0"/>
          <w:numId w:val="38"/>
        </w:numPr>
      </w:pPr>
      <w:bookmarkStart w:id="279" w:name="_Ref40811094"/>
      <w:proofErr w:type="spellStart"/>
      <w:r>
        <w:t>Drum</w:t>
      </w:r>
      <w:proofErr w:type="spellEnd"/>
      <w:r>
        <w:t xml:space="preserve"> </w:t>
      </w:r>
      <w:proofErr w:type="spellStart"/>
      <w:r>
        <w:t>kit</w:t>
      </w:r>
      <w:proofErr w:type="spellEnd"/>
      <w:r>
        <w:t xml:space="preserve"> </w:t>
      </w:r>
      <w:proofErr w:type="spellStart"/>
      <w:r>
        <w:t>illustration</w:t>
      </w:r>
      <w:proofErr w:type="spellEnd"/>
      <w:r>
        <w:t xml:space="preserve">. In: </w:t>
      </w:r>
      <w:r w:rsidRPr="00947FA7">
        <w:rPr>
          <w:i/>
          <w:iCs/>
        </w:rPr>
        <w:t xml:space="preserve">Wikipedia: </w:t>
      </w:r>
      <w:proofErr w:type="spellStart"/>
      <w:r w:rsidRPr="00947FA7">
        <w:rPr>
          <w:i/>
          <w:iCs/>
        </w:rPr>
        <w:t>the</w:t>
      </w:r>
      <w:proofErr w:type="spellEnd"/>
      <w:r w:rsidRPr="00947FA7">
        <w:rPr>
          <w:i/>
          <w:iCs/>
        </w:rPr>
        <w:t xml:space="preserve"> free </w:t>
      </w:r>
      <w:proofErr w:type="spellStart"/>
      <w:r w:rsidRPr="00947FA7">
        <w:rPr>
          <w:i/>
          <w:iCs/>
        </w:rPr>
        <w:t>encyclopedia</w:t>
      </w:r>
      <w:proofErr w:type="spellEnd"/>
      <w:r>
        <w:t xml:space="preserve"> [online]. San Francisco (CA): </w:t>
      </w:r>
      <w:proofErr w:type="spellStart"/>
      <w:r>
        <w:t>Wikimedia</w:t>
      </w:r>
      <w:proofErr w:type="spellEnd"/>
      <w:r>
        <w:t xml:space="preserve"> </w:t>
      </w:r>
      <w:proofErr w:type="spellStart"/>
      <w:r>
        <w:t>Foundation</w:t>
      </w:r>
      <w:proofErr w:type="spellEnd"/>
      <w:r>
        <w:t>, 2001- [cit. 2020-02-05]. Dostupné z: https://commons.wikimedia.org/wiki/File:Drum_kit_illustration_edit.png</w:t>
      </w:r>
      <w:bookmarkEnd w:id="279"/>
    </w:p>
    <w:p w14:paraId="7EADB703" w14:textId="5C09D3F6" w:rsidR="00947FA7" w:rsidRDefault="00947FA7" w:rsidP="00C4631C">
      <w:pPr>
        <w:pStyle w:val="LiteraturaBPDP"/>
        <w:numPr>
          <w:ilvl w:val="0"/>
          <w:numId w:val="38"/>
        </w:numPr>
      </w:pPr>
      <w:bookmarkStart w:id="280" w:name="_Ref40808559"/>
      <w:r>
        <w:t xml:space="preserve">JAN, Jiří. </w:t>
      </w:r>
      <w:r>
        <w:rPr>
          <w:i/>
          <w:iCs/>
        </w:rPr>
        <w:t>Číslicová filtrace, analýza a restaurace signálů</w:t>
      </w:r>
      <w:r>
        <w:t xml:space="preserve">. 2. </w:t>
      </w:r>
      <w:proofErr w:type="spellStart"/>
      <w:r>
        <w:t>upr</w:t>
      </w:r>
      <w:proofErr w:type="spellEnd"/>
      <w:r>
        <w:t xml:space="preserve">. a </w:t>
      </w:r>
      <w:proofErr w:type="spellStart"/>
      <w:r>
        <w:t>rozš</w:t>
      </w:r>
      <w:proofErr w:type="spellEnd"/>
      <w:r>
        <w:t>. vyd. Brno: VUTIUM, 2002. ISBN 80-214-1558-4.</w:t>
      </w:r>
      <w:bookmarkEnd w:id="280"/>
    </w:p>
    <w:p w14:paraId="00155EBC" w14:textId="40F6B9B1" w:rsidR="00F16747" w:rsidRDefault="00F16747" w:rsidP="00C4631C">
      <w:pPr>
        <w:pStyle w:val="LiteraturaBPDP"/>
        <w:numPr>
          <w:ilvl w:val="0"/>
          <w:numId w:val="38"/>
        </w:numPr>
      </w:pPr>
      <w:bookmarkStart w:id="281" w:name="_Ref40808581"/>
      <w:r>
        <w:t xml:space="preserve">NOVOTNÝ, Martin a Miloš SEDLÁČEK. </w:t>
      </w:r>
      <w:r>
        <w:rPr>
          <w:i/>
          <w:iCs/>
        </w:rPr>
        <w:t>Měření efektivní hodnoty s využitím algoritmů DSP v prostředí MATLAB</w:t>
      </w:r>
      <w:r>
        <w:t xml:space="preserve"> [online]. In</w:t>
      </w:r>
      <w:proofErr w:type="gramStart"/>
      <w:r>
        <w:t>: .</w:t>
      </w:r>
      <w:proofErr w:type="gramEnd"/>
      <w:r>
        <w:t xml:space="preserve"> Praha: České vysoké učení technické v Praze, Fakulta elektrotechnická, katedra měření [cit. 2020-05-13]. Dostupné z: https://www2.humusoft.cz/www/papers/tcp04/novotny.pdf</w:t>
      </w:r>
      <w:bookmarkEnd w:id="281"/>
    </w:p>
    <w:p w14:paraId="71845BCD" w14:textId="7B015857" w:rsidR="000371A1" w:rsidRDefault="000371A1" w:rsidP="000371A1">
      <w:pPr>
        <w:pStyle w:val="LiteraturaBPDP"/>
        <w:numPr>
          <w:ilvl w:val="0"/>
          <w:numId w:val="38"/>
        </w:numPr>
      </w:pPr>
      <w:bookmarkStart w:id="282" w:name="_Ref40803769"/>
      <w:r>
        <w:t xml:space="preserve">VLACHÝ, Václav. </w:t>
      </w:r>
      <w:r w:rsidRPr="000371A1">
        <w:rPr>
          <w:i/>
          <w:iCs/>
        </w:rPr>
        <w:t>Praxe zvukové techniky</w:t>
      </w:r>
      <w:r>
        <w:t xml:space="preserve">. 3., </w:t>
      </w:r>
      <w:proofErr w:type="spellStart"/>
      <w:r>
        <w:t>aktualiz</w:t>
      </w:r>
      <w:proofErr w:type="spellEnd"/>
      <w:r>
        <w:t xml:space="preserve">. a dopl. vyd. Praha: </w:t>
      </w:r>
      <w:proofErr w:type="spellStart"/>
      <w:r>
        <w:t>Muzikus</w:t>
      </w:r>
      <w:proofErr w:type="spellEnd"/>
      <w:r>
        <w:t>, c2008. ISBN 978-80-86253-46-6.</w:t>
      </w:r>
      <w:bookmarkEnd w:id="282"/>
    </w:p>
    <w:p w14:paraId="2F60CE81" w14:textId="7134D73E" w:rsidR="000371A1" w:rsidRDefault="00CB39F5" w:rsidP="000371A1">
      <w:pPr>
        <w:pStyle w:val="LiteraturaBPDP"/>
        <w:numPr>
          <w:ilvl w:val="0"/>
          <w:numId w:val="38"/>
        </w:numPr>
      </w:pPr>
      <w:bookmarkStart w:id="283" w:name="_Ref40456265"/>
      <w:r w:rsidRPr="00C4631C">
        <w:t>SMÉKAL, Z. (2009). Číslicové zpracování signálů. Vysoké Učení Technické v Brně, Fakulta elektrotechniky a komunikačních technologií, 208.</w:t>
      </w:r>
      <w:bookmarkEnd w:id="283"/>
    </w:p>
    <w:p w14:paraId="47C2793A" w14:textId="0DA934F2" w:rsidR="00C4631C" w:rsidRDefault="00C4631C" w:rsidP="000371A1">
      <w:pPr>
        <w:pStyle w:val="LiteraturaBPDP"/>
        <w:numPr>
          <w:ilvl w:val="0"/>
          <w:numId w:val="38"/>
        </w:numPr>
      </w:pPr>
      <w:bookmarkStart w:id="284" w:name="_Ref40811492"/>
      <w:r w:rsidRPr="00C4631C">
        <w:t>SMÉKAL, Z. a SYSEL, P.</w:t>
      </w:r>
      <w:r>
        <w:t xml:space="preserve"> </w:t>
      </w:r>
      <w:r w:rsidRPr="00C4631C">
        <w:t>Číslicové filtry. Elektronická skripta FEKT VUT</w:t>
      </w:r>
      <w:r>
        <w:t xml:space="preserve"> </w:t>
      </w:r>
      <w:r w:rsidRPr="00C4631C">
        <w:t>v Brně. 2004, 130 s.</w:t>
      </w:r>
      <w:bookmarkEnd w:id="275"/>
      <w:bookmarkEnd w:id="284"/>
    </w:p>
    <w:p w14:paraId="4EED4AFD" w14:textId="7BB90B6A" w:rsidR="00F16747" w:rsidRDefault="00F16747" w:rsidP="00980626">
      <w:pPr>
        <w:pStyle w:val="LiteraturaBPDP"/>
      </w:pPr>
      <w:bookmarkStart w:id="285" w:name="_Ref40808911"/>
      <w:r>
        <w:t xml:space="preserve">MATLAB </w:t>
      </w:r>
      <w:proofErr w:type="spellStart"/>
      <w:r>
        <w:t>Documentation</w:t>
      </w:r>
      <w:proofErr w:type="spellEnd"/>
      <w:r>
        <w:t xml:space="preserve">. </w:t>
      </w:r>
      <w:proofErr w:type="spellStart"/>
      <w:r>
        <w:rPr>
          <w:i/>
          <w:iCs/>
        </w:rPr>
        <w:t>MathWorks</w:t>
      </w:r>
      <w:proofErr w:type="spellEnd"/>
      <w:r>
        <w:t xml:space="preserve"> [online]. </w:t>
      </w:r>
      <w:proofErr w:type="spellStart"/>
      <w:r>
        <w:t>The</w:t>
      </w:r>
      <w:proofErr w:type="spellEnd"/>
      <w:r>
        <w:t xml:space="preserve"> </w:t>
      </w:r>
      <w:proofErr w:type="spellStart"/>
      <w:r>
        <w:t>MathWorks</w:t>
      </w:r>
      <w:proofErr w:type="spellEnd"/>
      <w:r>
        <w:t>, 2020 [cit. 2020-02-03]. Dostupné z: https://www.mathworks.com/help/matlab/index.html</w:t>
      </w:r>
      <w:bookmarkEnd w:id="285"/>
    </w:p>
    <w:p w14:paraId="556B582A" w14:textId="77777777" w:rsidR="00EC643D" w:rsidRPr="00EC643D" w:rsidRDefault="004C79E5" w:rsidP="003F37D5">
      <w:pPr>
        <w:pStyle w:val="LiteraturaBPDP"/>
        <w:rPr>
          <w:rStyle w:val="Hypertextovodkaz"/>
          <w:color w:val="auto"/>
          <w:u w:val="none"/>
        </w:rPr>
      </w:pPr>
      <w:bookmarkStart w:id="286" w:name="_Ref40808936"/>
      <w:r>
        <w:t xml:space="preserve">SCHIMMEL, Jiří. </w:t>
      </w:r>
      <w:r w:rsidRPr="00EC643D">
        <w:rPr>
          <w:i/>
          <w:iCs/>
        </w:rPr>
        <w:t>Akustika a zvukové systémy.: Učební text</w:t>
      </w:r>
      <w:r>
        <w:t xml:space="preserve"> [online]. Brno, 2018 [cit. 2020-02-03]. Dostupné z: </w:t>
      </w:r>
      <w:r w:rsidR="00EC643D" w:rsidRPr="00EC643D">
        <w:t>https://www.vutbr.cz/www_base/priloha.php?dpid=185282</w:t>
      </w:r>
      <w:bookmarkEnd w:id="286"/>
    </w:p>
    <w:p w14:paraId="122220B2" w14:textId="42F064F7" w:rsidR="00E40496" w:rsidRDefault="00EC643D" w:rsidP="00391469">
      <w:pPr>
        <w:pStyle w:val="LiteraturaBPDP"/>
      </w:pPr>
      <w:bookmarkStart w:id="287" w:name="_Ref40808938"/>
      <w:r>
        <w:t xml:space="preserve">SCHIMMEL, Jiří. </w:t>
      </w:r>
      <w:r w:rsidRPr="00EC643D">
        <w:rPr>
          <w:i/>
          <w:iCs/>
        </w:rPr>
        <w:t>Elektroakustika</w:t>
      </w:r>
      <w:r>
        <w:t>. Brno: Vysoké učení technické v Brně, 2013. ISBN 978-80-214-4716-5.</w:t>
      </w:r>
      <w:bookmarkEnd w:id="287"/>
    </w:p>
    <w:p w14:paraId="1B5E39AA" w14:textId="60E597EB" w:rsidR="00F16747" w:rsidRDefault="00F16747" w:rsidP="00F16747">
      <w:pPr>
        <w:pStyle w:val="LiteraturaBPDP"/>
      </w:pPr>
      <w:bookmarkStart w:id="288" w:name="_Ref40809011"/>
      <w:r>
        <w:t xml:space="preserve">MELOUN, Milan a Jiří MILITKÝ. </w:t>
      </w:r>
      <w:r>
        <w:rPr>
          <w:i/>
          <w:iCs/>
        </w:rPr>
        <w:t>Statistická analýza experimentálních dat</w:t>
      </w:r>
      <w:r>
        <w:t xml:space="preserve">. Vyd. 2., </w:t>
      </w:r>
      <w:proofErr w:type="spellStart"/>
      <w:r>
        <w:t>upr</w:t>
      </w:r>
      <w:proofErr w:type="spellEnd"/>
      <w:r>
        <w:t xml:space="preserve">. a </w:t>
      </w:r>
      <w:proofErr w:type="spellStart"/>
      <w:r>
        <w:t>rozš</w:t>
      </w:r>
      <w:proofErr w:type="spellEnd"/>
      <w:r>
        <w:t>. Praha: Academia, 2004. ISBN 80-200-1254-0.</w:t>
      </w:r>
      <w:bookmarkEnd w:id="288"/>
    </w:p>
    <w:p w14:paraId="6301FA25" w14:textId="5B60DB88" w:rsidR="00F16747" w:rsidRDefault="00F16747" w:rsidP="00F16747">
      <w:pPr>
        <w:pStyle w:val="LiteraturaBPDP"/>
      </w:pPr>
      <w:bookmarkStart w:id="289" w:name="_Ref40809013"/>
      <w:r w:rsidRPr="006F0AB1">
        <w:t>HOLČÍK, Jiří, KOMENDA, Martin (</w:t>
      </w:r>
      <w:proofErr w:type="spellStart"/>
      <w:r w:rsidRPr="006F0AB1">
        <w:t>eds</w:t>
      </w:r>
      <w:proofErr w:type="spellEnd"/>
      <w:r w:rsidRPr="006F0AB1">
        <w:t>.) a kol. Matematická biologie: e-learningová učebnice [online]. 1. vydání. Brno: Masarykova univerzita, 2015. ISBN 978-80-210-8095-9.</w:t>
      </w:r>
      <w:bookmarkEnd w:id="289"/>
    </w:p>
    <w:p w14:paraId="2DD2D8C8" w14:textId="6DF052A6" w:rsidR="00F16747" w:rsidRDefault="00F16747" w:rsidP="00F16747">
      <w:pPr>
        <w:pStyle w:val="LiteraturaBPDP"/>
      </w:pPr>
      <w:bookmarkStart w:id="290" w:name="_Ref40809014"/>
      <w:r>
        <w:t xml:space="preserve">MELOUN, Milan a Jiří MILITKÝ. </w:t>
      </w:r>
      <w:r>
        <w:rPr>
          <w:i/>
          <w:iCs/>
        </w:rPr>
        <w:t>Kompendium statistického zpracování dat</w:t>
      </w:r>
      <w:r>
        <w:t>. Praha: Karolinum, 2012. ISBN 978-80-246-2196-8.</w:t>
      </w:r>
      <w:bookmarkEnd w:id="290"/>
    </w:p>
    <w:p w14:paraId="21F3B542" w14:textId="77777777" w:rsidR="0022350C" w:rsidRDefault="0022350C" w:rsidP="00391469">
      <w:pPr>
        <w:pStyle w:val="LiteraturaBPDP"/>
      </w:pPr>
      <w:bookmarkStart w:id="291" w:name="_Ref40809069"/>
      <w:r>
        <w:t xml:space="preserve">HARUŠTIAKOVÁ, Danka. </w:t>
      </w:r>
      <w:r>
        <w:rPr>
          <w:i/>
          <w:iCs/>
        </w:rPr>
        <w:t>Vícerozměrné statistické metody v biologii</w:t>
      </w:r>
      <w:r>
        <w:t>. Brno: Akademické nakladatelství CERM, 2012. ISBN 978-80-7204-791-8.</w:t>
      </w:r>
      <w:bookmarkEnd w:id="291"/>
    </w:p>
    <w:p w14:paraId="6779CCA8" w14:textId="056DD088" w:rsidR="0022350C" w:rsidRDefault="0022350C" w:rsidP="00F16747">
      <w:pPr>
        <w:pStyle w:val="LiteraturaBPDP"/>
      </w:pPr>
      <w:bookmarkStart w:id="292" w:name="_Ref40809071"/>
      <w:r>
        <w:t xml:space="preserve">HOLČÍK, Jiří. </w:t>
      </w:r>
      <w:r>
        <w:rPr>
          <w:i/>
          <w:iCs/>
        </w:rPr>
        <w:t>Analýza a klasifikace dat</w:t>
      </w:r>
      <w:r>
        <w:t>. Brno: Akademické nakladatelství CERM, 2012. ISBN 978-80-7204-793-2.</w:t>
      </w:r>
      <w:bookmarkEnd w:id="292"/>
    </w:p>
    <w:p w14:paraId="7E2D7381" w14:textId="77777777" w:rsidR="00A60C04" w:rsidRDefault="00A60C04" w:rsidP="00391469">
      <w:pPr>
        <w:pStyle w:val="LiteraturaBPDP"/>
      </w:pPr>
      <w:bookmarkStart w:id="293" w:name="_Ref40809250"/>
      <w:r>
        <w:lastRenderedPageBreak/>
        <w:t xml:space="preserve">SMITH, </w:t>
      </w:r>
      <w:proofErr w:type="spellStart"/>
      <w:r>
        <w:t>Lindsay</w:t>
      </w:r>
      <w:proofErr w:type="spellEnd"/>
      <w:r>
        <w:t xml:space="preserve">. </w:t>
      </w:r>
      <w:r>
        <w:rPr>
          <w:i/>
          <w:iCs/>
        </w:rPr>
        <w:t xml:space="preserve">A </w:t>
      </w:r>
      <w:proofErr w:type="spellStart"/>
      <w:r>
        <w:rPr>
          <w:i/>
          <w:iCs/>
        </w:rPr>
        <w:t>tutorial</w:t>
      </w:r>
      <w:proofErr w:type="spellEnd"/>
      <w:r>
        <w:rPr>
          <w:i/>
          <w:iCs/>
        </w:rPr>
        <w:t xml:space="preserve"> on </w:t>
      </w:r>
      <w:proofErr w:type="spellStart"/>
      <w:r>
        <w:rPr>
          <w:i/>
          <w:iCs/>
        </w:rPr>
        <w:t>Principal</w:t>
      </w:r>
      <w:proofErr w:type="spellEnd"/>
      <w:r>
        <w:rPr>
          <w:i/>
          <w:iCs/>
        </w:rPr>
        <w:t xml:space="preserve"> </w:t>
      </w:r>
      <w:proofErr w:type="spellStart"/>
      <w:r>
        <w:rPr>
          <w:i/>
          <w:iCs/>
        </w:rPr>
        <w:t>Components</w:t>
      </w:r>
      <w:proofErr w:type="spellEnd"/>
      <w:r>
        <w:rPr>
          <w:i/>
          <w:iCs/>
        </w:rPr>
        <w:t xml:space="preserve"> </w:t>
      </w:r>
      <w:proofErr w:type="spellStart"/>
      <w:r>
        <w:rPr>
          <w:i/>
          <w:iCs/>
        </w:rPr>
        <w:t>Analysis</w:t>
      </w:r>
      <w:proofErr w:type="spellEnd"/>
      <w:r>
        <w:t xml:space="preserve"> [online]. 2002, 27 [cit. 2020-01-31]. Dostupné z: https://ourarchive.otago.ac.nz/bitstream/handle/10523/7534/OUCS-2002-12.pdf</w:t>
      </w:r>
      <w:bookmarkEnd w:id="293"/>
    </w:p>
    <w:p w14:paraId="30B5133A" w14:textId="0B3029F6" w:rsidR="00A60C04" w:rsidRDefault="00C52596" w:rsidP="00391469">
      <w:pPr>
        <w:pStyle w:val="LiteraturaBPDP"/>
      </w:pPr>
      <w:bookmarkStart w:id="294" w:name="_Ref40809252"/>
      <w:r>
        <w:t xml:space="preserve">ŠEMBERA, Jan. </w:t>
      </w:r>
      <w:r>
        <w:rPr>
          <w:i/>
          <w:iCs/>
        </w:rPr>
        <w:t xml:space="preserve">Aplikace analýzy hlavních komponent pro redukci dimenze </w:t>
      </w:r>
      <w:proofErr w:type="spellStart"/>
      <w:r>
        <w:rPr>
          <w:i/>
          <w:iCs/>
        </w:rPr>
        <w:t>transportne-reakcního</w:t>
      </w:r>
      <w:proofErr w:type="spellEnd"/>
      <w:r>
        <w:rPr>
          <w:i/>
          <w:iCs/>
        </w:rPr>
        <w:t xml:space="preserve"> problému</w:t>
      </w:r>
      <w:r>
        <w:t xml:space="preserve"> [online]. 13 [cit. 2020-01-31]. Dostupné z: https://math.fce.vutbr.cz/~pribyl/workshop_2007/prispevky/Sembera.pdf</w:t>
      </w:r>
      <w:bookmarkEnd w:id="294"/>
    </w:p>
    <w:p w14:paraId="0C671061" w14:textId="608415B4" w:rsidR="000371A1" w:rsidRDefault="000371A1" w:rsidP="000371A1">
      <w:pPr>
        <w:pStyle w:val="LiteraturaBPDP"/>
      </w:pPr>
      <w:bookmarkStart w:id="295" w:name="_Ref40809788"/>
      <w:r>
        <w:t xml:space="preserve">ABE, </w:t>
      </w:r>
      <w:proofErr w:type="spellStart"/>
      <w:r>
        <w:t>Shigeo</w:t>
      </w:r>
      <w:proofErr w:type="spellEnd"/>
      <w:r>
        <w:t xml:space="preserve">. </w:t>
      </w:r>
      <w:r>
        <w:rPr>
          <w:i/>
          <w:iCs/>
        </w:rPr>
        <w:t xml:space="preserve">Support </w:t>
      </w:r>
      <w:proofErr w:type="spellStart"/>
      <w:r>
        <w:rPr>
          <w:i/>
          <w:iCs/>
        </w:rPr>
        <w:t>vector</w:t>
      </w:r>
      <w:proofErr w:type="spellEnd"/>
      <w:r>
        <w:rPr>
          <w:i/>
          <w:iCs/>
        </w:rPr>
        <w:t xml:space="preserve"> </w:t>
      </w:r>
      <w:proofErr w:type="spellStart"/>
      <w:r>
        <w:rPr>
          <w:i/>
          <w:iCs/>
        </w:rPr>
        <w:t>machines</w:t>
      </w:r>
      <w:proofErr w:type="spellEnd"/>
      <w:r>
        <w:rPr>
          <w:i/>
          <w:iCs/>
        </w:rPr>
        <w:t xml:space="preserve"> </w:t>
      </w:r>
      <w:proofErr w:type="spellStart"/>
      <w:r>
        <w:rPr>
          <w:i/>
          <w:iCs/>
        </w:rPr>
        <w:t>for</w:t>
      </w:r>
      <w:proofErr w:type="spellEnd"/>
      <w:r>
        <w:rPr>
          <w:i/>
          <w:iCs/>
        </w:rPr>
        <w:t xml:space="preserve"> </w:t>
      </w:r>
      <w:proofErr w:type="spellStart"/>
      <w:r>
        <w:rPr>
          <w:i/>
          <w:iCs/>
        </w:rPr>
        <w:t>pattern</w:t>
      </w:r>
      <w:proofErr w:type="spellEnd"/>
      <w:r>
        <w:rPr>
          <w:i/>
          <w:iCs/>
        </w:rPr>
        <w:t xml:space="preserve"> </w:t>
      </w:r>
      <w:proofErr w:type="spellStart"/>
      <w:r>
        <w:rPr>
          <w:i/>
          <w:iCs/>
        </w:rPr>
        <w:t>classification</w:t>
      </w:r>
      <w:proofErr w:type="spellEnd"/>
      <w:r>
        <w:t xml:space="preserve">. 2nd </w:t>
      </w:r>
      <w:proofErr w:type="spellStart"/>
      <w:r>
        <w:t>ed</w:t>
      </w:r>
      <w:proofErr w:type="spellEnd"/>
      <w:r>
        <w:t xml:space="preserve">. London: </w:t>
      </w:r>
      <w:proofErr w:type="spellStart"/>
      <w:r>
        <w:t>Springer</w:t>
      </w:r>
      <w:proofErr w:type="spellEnd"/>
      <w:r>
        <w:t>, 2010. ISBN 18-499-6097-6.</w:t>
      </w:r>
      <w:bookmarkEnd w:id="295"/>
    </w:p>
    <w:bookmarkEnd w:id="274"/>
    <w:bookmarkEnd w:id="276"/>
    <w:p w14:paraId="1EC081E6" w14:textId="77777777" w:rsidR="00F51F89" w:rsidRPr="00C30A19" w:rsidRDefault="00F51F89" w:rsidP="0019118E">
      <w:pPr>
        <w:pStyle w:val="Literatura"/>
        <w:tabs>
          <w:tab w:val="left" w:pos="1080"/>
        </w:tabs>
        <w:spacing w:line="276" w:lineRule="auto"/>
        <w:ind w:left="1080" w:hanging="1080"/>
        <w:rPr>
          <w:rFonts w:ascii="Courier New" w:hAnsi="Courier New" w:cs="Courier New"/>
          <w:lang w:val="cs-CZ"/>
        </w:rPr>
      </w:pPr>
    </w:p>
    <w:p w14:paraId="01AF6D28" w14:textId="77777777" w:rsidR="00020172" w:rsidRPr="00C30A19" w:rsidRDefault="00020172" w:rsidP="0019118E">
      <w:pPr>
        <w:pStyle w:val="Literatura"/>
        <w:tabs>
          <w:tab w:val="left" w:pos="1080"/>
        </w:tabs>
        <w:spacing w:line="276" w:lineRule="auto"/>
        <w:ind w:left="1080" w:hanging="1080"/>
        <w:rPr>
          <w:lang w:val="cs-CZ"/>
        </w:rPr>
      </w:pPr>
    </w:p>
    <w:p w14:paraId="41FB4696" w14:textId="77777777" w:rsidR="00073170" w:rsidRPr="00C30A19" w:rsidRDefault="00073170" w:rsidP="0019118E">
      <w:pPr>
        <w:pStyle w:val="Literatura"/>
        <w:spacing w:line="276" w:lineRule="auto"/>
        <w:rPr>
          <w:lang w:val="cs-CZ"/>
        </w:rPr>
      </w:pPr>
    </w:p>
    <w:p w14:paraId="5FCFC508" w14:textId="77777777" w:rsidR="00C23E80" w:rsidRPr="00C30A19" w:rsidRDefault="00C23E80" w:rsidP="0019118E">
      <w:pPr>
        <w:spacing w:line="276" w:lineRule="auto"/>
      </w:pPr>
    </w:p>
    <w:p w14:paraId="40C69AE6" w14:textId="77777777" w:rsidR="00906FA0" w:rsidRPr="00C30A19" w:rsidRDefault="00906FA0" w:rsidP="0019118E">
      <w:pPr>
        <w:spacing w:line="276" w:lineRule="auto"/>
      </w:pPr>
    </w:p>
    <w:p w14:paraId="1E313EFA" w14:textId="77777777" w:rsidR="00906FA0" w:rsidRPr="00C30A19" w:rsidRDefault="00906FA0" w:rsidP="0019118E">
      <w:pPr>
        <w:spacing w:line="276" w:lineRule="auto"/>
      </w:pPr>
    </w:p>
    <w:p w14:paraId="6249B2FE" w14:textId="77777777" w:rsidR="00CE23A2" w:rsidRPr="00C30A19" w:rsidRDefault="00CE23A2" w:rsidP="00493F19">
      <w:pPr>
        <w:pStyle w:val="Nadpisne"/>
        <w:rPr>
          <w:lang w:val="cs-CZ"/>
        </w:rPr>
      </w:pPr>
      <w:r w:rsidRPr="00C30A19">
        <w:rPr>
          <w:lang w:val="cs-CZ"/>
        </w:rPr>
        <w:br w:type="page"/>
      </w:r>
      <w:r w:rsidRPr="00C30A19">
        <w:rPr>
          <w:lang w:val="cs-CZ"/>
        </w:rPr>
        <w:lastRenderedPageBreak/>
        <w:t>Seznam příloh</w:t>
      </w:r>
    </w:p>
    <w:p w14:paraId="64557C93" w14:textId="257A0BFD" w:rsidR="003C1DEC" w:rsidRDefault="00017C08">
      <w:pPr>
        <w:pStyle w:val="Obsah1"/>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\u \t "Nadpis 6;1" </w:instrText>
      </w:r>
      <w:r w:rsidRPr="00C30A19">
        <w:fldChar w:fldCharType="separate"/>
      </w:r>
      <w:hyperlink w:anchor="_Toc41248125" w:history="1">
        <w:r w:rsidR="003C1DEC" w:rsidRPr="005A32A9">
          <w:rPr>
            <w:rStyle w:val="Hypertextovodkaz"/>
            <w:noProof/>
          </w:rPr>
          <w:t>Příloha 1 - Tabulka úspěšnosti klasifikace s oktávovou bankou filtrů</w:t>
        </w:r>
        <w:r w:rsidR="003C1DEC">
          <w:rPr>
            <w:noProof/>
            <w:webHidden/>
          </w:rPr>
          <w:tab/>
        </w:r>
        <w:r w:rsidR="003C1DEC">
          <w:rPr>
            <w:noProof/>
            <w:webHidden/>
          </w:rPr>
          <w:fldChar w:fldCharType="begin"/>
        </w:r>
        <w:r w:rsidR="003C1DEC">
          <w:rPr>
            <w:noProof/>
            <w:webHidden/>
          </w:rPr>
          <w:instrText xml:space="preserve"> PAGEREF _Toc41248125 \h </w:instrText>
        </w:r>
        <w:r w:rsidR="003C1DEC">
          <w:rPr>
            <w:noProof/>
            <w:webHidden/>
          </w:rPr>
        </w:r>
        <w:r w:rsidR="003C1DEC">
          <w:rPr>
            <w:noProof/>
            <w:webHidden/>
          </w:rPr>
          <w:fldChar w:fldCharType="separate"/>
        </w:r>
        <w:r w:rsidR="003C1DEC">
          <w:rPr>
            <w:noProof/>
            <w:webHidden/>
          </w:rPr>
          <w:t>59</w:t>
        </w:r>
        <w:r w:rsidR="003C1DEC">
          <w:rPr>
            <w:noProof/>
            <w:webHidden/>
          </w:rPr>
          <w:fldChar w:fldCharType="end"/>
        </w:r>
      </w:hyperlink>
    </w:p>
    <w:p w14:paraId="3E9908BE" w14:textId="211C2AC0" w:rsidR="003C1DEC" w:rsidRDefault="003C1DEC">
      <w:pPr>
        <w:pStyle w:val="Obsah1"/>
        <w:tabs>
          <w:tab w:val="right" w:leader="dot" w:pos="8493"/>
        </w:tabs>
        <w:rPr>
          <w:rFonts w:asciiTheme="minorHAnsi" w:eastAsiaTheme="minorEastAsia" w:hAnsiTheme="minorHAnsi" w:cstheme="minorBidi"/>
          <w:noProof/>
          <w:sz w:val="22"/>
          <w:szCs w:val="22"/>
        </w:rPr>
      </w:pPr>
      <w:hyperlink w:anchor="_Toc41248126" w:history="1">
        <w:r w:rsidRPr="005A32A9">
          <w:rPr>
            <w:rStyle w:val="Hypertextovodkaz"/>
            <w:noProof/>
          </w:rPr>
          <w:t>Příloha 2 - Tabulka úspěšnosti klasifikace s třetino – oktávovou bankou filtrů</w:t>
        </w:r>
        <w:r>
          <w:rPr>
            <w:noProof/>
            <w:webHidden/>
          </w:rPr>
          <w:tab/>
        </w:r>
        <w:r>
          <w:rPr>
            <w:noProof/>
            <w:webHidden/>
          </w:rPr>
          <w:fldChar w:fldCharType="begin"/>
        </w:r>
        <w:r>
          <w:rPr>
            <w:noProof/>
            <w:webHidden/>
          </w:rPr>
          <w:instrText xml:space="preserve"> PAGEREF _Toc41248126 \h </w:instrText>
        </w:r>
        <w:r>
          <w:rPr>
            <w:noProof/>
            <w:webHidden/>
          </w:rPr>
        </w:r>
        <w:r>
          <w:rPr>
            <w:noProof/>
            <w:webHidden/>
          </w:rPr>
          <w:fldChar w:fldCharType="separate"/>
        </w:r>
        <w:r>
          <w:rPr>
            <w:noProof/>
            <w:webHidden/>
          </w:rPr>
          <w:t>60</w:t>
        </w:r>
        <w:r>
          <w:rPr>
            <w:noProof/>
            <w:webHidden/>
          </w:rPr>
          <w:fldChar w:fldCharType="end"/>
        </w:r>
      </w:hyperlink>
    </w:p>
    <w:p w14:paraId="0FF125BC" w14:textId="4D4DCDCD" w:rsidR="003C1DEC" w:rsidRDefault="003C1DEC">
      <w:pPr>
        <w:pStyle w:val="Obsah1"/>
        <w:tabs>
          <w:tab w:val="right" w:leader="dot" w:pos="8493"/>
        </w:tabs>
        <w:rPr>
          <w:rFonts w:asciiTheme="minorHAnsi" w:eastAsiaTheme="minorEastAsia" w:hAnsiTheme="minorHAnsi" w:cstheme="minorBidi"/>
          <w:noProof/>
          <w:sz w:val="22"/>
          <w:szCs w:val="22"/>
        </w:rPr>
      </w:pPr>
      <w:hyperlink w:anchor="_Toc41248127" w:history="1">
        <w:r w:rsidRPr="005A32A9">
          <w:rPr>
            <w:rStyle w:val="Hypertextovodkaz"/>
            <w:noProof/>
          </w:rPr>
          <w:t>Příloha 3 - Tabulka úspěšnosti klasifikace s šestino – oktávovou bankou filtrů</w:t>
        </w:r>
        <w:r>
          <w:rPr>
            <w:noProof/>
            <w:webHidden/>
          </w:rPr>
          <w:tab/>
        </w:r>
        <w:r>
          <w:rPr>
            <w:noProof/>
            <w:webHidden/>
          </w:rPr>
          <w:fldChar w:fldCharType="begin"/>
        </w:r>
        <w:r>
          <w:rPr>
            <w:noProof/>
            <w:webHidden/>
          </w:rPr>
          <w:instrText xml:space="preserve"> PAGEREF _Toc41248127 \h </w:instrText>
        </w:r>
        <w:r>
          <w:rPr>
            <w:noProof/>
            <w:webHidden/>
          </w:rPr>
        </w:r>
        <w:r>
          <w:rPr>
            <w:noProof/>
            <w:webHidden/>
          </w:rPr>
          <w:fldChar w:fldCharType="separate"/>
        </w:r>
        <w:r>
          <w:rPr>
            <w:noProof/>
            <w:webHidden/>
          </w:rPr>
          <w:t>61</w:t>
        </w:r>
        <w:r>
          <w:rPr>
            <w:noProof/>
            <w:webHidden/>
          </w:rPr>
          <w:fldChar w:fldCharType="end"/>
        </w:r>
      </w:hyperlink>
    </w:p>
    <w:p w14:paraId="471563FF" w14:textId="34380646" w:rsidR="00616C5A" w:rsidRPr="00C30A19" w:rsidRDefault="00017C08" w:rsidP="0019118E">
      <w:pPr>
        <w:spacing w:line="276" w:lineRule="auto"/>
      </w:pPr>
      <w:r w:rsidRPr="00C30A19">
        <w:fldChar w:fldCharType="end"/>
      </w:r>
    </w:p>
    <w:p w14:paraId="1AAA053B" w14:textId="77777777" w:rsidR="00E40496" w:rsidRPr="00C30A19" w:rsidRDefault="00E40496" w:rsidP="0019118E">
      <w:pPr>
        <w:spacing w:line="276" w:lineRule="auto"/>
      </w:pPr>
    </w:p>
    <w:p w14:paraId="238D423B" w14:textId="331DCD53" w:rsidR="005D6477" w:rsidRDefault="005D6477">
      <w:pPr>
        <w:spacing w:line="240" w:lineRule="auto"/>
        <w:ind w:left="0"/>
      </w:pPr>
      <w:r>
        <w:br w:type="page"/>
      </w:r>
    </w:p>
    <w:p w14:paraId="31622F4C" w14:textId="77777777" w:rsidR="00E3026D" w:rsidRDefault="00E3026D" w:rsidP="00E3026D">
      <w:pPr>
        <w:pStyle w:val="Nadpis6"/>
      </w:pPr>
      <w:bookmarkStart w:id="296" w:name="_Ref40454721"/>
      <w:bookmarkStart w:id="297" w:name="_Toc41248125"/>
      <w:r>
        <w:lastRenderedPageBreak/>
        <w:t>Tabulka úspěšnosti klasifikace s oktávovou bankou filtrů</w:t>
      </w:r>
      <w:bookmarkEnd w:id="296"/>
      <w:bookmarkEnd w:id="297"/>
    </w:p>
    <w:p w14:paraId="7B03F93E" w14:textId="77777777" w:rsidR="00996802" w:rsidRPr="00996802" w:rsidRDefault="00996802" w:rsidP="00996802">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96802" w:rsidRPr="00996802" w14:paraId="0E1E976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77E845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24B89C4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594F437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50DB8AD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16926F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A082CDF" w14:textId="77777777" w:rsidR="00996802" w:rsidRPr="00996802" w:rsidRDefault="00996802" w:rsidP="00996802">
            <w:pPr>
              <w:spacing w:line="240" w:lineRule="auto"/>
              <w:ind w:left="0"/>
              <w:jc w:val="center"/>
              <w:rPr>
                <w:rFonts w:ascii="Calibri" w:hAnsi="Calibri" w:cs="Calibri"/>
                <w:color w:val="000000"/>
                <w:sz w:val="22"/>
                <w:szCs w:val="22"/>
              </w:rPr>
            </w:pPr>
            <w:proofErr w:type="gramStart"/>
            <w:r w:rsidRPr="00996802">
              <w:rPr>
                <w:rFonts w:ascii="Calibri" w:hAnsi="Calibri" w:cs="Calibri"/>
                <w:color w:val="000000"/>
                <w:sz w:val="22"/>
                <w:szCs w:val="22"/>
              </w:rPr>
              <w:t>malý  +</w:t>
            </w:r>
            <w:proofErr w:type="gramEnd"/>
            <w:r w:rsidRPr="00996802">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76AE0C6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 xml:space="preserve">velký </w:t>
            </w:r>
            <w:proofErr w:type="gramStart"/>
            <w:r w:rsidRPr="00996802">
              <w:rPr>
                <w:rFonts w:ascii="Calibri" w:hAnsi="Calibri" w:cs="Calibri"/>
                <w:color w:val="000000"/>
                <w:sz w:val="22"/>
                <w:szCs w:val="22"/>
              </w:rPr>
              <w:t>+  hi</w:t>
            </w:r>
            <w:proofErr w:type="gramEnd"/>
            <w:r w:rsidRPr="00996802">
              <w:rPr>
                <w:rFonts w:ascii="Calibri" w:hAnsi="Calibri" w:cs="Calibri"/>
                <w:color w:val="000000"/>
                <w:sz w:val="22"/>
                <w:szCs w:val="22"/>
              </w:rPr>
              <w:t>-hat</w:t>
            </w:r>
          </w:p>
        </w:tc>
      </w:tr>
      <w:tr w:rsidR="00996802" w:rsidRPr="00996802" w14:paraId="1E5083B4"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A2DEB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14741A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5AEE42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173C4C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151A00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374DED1"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594F38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BB4276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1D9403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8093A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DAD778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FA50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F9CFD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4A803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8C415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29A31FE"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57C6F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77824E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72D915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2D3FA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F082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CB3A3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486633F" w14:textId="38F4354E" w:rsidR="00996802" w:rsidRPr="00996802" w:rsidRDefault="009A68D4" w:rsidP="00996802">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p>
        </w:tc>
      </w:tr>
      <w:tr w:rsidR="00996802" w:rsidRPr="00996802" w14:paraId="3BF888DB"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07CA96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7B9CE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3E09A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505221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F883D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E6F2F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F041DC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0C41E7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A720A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E9CCAD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1E4C9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56DC07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7E175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52F4B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784126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EB2EB5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D0A1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BE6A6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05AC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A8D08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3552F9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0EF46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6C27FF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4C5FD80F"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0FB113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D0560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582203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1AC29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8B25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CE7B2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57BF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6D5DAF18"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3F09D5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0D160B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B78DA5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5E52B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97248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60E27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DC315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81530D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E13197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DC5AE4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BC63F1" w14:textId="04108418" w:rsidR="00996802" w:rsidRPr="00996802" w:rsidRDefault="00996802" w:rsidP="00996802">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2CF3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E479C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217AE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373AF3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143563E3"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FF5E8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D94FE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DB575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B2793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E0762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D210A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8AD5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BE32CD1"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45BAD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11E30A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3D99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3EBE8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20DC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A9743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8DD466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793DD79"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3B45B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DEF282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E3EE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2F738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870254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54400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829685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44835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A4151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7CA7A1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BAE59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71A9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93DE0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B8D3B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9DBC1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13C2DCE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6F45B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1D1942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2CA75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C1D211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8ADFF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C00A6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85C30A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11B6BB6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A1047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347FA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11F54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FB3C8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4E909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0DC0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9EF1F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D0C30C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3F0F6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03E4E0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1449FE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0B6A18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5F9E9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55124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AA0EF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4806EDD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7B74A0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DA000A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45E82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AE7DF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7DFDC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7E22D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A0AB67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78947E7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CDE24B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1329C3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A0359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339C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0D484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9AEEB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C3AB6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E850054"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C47D7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40DF6C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C1F5B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9FBF56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0313D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1BFBC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B96429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18A206F"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F6A8B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6FF63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346BBD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A0B84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C9D31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CB49AE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7A6B56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F081C6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B0B315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71C47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28B7AA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ED159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61E8D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2D852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159D9D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79BE9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364D7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46DB5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C58B3D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1F79A1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DF488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EE83F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B4A610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F42641"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C904C7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D152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752507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BE4ECE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0F1F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2F9CC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F9E1E1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95188D7"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46C484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1EB71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A63F17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733F7F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BD8BD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5AB66C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B93347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0660688D"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FB431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49E941"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7862DE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9C58E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0B692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CE428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9DB1FD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62B4C8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B97919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0B9E3D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66849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F9C51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0ABF3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956CC9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1F2AED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6CBA1FA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245EC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55539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075548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03966A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2344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0D481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93233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429F532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B5C8E5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8CCE5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88DBA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85EB96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FC9A2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B2F1A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ECAC6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4E8BED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4691C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F53747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A86FD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BD69CA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344E34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CFD33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3E6B63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48EE33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FEDD8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90FE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F7BD6C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EBA70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7462E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0244C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D14730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59DE57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8AF638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96AB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CFA4F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5F800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8230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A4153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BCF954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384921E0" w14:textId="77777777" w:rsidTr="0099680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799E1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B29C3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20BFB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682E2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3EBFFB2B" w14:textId="0F999DCE" w:rsidR="00996802" w:rsidRPr="00996802" w:rsidRDefault="00996802" w:rsidP="00996802">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3686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19911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6097BCD4"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8A54F09" w14:textId="62ECBA0B"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75</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8D6031C" w14:textId="163DFBAC"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94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541FFCC" w14:textId="11C38E7D"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53</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FFEF88C" w14:textId="0BADC0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91D89E" w14:textId="2EAA198E"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56</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7D30035B" w14:textId="4EA32318"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5FDB1B8" w14:textId="638626A2"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81</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r>
    </w:tbl>
    <w:p w14:paraId="6F45F1BA" w14:textId="2997D580" w:rsidR="00E3026D" w:rsidRDefault="00E3026D" w:rsidP="00996802">
      <w:pPr>
        <w:pStyle w:val="Default"/>
      </w:pPr>
    </w:p>
    <w:p w14:paraId="40E647B2" w14:textId="77777777" w:rsidR="00E3026D" w:rsidRDefault="00E3026D">
      <w:pPr>
        <w:spacing w:line="240" w:lineRule="auto"/>
        <w:ind w:left="0"/>
        <w:rPr>
          <w:rFonts w:ascii="Arial" w:hAnsi="Arial" w:cs="Arial"/>
          <w:color w:val="000000"/>
        </w:rPr>
      </w:pPr>
      <w:r>
        <w:br w:type="page"/>
      </w:r>
    </w:p>
    <w:p w14:paraId="2D18C059" w14:textId="77777777" w:rsidR="00996802" w:rsidRPr="00996802" w:rsidRDefault="00996802" w:rsidP="00996802">
      <w:pPr>
        <w:pStyle w:val="Default"/>
      </w:pPr>
    </w:p>
    <w:p w14:paraId="5B1B331E" w14:textId="77777777" w:rsidR="00E3026D" w:rsidRDefault="00E3026D" w:rsidP="00E3026D">
      <w:pPr>
        <w:pStyle w:val="Nadpis6"/>
      </w:pPr>
      <w:bookmarkStart w:id="298" w:name="_Ref40454778"/>
      <w:bookmarkStart w:id="299" w:name="_Toc41248126"/>
      <w:r>
        <w:t>Tabulka úspěšnosti klasifikace s třetino – oktávovou bankou filtrů</w:t>
      </w:r>
      <w:bookmarkEnd w:id="298"/>
      <w:bookmarkEnd w:id="299"/>
    </w:p>
    <w:p w14:paraId="15C2A3B4"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450C1" w:rsidRPr="007450C1" w14:paraId="3197EF6C"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0FAEADF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B54E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4447707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3B36E2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595F35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4A4046D" w14:textId="77777777" w:rsidR="007450C1" w:rsidRPr="007450C1" w:rsidRDefault="007450C1" w:rsidP="007450C1">
            <w:pPr>
              <w:spacing w:line="240" w:lineRule="auto"/>
              <w:ind w:left="0"/>
              <w:jc w:val="center"/>
              <w:rPr>
                <w:rFonts w:ascii="Calibri" w:hAnsi="Calibri" w:cs="Calibri"/>
                <w:color w:val="000000"/>
                <w:sz w:val="22"/>
                <w:szCs w:val="22"/>
              </w:rPr>
            </w:pPr>
            <w:proofErr w:type="gramStart"/>
            <w:r w:rsidRPr="007450C1">
              <w:rPr>
                <w:rFonts w:ascii="Calibri" w:hAnsi="Calibri" w:cs="Calibri"/>
                <w:color w:val="000000"/>
                <w:sz w:val="22"/>
                <w:szCs w:val="22"/>
              </w:rPr>
              <w:t>malý  +</w:t>
            </w:r>
            <w:proofErr w:type="gramEnd"/>
            <w:r w:rsidRPr="007450C1">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134AA4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 xml:space="preserve">velký </w:t>
            </w:r>
            <w:proofErr w:type="gramStart"/>
            <w:r w:rsidRPr="007450C1">
              <w:rPr>
                <w:rFonts w:ascii="Calibri" w:hAnsi="Calibri" w:cs="Calibri"/>
                <w:color w:val="000000"/>
                <w:sz w:val="22"/>
                <w:szCs w:val="22"/>
              </w:rPr>
              <w:t>+  hi</w:t>
            </w:r>
            <w:proofErr w:type="gramEnd"/>
            <w:r w:rsidRPr="007450C1">
              <w:rPr>
                <w:rFonts w:ascii="Calibri" w:hAnsi="Calibri" w:cs="Calibri"/>
                <w:color w:val="000000"/>
                <w:sz w:val="22"/>
                <w:szCs w:val="22"/>
              </w:rPr>
              <w:t>-hat</w:t>
            </w:r>
          </w:p>
        </w:tc>
      </w:tr>
      <w:tr w:rsidR="007450C1" w:rsidRPr="007450C1" w14:paraId="1197EDB3"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C8C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1A9F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726B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996F4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4F409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56D27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89EEB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1495AA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86B23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670893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64C6ED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4473C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1BC04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1ABB21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DCF25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17FF6D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27A63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A2054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65583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F50D7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127A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00CBC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955F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041E410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2DAD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531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3E0444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DA80C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FBC54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CC32F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CC4FC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F23298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B2071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3C774E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5DD3A9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31E20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5E3FA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A044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5223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49DA97F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2FE221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6E05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D7B31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FF1E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43D7D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BC646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6431E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0DA676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205025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538EB5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3A8AFD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96D7E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4261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864EC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89A70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24BE1D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BCBCE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4A8648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26659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15238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1F1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9E73D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CDEEB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27869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42486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84F2E7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B6EEC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F387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2750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7119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9F438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AFD319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63731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4365E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AA9A80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1309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D14B4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340938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F69054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72EB94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644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CCA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004AF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47EF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8C43C7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B5053D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3ABF6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80C8F5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68788B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894310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82A29C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913BF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B54A3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ED0CA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40A3E8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8061C4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E2CF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C42EAC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350DF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64748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D705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F460C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D307B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DA5C0B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76B31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C2670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F67AC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BD160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7625F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9B1D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6D2BCE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6D95D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DDE0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FE446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19399D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8250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519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5485B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39BC8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5797C15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1A5DE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9055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32C3A3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C2CEA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7F127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F3833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FFDD3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17C577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E20CD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21357D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B1DB4B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B842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905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5B012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48309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7F13850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A341E7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C81717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CEB42A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68680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B44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00E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965A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709885"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E25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94913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36DD55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79D18E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060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4BD8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1E7172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FDE0E3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F9826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B0D6DD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3C663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9346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CC1BA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4D8D0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B289B6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04BE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D51B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E9AE81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7C6AF6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4384E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4DF87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B40EA2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4CC7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6A3BDE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6993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2FF69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14008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66318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87287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28330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3A463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84330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2B9740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A4147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4B20BB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7880A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ECC60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761D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E5CC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FEA750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4B757D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8B0E7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B1263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8147C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0776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4FEC5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2A617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D1BD27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098D3C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02514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F55A5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7F9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531B0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4417F1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FB5662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A2645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66B86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BE6EF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EB4B2A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35B8B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FBF00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43391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5D44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599E83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54239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BE6BAB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D96BEC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2285B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7126C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EA9EF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CE0C2B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CEB818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C6ED0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3F2A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C51847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E54EB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D7C49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9D4CC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96BD5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ABECC7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1D53C0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C6DFCB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85D1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2B2ADD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C375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7B028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E1BC7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8E8B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B77EE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C0CD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DD501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FAB299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676BF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A66C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18EEF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21A9BA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84058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9D5217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7119F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FDBC7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343A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531F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C7A12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942ED2" w14:textId="77777777" w:rsidTr="007450C1">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1D157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249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155427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EE4927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11D3F65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9F0F6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1F809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2923E238"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6D4D061" w14:textId="30D30130"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78</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0D4B0BE2" w14:textId="0DB3410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91</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3138D22" w14:textId="3A73F60E"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53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701A1562" w14:textId="0C808B7D"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67</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B34E1C" w14:textId="06D09F6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0C8453E" w14:textId="2C8509A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72</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1E15106D" w14:textId="29E15F23"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100</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r>
    </w:tbl>
    <w:p w14:paraId="2421D13E" w14:textId="3D84F58B" w:rsidR="00E3026D" w:rsidRDefault="00E3026D" w:rsidP="00E3026D">
      <w:pPr>
        <w:pStyle w:val="Default"/>
      </w:pPr>
    </w:p>
    <w:p w14:paraId="30CCA1B3" w14:textId="35641F74" w:rsidR="00E3026D" w:rsidRDefault="00E3026D" w:rsidP="00E3026D">
      <w:pPr>
        <w:pStyle w:val="Default"/>
      </w:pPr>
    </w:p>
    <w:p w14:paraId="5D176D4C" w14:textId="569BE3DC" w:rsidR="00E3026D" w:rsidRDefault="00E3026D" w:rsidP="00E3026D">
      <w:pPr>
        <w:pStyle w:val="Nadpis6"/>
      </w:pPr>
      <w:bookmarkStart w:id="300" w:name="_Ref40454780"/>
      <w:bookmarkStart w:id="301" w:name="_Toc41248127"/>
      <w:r>
        <w:lastRenderedPageBreak/>
        <w:t>Tabulka úspěšnosti klasifikace s šestino – oktávovou bankou filtrů</w:t>
      </w:r>
      <w:bookmarkEnd w:id="300"/>
      <w:bookmarkEnd w:id="301"/>
    </w:p>
    <w:p w14:paraId="2E04C440"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3026D" w:rsidRPr="00E3026D" w14:paraId="4555EDD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57D40B7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7CC815A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2F401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5E12D6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A9775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F847CDC" w14:textId="77777777" w:rsidR="00E3026D" w:rsidRPr="00E3026D" w:rsidRDefault="00E3026D" w:rsidP="00E3026D">
            <w:pPr>
              <w:spacing w:line="240" w:lineRule="auto"/>
              <w:ind w:left="0"/>
              <w:jc w:val="center"/>
              <w:rPr>
                <w:rFonts w:ascii="Calibri" w:hAnsi="Calibri" w:cs="Calibri"/>
                <w:color w:val="000000"/>
                <w:sz w:val="22"/>
                <w:szCs w:val="22"/>
              </w:rPr>
            </w:pPr>
            <w:proofErr w:type="gramStart"/>
            <w:r w:rsidRPr="00E3026D">
              <w:rPr>
                <w:rFonts w:ascii="Calibri" w:hAnsi="Calibri" w:cs="Calibri"/>
                <w:color w:val="000000"/>
                <w:sz w:val="22"/>
                <w:szCs w:val="22"/>
              </w:rPr>
              <w:t>malý  +</w:t>
            </w:r>
            <w:proofErr w:type="gramEnd"/>
            <w:r w:rsidRPr="00E3026D">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68B6BBF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 xml:space="preserve">velký </w:t>
            </w:r>
            <w:proofErr w:type="gramStart"/>
            <w:r w:rsidRPr="00E3026D">
              <w:rPr>
                <w:rFonts w:ascii="Calibri" w:hAnsi="Calibri" w:cs="Calibri"/>
                <w:color w:val="000000"/>
                <w:sz w:val="22"/>
                <w:szCs w:val="22"/>
              </w:rPr>
              <w:t>+  hi</w:t>
            </w:r>
            <w:proofErr w:type="gramEnd"/>
            <w:r w:rsidRPr="00E3026D">
              <w:rPr>
                <w:rFonts w:ascii="Calibri" w:hAnsi="Calibri" w:cs="Calibri"/>
                <w:color w:val="000000"/>
                <w:sz w:val="22"/>
                <w:szCs w:val="22"/>
              </w:rPr>
              <w:t>-hat</w:t>
            </w:r>
          </w:p>
        </w:tc>
      </w:tr>
      <w:tr w:rsidR="00E3026D" w:rsidRPr="00E3026D" w14:paraId="7B7C2A7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92154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B479CF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55D64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AE497B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E9D9AA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41E71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E4AED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40F72C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768B0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FC1279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18E3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CBA56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95D41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EF62BC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4FA5E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8164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FB2D62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ACF865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6628D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ECA0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CCDCE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43EE2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0140C4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EF8C24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EA64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2DB64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B5A8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050B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99DC5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702E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227E1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53FF7A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841942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DC7F4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40B46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F9954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4141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82BA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3EB8A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F549383"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0B9E1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BD11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4CB5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45E6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5D04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135B2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E9CC5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7DF1E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ABD83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93793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9E4A1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8DFC2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10025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35D1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6B84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DD4162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5AA81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26253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6DB5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DC7E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EEF9F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F8CC1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BAEA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0F35B9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63116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9FE6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51F24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C983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BC7A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A221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E1A13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4A0AF8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E16D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8FCFA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E1F5DC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5DF9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4905E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valký+hh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7574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0AA67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D1EE35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7A53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D16D2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B55FB1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8E6D9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0DD65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E5E9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29AEA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F3675E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505296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11F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6306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sn+hh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3B5FD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9BBE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0B607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680332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CC95572"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55A4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7AE4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36D86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7C63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1D4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2C255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90A9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2AAA86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2DFCE88"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F0302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17A896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F6E0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0421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7D7A5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BCAEB1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6897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80A59F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2B4D6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4614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8D84C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2AF5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282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EC379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817067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D74A2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338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B182F8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9E4DD1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0162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1BE2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E1D4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E696E4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5ECD0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DEB82C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05810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330C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7B539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41DD6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D6D9A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E1A34A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DB88E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C52105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348EB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F7267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3F5A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F35ED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4889EB7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E81175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61D18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AF84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D73659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F0D80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052B1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5217F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6E7B6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A291C0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69B7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C3DB5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FC1A90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7EAC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B4B84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0E66C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88A3B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91979D6"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2536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9D0D7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1A0D8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86E8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92C0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01490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D5C4D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05DFFB7"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63FAC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399988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67DA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B9AD7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410E7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D5C4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4BC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537AF8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27E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2E403D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7387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12B4E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B3E9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0622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56C10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46A670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5608F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A3B3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1D499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09E19C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509A6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4110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A11B5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4EA74D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1001DA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7DCDB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14A5EC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226B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7985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06B7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5C1BFD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4E8F83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909F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454998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C9178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3236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01768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D635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54937A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B87C7FF"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886CA5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0E4C2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8BF2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E9720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90DC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234A6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EA8F4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59438D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1071B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E7E29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EC4B3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E0D783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9683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AED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B833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E5EC78C"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56126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0C17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9FF1FF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7A0F0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49FB0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51F1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969F0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B05776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1A2C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819325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9ADD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D2C63B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F9C48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F594E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A5F748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D5EEB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C315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6240EA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51FC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4F7A7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19C5C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C635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0E65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6F18FB2" w14:textId="77777777" w:rsidTr="00E3026D">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85DE3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A9CA4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3C2D74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4C950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6A12CDB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6A98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A5842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A7FB629"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2C229DB2" w14:textId="03E9A582"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78</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47087D38" w14:textId="0092343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91</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BB8B918" w14:textId="1223C03A"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53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68A188D6" w14:textId="2E085EA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67</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80B5FA6" w14:textId="7532843F"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76117FC" w14:textId="443660F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72</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2E1C643" w14:textId="460B8D3E"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100</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r>
    </w:tbl>
    <w:p w14:paraId="2A6DB1F3" w14:textId="77777777" w:rsidR="00E3026D" w:rsidRPr="00E3026D" w:rsidRDefault="00E3026D" w:rsidP="00E3026D">
      <w:pPr>
        <w:pStyle w:val="Default"/>
      </w:pPr>
    </w:p>
    <w:sectPr w:rsidR="00E3026D" w:rsidRPr="00E3026D" w:rsidSect="00515980">
      <w:footerReference w:type="default" r:id="rId52"/>
      <w:footerReference w:type="first" r:id="rId53"/>
      <w:pgSz w:w="11906" w:h="16838"/>
      <w:pgMar w:top="1701" w:right="1418" w:bottom="1701" w:left="1418" w:header="709" w:footer="709" w:gutter="567"/>
      <w:pgNumType w:start="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onzal Jan (164745)" w:date="2020-05-24T21:43:00Z" w:initials="KJ(">
    <w:p w14:paraId="33FF8C1A" w14:textId="77777777" w:rsidR="00C15822" w:rsidRDefault="00C15822">
      <w:pPr>
        <w:pStyle w:val="Textkomente"/>
      </w:pPr>
      <w:r>
        <w:rPr>
          <w:rStyle w:val="Odkaznakoment"/>
        </w:rPr>
        <w:annotationRef/>
      </w:r>
      <w:r>
        <w:t>Jak se získává obálka</w:t>
      </w:r>
    </w:p>
    <w:p w14:paraId="667BAB01" w14:textId="1BAC171E" w:rsidR="00C15822" w:rsidRDefault="00C15822">
      <w:pPr>
        <w:pStyle w:val="Textkomente"/>
      </w:pPr>
    </w:p>
  </w:comment>
  <w:comment w:id="13" w:author="Konzal Jan (164745)" w:date="2020-05-24T21:44:00Z" w:initials="KJ(">
    <w:p w14:paraId="05E22426" w14:textId="6EE7E9C3" w:rsidR="00C15822" w:rsidRDefault="00C15822">
      <w:pPr>
        <w:pStyle w:val="Textkomente"/>
      </w:pPr>
      <w:r>
        <w:rPr>
          <w:rStyle w:val="Odkaznakoment"/>
        </w:rPr>
        <w:annotationRef/>
      </w:r>
      <w:r>
        <w:t>Jak je normalizována, na jakou hodnotu.</w:t>
      </w:r>
    </w:p>
  </w:comment>
  <w:comment w:id="17" w:author="Konzal Jan (164745)" w:date="2020-05-24T21:45:00Z" w:initials="KJ(">
    <w:p w14:paraId="001F8102" w14:textId="219DB4BC" w:rsidR="00C15822" w:rsidRDefault="00C15822">
      <w:pPr>
        <w:pStyle w:val="Textkomente"/>
      </w:pPr>
      <w:r>
        <w:rPr>
          <w:rStyle w:val="Odkaznakoment"/>
        </w:rPr>
        <w:annotationRef/>
      </w:r>
      <w:r>
        <w:t>Ujasnění výpočtu energie. Měl jsem ho asi nelogicky až v realizaci.</w:t>
      </w:r>
    </w:p>
  </w:comment>
  <w:comment w:id="39" w:author="Konzal Jan (164745)" w:date="2020-05-24T21:46:00Z" w:initials="KJ(">
    <w:p w14:paraId="741978AD" w14:textId="7C96A090" w:rsidR="00C15822" w:rsidRDefault="00C15822">
      <w:pPr>
        <w:pStyle w:val="Textkomente"/>
      </w:pPr>
      <w:r>
        <w:rPr>
          <w:rStyle w:val="Odkaznakoment"/>
        </w:rPr>
        <w:annotationRef/>
      </w:r>
      <w:r>
        <w:t xml:space="preserve">Může se </w:t>
      </w:r>
      <w:proofErr w:type="gramStart"/>
      <w:r>
        <w:t>smazat</w:t>
      </w:r>
      <w:proofErr w:type="gramEnd"/>
      <w:r>
        <w:t xml:space="preserve"> pokud nehrozí přetečení.</w:t>
      </w:r>
    </w:p>
  </w:comment>
  <w:comment w:id="84" w:author="KANKA" w:date="2020-04-27T19:16:00Z" w:initials="K">
    <w:p w14:paraId="2E190541" w14:textId="16902B07" w:rsidR="003C1DEC" w:rsidRDefault="003C1DEC">
      <w:pPr>
        <w:pStyle w:val="Textkomente"/>
      </w:pPr>
      <w:r>
        <w:rPr>
          <w:rStyle w:val="Odkaznakoment"/>
        </w:rPr>
        <w:annotationRef/>
      </w:r>
      <w:r>
        <w:t>Vzorec 3.4 a 3.5 popisuje to samé akorát pokaždé pro jnou posloupnost, navíc xn jste stanovil jako posloupnost 1,0…0 tak je tato rovnice redundantní</w:t>
      </w:r>
    </w:p>
  </w:comment>
  <w:comment w:id="85" w:author="Konzal Jan (164745) [2]" w:date="2020-05-05T17:12:00Z" w:initials="KJ(">
    <w:p w14:paraId="2C8B60DE" w14:textId="5755C7DC" w:rsidR="003C1DEC" w:rsidRDefault="003C1DEC">
      <w:pPr>
        <w:pStyle w:val="Textkomente"/>
      </w:pPr>
      <w:r>
        <w:rPr>
          <w:rStyle w:val="Odkaznakoment"/>
        </w:rPr>
        <w:annotationRef/>
      </w:r>
      <w:r>
        <w:t>Měl jsem tady poznámku, že chybí definice zpětné Z transformace. Vztah (3.4) jsem našel jako definic zpětné z transformace. Jak to lépe vyřešit?</w:t>
      </w:r>
    </w:p>
  </w:comment>
  <w:comment w:id="112" w:author="Konzal Jan (164745) [2]" w:date="2020-03-17T18:51:00Z" w:initials="KJ(">
    <w:p w14:paraId="1713F3B0" w14:textId="1BBE7CB7" w:rsidR="003C1DEC" w:rsidRDefault="003C1DEC">
      <w:pPr>
        <w:pStyle w:val="Textkomente"/>
      </w:pPr>
      <w:r>
        <w:rPr>
          <w:rStyle w:val="Odkaznakoment"/>
        </w:rPr>
        <w:annotationRef/>
      </w:r>
      <w:r>
        <w:t>Doplnit, jak bude jasné kolik jich je třeba.</w:t>
      </w:r>
    </w:p>
  </w:comment>
  <w:comment w:id="113" w:author="Konzal Jan (164745)" w:date="2020-05-24T22:03:00Z" w:initials="KJ(">
    <w:p w14:paraId="321591BB" w14:textId="77777777" w:rsidR="00A71B8A" w:rsidRDefault="00A71B8A">
      <w:pPr>
        <w:pStyle w:val="Textkomente"/>
      </w:pPr>
      <w:r>
        <w:rPr>
          <w:rStyle w:val="Odkaznakoment"/>
        </w:rPr>
        <w:annotationRef/>
      </w:r>
      <w:r>
        <w:t>Stačí když to je pospáno v realizaci?</w:t>
      </w:r>
    </w:p>
    <w:p w14:paraId="6C64D0AF" w14:textId="5F8FFE24" w:rsidR="00A71B8A" w:rsidRDefault="00A71B8A">
      <w:pPr>
        <w:pStyle w:val="Textkomente"/>
      </w:pPr>
    </w:p>
  </w:comment>
  <w:comment w:id="146" w:author="Konzal Jan (164745) [2]" w:date="2020-03-19T13:33:00Z" w:initials="KJ(">
    <w:p w14:paraId="1F4BA8E1" w14:textId="7C30E83C" w:rsidR="003C1DEC" w:rsidRDefault="003C1DEC" w:rsidP="00624696">
      <w:pPr>
        <w:pStyle w:val="Textkomente"/>
      </w:pPr>
      <w:r>
        <w:rPr>
          <w:rStyle w:val="Odkaznakoment"/>
        </w:rPr>
        <w:annotationRef/>
      </w:r>
      <w:r>
        <w:t>Vyřeším po upřesnění.</w:t>
      </w:r>
    </w:p>
  </w:comment>
  <w:comment w:id="158" w:author="Konzal Jan (164745)" w:date="2020-05-24T22:16:00Z" w:initials="KJ(">
    <w:p w14:paraId="44F9D80D" w14:textId="6676FB90" w:rsidR="006801B3" w:rsidRDefault="006801B3">
      <w:pPr>
        <w:pStyle w:val="Textkomente"/>
      </w:pPr>
      <w:r>
        <w:rPr>
          <w:rStyle w:val="Odkaznakoment"/>
        </w:rPr>
        <w:annotationRef/>
      </w:r>
      <w:r>
        <w:t xml:space="preserve">Moc mi není jasné kde se vzaly 4 </w:t>
      </w:r>
      <w:proofErr w:type="spellStart"/>
      <w:r>
        <w:t>komponentí</w:t>
      </w:r>
      <w:proofErr w:type="spellEnd"/>
      <w:r>
        <w:t xml:space="preserve"> váhy, když beru jen dvě souřadnice PCA</w:t>
      </w:r>
    </w:p>
  </w:comment>
  <w:comment w:id="199" w:author="Konzal Jan (164745)" w:date="2020-05-24T22:29:00Z" w:initials="KJ(">
    <w:p w14:paraId="1BC9403F" w14:textId="615D6FD6" w:rsidR="00322C14" w:rsidRDefault="00322C14" w:rsidP="00322C14">
      <w:pPr>
        <w:pStyle w:val="Textkomente"/>
      </w:pPr>
      <w:r>
        <w:rPr>
          <w:rStyle w:val="Odkaznakoment"/>
        </w:rPr>
        <w:annotationRef/>
      </w:r>
      <w:r>
        <w:t>Při jiném natočení modrá mizí úplně za červenou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7BAB01" w15:done="0"/>
  <w15:commentEx w15:paraId="05E22426" w15:done="0"/>
  <w15:commentEx w15:paraId="001F8102" w15:done="0"/>
  <w15:commentEx w15:paraId="741978AD" w15:done="0"/>
  <w15:commentEx w15:paraId="2E190541" w15:done="0"/>
  <w15:commentEx w15:paraId="2C8B60DE" w15:paraIdParent="2E190541" w15:done="0"/>
  <w15:commentEx w15:paraId="1713F3B0" w15:done="0"/>
  <w15:commentEx w15:paraId="6C64D0AF" w15:paraIdParent="1713F3B0" w15:done="0"/>
  <w15:commentEx w15:paraId="1F4BA8E1" w15:done="0"/>
  <w15:commentEx w15:paraId="44F9D80D" w15:done="0"/>
  <w15:commentEx w15:paraId="1BC940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7BAB01" w16cid:durableId="227568EC"/>
  <w16cid:commentId w16cid:paraId="05E22426" w16cid:durableId="2275693A"/>
  <w16cid:commentId w16cid:paraId="001F8102" w16cid:durableId="22756972"/>
  <w16cid:commentId w16cid:paraId="741978AD" w16cid:durableId="227569A4"/>
  <w16cid:commentId w16cid:paraId="2E190541" w16cid:durableId="2251AE26"/>
  <w16cid:commentId w16cid:paraId="2C8B60DE" w16cid:durableId="225C1D0B"/>
  <w16cid:commentId w16cid:paraId="1713F3B0" w16cid:durableId="221B9A9B"/>
  <w16cid:commentId w16cid:paraId="6C64D0AF" w16cid:durableId="22756DAA"/>
  <w16cid:commentId w16cid:paraId="1F4BA8E1" w16cid:durableId="221DF341"/>
  <w16cid:commentId w16cid:paraId="44F9D80D" w16cid:durableId="227570A8"/>
  <w16cid:commentId w16cid:paraId="1BC9403F" w16cid:durableId="227573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D7698" w14:textId="77777777" w:rsidR="006F0830" w:rsidRDefault="006F0830">
      <w:pPr>
        <w:spacing w:line="240" w:lineRule="auto"/>
      </w:pPr>
      <w:r>
        <w:separator/>
      </w:r>
    </w:p>
  </w:endnote>
  <w:endnote w:type="continuationSeparator" w:id="0">
    <w:p w14:paraId="15BBD4A8" w14:textId="77777777" w:rsidR="006F0830" w:rsidRDefault="006F08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Vafle VUT">
    <w:altName w:val="Calibri"/>
    <w:panose1 w:val="02000506030000020004"/>
    <w:charset w:val="EE"/>
    <w:family w:val="auto"/>
    <w:pitch w:val="variable"/>
    <w:sig w:usb0="800000AF" w:usb1="5000606A" w:usb2="00000000" w:usb3="00000000" w:csb0="0000000B"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TimesNewRoman">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GothicNeo">
    <w:charset w:val="81"/>
    <w:family w:val="swiss"/>
    <w:pitch w:val="variable"/>
    <w:sig w:usb0="810002BF" w:usb1="29D7A47B" w:usb2="00000010" w:usb3="00000000" w:csb0="0029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2297" w14:textId="77777777" w:rsidR="003C1DEC" w:rsidRDefault="003C1DEC"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7454B1C6" w14:textId="77777777" w:rsidR="003C1DEC" w:rsidRDefault="003C1DEC"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83595" w14:textId="77777777" w:rsidR="003C1DEC" w:rsidRDefault="003C1DEC"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467F0" w14:textId="77777777" w:rsidR="003C1DEC" w:rsidRDefault="003C1DEC">
    <w:pPr>
      <w:pStyle w:val="Zpat"/>
      <w:jc w:val="right"/>
    </w:pPr>
  </w:p>
  <w:p w14:paraId="43343548" w14:textId="77777777" w:rsidR="003C1DEC" w:rsidRDefault="003C1DE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09F36" w14:textId="77777777" w:rsidR="003C1DEC" w:rsidRDefault="003C1DEC" w:rsidP="002975FF">
    <w:pPr>
      <w:pStyle w:val="Zpat"/>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46A34" w14:textId="77777777" w:rsidR="003C1DEC" w:rsidRDefault="003C1DEC">
    <w:pPr>
      <w:pStyle w:val="Zpat"/>
      <w:jc w:val="right"/>
    </w:pPr>
    <w:r>
      <w:fldChar w:fldCharType="begin"/>
    </w:r>
    <w:r>
      <w:instrText>PAGE   \* MERGEFORMAT</w:instrText>
    </w:r>
    <w:r>
      <w:fldChar w:fldCharType="separate"/>
    </w:r>
    <w:r>
      <w:rPr>
        <w:noProof/>
      </w:rPr>
      <w:t>8</w:t>
    </w:r>
    <w:r>
      <w:fldChar w:fldCharType="end"/>
    </w:r>
  </w:p>
  <w:p w14:paraId="109B25E9" w14:textId="77777777" w:rsidR="003C1DEC" w:rsidRDefault="003C1DEC" w:rsidP="002975FF">
    <w:pPr>
      <w:pStyle w:val="Zpat"/>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C77E7" w14:textId="77777777" w:rsidR="003C1DEC" w:rsidRDefault="003C1DEC">
    <w:pPr>
      <w:pStyle w:val="Zpat"/>
      <w:jc w:val="right"/>
    </w:pPr>
    <w:r>
      <w:fldChar w:fldCharType="begin"/>
    </w:r>
    <w:r>
      <w:instrText>PAGE   \* MERGEFORMAT</w:instrText>
    </w:r>
    <w:r>
      <w:fldChar w:fldCharType="separate"/>
    </w:r>
    <w:r>
      <w:rPr>
        <w:noProof/>
      </w:rPr>
      <w:t>3</w:t>
    </w:r>
    <w:r>
      <w:fldChar w:fldCharType="end"/>
    </w:r>
  </w:p>
  <w:p w14:paraId="6B50A305" w14:textId="77777777" w:rsidR="003C1DEC" w:rsidRDefault="003C1DEC">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E60B1" w14:textId="77777777" w:rsidR="006F0830" w:rsidRDefault="006F0830">
      <w:pPr>
        <w:spacing w:line="240" w:lineRule="auto"/>
      </w:pPr>
      <w:r>
        <w:separator/>
      </w:r>
    </w:p>
  </w:footnote>
  <w:footnote w:type="continuationSeparator" w:id="0">
    <w:p w14:paraId="71DC1027" w14:textId="77777777" w:rsidR="006F0830" w:rsidRDefault="006F08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8E36ECF"/>
    <w:multiLevelType w:val="hybridMultilevel"/>
    <w:tmpl w:val="D5D8410A"/>
    <w:lvl w:ilvl="0" w:tplc="5EDCBBEC">
      <w:start w:val="1"/>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77B44A9"/>
    <w:multiLevelType w:val="hybridMultilevel"/>
    <w:tmpl w:val="BB541DDA"/>
    <w:lvl w:ilvl="0" w:tplc="0DB0651E">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87802DF"/>
    <w:multiLevelType w:val="hybridMultilevel"/>
    <w:tmpl w:val="6CD824F4"/>
    <w:lvl w:ilvl="0" w:tplc="ED289BB8">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0" w15:restartNumberingAfterBreak="0">
    <w:nsid w:val="41175C2C"/>
    <w:multiLevelType w:val="hybridMultilevel"/>
    <w:tmpl w:val="7A86DBE0"/>
    <w:lvl w:ilvl="0" w:tplc="04050001">
      <w:start w:val="1"/>
      <w:numFmt w:val="bullet"/>
      <w:lvlText w:val=""/>
      <w:lvlJc w:val="left"/>
      <w:pPr>
        <w:ind w:left="1133" w:hanging="360"/>
      </w:pPr>
      <w:rPr>
        <w:rFonts w:ascii="Symbol" w:hAnsi="Symbol" w:hint="default"/>
      </w:rPr>
    </w:lvl>
    <w:lvl w:ilvl="1" w:tplc="04050003" w:tentative="1">
      <w:start w:val="1"/>
      <w:numFmt w:val="bullet"/>
      <w:lvlText w:val="o"/>
      <w:lvlJc w:val="left"/>
      <w:pPr>
        <w:ind w:left="1853" w:hanging="360"/>
      </w:pPr>
      <w:rPr>
        <w:rFonts w:ascii="Courier New" w:hAnsi="Courier New" w:cs="Courier New" w:hint="default"/>
      </w:rPr>
    </w:lvl>
    <w:lvl w:ilvl="2" w:tplc="04050005" w:tentative="1">
      <w:start w:val="1"/>
      <w:numFmt w:val="bullet"/>
      <w:lvlText w:val=""/>
      <w:lvlJc w:val="left"/>
      <w:pPr>
        <w:ind w:left="2573" w:hanging="360"/>
      </w:pPr>
      <w:rPr>
        <w:rFonts w:ascii="Wingdings" w:hAnsi="Wingdings" w:hint="default"/>
      </w:rPr>
    </w:lvl>
    <w:lvl w:ilvl="3" w:tplc="04050001" w:tentative="1">
      <w:start w:val="1"/>
      <w:numFmt w:val="bullet"/>
      <w:lvlText w:val=""/>
      <w:lvlJc w:val="left"/>
      <w:pPr>
        <w:ind w:left="3293" w:hanging="360"/>
      </w:pPr>
      <w:rPr>
        <w:rFonts w:ascii="Symbol" w:hAnsi="Symbol" w:hint="default"/>
      </w:rPr>
    </w:lvl>
    <w:lvl w:ilvl="4" w:tplc="04050003" w:tentative="1">
      <w:start w:val="1"/>
      <w:numFmt w:val="bullet"/>
      <w:lvlText w:val="o"/>
      <w:lvlJc w:val="left"/>
      <w:pPr>
        <w:ind w:left="4013" w:hanging="360"/>
      </w:pPr>
      <w:rPr>
        <w:rFonts w:ascii="Courier New" w:hAnsi="Courier New" w:cs="Courier New" w:hint="default"/>
      </w:rPr>
    </w:lvl>
    <w:lvl w:ilvl="5" w:tplc="04050005" w:tentative="1">
      <w:start w:val="1"/>
      <w:numFmt w:val="bullet"/>
      <w:lvlText w:val=""/>
      <w:lvlJc w:val="left"/>
      <w:pPr>
        <w:ind w:left="4733" w:hanging="360"/>
      </w:pPr>
      <w:rPr>
        <w:rFonts w:ascii="Wingdings" w:hAnsi="Wingdings" w:hint="default"/>
      </w:rPr>
    </w:lvl>
    <w:lvl w:ilvl="6" w:tplc="04050001" w:tentative="1">
      <w:start w:val="1"/>
      <w:numFmt w:val="bullet"/>
      <w:lvlText w:val=""/>
      <w:lvlJc w:val="left"/>
      <w:pPr>
        <w:ind w:left="5453" w:hanging="360"/>
      </w:pPr>
      <w:rPr>
        <w:rFonts w:ascii="Symbol" w:hAnsi="Symbol" w:hint="default"/>
      </w:rPr>
    </w:lvl>
    <w:lvl w:ilvl="7" w:tplc="04050003" w:tentative="1">
      <w:start w:val="1"/>
      <w:numFmt w:val="bullet"/>
      <w:lvlText w:val="o"/>
      <w:lvlJc w:val="left"/>
      <w:pPr>
        <w:ind w:left="6173" w:hanging="360"/>
      </w:pPr>
      <w:rPr>
        <w:rFonts w:ascii="Courier New" w:hAnsi="Courier New" w:cs="Courier New" w:hint="default"/>
      </w:rPr>
    </w:lvl>
    <w:lvl w:ilvl="8" w:tplc="04050005" w:tentative="1">
      <w:start w:val="1"/>
      <w:numFmt w:val="bullet"/>
      <w:lvlText w:val=""/>
      <w:lvlJc w:val="left"/>
      <w:pPr>
        <w:ind w:left="6893" w:hanging="360"/>
      </w:pPr>
      <w:rPr>
        <w:rFonts w:ascii="Wingdings" w:hAnsi="Wingdings" w:hint="default"/>
      </w:rPr>
    </w:lvl>
  </w:abstractNum>
  <w:abstractNum w:abstractNumId="11"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3" w15:restartNumberingAfterBreak="0">
    <w:nsid w:val="47781D6A"/>
    <w:multiLevelType w:val="hybridMultilevel"/>
    <w:tmpl w:val="D5BA018C"/>
    <w:lvl w:ilvl="0" w:tplc="9462F8F8">
      <w:start w:val="1"/>
      <w:numFmt w:val="decimal"/>
      <w:pStyle w:val="Nadpis6"/>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844B2E"/>
    <w:multiLevelType w:val="hybridMultilevel"/>
    <w:tmpl w:val="BBD8D0C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7"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6714D"/>
    <w:multiLevelType w:val="hybridMultilevel"/>
    <w:tmpl w:val="B13A96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630F54"/>
    <w:multiLevelType w:val="hybridMultilevel"/>
    <w:tmpl w:val="05841386"/>
    <w:lvl w:ilvl="0" w:tplc="E58CD070">
      <w:start w:val="1"/>
      <w:numFmt w:val="decimal"/>
      <w:lvlText w:val="%1)"/>
      <w:lvlJc w:val="left"/>
      <w:pPr>
        <w:ind w:left="717" w:hanging="360"/>
      </w:pPr>
      <w:rPr>
        <w:rFonts w:hint="default"/>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3"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A63FF2"/>
    <w:multiLevelType w:val="multilevel"/>
    <w:tmpl w:val="01D6A99E"/>
    <w:lvl w:ilvl="0">
      <w:start w:val="1"/>
      <w:numFmt w:val="decimal"/>
      <w:pStyle w:val="Nadpis1"/>
      <w:lvlText w:val="%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rPr>
        <w:b/>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78330530"/>
    <w:multiLevelType w:val="hybridMultilevel"/>
    <w:tmpl w:val="79181E76"/>
    <w:lvl w:ilvl="0" w:tplc="424E330A">
      <w:start w:val="1"/>
      <w:numFmt w:val="decimal"/>
      <w:lvlText w:val="%1)"/>
      <w:lvlJc w:val="left"/>
      <w:pPr>
        <w:ind w:left="717" w:hanging="360"/>
      </w:pPr>
      <w:rPr>
        <w:rFonts w:hint="default"/>
        <w:sz w:val="16"/>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7"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2E1C42"/>
    <w:multiLevelType w:val="multilevel"/>
    <w:tmpl w:val="DEB42C78"/>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D5029A4"/>
    <w:multiLevelType w:val="hybridMultilevel"/>
    <w:tmpl w:val="8132B8A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num w:numId="1">
    <w:abstractNumId w:val="21"/>
  </w:num>
  <w:num w:numId="2">
    <w:abstractNumId w:val="12"/>
  </w:num>
  <w:num w:numId="3">
    <w:abstractNumId w:val="4"/>
  </w:num>
  <w:num w:numId="4">
    <w:abstractNumId w:val="3"/>
  </w:num>
  <w:num w:numId="5">
    <w:abstractNumId w:val="9"/>
  </w:num>
  <w:num w:numId="6">
    <w:abstractNumId w:val="9"/>
    <w:lvlOverride w:ilvl="0">
      <w:startOverride w:val="1"/>
    </w:lvlOverride>
  </w:num>
  <w:num w:numId="7">
    <w:abstractNumId w:val="2"/>
  </w:num>
  <w:num w:numId="8">
    <w:abstractNumId w:val="2"/>
    <w:lvlOverride w:ilvl="0">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7"/>
  </w:num>
  <w:num w:numId="12">
    <w:abstractNumId w:val="27"/>
  </w:num>
  <w:num w:numId="13">
    <w:abstractNumId w:val="6"/>
  </w:num>
  <w:num w:numId="14">
    <w:abstractNumId w:val="6"/>
    <w:lvlOverride w:ilvl="0">
      <w:startOverride w:val="1"/>
    </w:lvlOverride>
  </w:num>
  <w:num w:numId="15">
    <w:abstractNumId w:val="5"/>
  </w:num>
  <w:num w:numId="16">
    <w:abstractNumId w:val="1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num>
  <w:num w:numId="20">
    <w:abstractNumId w:val="8"/>
  </w:num>
  <w:num w:numId="21">
    <w:abstractNumId w:val="14"/>
  </w:num>
  <w:num w:numId="22">
    <w:abstractNumId w:val="24"/>
  </w:num>
  <w:num w:numId="23">
    <w:abstractNumId w:val="11"/>
  </w:num>
  <w:num w:numId="24">
    <w:abstractNumId w:val="0"/>
  </w:num>
  <w:num w:numId="25">
    <w:abstractNumId w:val="0"/>
    <w:lvlOverride w:ilvl="0">
      <w:startOverride w:val="1"/>
    </w:lvlOverride>
  </w:num>
  <w:num w:numId="26">
    <w:abstractNumId w:val="5"/>
  </w:num>
  <w:num w:numId="27">
    <w:abstractNumId w:val="11"/>
  </w:num>
  <w:num w:numId="28">
    <w:abstractNumId w:val="11"/>
  </w:num>
  <w:num w:numId="29">
    <w:abstractNumId w:val="11"/>
  </w:num>
  <w:num w:numId="30">
    <w:abstractNumId w:val="25"/>
  </w:num>
  <w:num w:numId="31">
    <w:abstractNumId w:val="13"/>
  </w:num>
  <w:num w:numId="32">
    <w:abstractNumId w:val="4"/>
    <w:lvlOverride w:ilvl="0">
      <w:startOverride w:val="1"/>
    </w:lvlOverride>
  </w:num>
  <w:num w:numId="33">
    <w:abstractNumId w:val="25"/>
  </w:num>
  <w:num w:numId="34">
    <w:abstractNumId w:val="25"/>
  </w:num>
  <w:num w:numId="35">
    <w:abstractNumId w:val="4"/>
    <w:lvlOverride w:ilvl="0">
      <w:startOverride w:val="1"/>
    </w:lvlOverride>
  </w:num>
  <w:num w:numId="36">
    <w:abstractNumId w:val="19"/>
  </w:num>
  <w:num w:numId="37">
    <w:abstractNumId w:val="18"/>
  </w:num>
  <w:num w:numId="38">
    <w:abstractNumId w:val="4"/>
    <w:lvlOverride w:ilvl="0">
      <w:startOverride w:val="1"/>
    </w:lvlOverride>
  </w:num>
  <w:num w:numId="39">
    <w:abstractNumId w:val="28"/>
  </w:num>
  <w:num w:numId="40">
    <w:abstractNumId w:val="20"/>
  </w:num>
  <w:num w:numId="41">
    <w:abstractNumId w:val="29"/>
  </w:num>
  <w:num w:numId="42">
    <w:abstractNumId w:val="10"/>
  </w:num>
  <w:num w:numId="43">
    <w:abstractNumId w:val="16"/>
  </w:num>
  <w:num w:numId="44">
    <w:abstractNumId w:val="26"/>
  </w:num>
  <w:num w:numId="45">
    <w:abstractNumId w:val="1"/>
  </w:num>
  <w:num w:numId="46">
    <w:abstractNumId w:val="2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nzal Jan (164745)">
    <w15:presenceInfo w15:providerId="None" w15:userId="Konzal Jan (164745)"/>
  </w15:person>
  <w15:person w15:author="Konzal Jan (164745) [2]">
    <w15:presenceInfo w15:providerId="AD" w15:userId="S::xkonza01@vutbr.cz::932ee0a7-0244-4dcf-af10-cec9acbbb23b"/>
  </w15:person>
  <w15:person w15:author="KANKA">
    <w15:presenceInfo w15:providerId="AD" w15:userId="S::kanka@spsoafm.cz::5756171a-3955-4938-a8f4-9edd1b2714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2CB"/>
    <w:rsid w:val="00000D32"/>
    <w:rsid w:val="00001236"/>
    <w:rsid w:val="00001EC6"/>
    <w:rsid w:val="00001F08"/>
    <w:rsid w:val="000028E3"/>
    <w:rsid w:val="00003073"/>
    <w:rsid w:val="00005369"/>
    <w:rsid w:val="00005BC7"/>
    <w:rsid w:val="00006017"/>
    <w:rsid w:val="000135CD"/>
    <w:rsid w:val="00014FCE"/>
    <w:rsid w:val="00015DB4"/>
    <w:rsid w:val="00017C08"/>
    <w:rsid w:val="00020172"/>
    <w:rsid w:val="000257DD"/>
    <w:rsid w:val="00027900"/>
    <w:rsid w:val="00030897"/>
    <w:rsid w:val="00031BFF"/>
    <w:rsid w:val="00032785"/>
    <w:rsid w:val="00032B33"/>
    <w:rsid w:val="0003398E"/>
    <w:rsid w:val="000371A1"/>
    <w:rsid w:val="00037397"/>
    <w:rsid w:val="00041767"/>
    <w:rsid w:val="000469A8"/>
    <w:rsid w:val="00050E33"/>
    <w:rsid w:val="000540F5"/>
    <w:rsid w:val="00054D9B"/>
    <w:rsid w:val="00060F4D"/>
    <w:rsid w:val="00061CAC"/>
    <w:rsid w:val="00063097"/>
    <w:rsid w:val="000670AE"/>
    <w:rsid w:val="00067407"/>
    <w:rsid w:val="00073170"/>
    <w:rsid w:val="0007407C"/>
    <w:rsid w:val="00074F99"/>
    <w:rsid w:val="00075BC1"/>
    <w:rsid w:val="00076E1D"/>
    <w:rsid w:val="00076FD1"/>
    <w:rsid w:val="00077474"/>
    <w:rsid w:val="0008007D"/>
    <w:rsid w:val="00081B74"/>
    <w:rsid w:val="00083B69"/>
    <w:rsid w:val="00084C08"/>
    <w:rsid w:val="0009115A"/>
    <w:rsid w:val="00091B0C"/>
    <w:rsid w:val="0009237F"/>
    <w:rsid w:val="00094003"/>
    <w:rsid w:val="0009424B"/>
    <w:rsid w:val="000976B1"/>
    <w:rsid w:val="000A4596"/>
    <w:rsid w:val="000A7732"/>
    <w:rsid w:val="000B585C"/>
    <w:rsid w:val="000B6271"/>
    <w:rsid w:val="000B6C0E"/>
    <w:rsid w:val="000B75FE"/>
    <w:rsid w:val="000C314B"/>
    <w:rsid w:val="000C31AF"/>
    <w:rsid w:val="000C668B"/>
    <w:rsid w:val="000C7324"/>
    <w:rsid w:val="000D24D7"/>
    <w:rsid w:val="000D7540"/>
    <w:rsid w:val="000E1A93"/>
    <w:rsid w:val="000E41AC"/>
    <w:rsid w:val="000E57D3"/>
    <w:rsid w:val="000E639F"/>
    <w:rsid w:val="000E655C"/>
    <w:rsid w:val="000F0094"/>
    <w:rsid w:val="000F2028"/>
    <w:rsid w:val="000F6D98"/>
    <w:rsid w:val="00101CB1"/>
    <w:rsid w:val="00102CA7"/>
    <w:rsid w:val="00107D8A"/>
    <w:rsid w:val="0011183C"/>
    <w:rsid w:val="00112CCD"/>
    <w:rsid w:val="0011362B"/>
    <w:rsid w:val="00115993"/>
    <w:rsid w:val="00120B8B"/>
    <w:rsid w:val="001237B9"/>
    <w:rsid w:val="001370CB"/>
    <w:rsid w:val="00140EE8"/>
    <w:rsid w:val="00141AA9"/>
    <w:rsid w:val="00142488"/>
    <w:rsid w:val="0014376C"/>
    <w:rsid w:val="00144A78"/>
    <w:rsid w:val="001523CE"/>
    <w:rsid w:val="0015431A"/>
    <w:rsid w:val="00162AE4"/>
    <w:rsid w:val="0016673D"/>
    <w:rsid w:val="0017089B"/>
    <w:rsid w:val="00171A18"/>
    <w:rsid w:val="00177132"/>
    <w:rsid w:val="00177593"/>
    <w:rsid w:val="001810C7"/>
    <w:rsid w:val="001835AE"/>
    <w:rsid w:val="001860F7"/>
    <w:rsid w:val="0018613B"/>
    <w:rsid w:val="001908A3"/>
    <w:rsid w:val="0019118E"/>
    <w:rsid w:val="001963E9"/>
    <w:rsid w:val="001A311D"/>
    <w:rsid w:val="001A6A6B"/>
    <w:rsid w:val="001A6A8F"/>
    <w:rsid w:val="001B163E"/>
    <w:rsid w:val="001B339E"/>
    <w:rsid w:val="001B50EC"/>
    <w:rsid w:val="001B6EEE"/>
    <w:rsid w:val="001C2156"/>
    <w:rsid w:val="001C2707"/>
    <w:rsid w:val="001C33AE"/>
    <w:rsid w:val="001C41D9"/>
    <w:rsid w:val="001C73B0"/>
    <w:rsid w:val="001D02CB"/>
    <w:rsid w:val="001D19ED"/>
    <w:rsid w:val="001D5060"/>
    <w:rsid w:val="001D5981"/>
    <w:rsid w:val="001E39B9"/>
    <w:rsid w:val="001E74B5"/>
    <w:rsid w:val="001F003F"/>
    <w:rsid w:val="001F190F"/>
    <w:rsid w:val="001F57BF"/>
    <w:rsid w:val="001F7B6E"/>
    <w:rsid w:val="002007F0"/>
    <w:rsid w:val="0020199D"/>
    <w:rsid w:val="00202035"/>
    <w:rsid w:val="002035DF"/>
    <w:rsid w:val="0020405F"/>
    <w:rsid w:val="0020459D"/>
    <w:rsid w:val="00212B3D"/>
    <w:rsid w:val="002224A4"/>
    <w:rsid w:val="0022350C"/>
    <w:rsid w:val="002266AF"/>
    <w:rsid w:val="00230B82"/>
    <w:rsid w:val="00231525"/>
    <w:rsid w:val="002325A2"/>
    <w:rsid w:val="00234DFF"/>
    <w:rsid w:val="00235D91"/>
    <w:rsid w:val="0023628C"/>
    <w:rsid w:val="002378D6"/>
    <w:rsid w:val="0024279E"/>
    <w:rsid w:val="00246B43"/>
    <w:rsid w:val="00251469"/>
    <w:rsid w:val="002520CB"/>
    <w:rsid w:val="0025571D"/>
    <w:rsid w:val="00256E2D"/>
    <w:rsid w:val="00263D17"/>
    <w:rsid w:val="00267057"/>
    <w:rsid w:val="002724A2"/>
    <w:rsid w:val="0027252D"/>
    <w:rsid w:val="00274623"/>
    <w:rsid w:val="00276E99"/>
    <w:rsid w:val="00280066"/>
    <w:rsid w:val="00280418"/>
    <w:rsid w:val="00280DDA"/>
    <w:rsid w:val="0028391B"/>
    <w:rsid w:val="00287726"/>
    <w:rsid w:val="00287732"/>
    <w:rsid w:val="00292B6F"/>
    <w:rsid w:val="002975FF"/>
    <w:rsid w:val="002A1722"/>
    <w:rsid w:val="002A28E1"/>
    <w:rsid w:val="002A7122"/>
    <w:rsid w:val="002A7FE0"/>
    <w:rsid w:val="002B1364"/>
    <w:rsid w:val="002B1A07"/>
    <w:rsid w:val="002B2A73"/>
    <w:rsid w:val="002B340E"/>
    <w:rsid w:val="002B3C00"/>
    <w:rsid w:val="002B5D8B"/>
    <w:rsid w:val="002B67D4"/>
    <w:rsid w:val="002B7859"/>
    <w:rsid w:val="002C09C7"/>
    <w:rsid w:val="002C0A91"/>
    <w:rsid w:val="002C167C"/>
    <w:rsid w:val="002C33B2"/>
    <w:rsid w:val="002C7575"/>
    <w:rsid w:val="002D2A1B"/>
    <w:rsid w:val="002D40B8"/>
    <w:rsid w:val="002D4518"/>
    <w:rsid w:val="002D4CA1"/>
    <w:rsid w:val="002D4F71"/>
    <w:rsid w:val="002D5F13"/>
    <w:rsid w:val="002D61FE"/>
    <w:rsid w:val="002E042A"/>
    <w:rsid w:val="002E248F"/>
    <w:rsid w:val="002E398B"/>
    <w:rsid w:val="002E682B"/>
    <w:rsid w:val="002F0536"/>
    <w:rsid w:val="002F0701"/>
    <w:rsid w:val="002F65F6"/>
    <w:rsid w:val="002F6E59"/>
    <w:rsid w:val="0030060E"/>
    <w:rsid w:val="00300D9E"/>
    <w:rsid w:val="00301720"/>
    <w:rsid w:val="003031E5"/>
    <w:rsid w:val="00304637"/>
    <w:rsid w:val="003051AF"/>
    <w:rsid w:val="003101C2"/>
    <w:rsid w:val="00310386"/>
    <w:rsid w:val="00314A13"/>
    <w:rsid w:val="00322C14"/>
    <w:rsid w:val="00323C0E"/>
    <w:rsid w:val="00331B08"/>
    <w:rsid w:val="00334E64"/>
    <w:rsid w:val="00335724"/>
    <w:rsid w:val="00336E27"/>
    <w:rsid w:val="0034061E"/>
    <w:rsid w:val="0034546F"/>
    <w:rsid w:val="00346A81"/>
    <w:rsid w:val="003470A5"/>
    <w:rsid w:val="00347E1F"/>
    <w:rsid w:val="003513BB"/>
    <w:rsid w:val="00351508"/>
    <w:rsid w:val="0035367B"/>
    <w:rsid w:val="00353698"/>
    <w:rsid w:val="0035549C"/>
    <w:rsid w:val="00360863"/>
    <w:rsid w:val="00360DB6"/>
    <w:rsid w:val="00361845"/>
    <w:rsid w:val="00363491"/>
    <w:rsid w:val="00365280"/>
    <w:rsid w:val="003667C3"/>
    <w:rsid w:val="003675FE"/>
    <w:rsid w:val="00370F04"/>
    <w:rsid w:val="00371111"/>
    <w:rsid w:val="00373B2B"/>
    <w:rsid w:val="003813F7"/>
    <w:rsid w:val="003822DC"/>
    <w:rsid w:val="00390A74"/>
    <w:rsid w:val="00391469"/>
    <w:rsid w:val="003926B2"/>
    <w:rsid w:val="003964D9"/>
    <w:rsid w:val="003964FA"/>
    <w:rsid w:val="0039742C"/>
    <w:rsid w:val="003A23B1"/>
    <w:rsid w:val="003A29E9"/>
    <w:rsid w:val="003A3291"/>
    <w:rsid w:val="003A4D80"/>
    <w:rsid w:val="003B25E6"/>
    <w:rsid w:val="003B32D9"/>
    <w:rsid w:val="003B3C99"/>
    <w:rsid w:val="003B4218"/>
    <w:rsid w:val="003B570F"/>
    <w:rsid w:val="003B72C9"/>
    <w:rsid w:val="003C08D5"/>
    <w:rsid w:val="003C1DEC"/>
    <w:rsid w:val="003C48AC"/>
    <w:rsid w:val="003C7BF7"/>
    <w:rsid w:val="003D0390"/>
    <w:rsid w:val="003D0A68"/>
    <w:rsid w:val="003D1060"/>
    <w:rsid w:val="003D1626"/>
    <w:rsid w:val="003D3942"/>
    <w:rsid w:val="003D78EB"/>
    <w:rsid w:val="003E0726"/>
    <w:rsid w:val="003E455F"/>
    <w:rsid w:val="003E65D3"/>
    <w:rsid w:val="003E71FB"/>
    <w:rsid w:val="003E7224"/>
    <w:rsid w:val="003F2CEA"/>
    <w:rsid w:val="003F37D5"/>
    <w:rsid w:val="004006DB"/>
    <w:rsid w:val="00400D7F"/>
    <w:rsid w:val="00401828"/>
    <w:rsid w:val="00402553"/>
    <w:rsid w:val="00403BC8"/>
    <w:rsid w:val="00407D9B"/>
    <w:rsid w:val="004126EA"/>
    <w:rsid w:val="00413357"/>
    <w:rsid w:val="00414074"/>
    <w:rsid w:val="0042187D"/>
    <w:rsid w:val="004220AA"/>
    <w:rsid w:val="00422421"/>
    <w:rsid w:val="00425137"/>
    <w:rsid w:val="0042575F"/>
    <w:rsid w:val="00427003"/>
    <w:rsid w:val="0043017E"/>
    <w:rsid w:val="00430B95"/>
    <w:rsid w:val="00432249"/>
    <w:rsid w:val="0043271C"/>
    <w:rsid w:val="00437C28"/>
    <w:rsid w:val="00443880"/>
    <w:rsid w:val="004448F6"/>
    <w:rsid w:val="004502D1"/>
    <w:rsid w:val="004525EF"/>
    <w:rsid w:val="00461B71"/>
    <w:rsid w:val="004626B0"/>
    <w:rsid w:val="004633DC"/>
    <w:rsid w:val="004648F9"/>
    <w:rsid w:val="00466355"/>
    <w:rsid w:val="0046727F"/>
    <w:rsid w:val="004710BE"/>
    <w:rsid w:val="00471834"/>
    <w:rsid w:val="00471A4A"/>
    <w:rsid w:val="00475C6D"/>
    <w:rsid w:val="0048415D"/>
    <w:rsid w:val="00487F8F"/>
    <w:rsid w:val="00493F19"/>
    <w:rsid w:val="00494486"/>
    <w:rsid w:val="0049544D"/>
    <w:rsid w:val="00496D6D"/>
    <w:rsid w:val="004A34C6"/>
    <w:rsid w:val="004A369D"/>
    <w:rsid w:val="004A3FCF"/>
    <w:rsid w:val="004A4195"/>
    <w:rsid w:val="004A4508"/>
    <w:rsid w:val="004A58B5"/>
    <w:rsid w:val="004A6AA0"/>
    <w:rsid w:val="004B1008"/>
    <w:rsid w:val="004B1961"/>
    <w:rsid w:val="004B3C80"/>
    <w:rsid w:val="004B4874"/>
    <w:rsid w:val="004C191A"/>
    <w:rsid w:val="004C5E58"/>
    <w:rsid w:val="004C5F0B"/>
    <w:rsid w:val="004C79E5"/>
    <w:rsid w:val="004D13B6"/>
    <w:rsid w:val="004D32B5"/>
    <w:rsid w:val="004D573A"/>
    <w:rsid w:val="004E019C"/>
    <w:rsid w:val="004E2412"/>
    <w:rsid w:val="004E7A66"/>
    <w:rsid w:val="004F1B85"/>
    <w:rsid w:val="004F2A5F"/>
    <w:rsid w:val="004F2ADD"/>
    <w:rsid w:val="004F3601"/>
    <w:rsid w:val="004F61FC"/>
    <w:rsid w:val="004F6A9E"/>
    <w:rsid w:val="004F70CE"/>
    <w:rsid w:val="005009B0"/>
    <w:rsid w:val="005009CD"/>
    <w:rsid w:val="005020B6"/>
    <w:rsid w:val="00503E07"/>
    <w:rsid w:val="00510073"/>
    <w:rsid w:val="005107FB"/>
    <w:rsid w:val="00510D03"/>
    <w:rsid w:val="0051100D"/>
    <w:rsid w:val="00511C1C"/>
    <w:rsid w:val="00515980"/>
    <w:rsid w:val="00515F02"/>
    <w:rsid w:val="00520F59"/>
    <w:rsid w:val="005213FB"/>
    <w:rsid w:val="00521F92"/>
    <w:rsid w:val="00522851"/>
    <w:rsid w:val="005233E5"/>
    <w:rsid w:val="005249E5"/>
    <w:rsid w:val="00526922"/>
    <w:rsid w:val="00527829"/>
    <w:rsid w:val="0053274A"/>
    <w:rsid w:val="00533ACA"/>
    <w:rsid w:val="005341AC"/>
    <w:rsid w:val="00534DD5"/>
    <w:rsid w:val="0054346B"/>
    <w:rsid w:val="0055255F"/>
    <w:rsid w:val="00556472"/>
    <w:rsid w:val="00557AFD"/>
    <w:rsid w:val="005604C8"/>
    <w:rsid w:val="00561AF6"/>
    <w:rsid w:val="00564686"/>
    <w:rsid w:val="0056598C"/>
    <w:rsid w:val="00567BF9"/>
    <w:rsid w:val="00571EB3"/>
    <w:rsid w:val="005748D0"/>
    <w:rsid w:val="00574C5C"/>
    <w:rsid w:val="00576818"/>
    <w:rsid w:val="00577AE7"/>
    <w:rsid w:val="005818A5"/>
    <w:rsid w:val="00582070"/>
    <w:rsid w:val="005862F0"/>
    <w:rsid w:val="005974C3"/>
    <w:rsid w:val="00597F79"/>
    <w:rsid w:val="005A544B"/>
    <w:rsid w:val="005B564E"/>
    <w:rsid w:val="005C0F20"/>
    <w:rsid w:val="005D2819"/>
    <w:rsid w:val="005D568C"/>
    <w:rsid w:val="005D6477"/>
    <w:rsid w:val="005E243D"/>
    <w:rsid w:val="005E5E30"/>
    <w:rsid w:val="005F07E9"/>
    <w:rsid w:val="005F2719"/>
    <w:rsid w:val="005F6C5B"/>
    <w:rsid w:val="00605A6F"/>
    <w:rsid w:val="0060630E"/>
    <w:rsid w:val="00607478"/>
    <w:rsid w:val="006112A2"/>
    <w:rsid w:val="00612E41"/>
    <w:rsid w:val="00613820"/>
    <w:rsid w:val="006147D4"/>
    <w:rsid w:val="00615192"/>
    <w:rsid w:val="00616C5A"/>
    <w:rsid w:val="00620A15"/>
    <w:rsid w:val="0062294A"/>
    <w:rsid w:val="00624490"/>
    <w:rsid w:val="00624696"/>
    <w:rsid w:val="00624EDD"/>
    <w:rsid w:val="00630828"/>
    <w:rsid w:val="00630B2A"/>
    <w:rsid w:val="00632233"/>
    <w:rsid w:val="00635274"/>
    <w:rsid w:val="00636A54"/>
    <w:rsid w:val="006374AD"/>
    <w:rsid w:val="00640F43"/>
    <w:rsid w:val="00641581"/>
    <w:rsid w:val="00644521"/>
    <w:rsid w:val="00650719"/>
    <w:rsid w:val="0065079B"/>
    <w:rsid w:val="00651542"/>
    <w:rsid w:val="00653276"/>
    <w:rsid w:val="00653596"/>
    <w:rsid w:val="00656041"/>
    <w:rsid w:val="006565AF"/>
    <w:rsid w:val="0065749E"/>
    <w:rsid w:val="00660596"/>
    <w:rsid w:val="006621E6"/>
    <w:rsid w:val="00663903"/>
    <w:rsid w:val="00665C37"/>
    <w:rsid w:val="006728BA"/>
    <w:rsid w:val="006762EE"/>
    <w:rsid w:val="0067665E"/>
    <w:rsid w:val="00676EA5"/>
    <w:rsid w:val="0067740F"/>
    <w:rsid w:val="006801B3"/>
    <w:rsid w:val="00680640"/>
    <w:rsid w:val="00680B64"/>
    <w:rsid w:val="00681ABD"/>
    <w:rsid w:val="006837D2"/>
    <w:rsid w:val="00684505"/>
    <w:rsid w:val="006859C2"/>
    <w:rsid w:val="00686C8E"/>
    <w:rsid w:val="006935CA"/>
    <w:rsid w:val="00696F5A"/>
    <w:rsid w:val="00697CBF"/>
    <w:rsid w:val="006A01E5"/>
    <w:rsid w:val="006A050B"/>
    <w:rsid w:val="006A0F00"/>
    <w:rsid w:val="006A3BDD"/>
    <w:rsid w:val="006A5E2C"/>
    <w:rsid w:val="006B0819"/>
    <w:rsid w:val="006B26D9"/>
    <w:rsid w:val="006B3517"/>
    <w:rsid w:val="006B4E6D"/>
    <w:rsid w:val="006C2B09"/>
    <w:rsid w:val="006C3B45"/>
    <w:rsid w:val="006C4929"/>
    <w:rsid w:val="006C4C4D"/>
    <w:rsid w:val="006C5CB2"/>
    <w:rsid w:val="006D0362"/>
    <w:rsid w:val="006D1573"/>
    <w:rsid w:val="006D29F9"/>
    <w:rsid w:val="006D30CA"/>
    <w:rsid w:val="006D46F9"/>
    <w:rsid w:val="006D69EF"/>
    <w:rsid w:val="006E111F"/>
    <w:rsid w:val="006E2479"/>
    <w:rsid w:val="006E386E"/>
    <w:rsid w:val="006E7A20"/>
    <w:rsid w:val="006F0830"/>
    <w:rsid w:val="006F0AB1"/>
    <w:rsid w:val="006F0F63"/>
    <w:rsid w:val="006F3677"/>
    <w:rsid w:val="006F3987"/>
    <w:rsid w:val="006F4118"/>
    <w:rsid w:val="006F65E9"/>
    <w:rsid w:val="006F71A2"/>
    <w:rsid w:val="006F783D"/>
    <w:rsid w:val="00713532"/>
    <w:rsid w:val="00713A8E"/>
    <w:rsid w:val="00714799"/>
    <w:rsid w:val="00714CC7"/>
    <w:rsid w:val="00716785"/>
    <w:rsid w:val="007210A1"/>
    <w:rsid w:val="00723320"/>
    <w:rsid w:val="00723D3B"/>
    <w:rsid w:val="0072400A"/>
    <w:rsid w:val="0072410D"/>
    <w:rsid w:val="00725BBF"/>
    <w:rsid w:val="00727C41"/>
    <w:rsid w:val="00727D47"/>
    <w:rsid w:val="00730704"/>
    <w:rsid w:val="0073072F"/>
    <w:rsid w:val="00731243"/>
    <w:rsid w:val="00740984"/>
    <w:rsid w:val="00742243"/>
    <w:rsid w:val="00743DF1"/>
    <w:rsid w:val="007446E9"/>
    <w:rsid w:val="00744EB1"/>
    <w:rsid w:val="00744F3C"/>
    <w:rsid w:val="007450C1"/>
    <w:rsid w:val="007469CE"/>
    <w:rsid w:val="007504B5"/>
    <w:rsid w:val="00755703"/>
    <w:rsid w:val="00755EAC"/>
    <w:rsid w:val="007564F2"/>
    <w:rsid w:val="00757B3F"/>
    <w:rsid w:val="007640D3"/>
    <w:rsid w:val="007656C5"/>
    <w:rsid w:val="00766F94"/>
    <w:rsid w:val="007671C6"/>
    <w:rsid w:val="00770575"/>
    <w:rsid w:val="00771BE3"/>
    <w:rsid w:val="00775B13"/>
    <w:rsid w:val="007815D3"/>
    <w:rsid w:val="00781B8C"/>
    <w:rsid w:val="00787BB0"/>
    <w:rsid w:val="00794949"/>
    <w:rsid w:val="00795DC7"/>
    <w:rsid w:val="007961A6"/>
    <w:rsid w:val="007968A0"/>
    <w:rsid w:val="007972C5"/>
    <w:rsid w:val="00797591"/>
    <w:rsid w:val="007A2135"/>
    <w:rsid w:val="007A31A1"/>
    <w:rsid w:val="007A4BA2"/>
    <w:rsid w:val="007B0621"/>
    <w:rsid w:val="007B5041"/>
    <w:rsid w:val="007B64AE"/>
    <w:rsid w:val="007C15CD"/>
    <w:rsid w:val="007C1B4A"/>
    <w:rsid w:val="007C49A4"/>
    <w:rsid w:val="007C4ACB"/>
    <w:rsid w:val="007D02C7"/>
    <w:rsid w:val="007D1C8E"/>
    <w:rsid w:val="007D2793"/>
    <w:rsid w:val="007D3C52"/>
    <w:rsid w:val="007E2F80"/>
    <w:rsid w:val="007E6A52"/>
    <w:rsid w:val="007F29C7"/>
    <w:rsid w:val="007F7A73"/>
    <w:rsid w:val="0080263D"/>
    <w:rsid w:val="00802FAB"/>
    <w:rsid w:val="00803FF4"/>
    <w:rsid w:val="008101BC"/>
    <w:rsid w:val="00810A69"/>
    <w:rsid w:val="00811982"/>
    <w:rsid w:val="00811D80"/>
    <w:rsid w:val="00812672"/>
    <w:rsid w:val="008144E7"/>
    <w:rsid w:val="008214E1"/>
    <w:rsid w:val="00824118"/>
    <w:rsid w:val="008251E7"/>
    <w:rsid w:val="00826D06"/>
    <w:rsid w:val="008277CC"/>
    <w:rsid w:val="00830CCB"/>
    <w:rsid w:val="00834200"/>
    <w:rsid w:val="008372F8"/>
    <w:rsid w:val="008404EE"/>
    <w:rsid w:val="00840E63"/>
    <w:rsid w:val="00841733"/>
    <w:rsid w:val="00843C31"/>
    <w:rsid w:val="0084508C"/>
    <w:rsid w:val="008576EF"/>
    <w:rsid w:val="00857B91"/>
    <w:rsid w:val="0086728C"/>
    <w:rsid w:val="008702DD"/>
    <w:rsid w:val="00871FA6"/>
    <w:rsid w:val="00877C96"/>
    <w:rsid w:val="00880D6A"/>
    <w:rsid w:val="00886E87"/>
    <w:rsid w:val="00887AF7"/>
    <w:rsid w:val="0089208B"/>
    <w:rsid w:val="00892EDB"/>
    <w:rsid w:val="00893821"/>
    <w:rsid w:val="0089420D"/>
    <w:rsid w:val="008952C7"/>
    <w:rsid w:val="00896202"/>
    <w:rsid w:val="00896F10"/>
    <w:rsid w:val="008A0201"/>
    <w:rsid w:val="008A1100"/>
    <w:rsid w:val="008A2A02"/>
    <w:rsid w:val="008A6953"/>
    <w:rsid w:val="008B0EBA"/>
    <w:rsid w:val="008B3AE4"/>
    <w:rsid w:val="008B45A1"/>
    <w:rsid w:val="008B51E1"/>
    <w:rsid w:val="008C2645"/>
    <w:rsid w:val="008C266B"/>
    <w:rsid w:val="008C4C44"/>
    <w:rsid w:val="008C7054"/>
    <w:rsid w:val="008D52F7"/>
    <w:rsid w:val="008D5330"/>
    <w:rsid w:val="008D79DF"/>
    <w:rsid w:val="008E2098"/>
    <w:rsid w:val="008E38B7"/>
    <w:rsid w:val="008E41B2"/>
    <w:rsid w:val="008F336E"/>
    <w:rsid w:val="008F3778"/>
    <w:rsid w:val="008F397F"/>
    <w:rsid w:val="00900164"/>
    <w:rsid w:val="00901AB5"/>
    <w:rsid w:val="0090444B"/>
    <w:rsid w:val="00904925"/>
    <w:rsid w:val="00906FA0"/>
    <w:rsid w:val="009108B8"/>
    <w:rsid w:val="0091090E"/>
    <w:rsid w:val="00912727"/>
    <w:rsid w:val="00912ABC"/>
    <w:rsid w:val="00912EE1"/>
    <w:rsid w:val="00913A43"/>
    <w:rsid w:val="00914A94"/>
    <w:rsid w:val="00915132"/>
    <w:rsid w:val="009173D4"/>
    <w:rsid w:val="00917919"/>
    <w:rsid w:val="0092239E"/>
    <w:rsid w:val="00922791"/>
    <w:rsid w:val="00924DAE"/>
    <w:rsid w:val="00933FF0"/>
    <w:rsid w:val="00935BE9"/>
    <w:rsid w:val="00937449"/>
    <w:rsid w:val="00942C9D"/>
    <w:rsid w:val="009456D5"/>
    <w:rsid w:val="00945C7A"/>
    <w:rsid w:val="00947FA7"/>
    <w:rsid w:val="00953074"/>
    <w:rsid w:val="00956B90"/>
    <w:rsid w:val="00960CB5"/>
    <w:rsid w:val="009648FE"/>
    <w:rsid w:val="00970F34"/>
    <w:rsid w:val="009711E9"/>
    <w:rsid w:val="00974CE0"/>
    <w:rsid w:val="00980626"/>
    <w:rsid w:val="0098156F"/>
    <w:rsid w:val="00982A69"/>
    <w:rsid w:val="00982B39"/>
    <w:rsid w:val="00982B7F"/>
    <w:rsid w:val="0098362B"/>
    <w:rsid w:val="0098548D"/>
    <w:rsid w:val="0098573B"/>
    <w:rsid w:val="009932D7"/>
    <w:rsid w:val="00994363"/>
    <w:rsid w:val="00996802"/>
    <w:rsid w:val="00996E79"/>
    <w:rsid w:val="009A1831"/>
    <w:rsid w:val="009A1B5E"/>
    <w:rsid w:val="009A5AFE"/>
    <w:rsid w:val="009A6728"/>
    <w:rsid w:val="009A68D4"/>
    <w:rsid w:val="009B0384"/>
    <w:rsid w:val="009B4965"/>
    <w:rsid w:val="009C341C"/>
    <w:rsid w:val="009C3566"/>
    <w:rsid w:val="009C4CFC"/>
    <w:rsid w:val="009C6C6D"/>
    <w:rsid w:val="009C7665"/>
    <w:rsid w:val="009D321B"/>
    <w:rsid w:val="009D4187"/>
    <w:rsid w:val="009E0267"/>
    <w:rsid w:val="009E3294"/>
    <w:rsid w:val="009E3C23"/>
    <w:rsid w:val="009E42E5"/>
    <w:rsid w:val="009E53D7"/>
    <w:rsid w:val="009F1442"/>
    <w:rsid w:val="009F2C6D"/>
    <w:rsid w:val="009F3938"/>
    <w:rsid w:val="009F6FD6"/>
    <w:rsid w:val="00A01CAF"/>
    <w:rsid w:val="00A03613"/>
    <w:rsid w:val="00A04D88"/>
    <w:rsid w:val="00A10B87"/>
    <w:rsid w:val="00A13294"/>
    <w:rsid w:val="00A13D28"/>
    <w:rsid w:val="00A23BDC"/>
    <w:rsid w:val="00A2464E"/>
    <w:rsid w:val="00A24C10"/>
    <w:rsid w:val="00A24E01"/>
    <w:rsid w:val="00A304DE"/>
    <w:rsid w:val="00A31813"/>
    <w:rsid w:val="00A32A93"/>
    <w:rsid w:val="00A347F9"/>
    <w:rsid w:val="00A36394"/>
    <w:rsid w:val="00A43A11"/>
    <w:rsid w:val="00A44385"/>
    <w:rsid w:val="00A51418"/>
    <w:rsid w:val="00A53157"/>
    <w:rsid w:val="00A5472A"/>
    <w:rsid w:val="00A57591"/>
    <w:rsid w:val="00A60866"/>
    <w:rsid w:val="00A60C04"/>
    <w:rsid w:val="00A61C19"/>
    <w:rsid w:val="00A62125"/>
    <w:rsid w:val="00A67783"/>
    <w:rsid w:val="00A71B8A"/>
    <w:rsid w:val="00A74417"/>
    <w:rsid w:val="00A74885"/>
    <w:rsid w:val="00A75153"/>
    <w:rsid w:val="00A7568C"/>
    <w:rsid w:val="00A75949"/>
    <w:rsid w:val="00A75BA3"/>
    <w:rsid w:val="00A86523"/>
    <w:rsid w:val="00A87B5B"/>
    <w:rsid w:val="00A90238"/>
    <w:rsid w:val="00A91B21"/>
    <w:rsid w:val="00A94056"/>
    <w:rsid w:val="00A94799"/>
    <w:rsid w:val="00A9497A"/>
    <w:rsid w:val="00A96CC3"/>
    <w:rsid w:val="00AA3469"/>
    <w:rsid w:val="00AB3682"/>
    <w:rsid w:val="00AB6851"/>
    <w:rsid w:val="00AB71E2"/>
    <w:rsid w:val="00AC21FB"/>
    <w:rsid w:val="00AC5888"/>
    <w:rsid w:val="00AC77A1"/>
    <w:rsid w:val="00AD2280"/>
    <w:rsid w:val="00AD50F3"/>
    <w:rsid w:val="00AD7B77"/>
    <w:rsid w:val="00AE0FD5"/>
    <w:rsid w:val="00AE3202"/>
    <w:rsid w:val="00AE6565"/>
    <w:rsid w:val="00AE73E7"/>
    <w:rsid w:val="00AE7859"/>
    <w:rsid w:val="00AE78B5"/>
    <w:rsid w:val="00AF03EA"/>
    <w:rsid w:val="00AF5F8A"/>
    <w:rsid w:val="00AF622A"/>
    <w:rsid w:val="00B0069D"/>
    <w:rsid w:val="00B01531"/>
    <w:rsid w:val="00B01659"/>
    <w:rsid w:val="00B01F74"/>
    <w:rsid w:val="00B064EF"/>
    <w:rsid w:val="00B105D9"/>
    <w:rsid w:val="00B12764"/>
    <w:rsid w:val="00B12E59"/>
    <w:rsid w:val="00B143C3"/>
    <w:rsid w:val="00B158F7"/>
    <w:rsid w:val="00B20C23"/>
    <w:rsid w:val="00B2247C"/>
    <w:rsid w:val="00B22852"/>
    <w:rsid w:val="00B23DE8"/>
    <w:rsid w:val="00B2562D"/>
    <w:rsid w:val="00B31EFF"/>
    <w:rsid w:val="00B3476A"/>
    <w:rsid w:val="00B35EF4"/>
    <w:rsid w:val="00B36D04"/>
    <w:rsid w:val="00B37428"/>
    <w:rsid w:val="00B37C07"/>
    <w:rsid w:val="00B4066B"/>
    <w:rsid w:val="00B41697"/>
    <w:rsid w:val="00B42571"/>
    <w:rsid w:val="00B4339C"/>
    <w:rsid w:val="00B509D7"/>
    <w:rsid w:val="00B50C8F"/>
    <w:rsid w:val="00B52489"/>
    <w:rsid w:val="00B527DD"/>
    <w:rsid w:val="00B53C4B"/>
    <w:rsid w:val="00B578CD"/>
    <w:rsid w:val="00B57C4E"/>
    <w:rsid w:val="00B61AF4"/>
    <w:rsid w:val="00B6547F"/>
    <w:rsid w:val="00B6682F"/>
    <w:rsid w:val="00B66BD8"/>
    <w:rsid w:val="00B704E8"/>
    <w:rsid w:val="00B70E91"/>
    <w:rsid w:val="00B71940"/>
    <w:rsid w:val="00B73C0B"/>
    <w:rsid w:val="00B73C93"/>
    <w:rsid w:val="00B74354"/>
    <w:rsid w:val="00B7447E"/>
    <w:rsid w:val="00B75445"/>
    <w:rsid w:val="00B75E92"/>
    <w:rsid w:val="00B7767F"/>
    <w:rsid w:val="00B7789D"/>
    <w:rsid w:val="00B82A42"/>
    <w:rsid w:val="00B85268"/>
    <w:rsid w:val="00B934B4"/>
    <w:rsid w:val="00BA09D6"/>
    <w:rsid w:val="00BA1E13"/>
    <w:rsid w:val="00BA2E7C"/>
    <w:rsid w:val="00BA6B17"/>
    <w:rsid w:val="00BA6C35"/>
    <w:rsid w:val="00BB1EA0"/>
    <w:rsid w:val="00BC0AAC"/>
    <w:rsid w:val="00BC0B12"/>
    <w:rsid w:val="00BC1D8E"/>
    <w:rsid w:val="00BC45A5"/>
    <w:rsid w:val="00BC6118"/>
    <w:rsid w:val="00BC65F9"/>
    <w:rsid w:val="00BC737A"/>
    <w:rsid w:val="00BD06B1"/>
    <w:rsid w:val="00BD1195"/>
    <w:rsid w:val="00BD16C4"/>
    <w:rsid w:val="00BD20A1"/>
    <w:rsid w:val="00BD2B38"/>
    <w:rsid w:val="00BD4E04"/>
    <w:rsid w:val="00BD57D3"/>
    <w:rsid w:val="00BD6935"/>
    <w:rsid w:val="00BD70E4"/>
    <w:rsid w:val="00BE208D"/>
    <w:rsid w:val="00BE76D0"/>
    <w:rsid w:val="00BF0600"/>
    <w:rsid w:val="00BF2DDE"/>
    <w:rsid w:val="00BF5E7A"/>
    <w:rsid w:val="00BF6643"/>
    <w:rsid w:val="00C00474"/>
    <w:rsid w:val="00C00D7D"/>
    <w:rsid w:val="00C078C3"/>
    <w:rsid w:val="00C112B8"/>
    <w:rsid w:val="00C11687"/>
    <w:rsid w:val="00C15822"/>
    <w:rsid w:val="00C163AA"/>
    <w:rsid w:val="00C22B51"/>
    <w:rsid w:val="00C23E80"/>
    <w:rsid w:val="00C30A19"/>
    <w:rsid w:val="00C30A51"/>
    <w:rsid w:val="00C33AF1"/>
    <w:rsid w:val="00C40285"/>
    <w:rsid w:val="00C40968"/>
    <w:rsid w:val="00C41581"/>
    <w:rsid w:val="00C44721"/>
    <w:rsid w:val="00C4499A"/>
    <w:rsid w:val="00C44EBB"/>
    <w:rsid w:val="00C4631C"/>
    <w:rsid w:val="00C52596"/>
    <w:rsid w:val="00C53017"/>
    <w:rsid w:val="00C56398"/>
    <w:rsid w:val="00C60AA4"/>
    <w:rsid w:val="00C66AEC"/>
    <w:rsid w:val="00C674D3"/>
    <w:rsid w:val="00C71A5C"/>
    <w:rsid w:val="00C83E34"/>
    <w:rsid w:val="00C85B77"/>
    <w:rsid w:val="00C902DB"/>
    <w:rsid w:val="00C919DD"/>
    <w:rsid w:val="00C94445"/>
    <w:rsid w:val="00C944A3"/>
    <w:rsid w:val="00C9464A"/>
    <w:rsid w:val="00C97A5B"/>
    <w:rsid w:val="00CA0866"/>
    <w:rsid w:val="00CB1F95"/>
    <w:rsid w:val="00CB39F5"/>
    <w:rsid w:val="00CB40BE"/>
    <w:rsid w:val="00CB4674"/>
    <w:rsid w:val="00CB4B1A"/>
    <w:rsid w:val="00CB4D2A"/>
    <w:rsid w:val="00CC5F39"/>
    <w:rsid w:val="00CC65DF"/>
    <w:rsid w:val="00CC661A"/>
    <w:rsid w:val="00CD2B5D"/>
    <w:rsid w:val="00CD422B"/>
    <w:rsid w:val="00CD4B26"/>
    <w:rsid w:val="00CE1857"/>
    <w:rsid w:val="00CE23A2"/>
    <w:rsid w:val="00CE70DF"/>
    <w:rsid w:val="00CF473C"/>
    <w:rsid w:val="00CF5732"/>
    <w:rsid w:val="00CF6CD3"/>
    <w:rsid w:val="00D049E0"/>
    <w:rsid w:val="00D10357"/>
    <w:rsid w:val="00D11788"/>
    <w:rsid w:val="00D16FF2"/>
    <w:rsid w:val="00D217FD"/>
    <w:rsid w:val="00D25B7A"/>
    <w:rsid w:val="00D267EE"/>
    <w:rsid w:val="00D27205"/>
    <w:rsid w:val="00D31180"/>
    <w:rsid w:val="00D32C5C"/>
    <w:rsid w:val="00D35727"/>
    <w:rsid w:val="00D41A96"/>
    <w:rsid w:val="00D4508C"/>
    <w:rsid w:val="00D46619"/>
    <w:rsid w:val="00D46993"/>
    <w:rsid w:val="00D47FF2"/>
    <w:rsid w:val="00D51F32"/>
    <w:rsid w:val="00D521B9"/>
    <w:rsid w:val="00D57924"/>
    <w:rsid w:val="00D63743"/>
    <w:rsid w:val="00D66706"/>
    <w:rsid w:val="00D8303D"/>
    <w:rsid w:val="00D84AF7"/>
    <w:rsid w:val="00D9020E"/>
    <w:rsid w:val="00D915D3"/>
    <w:rsid w:val="00D91DE9"/>
    <w:rsid w:val="00D920C1"/>
    <w:rsid w:val="00D9234D"/>
    <w:rsid w:val="00D9440E"/>
    <w:rsid w:val="00D96BB6"/>
    <w:rsid w:val="00D97910"/>
    <w:rsid w:val="00D97CA4"/>
    <w:rsid w:val="00DA0E9D"/>
    <w:rsid w:val="00DA171A"/>
    <w:rsid w:val="00DA1B9A"/>
    <w:rsid w:val="00DA25FA"/>
    <w:rsid w:val="00DA2F69"/>
    <w:rsid w:val="00DA6AE4"/>
    <w:rsid w:val="00DA6B45"/>
    <w:rsid w:val="00DB0BC1"/>
    <w:rsid w:val="00DB135D"/>
    <w:rsid w:val="00DC4C6B"/>
    <w:rsid w:val="00DC7DCC"/>
    <w:rsid w:val="00DD0EC4"/>
    <w:rsid w:val="00DD2F6D"/>
    <w:rsid w:val="00DD711B"/>
    <w:rsid w:val="00DE07C0"/>
    <w:rsid w:val="00DE0CD0"/>
    <w:rsid w:val="00DE4DFB"/>
    <w:rsid w:val="00DE57B4"/>
    <w:rsid w:val="00DE5FF4"/>
    <w:rsid w:val="00DE7DB0"/>
    <w:rsid w:val="00DF46B9"/>
    <w:rsid w:val="00DF4BD4"/>
    <w:rsid w:val="00DF5189"/>
    <w:rsid w:val="00DF534F"/>
    <w:rsid w:val="00E00E95"/>
    <w:rsid w:val="00E02F3F"/>
    <w:rsid w:val="00E1375C"/>
    <w:rsid w:val="00E13F6B"/>
    <w:rsid w:val="00E14E89"/>
    <w:rsid w:val="00E25FAC"/>
    <w:rsid w:val="00E3026D"/>
    <w:rsid w:val="00E30C5A"/>
    <w:rsid w:val="00E328E2"/>
    <w:rsid w:val="00E36ACC"/>
    <w:rsid w:val="00E37A00"/>
    <w:rsid w:val="00E40496"/>
    <w:rsid w:val="00E414DC"/>
    <w:rsid w:val="00E41541"/>
    <w:rsid w:val="00E41787"/>
    <w:rsid w:val="00E42735"/>
    <w:rsid w:val="00E45481"/>
    <w:rsid w:val="00E45E64"/>
    <w:rsid w:val="00E46F64"/>
    <w:rsid w:val="00E47654"/>
    <w:rsid w:val="00E50340"/>
    <w:rsid w:val="00E53A02"/>
    <w:rsid w:val="00E55A51"/>
    <w:rsid w:val="00E6702C"/>
    <w:rsid w:val="00E67908"/>
    <w:rsid w:val="00E713C5"/>
    <w:rsid w:val="00E7147F"/>
    <w:rsid w:val="00E72E81"/>
    <w:rsid w:val="00E72F95"/>
    <w:rsid w:val="00E73D21"/>
    <w:rsid w:val="00E80010"/>
    <w:rsid w:val="00E8017C"/>
    <w:rsid w:val="00E811FD"/>
    <w:rsid w:val="00E813A6"/>
    <w:rsid w:val="00E81E70"/>
    <w:rsid w:val="00E833AE"/>
    <w:rsid w:val="00E864C9"/>
    <w:rsid w:val="00E86AA1"/>
    <w:rsid w:val="00E90B52"/>
    <w:rsid w:val="00E96C2D"/>
    <w:rsid w:val="00EA1D38"/>
    <w:rsid w:val="00EA1E87"/>
    <w:rsid w:val="00EA6884"/>
    <w:rsid w:val="00EB273A"/>
    <w:rsid w:val="00EB4EBE"/>
    <w:rsid w:val="00EB550A"/>
    <w:rsid w:val="00EC2589"/>
    <w:rsid w:val="00EC643D"/>
    <w:rsid w:val="00EC7789"/>
    <w:rsid w:val="00EC7D6C"/>
    <w:rsid w:val="00ED0707"/>
    <w:rsid w:val="00ED60C3"/>
    <w:rsid w:val="00EE006A"/>
    <w:rsid w:val="00EE03EF"/>
    <w:rsid w:val="00EE303D"/>
    <w:rsid w:val="00EE3751"/>
    <w:rsid w:val="00EE3C41"/>
    <w:rsid w:val="00EE4710"/>
    <w:rsid w:val="00EE575C"/>
    <w:rsid w:val="00EF09BE"/>
    <w:rsid w:val="00EF340B"/>
    <w:rsid w:val="00EF508A"/>
    <w:rsid w:val="00EF775E"/>
    <w:rsid w:val="00F043D6"/>
    <w:rsid w:val="00F07636"/>
    <w:rsid w:val="00F10821"/>
    <w:rsid w:val="00F120C2"/>
    <w:rsid w:val="00F12508"/>
    <w:rsid w:val="00F12F33"/>
    <w:rsid w:val="00F16352"/>
    <w:rsid w:val="00F16747"/>
    <w:rsid w:val="00F16E23"/>
    <w:rsid w:val="00F21A54"/>
    <w:rsid w:val="00F2356A"/>
    <w:rsid w:val="00F25FFE"/>
    <w:rsid w:val="00F302E4"/>
    <w:rsid w:val="00F30614"/>
    <w:rsid w:val="00F33839"/>
    <w:rsid w:val="00F344A1"/>
    <w:rsid w:val="00F34C13"/>
    <w:rsid w:val="00F350F9"/>
    <w:rsid w:val="00F3552F"/>
    <w:rsid w:val="00F36002"/>
    <w:rsid w:val="00F416CA"/>
    <w:rsid w:val="00F43496"/>
    <w:rsid w:val="00F45375"/>
    <w:rsid w:val="00F47C45"/>
    <w:rsid w:val="00F50C0E"/>
    <w:rsid w:val="00F51345"/>
    <w:rsid w:val="00F5160D"/>
    <w:rsid w:val="00F51F89"/>
    <w:rsid w:val="00F53D7D"/>
    <w:rsid w:val="00F55ED4"/>
    <w:rsid w:val="00F567FA"/>
    <w:rsid w:val="00F63999"/>
    <w:rsid w:val="00F707CF"/>
    <w:rsid w:val="00F717DF"/>
    <w:rsid w:val="00F73AD2"/>
    <w:rsid w:val="00F765B8"/>
    <w:rsid w:val="00F769B1"/>
    <w:rsid w:val="00F908F9"/>
    <w:rsid w:val="00F963B0"/>
    <w:rsid w:val="00FB3FAB"/>
    <w:rsid w:val="00FB738D"/>
    <w:rsid w:val="00FC5247"/>
    <w:rsid w:val="00FC6161"/>
    <w:rsid w:val="00FC65E3"/>
    <w:rsid w:val="00FC6667"/>
    <w:rsid w:val="00FC77FD"/>
    <w:rsid w:val="00FD0138"/>
    <w:rsid w:val="00FD1FE0"/>
    <w:rsid w:val="00FD2001"/>
    <w:rsid w:val="00FD4424"/>
    <w:rsid w:val="00FD5624"/>
    <w:rsid w:val="00FE71F2"/>
    <w:rsid w:val="00FE7F7C"/>
    <w:rsid w:val="00FF1FCF"/>
    <w:rsid w:val="00FF50F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2E71A198"/>
  <w15:docId w15:val="{5C48A86B-434E-48EA-A4D2-0906D88E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9" w:qFormat="1"/>
    <w:lsdException w:name="heading 7" w:uiPriority="0"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8F336E"/>
    <w:pPr>
      <w:spacing w:line="360" w:lineRule="auto"/>
      <w:ind w:left="357"/>
    </w:pPr>
    <w:rPr>
      <w:sz w:val="24"/>
      <w:szCs w:val="24"/>
    </w:rPr>
  </w:style>
  <w:style w:type="paragraph" w:styleId="Nadpis1">
    <w:name w:val="heading 1"/>
    <w:basedOn w:val="Normln"/>
    <w:next w:val="BPDPNormln"/>
    <w:link w:val="Nadpis1Char"/>
    <w:qFormat/>
    <w:rsid w:val="007B0621"/>
    <w:pPr>
      <w:keepNext/>
      <w:numPr>
        <w:numId w:val="30"/>
      </w:numPr>
      <w:spacing w:after="240" w:line="276" w:lineRule="auto"/>
      <w:outlineLvl w:val="0"/>
    </w:pPr>
    <w:rPr>
      <w:b/>
      <w:bCs/>
      <w:caps/>
      <w:kern w:val="32"/>
      <w:sz w:val="40"/>
      <w:szCs w:val="48"/>
    </w:rPr>
  </w:style>
  <w:style w:type="paragraph" w:styleId="Nadpis2">
    <w:name w:val="heading 2"/>
    <w:basedOn w:val="Normln"/>
    <w:next w:val="BPDPNormln"/>
    <w:link w:val="Nadpis2Char"/>
    <w:qFormat/>
    <w:rsid w:val="00BC0B12"/>
    <w:pPr>
      <w:keepNext/>
      <w:numPr>
        <w:ilvl w:val="1"/>
        <w:numId w:val="30"/>
      </w:numPr>
      <w:spacing w:before="360" w:after="60" w:line="288" w:lineRule="auto"/>
      <w:outlineLvl w:val="1"/>
    </w:pPr>
    <w:rPr>
      <w:b/>
      <w:bCs/>
      <w:iCs/>
      <w:sz w:val="32"/>
      <w:szCs w:val="28"/>
    </w:rPr>
  </w:style>
  <w:style w:type="paragraph" w:styleId="Nadpis3">
    <w:name w:val="heading 3"/>
    <w:basedOn w:val="Normln"/>
    <w:next w:val="BPDPNormln"/>
    <w:link w:val="Nadpis3Char"/>
    <w:qFormat/>
    <w:rsid w:val="00BC0B12"/>
    <w:pPr>
      <w:keepNext/>
      <w:numPr>
        <w:ilvl w:val="2"/>
        <w:numId w:val="30"/>
      </w:numPr>
      <w:spacing w:before="240" w:after="60"/>
      <w:outlineLvl w:val="2"/>
    </w:pPr>
    <w:rPr>
      <w:rFonts w:cs="Arial"/>
      <w:b/>
      <w:bCs/>
      <w:sz w:val="32"/>
      <w:szCs w:val="26"/>
    </w:rPr>
  </w:style>
  <w:style w:type="paragraph" w:styleId="Nadpis4">
    <w:name w:val="heading 4"/>
    <w:basedOn w:val="Normln"/>
    <w:next w:val="Odstavecprvn"/>
    <w:qFormat/>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qFormat/>
    <w:rsid w:val="00980626"/>
    <w:pPr>
      <w:numPr>
        <w:numId w:val="31"/>
      </w:numPr>
      <w:spacing w:before="240" w:after="60"/>
      <w:ind w:left="0" w:firstLine="0"/>
      <w:outlineLvl w:val="5"/>
    </w:pPr>
    <w:rPr>
      <w:b/>
      <w:color w:val="000000"/>
      <w:sz w:val="40"/>
      <w:szCs w:val="22"/>
    </w:rPr>
  </w:style>
  <w:style w:type="paragraph" w:styleId="Nadpis7">
    <w:name w:val="heading 7"/>
    <w:basedOn w:val="Normln"/>
    <w:next w:val="Normln"/>
    <w:qFormat/>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qFormat/>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link w:val="Nadpis1-neslovanChar"/>
    <w:rsid w:val="00A13294"/>
    <w:pPr>
      <w:spacing w:after="120"/>
    </w:pPr>
    <w:rPr>
      <w:b/>
      <w:sz w:val="48"/>
      <w:szCs w:val="40"/>
      <w:lang w:val="de-DE"/>
    </w:rPr>
  </w:style>
  <w:style w:type="paragraph" w:styleId="Obsah1">
    <w:name w:val="toc 1"/>
    <w:basedOn w:val="Normln"/>
    <w:next w:val="Normln"/>
    <w:autoRedefine/>
    <w:uiPriority w:val="39"/>
    <w:rsid w:val="00E40496"/>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autoRedefine/>
    <w:rsid w:val="00980626"/>
    <w:pPr>
      <w:spacing w:line="276" w:lineRule="auto"/>
      <w:jc w:val="both"/>
    </w:pPr>
    <w:rPr>
      <w:i/>
      <w:color w:val="FF0000"/>
    </w:rPr>
  </w:style>
  <w:style w:type="paragraph" w:customStyle="1" w:styleId="Odstavecdal">
    <w:name w:val="Odstavec další"/>
    <w:basedOn w:val="Odstavecprvn"/>
    <w:link w:val="OdstavecdalChar"/>
    <w:autoRedefine/>
    <w:rsid w:val="00F16352"/>
    <w:pPr>
      <w:numPr>
        <w:numId w:val="18"/>
      </w:numPr>
      <w:jc w:val="left"/>
    </w:pPr>
    <w:rPr>
      <w:i w:val="0"/>
      <w:color w:val="auto"/>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semiHidden/>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BPDPNormln">
    <w:name w:val="BP/DP Normální"/>
    <w:basedOn w:val="Odstavecdal"/>
    <w:link w:val="BPDPNormlnChar"/>
    <w:qFormat/>
    <w:rsid w:val="0053274A"/>
    <w:pPr>
      <w:numPr>
        <w:numId w:val="0"/>
      </w:numPr>
      <w:spacing w:line="240" w:lineRule="auto"/>
      <w:ind w:firstLine="357"/>
      <w:jc w:val="both"/>
    </w:pPr>
    <w:rPr>
      <w:color w:val="000000"/>
      <w:lang w:val="cs-CZ"/>
    </w:rPr>
  </w:style>
  <w:style w:type="paragraph" w:customStyle="1" w:styleId="Nadpisne">
    <w:name w:val="Nadpis neč."/>
    <w:basedOn w:val="Nadpis1-neslovan"/>
    <w:link w:val="NadpisneChar"/>
    <w:qFormat/>
    <w:rsid w:val="006D29F9"/>
    <w:rPr>
      <w:sz w:val="40"/>
    </w:rPr>
  </w:style>
  <w:style w:type="character" w:customStyle="1" w:styleId="OdstavecprvnChar">
    <w:name w:val="Odstavec první Char"/>
    <w:link w:val="Odstavecprvn"/>
    <w:rsid w:val="00980626"/>
    <w:rPr>
      <w:i/>
      <w:color w:val="FF0000"/>
      <w:sz w:val="24"/>
      <w:szCs w:val="24"/>
    </w:rPr>
  </w:style>
  <w:style w:type="character" w:customStyle="1" w:styleId="OdstavecdalChar">
    <w:name w:val="Odstavec další Char"/>
    <w:link w:val="Odstavecdal"/>
    <w:rsid w:val="00F16352"/>
    <w:rPr>
      <w:i w:val="0"/>
      <w:color w:val="FF0000"/>
      <w:sz w:val="24"/>
      <w:szCs w:val="24"/>
      <w:lang w:val="en-US"/>
    </w:rPr>
  </w:style>
  <w:style w:type="character" w:customStyle="1" w:styleId="BPDPNormlnChar">
    <w:name w:val="BP/DP Normální Char"/>
    <w:link w:val="BPDPNormln"/>
    <w:rsid w:val="0053274A"/>
    <w:rPr>
      <w:color w:val="000000"/>
      <w:sz w:val="24"/>
      <w:szCs w:val="24"/>
    </w:rPr>
  </w:style>
  <w:style w:type="character" w:customStyle="1" w:styleId="Nadpis1-neslovanChar">
    <w:name w:val="Nadpis 1 - nečíslovaný Char"/>
    <w:link w:val="Nadpis1-neslovan"/>
    <w:rsid w:val="006D29F9"/>
    <w:rPr>
      <w:b/>
      <w:sz w:val="48"/>
      <w:szCs w:val="40"/>
      <w:lang w:val="de-DE"/>
    </w:rPr>
  </w:style>
  <w:style w:type="character" w:customStyle="1" w:styleId="NadpisneChar">
    <w:name w:val="Nadpis neč. Char"/>
    <w:link w:val="Nadpisne"/>
    <w:rsid w:val="006D29F9"/>
    <w:rPr>
      <w:b/>
      <w:sz w:val="40"/>
      <w:szCs w:val="40"/>
      <w:lang w:val="de-DE"/>
    </w:rPr>
  </w:style>
  <w:style w:type="paragraph" w:styleId="Obsah4">
    <w:name w:val="toc 4"/>
    <w:basedOn w:val="Normln"/>
    <w:next w:val="Normln"/>
    <w:autoRedefine/>
    <w:uiPriority w:val="39"/>
    <w:unhideWhenUsed/>
    <w:rsid w:val="007A2135"/>
    <w:pPr>
      <w:spacing w:after="100"/>
      <w:ind w:left="660"/>
    </w:pPr>
  </w:style>
  <w:style w:type="paragraph" w:customStyle="1" w:styleId="LiteraturaBPDP">
    <w:name w:val="Literatura BP/DP"/>
    <w:basedOn w:val="Literatura"/>
    <w:link w:val="LiteraturaBPDPChar"/>
    <w:qFormat/>
    <w:rsid w:val="004A6AA0"/>
    <w:pPr>
      <w:numPr>
        <w:numId w:val="3"/>
      </w:numPr>
      <w:tabs>
        <w:tab w:val="left" w:pos="1080"/>
      </w:tabs>
      <w:spacing w:line="276" w:lineRule="auto"/>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basedOn w:val="Normln"/>
    <w:next w:val="Normln"/>
    <w:uiPriority w:val="35"/>
    <w:unhideWhenUsed/>
    <w:qFormat/>
    <w:rsid w:val="00766F94"/>
    <w:pPr>
      <w:spacing w:after="200" w:line="240" w:lineRule="auto"/>
    </w:pPr>
    <w:rPr>
      <w:b/>
      <w:iCs/>
      <w:color w:val="000000"/>
      <w:szCs w:val="18"/>
    </w:rPr>
  </w:style>
  <w:style w:type="paragraph" w:styleId="Seznamobrzk">
    <w:name w:val="table of figures"/>
    <w:basedOn w:val="Normln"/>
    <w:next w:val="Normln"/>
    <w:uiPriority w:val="99"/>
    <w:unhideWhenUsed/>
    <w:rsid w:val="00766F94"/>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character" w:customStyle="1" w:styleId="Nevyeenzmnka1">
    <w:name w:val="Nevyřešená zmínka1"/>
    <w:basedOn w:val="Standardnpsmoodstavce"/>
    <w:uiPriority w:val="99"/>
    <w:semiHidden/>
    <w:unhideWhenUsed/>
    <w:rsid w:val="003E7224"/>
    <w:rPr>
      <w:color w:val="605E5C"/>
      <w:shd w:val="clear" w:color="auto" w:fill="E1DFDD"/>
    </w:rPr>
  </w:style>
  <w:style w:type="character" w:styleId="Zstupntext">
    <w:name w:val="Placeholder Text"/>
    <w:basedOn w:val="Standardnpsmoodstavce"/>
    <w:uiPriority w:val="99"/>
    <w:semiHidden/>
    <w:rsid w:val="00E45E64"/>
    <w:rPr>
      <w:color w:val="808080"/>
    </w:rPr>
  </w:style>
  <w:style w:type="character" w:customStyle="1" w:styleId="Nevyeenzmnka2">
    <w:name w:val="Nevyřešená zmínka2"/>
    <w:basedOn w:val="Standardnpsmoodstavce"/>
    <w:uiPriority w:val="99"/>
    <w:semiHidden/>
    <w:unhideWhenUsed/>
    <w:rsid w:val="0022350C"/>
    <w:rPr>
      <w:color w:val="605E5C"/>
      <w:shd w:val="clear" w:color="auto" w:fill="E1DFDD"/>
    </w:rPr>
  </w:style>
  <w:style w:type="character" w:customStyle="1" w:styleId="Nadpis1Char">
    <w:name w:val="Nadpis 1 Char"/>
    <w:basedOn w:val="Standardnpsmoodstavce"/>
    <w:link w:val="Nadpis1"/>
    <w:rsid w:val="00006017"/>
    <w:rPr>
      <w:b/>
      <w:bCs/>
      <w:caps/>
      <w:kern w:val="32"/>
      <w:sz w:val="40"/>
      <w:szCs w:val="48"/>
    </w:rPr>
  </w:style>
  <w:style w:type="character" w:customStyle="1" w:styleId="Nadpis2Char">
    <w:name w:val="Nadpis 2 Char"/>
    <w:basedOn w:val="Standardnpsmoodstavce"/>
    <w:link w:val="Nadpis2"/>
    <w:rsid w:val="00006017"/>
    <w:rPr>
      <w:b/>
      <w:bCs/>
      <w:iCs/>
      <w:sz w:val="32"/>
      <w:szCs w:val="28"/>
    </w:rPr>
  </w:style>
  <w:style w:type="character" w:customStyle="1" w:styleId="Nadpis3Char">
    <w:name w:val="Nadpis 3 Char"/>
    <w:basedOn w:val="Standardnpsmoodstavce"/>
    <w:link w:val="Nadpis3"/>
    <w:rsid w:val="00006017"/>
    <w:rPr>
      <w:rFonts w:cs="Arial"/>
      <w:b/>
      <w:bCs/>
      <w:sz w:val="32"/>
      <w:szCs w:val="26"/>
    </w:rPr>
  </w:style>
  <w:style w:type="table" w:customStyle="1" w:styleId="TableGrid">
    <w:name w:val="TableGrid"/>
    <w:rsid w:val="00FD0138"/>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Nevyeenzmnka">
    <w:name w:val="Unresolved Mention"/>
    <w:basedOn w:val="Standardnpsmoodstavce"/>
    <w:uiPriority w:val="99"/>
    <w:semiHidden/>
    <w:unhideWhenUsed/>
    <w:rsid w:val="00994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10303">
      <w:bodyDiv w:val="1"/>
      <w:marLeft w:val="0"/>
      <w:marRight w:val="0"/>
      <w:marTop w:val="0"/>
      <w:marBottom w:val="0"/>
      <w:divBdr>
        <w:top w:val="none" w:sz="0" w:space="0" w:color="auto"/>
        <w:left w:val="none" w:sz="0" w:space="0" w:color="auto"/>
        <w:bottom w:val="none" w:sz="0" w:space="0" w:color="auto"/>
        <w:right w:val="none" w:sz="0" w:space="0" w:color="auto"/>
      </w:divBdr>
    </w:div>
    <w:div w:id="257106005">
      <w:bodyDiv w:val="1"/>
      <w:marLeft w:val="0"/>
      <w:marRight w:val="0"/>
      <w:marTop w:val="0"/>
      <w:marBottom w:val="0"/>
      <w:divBdr>
        <w:top w:val="none" w:sz="0" w:space="0" w:color="auto"/>
        <w:left w:val="none" w:sz="0" w:space="0" w:color="auto"/>
        <w:bottom w:val="none" w:sz="0" w:space="0" w:color="auto"/>
        <w:right w:val="none" w:sz="0" w:space="0" w:color="auto"/>
      </w:divBdr>
    </w:div>
    <w:div w:id="322009145">
      <w:bodyDiv w:val="1"/>
      <w:marLeft w:val="0"/>
      <w:marRight w:val="0"/>
      <w:marTop w:val="0"/>
      <w:marBottom w:val="0"/>
      <w:divBdr>
        <w:top w:val="none" w:sz="0" w:space="0" w:color="auto"/>
        <w:left w:val="none" w:sz="0" w:space="0" w:color="auto"/>
        <w:bottom w:val="none" w:sz="0" w:space="0" w:color="auto"/>
        <w:right w:val="none" w:sz="0" w:space="0" w:color="auto"/>
      </w:divBdr>
    </w:div>
    <w:div w:id="368918320">
      <w:bodyDiv w:val="1"/>
      <w:marLeft w:val="0"/>
      <w:marRight w:val="0"/>
      <w:marTop w:val="0"/>
      <w:marBottom w:val="0"/>
      <w:divBdr>
        <w:top w:val="none" w:sz="0" w:space="0" w:color="auto"/>
        <w:left w:val="none" w:sz="0" w:space="0" w:color="auto"/>
        <w:bottom w:val="none" w:sz="0" w:space="0" w:color="auto"/>
        <w:right w:val="none" w:sz="0" w:space="0" w:color="auto"/>
      </w:divBdr>
    </w:div>
    <w:div w:id="392309952">
      <w:bodyDiv w:val="1"/>
      <w:marLeft w:val="0"/>
      <w:marRight w:val="0"/>
      <w:marTop w:val="0"/>
      <w:marBottom w:val="0"/>
      <w:divBdr>
        <w:top w:val="none" w:sz="0" w:space="0" w:color="auto"/>
        <w:left w:val="none" w:sz="0" w:space="0" w:color="auto"/>
        <w:bottom w:val="none" w:sz="0" w:space="0" w:color="auto"/>
        <w:right w:val="none" w:sz="0" w:space="0" w:color="auto"/>
      </w:divBdr>
    </w:div>
    <w:div w:id="410932111">
      <w:bodyDiv w:val="1"/>
      <w:marLeft w:val="0"/>
      <w:marRight w:val="0"/>
      <w:marTop w:val="0"/>
      <w:marBottom w:val="0"/>
      <w:divBdr>
        <w:top w:val="none" w:sz="0" w:space="0" w:color="auto"/>
        <w:left w:val="none" w:sz="0" w:space="0" w:color="auto"/>
        <w:bottom w:val="none" w:sz="0" w:space="0" w:color="auto"/>
        <w:right w:val="none" w:sz="0" w:space="0" w:color="auto"/>
      </w:divBdr>
    </w:div>
    <w:div w:id="418407504">
      <w:bodyDiv w:val="1"/>
      <w:marLeft w:val="0"/>
      <w:marRight w:val="0"/>
      <w:marTop w:val="0"/>
      <w:marBottom w:val="0"/>
      <w:divBdr>
        <w:top w:val="none" w:sz="0" w:space="0" w:color="auto"/>
        <w:left w:val="none" w:sz="0" w:space="0" w:color="auto"/>
        <w:bottom w:val="none" w:sz="0" w:space="0" w:color="auto"/>
        <w:right w:val="none" w:sz="0" w:space="0" w:color="auto"/>
      </w:divBdr>
    </w:div>
    <w:div w:id="420296399">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09099188">
      <w:bodyDiv w:val="1"/>
      <w:marLeft w:val="0"/>
      <w:marRight w:val="0"/>
      <w:marTop w:val="0"/>
      <w:marBottom w:val="0"/>
      <w:divBdr>
        <w:top w:val="none" w:sz="0" w:space="0" w:color="auto"/>
        <w:left w:val="none" w:sz="0" w:space="0" w:color="auto"/>
        <w:bottom w:val="none" w:sz="0" w:space="0" w:color="auto"/>
        <w:right w:val="none" w:sz="0" w:space="0" w:color="auto"/>
      </w:divBdr>
    </w:div>
    <w:div w:id="552889726">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74444780">
      <w:bodyDiv w:val="1"/>
      <w:marLeft w:val="0"/>
      <w:marRight w:val="0"/>
      <w:marTop w:val="0"/>
      <w:marBottom w:val="0"/>
      <w:divBdr>
        <w:top w:val="none" w:sz="0" w:space="0" w:color="auto"/>
        <w:left w:val="none" w:sz="0" w:space="0" w:color="auto"/>
        <w:bottom w:val="none" w:sz="0" w:space="0" w:color="auto"/>
        <w:right w:val="none" w:sz="0" w:space="0" w:color="auto"/>
      </w:divBdr>
    </w:div>
    <w:div w:id="858160232">
      <w:bodyDiv w:val="1"/>
      <w:marLeft w:val="0"/>
      <w:marRight w:val="0"/>
      <w:marTop w:val="0"/>
      <w:marBottom w:val="0"/>
      <w:divBdr>
        <w:top w:val="none" w:sz="0" w:space="0" w:color="auto"/>
        <w:left w:val="none" w:sz="0" w:space="0" w:color="auto"/>
        <w:bottom w:val="none" w:sz="0" w:space="0" w:color="auto"/>
        <w:right w:val="none" w:sz="0" w:space="0" w:color="auto"/>
      </w:divBdr>
      <w:divsChild>
        <w:div w:id="1167013286">
          <w:marLeft w:val="0"/>
          <w:marRight w:val="0"/>
          <w:marTop w:val="0"/>
          <w:marBottom w:val="0"/>
          <w:divBdr>
            <w:top w:val="none" w:sz="0" w:space="0" w:color="auto"/>
            <w:left w:val="none" w:sz="0" w:space="0" w:color="auto"/>
            <w:bottom w:val="none" w:sz="0" w:space="0" w:color="auto"/>
            <w:right w:val="none" w:sz="0" w:space="0" w:color="auto"/>
          </w:divBdr>
        </w:div>
      </w:divsChild>
    </w:div>
    <w:div w:id="1106072979">
      <w:bodyDiv w:val="1"/>
      <w:marLeft w:val="0"/>
      <w:marRight w:val="0"/>
      <w:marTop w:val="0"/>
      <w:marBottom w:val="0"/>
      <w:divBdr>
        <w:top w:val="none" w:sz="0" w:space="0" w:color="auto"/>
        <w:left w:val="none" w:sz="0" w:space="0" w:color="auto"/>
        <w:bottom w:val="none" w:sz="0" w:space="0" w:color="auto"/>
        <w:right w:val="none" w:sz="0" w:space="0" w:color="auto"/>
      </w:divBdr>
    </w:div>
    <w:div w:id="1124468631">
      <w:bodyDiv w:val="1"/>
      <w:marLeft w:val="0"/>
      <w:marRight w:val="0"/>
      <w:marTop w:val="0"/>
      <w:marBottom w:val="0"/>
      <w:divBdr>
        <w:top w:val="none" w:sz="0" w:space="0" w:color="auto"/>
        <w:left w:val="none" w:sz="0" w:space="0" w:color="auto"/>
        <w:bottom w:val="none" w:sz="0" w:space="0" w:color="auto"/>
        <w:right w:val="none" w:sz="0" w:space="0" w:color="auto"/>
      </w:divBdr>
    </w:div>
    <w:div w:id="1288587124">
      <w:bodyDiv w:val="1"/>
      <w:marLeft w:val="0"/>
      <w:marRight w:val="0"/>
      <w:marTop w:val="0"/>
      <w:marBottom w:val="0"/>
      <w:divBdr>
        <w:top w:val="none" w:sz="0" w:space="0" w:color="auto"/>
        <w:left w:val="none" w:sz="0" w:space="0" w:color="auto"/>
        <w:bottom w:val="none" w:sz="0" w:space="0" w:color="auto"/>
        <w:right w:val="none" w:sz="0" w:space="0" w:color="auto"/>
      </w:divBdr>
    </w:div>
    <w:div w:id="1475484663">
      <w:bodyDiv w:val="1"/>
      <w:marLeft w:val="0"/>
      <w:marRight w:val="0"/>
      <w:marTop w:val="0"/>
      <w:marBottom w:val="0"/>
      <w:divBdr>
        <w:top w:val="none" w:sz="0" w:space="0" w:color="auto"/>
        <w:left w:val="none" w:sz="0" w:space="0" w:color="auto"/>
        <w:bottom w:val="none" w:sz="0" w:space="0" w:color="auto"/>
        <w:right w:val="none" w:sz="0" w:space="0" w:color="auto"/>
      </w:divBdr>
    </w:div>
    <w:div w:id="1483816803">
      <w:bodyDiv w:val="1"/>
      <w:marLeft w:val="0"/>
      <w:marRight w:val="0"/>
      <w:marTop w:val="0"/>
      <w:marBottom w:val="0"/>
      <w:divBdr>
        <w:top w:val="none" w:sz="0" w:space="0" w:color="auto"/>
        <w:left w:val="none" w:sz="0" w:space="0" w:color="auto"/>
        <w:bottom w:val="none" w:sz="0" w:space="0" w:color="auto"/>
        <w:right w:val="none" w:sz="0" w:space="0" w:color="auto"/>
      </w:divBdr>
    </w:div>
    <w:div w:id="1558584979">
      <w:bodyDiv w:val="1"/>
      <w:marLeft w:val="0"/>
      <w:marRight w:val="0"/>
      <w:marTop w:val="0"/>
      <w:marBottom w:val="0"/>
      <w:divBdr>
        <w:top w:val="none" w:sz="0" w:space="0" w:color="auto"/>
        <w:left w:val="none" w:sz="0" w:space="0" w:color="auto"/>
        <w:bottom w:val="none" w:sz="0" w:space="0" w:color="auto"/>
        <w:right w:val="none" w:sz="0" w:space="0" w:color="auto"/>
      </w:divBdr>
    </w:div>
    <w:div w:id="1580096318">
      <w:bodyDiv w:val="1"/>
      <w:marLeft w:val="0"/>
      <w:marRight w:val="0"/>
      <w:marTop w:val="0"/>
      <w:marBottom w:val="0"/>
      <w:divBdr>
        <w:top w:val="none" w:sz="0" w:space="0" w:color="auto"/>
        <w:left w:val="none" w:sz="0" w:space="0" w:color="auto"/>
        <w:bottom w:val="none" w:sz="0" w:space="0" w:color="auto"/>
        <w:right w:val="none" w:sz="0" w:space="0" w:color="auto"/>
      </w:divBdr>
    </w:div>
    <w:div w:id="1631126971">
      <w:bodyDiv w:val="1"/>
      <w:marLeft w:val="0"/>
      <w:marRight w:val="0"/>
      <w:marTop w:val="0"/>
      <w:marBottom w:val="0"/>
      <w:divBdr>
        <w:top w:val="none" w:sz="0" w:space="0" w:color="auto"/>
        <w:left w:val="none" w:sz="0" w:space="0" w:color="auto"/>
        <w:bottom w:val="none" w:sz="0" w:space="0" w:color="auto"/>
        <w:right w:val="none" w:sz="0" w:space="0" w:color="auto"/>
      </w:divBdr>
    </w:div>
    <w:div w:id="1793205057">
      <w:bodyDiv w:val="1"/>
      <w:marLeft w:val="0"/>
      <w:marRight w:val="0"/>
      <w:marTop w:val="0"/>
      <w:marBottom w:val="0"/>
      <w:divBdr>
        <w:top w:val="none" w:sz="0" w:space="0" w:color="auto"/>
        <w:left w:val="none" w:sz="0" w:space="0" w:color="auto"/>
        <w:bottom w:val="none" w:sz="0" w:space="0" w:color="auto"/>
        <w:right w:val="none" w:sz="0" w:space="0" w:color="auto"/>
      </w:divBdr>
    </w:div>
    <w:div w:id="1927226203">
      <w:bodyDiv w:val="1"/>
      <w:marLeft w:val="0"/>
      <w:marRight w:val="0"/>
      <w:marTop w:val="0"/>
      <w:marBottom w:val="0"/>
      <w:divBdr>
        <w:top w:val="none" w:sz="0" w:space="0" w:color="auto"/>
        <w:left w:val="none" w:sz="0" w:space="0" w:color="auto"/>
        <w:bottom w:val="none" w:sz="0" w:space="0" w:color="auto"/>
        <w:right w:val="none" w:sz="0" w:space="0" w:color="auto"/>
      </w:divBdr>
    </w:div>
    <w:div w:id="212939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tiff"/><Relationship Id="rId17" Type="http://schemas.microsoft.com/office/2016/09/relationships/commentsIds" Target="commentsIds.xml"/><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image" Target="media/image15.emf"/><Relationship Id="rId41" Type="http://schemas.openxmlformats.org/officeDocument/2006/relationships/image" Target="media/image27.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zz_sablona_DP_BP_2018.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EB74615C-A01F-4601-8406-5BD2D37C8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szz_sablona_DP_BP_2018</Template>
  <TotalTime>8933</TotalTime>
  <Pages>1</Pages>
  <Words>12682</Words>
  <Characters>74827</Characters>
  <Application>Microsoft Office Word</Application>
  <DocSecurity>0</DocSecurity>
  <Lines>623</Lines>
  <Paragraphs>174</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87335</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Honza</dc:creator>
  <cp:lastModifiedBy>Konzal Jan (164745)</cp:lastModifiedBy>
  <cp:revision>87</cp:revision>
  <cp:lastPrinted>2020-05-16T14:41:00Z</cp:lastPrinted>
  <dcterms:created xsi:type="dcterms:W3CDTF">2020-02-18T16:53:00Z</dcterms:created>
  <dcterms:modified xsi:type="dcterms:W3CDTF">2020-05-24T20:57:00Z</dcterms:modified>
</cp:coreProperties>
</file>