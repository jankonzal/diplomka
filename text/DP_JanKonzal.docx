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B496D" w14:textId="1770A2C3" w:rsidR="00C71A5C" w:rsidRDefault="00C71A5C" w:rsidP="00C71A5C">
      <w:pPr>
        <w:widowControl w:val="0"/>
        <w:autoSpaceDE w:val="0"/>
        <w:autoSpaceDN w:val="0"/>
        <w:adjustRightInd w:val="0"/>
        <w:spacing w:line="240" w:lineRule="auto"/>
        <w:rPr>
          <w:sz w:val="20"/>
          <w:szCs w:val="20"/>
        </w:rPr>
      </w:pPr>
      <w:r>
        <w:rPr>
          <w:noProof/>
          <w:sz w:val="20"/>
          <w:szCs w:val="20"/>
        </w:rPr>
        <w:drawing>
          <wp:anchor distT="0" distB="0" distL="114300" distR="114300" simplePos="0" relativeHeight="251658240" behindDoc="1" locked="0" layoutInCell="1" allowOverlap="1" wp14:anchorId="5FB661A1" wp14:editId="45621011">
            <wp:simplePos x="0" y="0"/>
            <wp:positionH relativeFrom="column">
              <wp:posOffset>6350</wp:posOffset>
            </wp:positionH>
            <wp:positionV relativeFrom="paragraph">
              <wp:posOffset>-1905</wp:posOffset>
            </wp:positionV>
            <wp:extent cx="1476375" cy="1476375"/>
            <wp:effectExtent l="0" t="0" r="9525" b="9525"/>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br/>
      </w:r>
      <w:r>
        <w:rPr>
          <w:sz w:val="20"/>
          <w:szCs w:val="20"/>
        </w:rPr>
        <w:br/>
      </w:r>
    </w:p>
    <w:p w14:paraId="088D7AAF" w14:textId="77777777" w:rsidR="00C71A5C" w:rsidRDefault="00C71A5C" w:rsidP="00C71A5C">
      <w:pPr>
        <w:widowControl w:val="0"/>
        <w:autoSpaceDE w:val="0"/>
        <w:autoSpaceDN w:val="0"/>
        <w:adjustRightInd w:val="0"/>
        <w:spacing w:line="240" w:lineRule="auto"/>
        <w:rPr>
          <w:sz w:val="20"/>
          <w:szCs w:val="20"/>
        </w:rPr>
      </w:pPr>
    </w:p>
    <w:p w14:paraId="727BBC5F" w14:textId="77777777" w:rsidR="00C71A5C" w:rsidRDefault="00C71A5C" w:rsidP="00C71A5C">
      <w:pPr>
        <w:widowControl w:val="0"/>
        <w:autoSpaceDE w:val="0"/>
        <w:autoSpaceDN w:val="0"/>
        <w:adjustRightInd w:val="0"/>
        <w:spacing w:line="240" w:lineRule="auto"/>
        <w:rPr>
          <w:sz w:val="20"/>
          <w:szCs w:val="20"/>
        </w:rPr>
      </w:pPr>
    </w:p>
    <w:p w14:paraId="007D1F82" w14:textId="77777777" w:rsidR="00C71A5C" w:rsidRDefault="00C71A5C" w:rsidP="00C71A5C">
      <w:pPr>
        <w:widowControl w:val="0"/>
        <w:autoSpaceDE w:val="0"/>
        <w:autoSpaceDN w:val="0"/>
        <w:adjustRightInd w:val="0"/>
        <w:spacing w:line="240" w:lineRule="auto"/>
        <w:rPr>
          <w:sz w:val="20"/>
          <w:szCs w:val="20"/>
        </w:rPr>
      </w:pPr>
    </w:p>
    <w:p w14:paraId="1D68939D" w14:textId="77777777" w:rsidR="00C71A5C" w:rsidRDefault="00C71A5C" w:rsidP="00C71A5C">
      <w:pPr>
        <w:widowControl w:val="0"/>
        <w:autoSpaceDE w:val="0"/>
        <w:autoSpaceDN w:val="0"/>
        <w:adjustRightInd w:val="0"/>
        <w:spacing w:line="240" w:lineRule="auto"/>
        <w:rPr>
          <w:sz w:val="20"/>
          <w:szCs w:val="20"/>
        </w:rPr>
      </w:pPr>
    </w:p>
    <w:p w14:paraId="517F2524" w14:textId="77777777" w:rsidR="00C71A5C" w:rsidRDefault="00C71A5C" w:rsidP="00C71A5C">
      <w:pPr>
        <w:widowControl w:val="0"/>
        <w:autoSpaceDE w:val="0"/>
        <w:autoSpaceDN w:val="0"/>
        <w:adjustRightInd w:val="0"/>
        <w:spacing w:line="240" w:lineRule="auto"/>
        <w:rPr>
          <w:sz w:val="20"/>
          <w:szCs w:val="20"/>
        </w:rPr>
      </w:pPr>
    </w:p>
    <w:p w14:paraId="28E9293D" w14:textId="77777777" w:rsidR="00C71A5C" w:rsidRDefault="00C71A5C" w:rsidP="00C71A5C">
      <w:pPr>
        <w:widowControl w:val="0"/>
        <w:autoSpaceDE w:val="0"/>
        <w:autoSpaceDN w:val="0"/>
        <w:adjustRightInd w:val="0"/>
        <w:spacing w:line="240" w:lineRule="auto"/>
        <w:rPr>
          <w:sz w:val="20"/>
          <w:szCs w:val="20"/>
        </w:rPr>
      </w:pPr>
    </w:p>
    <w:p w14:paraId="07B2137A" w14:textId="77777777" w:rsidR="00C71A5C" w:rsidRDefault="00C71A5C" w:rsidP="00C71A5C">
      <w:pPr>
        <w:widowControl w:val="0"/>
        <w:autoSpaceDE w:val="0"/>
        <w:autoSpaceDN w:val="0"/>
        <w:adjustRightInd w:val="0"/>
        <w:spacing w:line="240" w:lineRule="auto"/>
        <w:rPr>
          <w:sz w:val="20"/>
          <w:szCs w:val="20"/>
        </w:rPr>
      </w:pPr>
      <w:r>
        <w:rPr>
          <w:sz w:val="20"/>
          <w:szCs w:val="20"/>
        </w:rPr>
        <w:br/>
      </w:r>
    </w:p>
    <w:p w14:paraId="3C1F5975" w14:textId="77777777" w:rsidR="00C71A5C" w:rsidRDefault="00C71A5C" w:rsidP="00C71A5C">
      <w:pPr>
        <w:widowControl w:val="0"/>
        <w:autoSpaceDE w:val="0"/>
        <w:autoSpaceDN w:val="0"/>
        <w:adjustRightInd w:val="0"/>
        <w:spacing w:line="240" w:lineRule="auto"/>
        <w:rPr>
          <w:sz w:val="20"/>
          <w:szCs w:val="20"/>
        </w:rPr>
      </w:pPr>
    </w:p>
    <w:p w14:paraId="72CC4BDB" w14:textId="19B7B672" w:rsidR="00C71A5C" w:rsidRDefault="00C71A5C" w:rsidP="00C71A5C">
      <w:pPr>
        <w:widowControl w:val="0"/>
        <w:autoSpaceDE w:val="0"/>
        <w:autoSpaceDN w:val="0"/>
        <w:adjustRightInd w:val="0"/>
        <w:spacing w:line="240" w:lineRule="auto"/>
        <w:rPr>
          <w:sz w:val="20"/>
          <w:szCs w:val="20"/>
        </w:rPr>
      </w:pPr>
      <w:r>
        <w:rPr>
          <w:sz w:val="20"/>
          <w:szCs w:val="20"/>
        </w:rPr>
        <w:br/>
      </w:r>
    </w:p>
    <w:tbl>
      <w:tblPr>
        <w:tblW w:w="0" w:type="auto"/>
        <w:tblLayout w:type="fixed"/>
        <w:tblCellMar>
          <w:left w:w="0" w:type="dxa"/>
          <w:right w:w="0" w:type="dxa"/>
        </w:tblCellMar>
        <w:tblLook w:val="04A0" w:firstRow="1" w:lastRow="0" w:firstColumn="1" w:lastColumn="0" w:noHBand="0" w:noVBand="1"/>
      </w:tblPr>
      <w:tblGrid>
        <w:gridCol w:w="3686"/>
        <w:gridCol w:w="4820"/>
      </w:tblGrid>
      <w:tr w:rsidR="00C71A5C" w14:paraId="3380D03E" w14:textId="77777777" w:rsidTr="00C71A5C">
        <w:trPr>
          <w:trHeight w:val="7088"/>
        </w:trPr>
        <w:tc>
          <w:tcPr>
            <w:tcW w:w="8505" w:type="dxa"/>
            <w:gridSpan w:val="2"/>
            <w:tcBorders>
              <w:top w:val="nil"/>
              <w:left w:val="nil"/>
              <w:bottom w:val="nil"/>
              <w:right w:val="nil"/>
            </w:tcBorders>
            <w:hideMark/>
          </w:tcPr>
          <w:p w14:paraId="228716C2"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50"/>
                <w:szCs w:val="50"/>
              </w:rPr>
              <w:t>VYSOKÉ UČENÍ TECHNICKÉ V BRNĚ</w:t>
            </w:r>
            <w:r>
              <w:rPr>
                <w:sz w:val="20"/>
                <w:szCs w:val="20"/>
              </w:rPr>
              <w:br/>
            </w:r>
            <w:r>
              <w:rPr>
                <w:rFonts w:ascii="Vafle VUT" w:hAnsi="Vafle VUT" w:cs="Vafle VUT"/>
                <w:color w:val="8A8C90"/>
              </w:rPr>
              <w:t>BRNO UNIVERSITY OF TECHNOLOGY</w:t>
            </w:r>
            <w:r>
              <w:rPr>
                <w:sz w:val="20"/>
                <w:szCs w:val="20"/>
              </w:rPr>
              <w:br/>
            </w:r>
            <w:r>
              <w:rPr>
                <w:sz w:val="20"/>
                <w:szCs w:val="20"/>
              </w:rPr>
              <w:br/>
            </w:r>
            <w:r>
              <w:rPr>
                <w:sz w:val="20"/>
                <w:szCs w:val="20"/>
              </w:rPr>
              <w:br/>
            </w:r>
            <w:r>
              <w:rPr>
                <w:rFonts w:ascii="Vafle VUT" w:hAnsi="Vafle VUT" w:cs="Vafle VUT"/>
                <w:sz w:val="36"/>
                <w:szCs w:val="36"/>
              </w:rPr>
              <w:t>FAKULTA ELEKTROTECHNIKY</w:t>
            </w:r>
            <w:r>
              <w:rPr>
                <w:rFonts w:ascii="Vafle VUT" w:hAnsi="Vafle VUT" w:cs="Vafle VUT"/>
                <w:sz w:val="36"/>
                <w:szCs w:val="36"/>
              </w:rPr>
              <w:br/>
              <w:t>A KOMUNIKAČNÍCH TECHNOLOGIÍ</w:t>
            </w:r>
            <w:r>
              <w:rPr>
                <w:sz w:val="20"/>
                <w:szCs w:val="20"/>
              </w:rPr>
              <w:br/>
            </w:r>
            <w:r>
              <w:rPr>
                <w:rFonts w:ascii="Vafle VUT" w:hAnsi="Vafle VUT" w:cs="Vafle VUT"/>
                <w:color w:val="8A8C90"/>
              </w:rPr>
              <w:t>FACULTY OF ELECTRICAL ENGINEERING AND COMMUNICATION</w:t>
            </w:r>
            <w:r>
              <w:rPr>
                <w:sz w:val="20"/>
                <w:szCs w:val="20"/>
              </w:rPr>
              <w:br/>
            </w:r>
            <w:r>
              <w:rPr>
                <w:sz w:val="20"/>
                <w:szCs w:val="20"/>
              </w:rPr>
              <w:br/>
            </w:r>
            <w:r>
              <w:rPr>
                <w:sz w:val="20"/>
                <w:szCs w:val="20"/>
              </w:rPr>
              <w:br/>
            </w:r>
            <w:r>
              <w:rPr>
                <w:rFonts w:ascii="Vafle VUT" w:hAnsi="Vafle VUT" w:cs="Vafle VUT"/>
                <w:sz w:val="36"/>
                <w:szCs w:val="36"/>
              </w:rPr>
              <w:t>ÚSTAV TELEKOMUNIKACÍ</w:t>
            </w:r>
            <w:r>
              <w:rPr>
                <w:sz w:val="20"/>
                <w:szCs w:val="20"/>
              </w:rPr>
              <w:br/>
            </w:r>
            <w:r>
              <w:rPr>
                <w:rFonts w:ascii="Vafle VUT" w:hAnsi="Vafle VUT" w:cs="Vafle VUT"/>
                <w:color w:val="8A8C90"/>
              </w:rPr>
              <w:t>DEPARTMENT OF TELECOMMUNICATIONS</w:t>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rFonts w:ascii="Vafle VUT" w:hAnsi="Vafle VUT" w:cs="Vafle VUT"/>
                <w:sz w:val="42"/>
                <w:szCs w:val="42"/>
              </w:rPr>
              <w:t>ANALYTICKÝ NÁSTROJ PRO GENEROVÁNÍ BICÍCH TRIGGERŮ Z DOWNMIX ZÁZNAMU</w:t>
            </w:r>
            <w:r>
              <w:rPr>
                <w:sz w:val="20"/>
                <w:szCs w:val="20"/>
              </w:rPr>
              <w:br/>
            </w:r>
            <w:r>
              <w:rPr>
                <w:rFonts w:ascii="Vafle VUT" w:hAnsi="Vafle VUT" w:cs="Vafle VUT"/>
                <w:color w:val="8A8C90"/>
              </w:rPr>
              <w:t>ANALYSING TOOL FOR GENERATING OF DRUM TRIGGERS FROM DOWNMIX RECORD</w:t>
            </w:r>
            <w:r>
              <w:rPr>
                <w:sz w:val="20"/>
                <w:szCs w:val="20"/>
              </w:rPr>
              <w:br/>
            </w:r>
            <w:r>
              <w:rPr>
                <w:sz w:val="20"/>
                <w:szCs w:val="20"/>
              </w:rPr>
              <w:br/>
            </w:r>
            <w:r>
              <w:rPr>
                <w:sz w:val="20"/>
                <w:szCs w:val="20"/>
              </w:rPr>
              <w:br/>
            </w:r>
          </w:p>
        </w:tc>
      </w:tr>
      <w:tr w:rsidR="00C71A5C" w14:paraId="72C16185" w14:textId="77777777" w:rsidTr="00C71A5C">
        <w:trPr>
          <w:trHeight w:val="1021"/>
        </w:trPr>
        <w:tc>
          <w:tcPr>
            <w:tcW w:w="8505" w:type="dxa"/>
            <w:gridSpan w:val="2"/>
            <w:tcBorders>
              <w:top w:val="nil"/>
              <w:left w:val="nil"/>
              <w:bottom w:val="nil"/>
              <w:right w:val="nil"/>
            </w:tcBorders>
            <w:hideMark/>
          </w:tcPr>
          <w:p w14:paraId="6FC1A41A"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DIPLOMOVÁ PRÁCE</w:t>
            </w:r>
            <w:r>
              <w:rPr>
                <w:sz w:val="20"/>
                <w:szCs w:val="20"/>
              </w:rPr>
              <w:br/>
            </w:r>
            <w:r>
              <w:rPr>
                <w:rFonts w:ascii="Vafle VUT" w:hAnsi="Vafle VUT" w:cs="Vafle VUT"/>
                <w:color w:val="8A8C90"/>
              </w:rPr>
              <w:t>MASTER'S THESIS</w:t>
            </w:r>
            <w:r>
              <w:rPr>
                <w:sz w:val="20"/>
                <w:szCs w:val="20"/>
              </w:rPr>
              <w:br/>
            </w:r>
          </w:p>
        </w:tc>
      </w:tr>
      <w:tr w:rsidR="00C71A5C" w14:paraId="0F1CB464" w14:textId="77777777" w:rsidTr="00C71A5C">
        <w:trPr>
          <w:trHeight w:val="1021"/>
        </w:trPr>
        <w:tc>
          <w:tcPr>
            <w:tcW w:w="3686" w:type="dxa"/>
            <w:hideMark/>
          </w:tcPr>
          <w:p w14:paraId="7FC710B1"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AUTOR PRÁCE</w:t>
            </w:r>
            <w:r>
              <w:rPr>
                <w:sz w:val="20"/>
                <w:szCs w:val="20"/>
              </w:rPr>
              <w:br/>
            </w:r>
            <w:r>
              <w:rPr>
                <w:rFonts w:ascii="Vafle VUT" w:hAnsi="Vafle VUT" w:cs="Vafle VUT"/>
                <w:color w:val="8A8C90"/>
              </w:rPr>
              <w:t>AUTHOR</w:t>
            </w:r>
            <w:r>
              <w:rPr>
                <w:sz w:val="20"/>
                <w:szCs w:val="20"/>
              </w:rPr>
              <w:br/>
            </w:r>
          </w:p>
        </w:tc>
        <w:tc>
          <w:tcPr>
            <w:tcW w:w="4820" w:type="dxa"/>
            <w:hideMark/>
          </w:tcPr>
          <w:p w14:paraId="12D84D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Bc. Jan Konzal</w:t>
            </w:r>
          </w:p>
        </w:tc>
      </w:tr>
      <w:tr w:rsidR="00C71A5C" w14:paraId="11068234" w14:textId="77777777" w:rsidTr="00C71A5C">
        <w:trPr>
          <w:trHeight w:val="1418"/>
        </w:trPr>
        <w:tc>
          <w:tcPr>
            <w:tcW w:w="3686" w:type="dxa"/>
            <w:hideMark/>
          </w:tcPr>
          <w:p w14:paraId="5B411E5E"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VEDOUCÍ PRÁCE</w:t>
            </w:r>
            <w:r>
              <w:rPr>
                <w:sz w:val="20"/>
                <w:szCs w:val="20"/>
              </w:rPr>
              <w:br/>
            </w:r>
            <w:r>
              <w:rPr>
                <w:rFonts w:ascii="Vafle VUT" w:hAnsi="Vafle VUT" w:cs="Vafle VUT"/>
                <w:color w:val="8A8C90"/>
              </w:rPr>
              <w:t>SUPERVISOR</w:t>
            </w:r>
            <w:r>
              <w:rPr>
                <w:sz w:val="20"/>
                <w:szCs w:val="20"/>
              </w:rPr>
              <w:br/>
            </w:r>
          </w:p>
        </w:tc>
        <w:tc>
          <w:tcPr>
            <w:tcW w:w="4820" w:type="dxa"/>
            <w:hideMark/>
          </w:tcPr>
          <w:p w14:paraId="6C36E545"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RNDr. Lubor Přikryl</w:t>
            </w:r>
          </w:p>
        </w:tc>
      </w:tr>
      <w:tr w:rsidR="00C71A5C" w14:paraId="240A404F" w14:textId="77777777" w:rsidTr="00C71A5C">
        <w:trPr>
          <w:trHeight w:val="284"/>
        </w:trPr>
        <w:tc>
          <w:tcPr>
            <w:tcW w:w="3686" w:type="dxa"/>
            <w:hideMark/>
          </w:tcPr>
          <w:p w14:paraId="41BDBB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BRNO 2020</w:t>
            </w:r>
          </w:p>
        </w:tc>
        <w:tc>
          <w:tcPr>
            <w:tcW w:w="4820" w:type="dxa"/>
            <w:hideMark/>
          </w:tcPr>
          <w:p w14:paraId="26C9BAA6" w14:textId="77777777" w:rsidR="00C71A5C" w:rsidRDefault="00C71A5C">
            <w:pPr>
              <w:widowControl w:val="0"/>
              <w:autoSpaceDE w:val="0"/>
              <w:autoSpaceDN w:val="0"/>
              <w:adjustRightInd w:val="0"/>
              <w:spacing w:line="240" w:lineRule="auto"/>
              <w:rPr>
                <w:sz w:val="20"/>
                <w:szCs w:val="20"/>
              </w:rPr>
            </w:pPr>
            <w:r>
              <w:rPr>
                <w:sz w:val="20"/>
                <w:szCs w:val="20"/>
              </w:rPr>
              <w:t> </w:t>
            </w:r>
          </w:p>
        </w:tc>
      </w:tr>
    </w:tbl>
    <w:p w14:paraId="55E62375" w14:textId="346CDF6B" w:rsidR="00877C96" w:rsidRPr="00C30A19" w:rsidRDefault="00877C96" w:rsidP="004A3FCF">
      <w:pPr>
        <w:ind w:left="-1985"/>
        <w:rPr>
          <w:rFonts w:ascii="Arial" w:hAnsi="Arial" w:cs="Arial"/>
          <w:szCs w:val="22"/>
        </w:rPr>
        <w:sectPr w:rsidR="00877C96" w:rsidRPr="00C30A19" w:rsidSect="002007F0">
          <w:footerReference w:type="even" r:id="rId9"/>
          <w:footerReference w:type="default" r:id="rId10"/>
          <w:footerReference w:type="first" r:id="rId11"/>
          <w:type w:val="continuous"/>
          <w:pgSz w:w="11906" w:h="16838"/>
          <w:pgMar w:top="993" w:right="1418" w:bottom="1701" w:left="1418" w:header="709" w:footer="709" w:gutter="567"/>
          <w:cols w:space="708"/>
          <w:titlePg/>
          <w:docGrid w:linePitch="360"/>
        </w:sectPr>
      </w:pPr>
    </w:p>
    <w:p w14:paraId="2E16FF67" w14:textId="062D4C4C" w:rsidR="00FD0138" w:rsidRDefault="00FD0138" w:rsidP="002007F0">
      <w:pPr>
        <w:spacing w:line="240" w:lineRule="auto"/>
        <w:ind w:left="-1985"/>
        <w:rPr>
          <w:b/>
          <w:sz w:val="32"/>
          <w:szCs w:val="32"/>
        </w:rPr>
      </w:pPr>
      <w:r>
        <w:rPr>
          <w:noProof/>
        </w:rPr>
        <w:lastRenderedPageBreak/>
        <w:drawing>
          <wp:inline distT="0" distB="0" distL="0" distR="0" wp14:anchorId="57237C33" wp14:editId="69DE0F2D">
            <wp:extent cx="7562850" cy="10702903"/>
            <wp:effectExtent l="0" t="0" r="0" b="3810"/>
            <wp:docPr id="137" name="Obráze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5287" cy="10706351"/>
                    </a:xfrm>
                    <a:prstGeom prst="rect">
                      <a:avLst/>
                    </a:prstGeom>
                    <a:noFill/>
                    <a:ln>
                      <a:noFill/>
                    </a:ln>
                  </pic:spPr>
                </pic:pic>
              </a:graphicData>
            </a:graphic>
          </wp:inline>
        </w:drawing>
      </w:r>
    </w:p>
    <w:p w14:paraId="35330F08" w14:textId="77777777" w:rsidR="002007F0" w:rsidRDefault="002007F0" w:rsidP="0019118E">
      <w:pPr>
        <w:pStyle w:val="ds34nadpis"/>
        <w:spacing w:line="276" w:lineRule="auto"/>
      </w:pPr>
    </w:p>
    <w:p w14:paraId="2AA351AD" w14:textId="77777777" w:rsidR="002007F0" w:rsidRDefault="002007F0" w:rsidP="0019118E">
      <w:pPr>
        <w:pStyle w:val="ds34nadpis"/>
        <w:spacing w:line="276" w:lineRule="auto"/>
      </w:pPr>
    </w:p>
    <w:p w14:paraId="334A4AE7" w14:textId="77777777" w:rsidR="002007F0" w:rsidRDefault="002007F0" w:rsidP="0019118E">
      <w:pPr>
        <w:pStyle w:val="ds34nadpis"/>
        <w:spacing w:line="276" w:lineRule="auto"/>
      </w:pPr>
    </w:p>
    <w:p w14:paraId="6D272FF6" w14:textId="77777777" w:rsidR="002007F0" w:rsidRDefault="002007F0" w:rsidP="0019118E">
      <w:pPr>
        <w:pStyle w:val="ds34nadpis"/>
        <w:spacing w:line="276" w:lineRule="auto"/>
      </w:pPr>
    </w:p>
    <w:p w14:paraId="78EB1538" w14:textId="078DFCC8" w:rsidR="00A86523" w:rsidRPr="00C30A19" w:rsidRDefault="00A86523" w:rsidP="0019118E">
      <w:pPr>
        <w:pStyle w:val="ds34nadpis"/>
        <w:spacing w:line="276" w:lineRule="auto"/>
      </w:pPr>
      <w:r w:rsidRPr="00C30A19">
        <w:t>Abstrakt</w:t>
      </w:r>
    </w:p>
    <w:p w14:paraId="6D99FDC0" w14:textId="77777777" w:rsidR="00A86523" w:rsidRPr="00C30A19" w:rsidRDefault="00A86523" w:rsidP="00980626">
      <w:pPr>
        <w:pStyle w:val="Odstavecprvn"/>
      </w:pPr>
      <w:r w:rsidRPr="00C30A19">
        <w:t>Do tohoto odstavce bude zapsán výtah (abstrakt) práce v českém jazyce.</w:t>
      </w:r>
      <w:r w:rsidR="006D29F9" w:rsidRPr="00C30A19">
        <w:t xml:space="preserve"> Abstrakt</w:t>
      </w:r>
      <w:r w:rsidR="00743DF1" w:rsidRPr="00C30A19">
        <w:t xml:space="preserve"> by měl obsahovat shrnutí celé</w:t>
      </w:r>
      <w:r w:rsidR="006D29F9" w:rsidRPr="00C30A19">
        <w:t xml:space="preserve"> závěrečné práce na cca 10 řádcích.</w:t>
      </w:r>
    </w:p>
    <w:p w14:paraId="47A8AB0E" w14:textId="77777777" w:rsidR="00A86523" w:rsidRPr="00C30A19" w:rsidRDefault="00A86523" w:rsidP="0019118E">
      <w:pPr>
        <w:pStyle w:val="ds34"/>
        <w:spacing w:line="276" w:lineRule="auto"/>
      </w:pPr>
    </w:p>
    <w:p w14:paraId="2CB71F1D" w14:textId="77777777" w:rsidR="00A86523" w:rsidRPr="00C30A19" w:rsidRDefault="00A86523" w:rsidP="0019118E">
      <w:pPr>
        <w:pStyle w:val="ds34"/>
        <w:spacing w:line="276" w:lineRule="auto"/>
      </w:pPr>
    </w:p>
    <w:p w14:paraId="08316C03" w14:textId="77777777" w:rsidR="00A86523" w:rsidRPr="00C30A19" w:rsidRDefault="00A86523" w:rsidP="0019118E">
      <w:pPr>
        <w:pStyle w:val="ds34"/>
        <w:spacing w:line="276" w:lineRule="auto"/>
      </w:pPr>
    </w:p>
    <w:p w14:paraId="6B0965B6" w14:textId="77777777" w:rsidR="00A86523" w:rsidRPr="00C30A19" w:rsidRDefault="00A86523" w:rsidP="0019118E">
      <w:pPr>
        <w:pStyle w:val="ds34"/>
        <w:spacing w:line="276" w:lineRule="auto"/>
      </w:pPr>
    </w:p>
    <w:p w14:paraId="628FE0EA" w14:textId="77777777" w:rsidR="00A86523" w:rsidRPr="00C30A19" w:rsidRDefault="00A86523" w:rsidP="0019118E">
      <w:pPr>
        <w:pStyle w:val="ds34nadpis"/>
        <w:spacing w:line="276" w:lineRule="auto"/>
      </w:pPr>
      <w:r w:rsidRPr="00C30A19">
        <w:t>Klíčová slova</w:t>
      </w:r>
    </w:p>
    <w:p w14:paraId="44B45D21" w14:textId="77777777" w:rsidR="00A86523" w:rsidRPr="00C30A19" w:rsidRDefault="00743DF1" w:rsidP="00980626">
      <w:pPr>
        <w:pStyle w:val="Odstavecprvn"/>
      </w:pPr>
      <w:r w:rsidRPr="00C30A19">
        <w:t>Zde</w:t>
      </w:r>
      <w:r w:rsidR="00A86523" w:rsidRPr="00C30A19">
        <w:t xml:space="preserve"> budou zapsána jednotlivá klíčová slova v českém jazyce, oddělená čárkami.</w:t>
      </w:r>
      <w:r w:rsidR="0098362B" w:rsidRPr="00C30A19">
        <w:t xml:space="preserve"> Doporučený počet klíčových slov je 5.</w:t>
      </w:r>
      <w:r w:rsidRPr="00C30A19">
        <w:t xml:space="preserve"> </w:t>
      </w:r>
    </w:p>
    <w:p w14:paraId="566598F3" w14:textId="77777777" w:rsidR="00A86523" w:rsidRPr="00C30A19" w:rsidRDefault="00A86523" w:rsidP="0019118E">
      <w:pPr>
        <w:pStyle w:val="ds34"/>
        <w:spacing w:line="276" w:lineRule="auto"/>
      </w:pPr>
    </w:p>
    <w:p w14:paraId="12A97394" w14:textId="77777777" w:rsidR="0019118E" w:rsidRPr="00C30A19" w:rsidRDefault="0019118E" w:rsidP="0019118E">
      <w:pPr>
        <w:pStyle w:val="ds34"/>
        <w:spacing w:line="276" w:lineRule="auto"/>
      </w:pPr>
    </w:p>
    <w:p w14:paraId="09C3AB51" w14:textId="77777777" w:rsidR="004A369D" w:rsidRPr="00C30A19" w:rsidRDefault="004A369D" w:rsidP="0019118E">
      <w:pPr>
        <w:pStyle w:val="ds34"/>
        <w:spacing w:line="276" w:lineRule="auto"/>
      </w:pPr>
    </w:p>
    <w:p w14:paraId="328FFEE5" w14:textId="77777777" w:rsidR="004A369D" w:rsidRPr="00C30A19" w:rsidRDefault="004A369D" w:rsidP="0019118E">
      <w:pPr>
        <w:pStyle w:val="ds34"/>
        <w:spacing w:line="276" w:lineRule="auto"/>
      </w:pPr>
    </w:p>
    <w:p w14:paraId="59326112" w14:textId="77777777" w:rsidR="004A369D" w:rsidRPr="00C30A19" w:rsidRDefault="004A369D" w:rsidP="0019118E">
      <w:pPr>
        <w:pStyle w:val="ds34"/>
        <w:spacing w:line="276" w:lineRule="auto"/>
      </w:pPr>
    </w:p>
    <w:p w14:paraId="7CC2CD1F" w14:textId="77777777" w:rsidR="004A369D" w:rsidRPr="00C30A19" w:rsidRDefault="004A369D" w:rsidP="0019118E">
      <w:pPr>
        <w:pStyle w:val="ds34"/>
        <w:spacing w:line="276" w:lineRule="auto"/>
      </w:pPr>
    </w:p>
    <w:p w14:paraId="58441971" w14:textId="77777777" w:rsidR="004A369D" w:rsidRPr="00C30A19" w:rsidRDefault="004A369D" w:rsidP="0019118E">
      <w:pPr>
        <w:pStyle w:val="ds34"/>
        <w:spacing w:line="276" w:lineRule="auto"/>
      </w:pPr>
    </w:p>
    <w:p w14:paraId="4790F591" w14:textId="77777777" w:rsidR="004A369D" w:rsidRPr="00C30A19" w:rsidRDefault="004A369D" w:rsidP="0019118E">
      <w:pPr>
        <w:pStyle w:val="ds34"/>
        <w:spacing w:line="276" w:lineRule="auto"/>
      </w:pPr>
    </w:p>
    <w:p w14:paraId="1F299CA3" w14:textId="77777777" w:rsidR="004A369D" w:rsidRPr="00C30A19" w:rsidRDefault="004A369D" w:rsidP="0019118E">
      <w:pPr>
        <w:pStyle w:val="ds34"/>
        <w:spacing w:line="276" w:lineRule="auto"/>
      </w:pPr>
    </w:p>
    <w:p w14:paraId="1A6ACE57" w14:textId="77777777" w:rsidR="004A369D" w:rsidRPr="00C30A19" w:rsidRDefault="004A369D" w:rsidP="004A369D">
      <w:pPr>
        <w:pStyle w:val="ds34nadpis"/>
        <w:spacing w:line="276" w:lineRule="auto"/>
      </w:pPr>
      <w:proofErr w:type="spellStart"/>
      <w:r w:rsidRPr="00C30A19">
        <w:t>Abstract</w:t>
      </w:r>
      <w:proofErr w:type="spellEnd"/>
    </w:p>
    <w:p w14:paraId="0E7AB121" w14:textId="77777777" w:rsidR="004A369D" w:rsidRPr="00C30A19" w:rsidRDefault="004A369D" w:rsidP="00980626">
      <w:pPr>
        <w:pStyle w:val="Odstavecprvn"/>
      </w:pPr>
      <w:r w:rsidRPr="00C30A19">
        <w:t>Do tohoto odstavce bude zapsán výtah (abstrakt) práce v anglickém jazyce.</w:t>
      </w:r>
      <w:r w:rsidR="006D29F9" w:rsidRPr="00C30A19">
        <w:t xml:space="preserve"> Jedná se o překlad abstraktu v českém jazyce.</w:t>
      </w:r>
    </w:p>
    <w:p w14:paraId="13EA0A72" w14:textId="77777777" w:rsidR="0019118E" w:rsidRPr="00C30A19" w:rsidRDefault="0019118E" w:rsidP="0019118E">
      <w:pPr>
        <w:pStyle w:val="ds34"/>
        <w:spacing w:line="276" w:lineRule="auto"/>
      </w:pPr>
    </w:p>
    <w:p w14:paraId="149F6785" w14:textId="77777777" w:rsidR="0019118E" w:rsidRPr="00C30A19" w:rsidRDefault="0019118E" w:rsidP="0019118E">
      <w:pPr>
        <w:pStyle w:val="ds34"/>
        <w:spacing w:line="276" w:lineRule="auto"/>
      </w:pPr>
    </w:p>
    <w:p w14:paraId="42532452" w14:textId="77777777" w:rsidR="00A86523" w:rsidRPr="00C30A19" w:rsidRDefault="00A86523" w:rsidP="0019118E">
      <w:pPr>
        <w:pStyle w:val="ds34nadpis"/>
        <w:spacing w:line="276" w:lineRule="auto"/>
      </w:pPr>
    </w:p>
    <w:p w14:paraId="0AA530D0" w14:textId="77777777" w:rsidR="00A86523" w:rsidRPr="00C30A19" w:rsidRDefault="00A86523" w:rsidP="0019118E">
      <w:pPr>
        <w:pStyle w:val="ds34nadpis"/>
        <w:spacing w:line="276" w:lineRule="auto"/>
      </w:pPr>
      <w:proofErr w:type="spellStart"/>
      <w:r w:rsidRPr="00C30A19">
        <w:t>Keywords</w:t>
      </w:r>
      <w:proofErr w:type="spellEnd"/>
    </w:p>
    <w:p w14:paraId="7E4E58ED" w14:textId="77777777" w:rsidR="00A86523" w:rsidRPr="00C30A19" w:rsidRDefault="00743DF1" w:rsidP="00980626">
      <w:pPr>
        <w:pStyle w:val="Odstavecprvn"/>
      </w:pPr>
      <w:r w:rsidRPr="00C30A19">
        <w:t>Zde</w:t>
      </w:r>
      <w:r w:rsidR="00A86523" w:rsidRPr="00C30A19">
        <w:t xml:space="preserve"> budou zapsána jednotlivá k</w:t>
      </w:r>
      <w:r w:rsidR="00301720" w:rsidRPr="00C30A19">
        <w:t>líčová slova v anglickém jazyce</w:t>
      </w:r>
      <w:r w:rsidR="00A86523" w:rsidRPr="00C30A19">
        <w:t xml:space="preserve"> oddělená čárkami.</w:t>
      </w:r>
      <w:r w:rsidR="006D29F9" w:rsidRPr="00C30A19">
        <w:t xml:space="preserve"> Jedná se o překlad klíčových slov v českém jazyce.</w:t>
      </w:r>
    </w:p>
    <w:p w14:paraId="1EB6733C" w14:textId="77777777" w:rsidR="00A86523" w:rsidRPr="00C30A19" w:rsidRDefault="00A86523" w:rsidP="0019118E">
      <w:pPr>
        <w:pStyle w:val="ds34"/>
        <w:spacing w:line="276" w:lineRule="auto"/>
      </w:pPr>
    </w:p>
    <w:p w14:paraId="586F9771" w14:textId="77777777" w:rsidR="0019118E" w:rsidRPr="00C30A19" w:rsidRDefault="0019118E" w:rsidP="0019118E">
      <w:pPr>
        <w:pStyle w:val="ds34"/>
        <w:spacing w:line="276" w:lineRule="auto"/>
      </w:pPr>
    </w:p>
    <w:p w14:paraId="4C11B14D" w14:textId="77777777" w:rsidR="0019118E" w:rsidRPr="00C30A19" w:rsidRDefault="0019118E" w:rsidP="0019118E">
      <w:pPr>
        <w:pStyle w:val="ds34"/>
        <w:spacing w:line="276" w:lineRule="auto"/>
      </w:pPr>
    </w:p>
    <w:p w14:paraId="5DCBBC59" w14:textId="77777777" w:rsidR="0019118E" w:rsidRPr="00C30A19" w:rsidRDefault="0019118E" w:rsidP="0019118E">
      <w:pPr>
        <w:pStyle w:val="ds34"/>
        <w:spacing w:line="276" w:lineRule="auto"/>
      </w:pPr>
    </w:p>
    <w:p w14:paraId="6C059951" w14:textId="77777777" w:rsidR="0019118E" w:rsidRPr="00C30A19" w:rsidRDefault="0019118E" w:rsidP="0019118E">
      <w:pPr>
        <w:pStyle w:val="ds34"/>
        <w:spacing w:line="276" w:lineRule="auto"/>
      </w:pPr>
    </w:p>
    <w:p w14:paraId="2DD7A35A" w14:textId="77777777" w:rsidR="0019118E" w:rsidRPr="00C30A19" w:rsidRDefault="004A369D" w:rsidP="0019118E">
      <w:pPr>
        <w:pStyle w:val="ds34"/>
        <w:spacing w:line="276" w:lineRule="auto"/>
      </w:pPr>
      <w:r w:rsidRPr="00C30A19">
        <w:br w:type="page"/>
      </w:r>
    </w:p>
    <w:p w14:paraId="44A26EF7" w14:textId="77777777" w:rsidR="004A369D" w:rsidRPr="00C30A19" w:rsidRDefault="004A369D" w:rsidP="0019118E">
      <w:pPr>
        <w:pStyle w:val="ds34"/>
        <w:spacing w:line="276" w:lineRule="auto"/>
      </w:pPr>
    </w:p>
    <w:p w14:paraId="2687C735" w14:textId="77777777" w:rsidR="004A369D" w:rsidRPr="00C30A19" w:rsidRDefault="004A369D" w:rsidP="0019118E">
      <w:pPr>
        <w:pStyle w:val="ds34"/>
        <w:spacing w:line="276" w:lineRule="auto"/>
      </w:pPr>
    </w:p>
    <w:p w14:paraId="41F20F0D" w14:textId="77777777" w:rsidR="004A369D" w:rsidRPr="00C30A19" w:rsidRDefault="004A369D" w:rsidP="0019118E">
      <w:pPr>
        <w:pStyle w:val="ds34"/>
        <w:spacing w:line="276" w:lineRule="auto"/>
      </w:pPr>
    </w:p>
    <w:p w14:paraId="7E38348B" w14:textId="77777777" w:rsidR="004A369D" w:rsidRPr="00C30A19" w:rsidRDefault="004A369D" w:rsidP="0019118E">
      <w:pPr>
        <w:pStyle w:val="ds34"/>
        <w:spacing w:line="276" w:lineRule="auto"/>
      </w:pPr>
    </w:p>
    <w:p w14:paraId="4D44BBFF" w14:textId="77777777" w:rsidR="004A369D" w:rsidRPr="00C30A19" w:rsidRDefault="004A369D" w:rsidP="0019118E">
      <w:pPr>
        <w:pStyle w:val="ds34"/>
        <w:spacing w:line="276" w:lineRule="auto"/>
      </w:pPr>
    </w:p>
    <w:p w14:paraId="60ECF715" w14:textId="77777777" w:rsidR="004A369D" w:rsidRPr="00C30A19" w:rsidRDefault="004A369D" w:rsidP="0019118E">
      <w:pPr>
        <w:pStyle w:val="ds34"/>
        <w:spacing w:line="276" w:lineRule="auto"/>
      </w:pPr>
    </w:p>
    <w:p w14:paraId="7DCFCB79" w14:textId="77777777" w:rsidR="004A369D" w:rsidRPr="00C30A19" w:rsidRDefault="004A369D" w:rsidP="0019118E">
      <w:pPr>
        <w:pStyle w:val="ds34"/>
        <w:spacing w:line="276" w:lineRule="auto"/>
      </w:pPr>
    </w:p>
    <w:p w14:paraId="27BDE1E9" w14:textId="77777777" w:rsidR="004A369D" w:rsidRPr="00C30A19" w:rsidRDefault="004A369D" w:rsidP="0019118E">
      <w:pPr>
        <w:pStyle w:val="ds34"/>
        <w:spacing w:line="276" w:lineRule="auto"/>
      </w:pPr>
    </w:p>
    <w:p w14:paraId="3A907259" w14:textId="77777777" w:rsidR="004A369D" w:rsidRPr="00C30A19" w:rsidRDefault="004A369D" w:rsidP="0019118E">
      <w:pPr>
        <w:pStyle w:val="ds34"/>
        <w:spacing w:line="276" w:lineRule="auto"/>
      </w:pPr>
    </w:p>
    <w:p w14:paraId="527F9DD7" w14:textId="77777777" w:rsidR="004A369D" w:rsidRPr="00C30A19" w:rsidRDefault="004A369D" w:rsidP="0019118E">
      <w:pPr>
        <w:pStyle w:val="ds34"/>
        <w:spacing w:line="276" w:lineRule="auto"/>
      </w:pPr>
    </w:p>
    <w:p w14:paraId="04D73553" w14:textId="77777777" w:rsidR="004A369D" w:rsidRPr="00C30A19" w:rsidRDefault="004A369D" w:rsidP="0019118E">
      <w:pPr>
        <w:pStyle w:val="ds34"/>
        <w:spacing w:line="276" w:lineRule="auto"/>
      </w:pPr>
    </w:p>
    <w:p w14:paraId="4F255A10" w14:textId="77777777" w:rsidR="004A369D" w:rsidRPr="00C30A19" w:rsidRDefault="004A369D" w:rsidP="0019118E">
      <w:pPr>
        <w:pStyle w:val="ds34"/>
        <w:spacing w:line="276" w:lineRule="auto"/>
      </w:pPr>
    </w:p>
    <w:p w14:paraId="66FCF865" w14:textId="77777777" w:rsidR="004A369D" w:rsidRPr="00C30A19" w:rsidRDefault="004A369D" w:rsidP="0019118E">
      <w:pPr>
        <w:pStyle w:val="ds34"/>
        <w:spacing w:line="276" w:lineRule="auto"/>
      </w:pPr>
    </w:p>
    <w:p w14:paraId="11D219B4" w14:textId="77777777" w:rsidR="004A369D" w:rsidRPr="00C30A19" w:rsidRDefault="004A369D" w:rsidP="0019118E">
      <w:pPr>
        <w:pStyle w:val="ds34"/>
        <w:spacing w:line="276" w:lineRule="auto"/>
      </w:pPr>
    </w:p>
    <w:p w14:paraId="4430CE28" w14:textId="77777777" w:rsidR="004A369D" w:rsidRPr="00C30A19" w:rsidRDefault="004A369D" w:rsidP="0019118E">
      <w:pPr>
        <w:pStyle w:val="ds34"/>
        <w:spacing w:line="276" w:lineRule="auto"/>
      </w:pPr>
    </w:p>
    <w:p w14:paraId="1F619E1D" w14:textId="77777777" w:rsidR="004A369D" w:rsidRPr="00C30A19" w:rsidRDefault="004A369D" w:rsidP="0019118E">
      <w:pPr>
        <w:pStyle w:val="ds34"/>
        <w:spacing w:line="276" w:lineRule="auto"/>
      </w:pPr>
    </w:p>
    <w:p w14:paraId="7EFB803E" w14:textId="77777777" w:rsidR="004A369D" w:rsidRPr="00C30A19" w:rsidRDefault="004A369D" w:rsidP="0019118E">
      <w:pPr>
        <w:pStyle w:val="ds34"/>
        <w:spacing w:line="276" w:lineRule="auto"/>
      </w:pPr>
    </w:p>
    <w:p w14:paraId="1173D631" w14:textId="77777777" w:rsidR="004A369D" w:rsidRPr="00C30A19" w:rsidRDefault="004A369D" w:rsidP="0019118E">
      <w:pPr>
        <w:pStyle w:val="ds34"/>
        <w:spacing w:line="276" w:lineRule="auto"/>
      </w:pPr>
    </w:p>
    <w:p w14:paraId="23ECDF75" w14:textId="77777777" w:rsidR="004A369D" w:rsidRPr="00C30A19" w:rsidRDefault="004A369D" w:rsidP="0019118E">
      <w:pPr>
        <w:pStyle w:val="ds34"/>
        <w:spacing w:line="276" w:lineRule="auto"/>
      </w:pPr>
    </w:p>
    <w:p w14:paraId="5145542F" w14:textId="77777777" w:rsidR="004A369D" w:rsidRPr="00C30A19" w:rsidRDefault="004A369D" w:rsidP="0019118E">
      <w:pPr>
        <w:pStyle w:val="ds34"/>
        <w:spacing w:line="276" w:lineRule="auto"/>
      </w:pPr>
    </w:p>
    <w:p w14:paraId="6BBB7041" w14:textId="77777777" w:rsidR="004A369D" w:rsidRPr="00C30A19" w:rsidRDefault="004A369D" w:rsidP="0019118E">
      <w:pPr>
        <w:pStyle w:val="ds34"/>
        <w:spacing w:line="276" w:lineRule="auto"/>
      </w:pPr>
    </w:p>
    <w:p w14:paraId="10CE5E02" w14:textId="77777777" w:rsidR="004A369D" w:rsidRPr="00C30A19" w:rsidRDefault="004A369D" w:rsidP="0019118E">
      <w:pPr>
        <w:pStyle w:val="ds34"/>
        <w:spacing w:line="276" w:lineRule="auto"/>
      </w:pPr>
    </w:p>
    <w:p w14:paraId="57F937E2" w14:textId="77777777" w:rsidR="004A369D" w:rsidRPr="00C30A19" w:rsidRDefault="004A369D" w:rsidP="0019118E">
      <w:pPr>
        <w:pStyle w:val="ds34"/>
        <w:spacing w:line="276" w:lineRule="auto"/>
      </w:pPr>
    </w:p>
    <w:p w14:paraId="0EE1CC0B" w14:textId="77777777" w:rsidR="004A369D" w:rsidRPr="00C30A19" w:rsidRDefault="004A369D" w:rsidP="0019118E">
      <w:pPr>
        <w:pStyle w:val="ds34"/>
        <w:spacing w:line="276" w:lineRule="auto"/>
      </w:pPr>
    </w:p>
    <w:p w14:paraId="075D8DE7" w14:textId="77777777" w:rsidR="004A369D" w:rsidRPr="00C30A19" w:rsidRDefault="004A369D" w:rsidP="0019118E">
      <w:pPr>
        <w:pStyle w:val="ds34"/>
        <w:spacing w:line="276" w:lineRule="auto"/>
      </w:pPr>
    </w:p>
    <w:p w14:paraId="2B198A78" w14:textId="77777777" w:rsidR="004A369D" w:rsidRPr="00C30A19" w:rsidRDefault="004A369D" w:rsidP="0019118E">
      <w:pPr>
        <w:pStyle w:val="ds34"/>
        <w:spacing w:line="276" w:lineRule="auto"/>
      </w:pPr>
    </w:p>
    <w:p w14:paraId="0DE1F63D" w14:textId="77777777" w:rsidR="004A369D" w:rsidRPr="00C30A19" w:rsidRDefault="004A369D" w:rsidP="0019118E">
      <w:pPr>
        <w:pStyle w:val="ds34"/>
        <w:spacing w:line="276" w:lineRule="auto"/>
      </w:pPr>
    </w:p>
    <w:p w14:paraId="30B03111" w14:textId="77777777" w:rsidR="004A369D" w:rsidRPr="00C30A19" w:rsidRDefault="004A369D" w:rsidP="0019118E">
      <w:pPr>
        <w:pStyle w:val="ds34"/>
        <w:spacing w:line="276" w:lineRule="auto"/>
      </w:pPr>
    </w:p>
    <w:p w14:paraId="725727C6" w14:textId="77777777" w:rsidR="004A369D" w:rsidRPr="00C30A19" w:rsidRDefault="004A369D" w:rsidP="0019118E">
      <w:pPr>
        <w:pStyle w:val="ds34"/>
        <w:spacing w:line="276" w:lineRule="auto"/>
      </w:pPr>
    </w:p>
    <w:p w14:paraId="149DC587" w14:textId="77777777" w:rsidR="0019118E" w:rsidRPr="00C30A19" w:rsidRDefault="0019118E" w:rsidP="0019118E">
      <w:pPr>
        <w:pStyle w:val="ds34"/>
        <w:spacing w:line="276" w:lineRule="auto"/>
      </w:pPr>
    </w:p>
    <w:p w14:paraId="03AF836B" w14:textId="77777777" w:rsidR="004A369D" w:rsidRPr="00C30A19" w:rsidRDefault="004A369D" w:rsidP="004A369D">
      <w:pPr>
        <w:pStyle w:val="ds34nadpis"/>
        <w:spacing w:line="276" w:lineRule="auto"/>
      </w:pPr>
      <w:r w:rsidRPr="00C30A19">
        <w:t>Bibliografická citace:</w:t>
      </w:r>
    </w:p>
    <w:p w14:paraId="7F515C42" w14:textId="77777777" w:rsidR="0080263D" w:rsidRPr="00C30A19" w:rsidRDefault="009C341C" w:rsidP="00980626">
      <w:pPr>
        <w:pStyle w:val="Odstavecprvn"/>
      </w:pPr>
      <w:r w:rsidRPr="00C30A19">
        <w:t xml:space="preserve">MAKSANT, J. Fuzzy </w:t>
      </w:r>
      <w:proofErr w:type="spellStart"/>
      <w:r w:rsidRPr="00C30A19">
        <w:t>Petriho</w:t>
      </w:r>
      <w:proofErr w:type="spellEnd"/>
      <w:r w:rsidRPr="00C30A19">
        <w:t xml:space="preserve"> sít</w:t>
      </w:r>
      <w:r w:rsidRPr="00C30A19">
        <w:rPr>
          <w:rFonts w:ascii="TimesNewRoman,Italic" w:eastAsia="TimesNewRoman,Italic" w:cs="TimesNewRoman,Italic"/>
        </w:rPr>
        <w:t>ě</w:t>
      </w:r>
      <w:r w:rsidRPr="00C30A19">
        <w:rPr>
          <w:rFonts w:ascii="TimesNewRoman,Italic" w:eastAsia="TimesNewRoman,Italic" w:cs="TimesNewRoman,Italic"/>
        </w:rPr>
        <w:t xml:space="preserve"> </w:t>
      </w:r>
      <w:r w:rsidRPr="00C30A19">
        <w:t>pro expertní systémy. Brno: Vysoké u</w:t>
      </w:r>
      <w:r w:rsidRPr="00C30A19">
        <w:rPr>
          <w:rFonts w:ascii="TimesNewRoman" w:eastAsia="TimesNewRoman" w:cs="TimesNewRoman"/>
        </w:rPr>
        <w:t>č</w:t>
      </w:r>
      <w:r w:rsidRPr="00C30A19">
        <w:t>ení technické v Brn</w:t>
      </w:r>
      <w:r w:rsidRPr="00C30A19">
        <w:rPr>
          <w:rFonts w:ascii="TimesNewRoman" w:eastAsia="TimesNewRoman" w:cs="TimesNewRoman"/>
        </w:rPr>
        <w:t>ě</w:t>
      </w:r>
      <w:r w:rsidRPr="00C30A19">
        <w:t>, Fakulta elektrotechniky a komunika</w:t>
      </w:r>
      <w:r w:rsidRPr="00C30A19">
        <w:rPr>
          <w:rFonts w:ascii="TimesNewRoman" w:eastAsia="TimesNewRoman" w:cs="TimesNewRoman"/>
        </w:rPr>
        <w:t>č</w:t>
      </w:r>
      <w:r w:rsidR="003D0A68" w:rsidRPr="00C30A19">
        <w:t>ních technologií, 2018</w:t>
      </w:r>
      <w:r w:rsidRPr="00C30A19">
        <w:t xml:space="preserve">. </w:t>
      </w:r>
      <w:proofErr w:type="gramStart"/>
      <w:r w:rsidRPr="00C30A19">
        <w:t>85s</w:t>
      </w:r>
      <w:proofErr w:type="gramEnd"/>
      <w:r w:rsidRPr="00C30A19">
        <w:t>. Vedoucí diplomové práce byl doc. Ing. Václav Jirsík, CSc.</w:t>
      </w:r>
    </w:p>
    <w:p w14:paraId="6F4D5F9D" w14:textId="77777777" w:rsidR="007504B5" w:rsidRPr="00C30A19" w:rsidRDefault="007504B5" w:rsidP="00980626">
      <w:pPr>
        <w:pStyle w:val="Odstavecprvn"/>
      </w:pPr>
    </w:p>
    <w:p w14:paraId="0659EBD2" w14:textId="77777777" w:rsidR="00493F19" w:rsidRPr="00C30A19" w:rsidRDefault="00493F19" w:rsidP="00980626">
      <w:pPr>
        <w:pStyle w:val="Odstavecprvn"/>
      </w:pPr>
      <w:r w:rsidRPr="00C30A19">
        <w:t>Pozn.: Bibliografická citace je generována informačním systémem.</w:t>
      </w:r>
    </w:p>
    <w:p w14:paraId="42B88C6A" w14:textId="77777777" w:rsidR="0019118E" w:rsidRPr="00C30A19" w:rsidRDefault="0019118E" w:rsidP="0080263D">
      <w:pPr>
        <w:autoSpaceDE w:val="0"/>
        <w:autoSpaceDN w:val="0"/>
        <w:adjustRightInd w:val="0"/>
        <w:spacing w:line="240" w:lineRule="auto"/>
        <w:jc w:val="both"/>
      </w:pPr>
      <w:r w:rsidRPr="00C30A19">
        <w:br w:type="page"/>
      </w:r>
    </w:p>
    <w:p w14:paraId="3CEF9008" w14:textId="77777777" w:rsidR="002B340E" w:rsidRPr="00C30A19" w:rsidRDefault="002B340E" w:rsidP="0080263D">
      <w:pPr>
        <w:autoSpaceDE w:val="0"/>
        <w:autoSpaceDN w:val="0"/>
        <w:adjustRightInd w:val="0"/>
        <w:spacing w:line="240" w:lineRule="auto"/>
        <w:jc w:val="both"/>
      </w:pPr>
    </w:p>
    <w:p w14:paraId="4D754E5C" w14:textId="77777777" w:rsidR="002B340E" w:rsidRPr="00C30A19" w:rsidRDefault="002B340E" w:rsidP="0080263D">
      <w:pPr>
        <w:autoSpaceDE w:val="0"/>
        <w:autoSpaceDN w:val="0"/>
        <w:adjustRightInd w:val="0"/>
        <w:spacing w:line="240" w:lineRule="auto"/>
        <w:jc w:val="both"/>
      </w:pPr>
    </w:p>
    <w:p w14:paraId="284BF5E4" w14:textId="77777777" w:rsidR="002B340E" w:rsidRPr="00C30A19" w:rsidRDefault="002B340E" w:rsidP="0080263D">
      <w:pPr>
        <w:autoSpaceDE w:val="0"/>
        <w:autoSpaceDN w:val="0"/>
        <w:adjustRightInd w:val="0"/>
        <w:spacing w:line="240" w:lineRule="auto"/>
        <w:jc w:val="both"/>
      </w:pPr>
    </w:p>
    <w:p w14:paraId="0524F6D6" w14:textId="77777777" w:rsidR="002B340E" w:rsidRPr="00C30A19" w:rsidRDefault="002B340E" w:rsidP="0080263D">
      <w:pPr>
        <w:autoSpaceDE w:val="0"/>
        <w:autoSpaceDN w:val="0"/>
        <w:adjustRightInd w:val="0"/>
        <w:spacing w:line="240" w:lineRule="auto"/>
        <w:jc w:val="both"/>
      </w:pPr>
    </w:p>
    <w:p w14:paraId="761E1C65" w14:textId="77777777" w:rsidR="002B340E" w:rsidRPr="00C30A19" w:rsidRDefault="002B340E" w:rsidP="0080263D">
      <w:pPr>
        <w:autoSpaceDE w:val="0"/>
        <w:autoSpaceDN w:val="0"/>
        <w:adjustRightInd w:val="0"/>
        <w:spacing w:line="240" w:lineRule="auto"/>
        <w:jc w:val="both"/>
      </w:pPr>
    </w:p>
    <w:p w14:paraId="7C3458C8" w14:textId="77777777" w:rsidR="002B340E" w:rsidRPr="00C30A19" w:rsidRDefault="002B340E" w:rsidP="0080263D">
      <w:pPr>
        <w:autoSpaceDE w:val="0"/>
        <w:autoSpaceDN w:val="0"/>
        <w:adjustRightInd w:val="0"/>
        <w:spacing w:line="240" w:lineRule="auto"/>
        <w:jc w:val="both"/>
      </w:pPr>
    </w:p>
    <w:p w14:paraId="7F3EE7DD" w14:textId="77777777" w:rsidR="002B340E" w:rsidRPr="00C30A19" w:rsidRDefault="002B340E" w:rsidP="0080263D">
      <w:pPr>
        <w:autoSpaceDE w:val="0"/>
        <w:autoSpaceDN w:val="0"/>
        <w:adjustRightInd w:val="0"/>
        <w:spacing w:line="240" w:lineRule="auto"/>
        <w:jc w:val="both"/>
      </w:pPr>
    </w:p>
    <w:p w14:paraId="2B520930" w14:textId="77777777" w:rsidR="002B340E" w:rsidRPr="00C30A19" w:rsidRDefault="002B340E" w:rsidP="0080263D">
      <w:pPr>
        <w:autoSpaceDE w:val="0"/>
        <w:autoSpaceDN w:val="0"/>
        <w:adjustRightInd w:val="0"/>
        <w:spacing w:line="240" w:lineRule="auto"/>
        <w:jc w:val="both"/>
      </w:pPr>
    </w:p>
    <w:p w14:paraId="053752AE" w14:textId="77777777" w:rsidR="002B340E" w:rsidRPr="00C30A19" w:rsidRDefault="002B340E" w:rsidP="0080263D">
      <w:pPr>
        <w:autoSpaceDE w:val="0"/>
        <w:autoSpaceDN w:val="0"/>
        <w:adjustRightInd w:val="0"/>
        <w:spacing w:line="240" w:lineRule="auto"/>
        <w:jc w:val="both"/>
      </w:pPr>
    </w:p>
    <w:p w14:paraId="366B8154" w14:textId="77777777" w:rsidR="002B340E" w:rsidRPr="00C30A19" w:rsidRDefault="002B340E" w:rsidP="0080263D">
      <w:pPr>
        <w:autoSpaceDE w:val="0"/>
        <w:autoSpaceDN w:val="0"/>
        <w:adjustRightInd w:val="0"/>
        <w:spacing w:line="240" w:lineRule="auto"/>
        <w:jc w:val="both"/>
      </w:pPr>
    </w:p>
    <w:p w14:paraId="554D3C1F" w14:textId="77777777" w:rsidR="002B340E" w:rsidRPr="00C30A19" w:rsidRDefault="002B340E" w:rsidP="0080263D">
      <w:pPr>
        <w:autoSpaceDE w:val="0"/>
        <w:autoSpaceDN w:val="0"/>
        <w:adjustRightInd w:val="0"/>
        <w:spacing w:line="240" w:lineRule="auto"/>
        <w:jc w:val="both"/>
      </w:pPr>
    </w:p>
    <w:p w14:paraId="0F084B7B" w14:textId="77777777" w:rsidR="002B340E" w:rsidRPr="00C30A19" w:rsidRDefault="002B340E" w:rsidP="0080263D">
      <w:pPr>
        <w:autoSpaceDE w:val="0"/>
        <w:autoSpaceDN w:val="0"/>
        <w:adjustRightInd w:val="0"/>
        <w:spacing w:line="240" w:lineRule="auto"/>
        <w:jc w:val="both"/>
      </w:pPr>
    </w:p>
    <w:p w14:paraId="4C445578" w14:textId="77777777" w:rsidR="002B340E" w:rsidRPr="00C30A19" w:rsidRDefault="002B340E" w:rsidP="0080263D">
      <w:pPr>
        <w:autoSpaceDE w:val="0"/>
        <w:autoSpaceDN w:val="0"/>
        <w:adjustRightInd w:val="0"/>
        <w:spacing w:line="240" w:lineRule="auto"/>
        <w:jc w:val="both"/>
      </w:pPr>
    </w:p>
    <w:p w14:paraId="748FC7BD" w14:textId="77777777" w:rsidR="002B340E" w:rsidRPr="00C30A19" w:rsidRDefault="002B340E" w:rsidP="0080263D">
      <w:pPr>
        <w:autoSpaceDE w:val="0"/>
        <w:autoSpaceDN w:val="0"/>
        <w:adjustRightInd w:val="0"/>
        <w:spacing w:line="240" w:lineRule="auto"/>
        <w:jc w:val="both"/>
      </w:pPr>
    </w:p>
    <w:p w14:paraId="4AEE941F" w14:textId="77777777" w:rsidR="002B340E" w:rsidRPr="00C30A19" w:rsidRDefault="002B340E" w:rsidP="0080263D">
      <w:pPr>
        <w:autoSpaceDE w:val="0"/>
        <w:autoSpaceDN w:val="0"/>
        <w:adjustRightInd w:val="0"/>
        <w:spacing w:line="240" w:lineRule="auto"/>
        <w:jc w:val="both"/>
      </w:pPr>
    </w:p>
    <w:p w14:paraId="3DB549D8" w14:textId="77777777" w:rsidR="00A86523" w:rsidRPr="00C30A19" w:rsidRDefault="00A86523" w:rsidP="000540F5">
      <w:pPr>
        <w:pStyle w:val="ds34nadpis"/>
        <w:spacing w:line="276" w:lineRule="auto"/>
      </w:pPr>
      <w:r w:rsidRPr="00C30A19">
        <w:t>Prohlášení</w:t>
      </w:r>
    </w:p>
    <w:p w14:paraId="6EDEC27A" w14:textId="77777777" w:rsidR="00F963B0" w:rsidRPr="00C30A19" w:rsidRDefault="00F963B0" w:rsidP="00980626">
      <w:pPr>
        <w:pStyle w:val="Odstavecprvn"/>
      </w:pPr>
      <w:r w:rsidRPr="00C30A19">
        <w:t>„Prohlašuji, že svou diplomovou</w:t>
      </w:r>
      <w:r w:rsidR="009C341C" w:rsidRPr="00C30A19">
        <w:t xml:space="preserve"> (bakalářskou)</w:t>
      </w:r>
      <w:r w:rsidRPr="00C30A19">
        <w:t xml:space="preserve"> práci na téma </w:t>
      </w:r>
      <w:proofErr w:type="spellStart"/>
      <w:r w:rsidRPr="00C30A19">
        <w:t>Xxxxxxx</w:t>
      </w:r>
      <w:proofErr w:type="spellEnd"/>
      <w:r w:rsidRPr="00C30A19">
        <w:t xml:space="preserve"> </w:t>
      </w:r>
      <w:proofErr w:type="spellStart"/>
      <w:r w:rsidRPr="00C30A19">
        <w:t>yyyyyyyyy</w:t>
      </w:r>
      <w:proofErr w:type="spellEnd"/>
      <w:r w:rsidRPr="00C30A19">
        <w:t xml:space="preserve"> </w:t>
      </w:r>
      <w:proofErr w:type="spellStart"/>
      <w:r w:rsidRPr="00C30A19">
        <w:t>zzzzzzz</w:t>
      </w:r>
      <w:proofErr w:type="spellEnd"/>
      <w:r w:rsidRPr="00C30A19">
        <w:t xml:space="preserve"> jsem vypracoval samostatně pod vedením vedoucí</w:t>
      </w:r>
      <w:r w:rsidR="00714799" w:rsidRPr="00C30A19">
        <w:t>/</w:t>
      </w:r>
      <w:r w:rsidRPr="00C30A19">
        <w:t>ho diplomové</w:t>
      </w:r>
      <w:r w:rsidR="009C341C" w:rsidRPr="00C30A19">
        <w:t xml:space="preserve"> (bakalářské)</w:t>
      </w:r>
      <w:r w:rsidRPr="00C30A19">
        <w:t xml:space="preserve"> práce a s použitím odborné literatury a dalších informačních zdrojů, které jsou všechny citovány v práci a uvedeny v seznamu literatury na konci práce. </w:t>
      </w:r>
    </w:p>
    <w:p w14:paraId="72D7A872" w14:textId="77777777" w:rsidR="00C078C3" w:rsidRPr="00C30A19" w:rsidRDefault="00F963B0" w:rsidP="00980626">
      <w:pPr>
        <w:pStyle w:val="Odstavecprvn"/>
      </w:pPr>
      <w:r w:rsidRPr="00C30A19">
        <w:t xml:space="preserve">Jako autor uvedené diplomové (bakalářské) práce dále prohlašuji, že v souvislosti s vytvořením této diplomové (bakalářské)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C30A19">
          <w:t>11 a</w:t>
        </w:r>
      </w:smartTag>
      <w:r w:rsidRPr="00C30A19">
        <w:t xml:space="preserve"> následujících autorského zákona č. 121/2000 Sb., včetně možných trestněprávních důsledků vyplývajících z ustanovení části druhé, hlavy VI. díl 4 Trestního zákoníku č. 40/2009 Sb.</w:t>
      </w:r>
    </w:p>
    <w:p w14:paraId="56660D6E" w14:textId="77777777" w:rsidR="00371111" w:rsidRPr="00C30A19" w:rsidRDefault="00371111" w:rsidP="00371111">
      <w:pPr>
        <w:pStyle w:val="Prosttext"/>
        <w:rPr>
          <w:rFonts w:ascii="Times New Roman" w:hAnsi="Times New Roman"/>
          <w:sz w:val="24"/>
        </w:rPr>
      </w:pPr>
    </w:p>
    <w:p w14:paraId="241E2415" w14:textId="77777777" w:rsidR="00371111" w:rsidRPr="00C30A19" w:rsidRDefault="00371111" w:rsidP="00371111">
      <w:pPr>
        <w:pStyle w:val="Prosttext"/>
        <w:rPr>
          <w:rFonts w:ascii="Times New Roman" w:hAnsi="Times New Roman"/>
          <w:sz w:val="24"/>
        </w:rPr>
      </w:pPr>
    </w:p>
    <w:p w14:paraId="335AFB6B" w14:textId="77777777" w:rsidR="00371111" w:rsidRPr="00C30A19" w:rsidRDefault="00371111" w:rsidP="00371111">
      <w:pPr>
        <w:pStyle w:val="Prosttext"/>
        <w:rPr>
          <w:rFonts w:ascii="Times New Roman" w:hAnsi="Times New Roman"/>
          <w:sz w:val="24"/>
        </w:rPr>
      </w:pPr>
    </w:p>
    <w:p w14:paraId="446BFDC7"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t>V Brně dne:</w:t>
      </w:r>
      <w:r w:rsidRPr="00C30A19">
        <w:rPr>
          <w:rFonts w:ascii="Times New Roman" w:hAnsi="Times New Roman"/>
          <w:color w:val="FF0000"/>
          <w:sz w:val="24"/>
        </w:rPr>
        <w:t xml:space="preserve"> </w:t>
      </w:r>
      <w:r w:rsidR="00027900" w:rsidRPr="00C30A19">
        <w:rPr>
          <w:rFonts w:ascii="Times New Roman" w:hAnsi="Times New Roman"/>
          <w:b/>
          <w:color w:val="FF0000"/>
          <w:sz w:val="24"/>
        </w:rPr>
        <w:t>10</w:t>
      </w:r>
      <w:r w:rsidRPr="00C30A19">
        <w:rPr>
          <w:rFonts w:ascii="Times New Roman" w:hAnsi="Times New Roman"/>
          <w:b/>
          <w:color w:val="FF0000"/>
          <w:sz w:val="24"/>
        </w:rPr>
        <w:t>. května 201</w:t>
      </w:r>
      <w:r w:rsidR="003D0A68" w:rsidRPr="00C30A19">
        <w:rPr>
          <w:rFonts w:ascii="Times New Roman" w:hAnsi="Times New Roman"/>
          <w:b/>
          <w:color w:val="FF0000"/>
          <w:sz w:val="24"/>
        </w:rPr>
        <w:t>8</w:t>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00FE71F2" w:rsidRPr="00C30A19">
        <w:rPr>
          <w:rFonts w:ascii="Times New Roman" w:hAnsi="Times New Roman"/>
          <w:sz w:val="24"/>
        </w:rPr>
        <w:t xml:space="preserve">              </w:t>
      </w:r>
      <w:r w:rsidRPr="00C30A19">
        <w:rPr>
          <w:rFonts w:ascii="Times New Roman" w:hAnsi="Times New Roman"/>
          <w:sz w:val="24"/>
        </w:rPr>
        <w:t>…………………………</w:t>
      </w:r>
    </w:p>
    <w:p w14:paraId="7DF3A730"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0761CBDC" w14:textId="77777777" w:rsidR="00A86523" w:rsidRPr="00C30A19" w:rsidRDefault="00A86523" w:rsidP="0019118E">
      <w:pPr>
        <w:pStyle w:val="ds2"/>
        <w:spacing w:line="276" w:lineRule="auto"/>
        <w:rPr>
          <w:lang w:val="cs-CZ"/>
        </w:rPr>
      </w:pPr>
    </w:p>
    <w:p w14:paraId="4DD66E4B" w14:textId="77777777" w:rsidR="00A86523" w:rsidRPr="00C30A19" w:rsidRDefault="00A86523" w:rsidP="0019118E">
      <w:pPr>
        <w:pStyle w:val="ds2"/>
        <w:spacing w:line="276" w:lineRule="auto"/>
        <w:rPr>
          <w:lang w:val="cs-CZ"/>
        </w:rPr>
      </w:pPr>
    </w:p>
    <w:p w14:paraId="36521601" w14:textId="77777777" w:rsidR="00A86523" w:rsidRPr="00C30A19" w:rsidRDefault="00A86523" w:rsidP="0019118E">
      <w:pPr>
        <w:pStyle w:val="ds2"/>
        <w:spacing w:line="276" w:lineRule="auto"/>
        <w:rPr>
          <w:lang w:val="cs-CZ"/>
        </w:rPr>
      </w:pPr>
    </w:p>
    <w:p w14:paraId="0622E747" w14:textId="77777777" w:rsidR="002B340E" w:rsidRPr="00C30A19" w:rsidRDefault="002B340E" w:rsidP="0019118E">
      <w:pPr>
        <w:pStyle w:val="ds2"/>
        <w:spacing w:line="276" w:lineRule="auto"/>
        <w:rPr>
          <w:lang w:val="cs-CZ"/>
        </w:rPr>
      </w:pPr>
    </w:p>
    <w:p w14:paraId="040F4A24" w14:textId="77777777" w:rsidR="002B340E" w:rsidRPr="00C30A19" w:rsidRDefault="002B340E" w:rsidP="0019118E">
      <w:pPr>
        <w:pStyle w:val="ds2"/>
        <w:spacing w:line="276" w:lineRule="auto"/>
        <w:rPr>
          <w:lang w:val="cs-CZ"/>
        </w:rPr>
      </w:pPr>
      <w:r w:rsidRPr="00C30A19">
        <w:rPr>
          <w:lang w:val="cs-CZ"/>
        </w:rPr>
        <w:br w:type="page"/>
      </w:r>
    </w:p>
    <w:p w14:paraId="599BF528" w14:textId="77777777" w:rsidR="002B340E" w:rsidRPr="00C30A19" w:rsidRDefault="002B340E" w:rsidP="0019118E">
      <w:pPr>
        <w:pStyle w:val="ds2"/>
        <w:spacing w:line="276" w:lineRule="auto"/>
        <w:rPr>
          <w:lang w:val="cs-CZ"/>
        </w:rPr>
      </w:pPr>
    </w:p>
    <w:p w14:paraId="4F18F492" w14:textId="77777777" w:rsidR="002B340E" w:rsidRPr="00C30A19" w:rsidRDefault="002B340E" w:rsidP="0019118E">
      <w:pPr>
        <w:pStyle w:val="ds2"/>
        <w:spacing w:line="276" w:lineRule="auto"/>
        <w:rPr>
          <w:lang w:val="cs-CZ"/>
        </w:rPr>
      </w:pPr>
    </w:p>
    <w:p w14:paraId="0B6B543E" w14:textId="77777777" w:rsidR="002B340E" w:rsidRPr="00C30A19" w:rsidRDefault="002B340E" w:rsidP="0019118E">
      <w:pPr>
        <w:pStyle w:val="ds2"/>
        <w:spacing w:line="276" w:lineRule="auto"/>
        <w:rPr>
          <w:lang w:val="cs-CZ"/>
        </w:rPr>
      </w:pPr>
    </w:p>
    <w:p w14:paraId="2F8B81C7" w14:textId="77777777" w:rsidR="002B340E" w:rsidRPr="00C30A19" w:rsidRDefault="002B340E" w:rsidP="0019118E">
      <w:pPr>
        <w:pStyle w:val="ds2"/>
        <w:spacing w:line="276" w:lineRule="auto"/>
        <w:rPr>
          <w:lang w:val="cs-CZ"/>
        </w:rPr>
      </w:pPr>
    </w:p>
    <w:p w14:paraId="15FE6C10" w14:textId="77777777" w:rsidR="002B340E" w:rsidRPr="00C30A19" w:rsidRDefault="002B340E" w:rsidP="0019118E">
      <w:pPr>
        <w:pStyle w:val="ds2"/>
        <w:spacing w:line="276" w:lineRule="auto"/>
        <w:rPr>
          <w:lang w:val="cs-CZ"/>
        </w:rPr>
      </w:pPr>
    </w:p>
    <w:p w14:paraId="5C846133" w14:textId="77777777" w:rsidR="002B340E" w:rsidRPr="00C30A19" w:rsidRDefault="002B340E" w:rsidP="0019118E">
      <w:pPr>
        <w:pStyle w:val="ds2"/>
        <w:spacing w:line="276" w:lineRule="auto"/>
        <w:rPr>
          <w:lang w:val="cs-CZ"/>
        </w:rPr>
      </w:pPr>
    </w:p>
    <w:p w14:paraId="5D91D4FE" w14:textId="77777777" w:rsidR="002B340E" w:rsidRPr="00C30A19" w:rsidRDefault="002B340E" w:rsidP="0019118E">
      <w:pPr>
        <w:pStyle w:val="ds2"/>
        <w:spacing w:line="276" w:lineRule="auto"/>
        <w:rPr>
          <w:lang w:val="cs-CZ"/>
        </w:rPr>
      </w:pPr>
    </w:p>
    <w:p w14:paraId="3EA4EA97" w14:textId="77777777" w:rsidR="002B340E" w:rsidRPr="00C30A19" w:rsidRDefault="002B340E" w:rsidP="0019118E">
      <w:pPr>
        <w:pStyle w:val="ds2"/>
        <w:spacing w:line="276" w:lineRule="auto"/>
        <w:rPr>
          <w:lang w:val="cs-CZ"/>
        </w:rPr>
      </w:pPr>
    </w:p>
    <w:p w14:paraId="57C88649" w14:textId="77777777" w:rsidR="002B340E" w:rsidRPr="00C30A19" w:rsidRDefault="002B340E" w:rsidP="0019118E">
      <w:pPr>
        <w:pStyle w:val="ds2"/>
        <w:spacing w:line="276" w:lineRule="auto"/>
        <w:rPr>
          <w:lang w:val="cs-CZ"/>
        </w:rPr>
      </w:pPr>
    </w:p>
    <w:p w14:paraId="42D479C8" w14:textId="77777777" w:rsidR="002B340E" w:rsidRPr="00C30A19" w:rsidRDefault="002B340E" w:rsidP="0019118E">
      <w:pPr>
        <w:pStyle w:val="ds2"/>
        <w:spacing w:line="276" w:lineRule="auto"/>
        <w:rPr>
          <w:lang w:val="cs-CZ"/>
        </w:rPr>
      </w:pPr>
    </w:p>
    <w:p w14:paraId="6C50D0A2" w14:textId="77777777" w:rsidR="002B340E" w:rsidRPr="00C30A19" w:rsidRDefault="002B340E" w:rsidP="0019118E">
      <w:pPr>
        <w:pStyle w:val="ds2"/>
        <w:spacing w:line="276" w:lineRule="auto"/>
        <w:rPr>
          <w:lang w:val="cs-CZ"/>
        </w:rPr>
      </w:pPr>
    </w:p>
    <w:p w14:paraId="7360D507" w14:textId="77777777" w:rsidR="002B340E" w:rsidRPr="00C30A19" w:rsidRDefault="002B340E" w:rsidP="0019118E">
      <w:pPr>
        <w:pStyle w:val="ds2"/>
        <w:spacing w:line="276" w:lineRule="auto"/>
        <w:rPr>
          <w:lang w:val="cs-CZ"/>
        </w:rPr>
      </w:pPr>
    </w:p>
    <w:p w14:paraId="64D9693F" w14:textId="77777777" w:rsidR="002B340E" w:rsidRPr="00C30A19" w:rsidRDefault="002B340E" w:rsidP="0019118E">
      <w:pPr>
        <w:pStyle w:val="ds2"/>
        <w:spacing w:line="276" w:lineRule="auto"/>
        <w:rPr>
          <w:lang w:val="cs-CZ"/>
        </w:rPr>
      </w:pPr>
    </w:p>
    <w:p w14:paraId="03A791E6" w14:textId="77777777" w:rsidR="002B340E" w:rsidRPr="00C30A19" w:rsidRDefault="002B340E" w:rsidP="0019118E">
      <w:pPr>
        <w:pStyle w:val="ds2"/>
        <w:spacing w:line="276" w:lineRule="auto"/>
        <w:rPr>
          <w:lang w:val="cs-CZ"/>
        </w:rPr>
      </w:pPr>
    </w:p>
    <w:p w14:paraId="4E94C945" w14:textId="77777777" w:rsidR="002B340E" w:rsidRPr="00C30A19" w:rsidRDefault="002B340E" w:rsidP="0019118E">
      <w:pPr>
        <w:pStyle w:val="ds2"/>
        <w:spacing w:line="276" w:lineRule="auto"/>
        <w:rPr>
          <w:lang w:val="cs-CZ"/>
        </w:rPr>
      </w:pPr>
    </w:p>
    <w:p w14:paraId="3CFA360E" w14:textId="77777777" w:rsidR="00A86523" w:rsidRPr="00C30A19" w:rsidRDefault="00A86523" w:rsidP="0019118E">
      <w:pPr>
        <w:pStyle w:val="ds2"/>
        <w:spacing w:line="276" w:lineRule="auto"/>
        <w:rPr>
          <w:lang w:val="cs-CZ"/>
        </w:rPr>
      </w:pPr>
    </w:p>
    <w:p w14:paraId="65F896B1" w14:textId="77777777" w:rsidR="00A86523" w:rsidRPr="00C30A19" w:rsidRDefault="00A86523" w:rsidP="0019118E">
      <w:pPr>
        <w:pStyle w:val="ds2"/>
        <w:spacing w:line="276" w:lineRule="auto"/>
        <w:rPr>
          <w:lang w:val="cs-CZ"/>
        </w:rPr>
      </w:pPr>
    </w:p>
    <w:p w14:paraId="0CB9FBD1" w14:textId="77777777" w:rsidR="00A86523" w:rsidRPr="00C30A19" w:rsidRDefault="00A86523" w:rsidP="0019118E">
      <w:pPr>
        <w:pStyle w:val="ds34nadpis"/>
        <w:spacing w:line="276" w:lineRule="auto"/>
      </w:pPr>
      <w:r w:rsidRPr="00C30A19">
        <w:t>Poděkování</w:t>
      </w:r>
      <w:r w:rsidR="009C341C" w:rsidRPr="00C30A19">
        <w:t xml:space="preserve"> </w:t>
      </w:r>
      <w:r w:rsidR="009C341C" w:rsidRPr="00C30A19">
        <w:rPr>
          <w:color w:val="FF0000"/>
        </w:rPr>
        <w:t>(nepovinné)</w:t>
      </w:r>
    </w:p>
    <w:p w14:paraId="55FE2989" w14:textId="77777777" w:rsidR="00A86523" w:rsidRPr="00C30A19" w:rsidRDefault="00A86523" w:rsidP="0019118E">
      <w:pPr>
        <w:pStyle w:val="ds34"/>
        <w:spacing w:line="276" w:lineRule="auto"/>
        <w:rPr>
          <w:i/>
          <w:color w:val="FF0000"/>
        </w:rPr>
      </w:pPr>
      <w:r w:rsidRPr="00C30A19">
        <w:rPr>
          <w:i/>
          <w:color w:val="FF0000"/>
        </w:rPr>
        <w:t>V této sekci je možn</w:t>
      </w:r>
      <w:r w:rsidR="00714799" w:rsidRPr="00C30A19">
        <w:rPr>
          <w:i/>
          <w:color w:val="FF0000"/>
        </w:rPr>
        <w:t>é</w:t>
      </w:r>
      <w:r w:rsidRPr="00C30A19">
        <w:rPr>
          <w:i/>
          <w:color w:val="FF0000"/>
        </w:rPr>
        <w:t xml:space="preserve"> uvést poděkování vedoucímu práce a těm, kteří poskytli odbornou pomoc</w:t>
      </w:r>
      <w:r w:rsidR="00743DF1" w:rsidRPr="00C30A19">
        <w:rPr>
          <w:i/>
          <w:color w:val="FF0000"/>
        </w:rPr>
        <w:t xml:space="preserve"> </w:t>
      </w:r>
      <w:r w:rsidRPr="00C30A19">
        <w:rPr>
          <w:i/>
          <w:color w:val="FF0000"/>
        </w:rPr>
        <w:t xml:space="preserve">(externí zadavatel, </w:t>
      </w:r>
      <w:proofErr w:type="gramStart"/>
      <w:r w:rsidRPr="00C30A19">
        <w:rPr>
          <w:i/>
          <w:color w:val="FF0000"/>
        </w:rPr>
        <w:t>konzultant,</w:t>
      </w:r>
      <w:proofErr w:type="gramEnd"/>
      <w:r w:rsidRPr="00C30A19">
        <w:rPr>
          <w:i/>
          <w:color w:val="FF0000"/>
        </w:rPr>
        <w:t xml:space="preserve"> apod.).</w:t>
      </w:r>
      <w:r w:rsidR="006D29F9" w:rsidRPr="00C30A19">
        <w:rPr>
          <w:i/>
          <w:color w:val="FF0000"/>
        </w:rPr>
        <w:t xml:space="preserve"> Příklad poděkování:</w:t>
      </w:r>
    </w:p>
    <w:p w14:paraId="128C57D8" w14:textId="77777777" w:rsidR="00A86523" w:rsidRPr="00C30A19" w:rsidRDefault="00A86523" w:rsidP="0019118E">
      <w:pPr>
        <w:pStyle w:val="ds34"/>
        <w:spacing w:line="276" w:lineRule="auto"/>
      </w:pPr>
    </w:p>
    <w:p w14:paraId="2D12C29A" w14:textId="77777777" w:rsidR="00A86523" w:rsidRPr="00C30A19" w:rsidRDefault="00A86523" w:rsidP="0019118E">
      <w:pPr>
        <w:pStyle w:val="ds2"/>
        <w:spacing w:line="276" w:lineRule="auto"/>
        <w:rPr>
          <w:lang w:val="cs-CZ"/>
        </w:rPr>
      </w:pPr>
    </w:p>
    <w:p w14:paraId="43C04C36" w14:textId="77777777" w:rsidR="00F963B0" w:rsidRPr="00C30A19" w:rsidRDefault="00F963B0" w:rsidP="00980626">
      <w:pPr>
        <w:pStyle w:val="Odstavecprvn"/>
      </w:pPr>
      <w:r w:rsidRPr="00C30A19">
        <w:t>Děkuji vedoucímu diplomové</w:t>
      </w:r>
      <w:r w:rsidR="009C341C" w:rsidRPr="00C30A19">
        <w:t xml:space="preserve"> (bakalářské)</w:t>
      </w:r>
      <w:r w:rsidRPr="00C30A19">
        <w:t xml:space="preserve"> práce </w:t>
      </w:r>
      <w:proofErr w:type="gramStart"/>
      <w:r w:rsidRPr="00C30A19">
        <w:t>Prof.</w:t>
      </w:r>
      <w:proofErr w:type="gramEnd"/>
      <w:r w:rsidRPr="00C30A19">
        <w:t xml:space="preserve"> Ing. Jiřímu Novotnému, CSc. za účinnou metodickou, pedagogickou a odbornou pomoc a další cenné rady při zpracování mé diplomové práce.</w:t>
      </w:r>
    </w:p>
    <w:p w14:paraId="43388B49" w14:textId="77777777" w:rsidR="00F963B0" w:rsidRPr="00C30A19" w:rsidRDefault="00F963B0" w:rsidP="00F963B0">
      <w:pPr>
        <w:pStyle w:val="Prosttext"/>
        <w:jc w:val="both"/>
        <w:rPr>
          <w:rFonts w:ascii="Times New Roman" w:hAnsi="Times New Roman"/>
          <w:sz w:val="24"/>
        </w:rPr>
      </w:pPr>
    </w:p>
    <w:p w14:paraId="6B4436ED" w14:textId="77777777" w:rsidR="00F963B0" w:rsidRPr="00C30A19" w:rsidRDefault="00F963B0" w:rsidP="00F963B0">
      <w:pPr>
        <w:pStyle w:val="Prosttext"/>
        <w:rPr>
          <w:rFonts w:ascii="Times New Roman" w:hAnsi="Times New Roman"/>
          <w:sz w:val="24"/>
        </w:rPr>
      </w:pPr>
    </w:p>
    <w:p w14:paraId="32FBFFE9" w14:textId="77777777" w:rsidR="00F963B0" w:rsidRPr="00C30A19" w:rsidRDefault="00F963B0" w:rsidP="00F963B0">
      <w:pPr>
        <w:pStyle w:val="Prosttext"/>
        <w:rPr>
          <w:rFonts w:ascii="Times New Roman" w:hAnsi="Times New Roman"/>
          <w:sz w:val="24"/>
        </w:rPr>
      </w:pPr>
    </w:p>
    <w:p w14:paraId="08955102"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t xml:space="preserve">V Brně dne: </w:t>
      </w:r>
      <w:r w:rsidR="00027900" w:rsidRPr="00C30A19">
        <w:rPr>
          <w:rFonts w:ascii="Times New Roman" w:hAnsi="Times New Roman"/>
          <w:b/>
          <w:color w:val="FF0000"/>
          <w:sz w:val="24"/>
        </w:rPr>
        <w:t>10</w:t>
      </w:r>
      <w:r w:rsidRPr="00C30A19">
        <w:rPr>
          <w:rFonts w:ascii="Times New Roman" w:hAnsi="Times New Roman"/>
          <w:b/>
          <w:color w:val="FF0000"/>
          <w:sz w:val="24"/>
        </w:rPr>
        <w:t>. května 201</w:t>
      </w:r>
      <w:r w:rsidR="003D0A68" w:rsidRPr="00C30A19">
        <w:rPr>
          <w:rFonts w:ascii="Times New Roman" w:hAnsi="Times New Roman"/>
          <w:b/>
          <w:color w:val="FF0000"/>
          <w:sz w:val="24"/>
        </w:rPr>
        <w:t>8</w:t>
      </w:r>
      <w:r w:rsidR="00027900" w:rsidRPr="00C30A19">
        <w:rPr>
          <w:rFonts w:ascii="Times New Roman" w:hAnsi="Times New Roman"/>
          <w:b/>
          <w:color w:val="FF0000"/>
          <w:sz w:val="24"/>
        </w:rPr>
        <w:t xml:space="preserve">         </w:t>
      </w:r>
      <w:r w:rsidRPr="00C30A19">
        <w:rPr>
          <w:rFonts w:ascii="Times New Roman" w:hAnsi="Times New Roman"/>
          <w:sz w:val="24"/>
        </w:rPr>
        <w:tab/>
      </w:r>
      <w:r w:rsidRPr="00C30A19">
        <w:rPr>
          <w:rFonts w:ascii="Times New Roman" w:hAnsi="Times New Roman"/>
          <w:sz w:val="24"/>
        </w:rPr>
        <w:tab/>
      </w:r>
      <w:r w:rsidR="00027900" w:rsidRPr="00C30A19">
        <w:rPr>
          <w:rFonts w:ascii="Times New Roman" w:hAnsi="Times New Roman"/>
          <w:sz w:val="24"/>
        </w:rPr>
        <w:t xml:space="preserve">             </w:t>
      </w:r>
      <w:r w:rsidRPr="00C30A19">
        <w:rPr>
          <w:rFonts w:ascii="Times New Roman" w:hAnsi="Times New Roman"/>
          <w:sz w:val="24"/>
        </w:rPr>
        <w:t>…………………………</w:t>
      </w:r>
    </w:p>
    <w:p w14:paraId="63517884"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47894209" w14:textId="77777777" w:rsidR="00A86523" w:rsidRPr="00C30A19" w:rsidRDefault="00A86523" w:rsidP="0019118E">
      <w:pPr>
        <w:pStyle w:val="ds2"/>
        <w:spacing w:line="276" w:lineRule="auto"/>
        <w:rPr>
          <w:lang w:val="cs-CZ"/>
        </w:rPr>
      </w:pPr>
    </w:p>
    <w:p w14:paraId="77B72430" w14:textId="77777777" w:rsidR="00A86523" w:rsidRPr="00C30A19" w:rsidRDefault="00A86523" w:rsidP="0019118E">
      <w:pPr>
        <w:pStyle w:val="ds2"/>
        <w:spacing w:line="276" w:lineRule="auto"/>
        <w:rPr>
          <w:lang w:val="cs-CZ"/>
        </w:rPr>
      </w:pPr>
    </w:p>
    <w:p w14:paraId="47F44C3C" w14:textId="77777777" w:rsidR="00A86523" w:rsidRPr="00C30A19" w:rsidRDefault="00A86523" w:rsidP="0019118E">
      <w:pPr>
        <w:pStyle w:val="ds2"/>
        <w:spacing w:line="276" w:lineRule="auto"/>
        <w:rPr>
          <w:lang w:val="cs-CZ"/>
        </w:rPr>
      </w:pPr>
    </w:p>
    <w:p w14:paraId="021D6AF3" w14:textId="77777777" w:rsidR="002B340E" w:rsidRPr="00C30A19" w:rsidRDefault="002B340E" w:rsidP="0019118E">
      <w:pPr>
        <w:pStyle w:val="ds2"/>
        <w:spacing w:line="276" w:lineRule="auto"/>
        <w:rPr>
          <w:lang w:val="cs-CZ"/>
        </w:rPr>
      </w:pPr>
      <w:bookmarkStart w:id="0" w:name="_GoBack"/>
      <w:bookmarkEnd w:id="0"/>
    </w:p>
    <w:p w14:paraId="3D9C94E4" w14:textId="77777777" w:rsidR="0019118E" w:rsidRPr="00C30A19" w:rsidRDefault="0019118E" w:rsidP="0019118E">
      <w:pPr>
        <w:pStyle w:val="ds2"/>
        <w:spacing w:line="276" w:lineRule="auto"/>
        <w:rPr>
          <w:lang w:val="cs-CZ"/>
        </w:rPr>
      </w:pPr>
    </w:p>
    <w:p w14:paraId="3B08B38A" w14:textId="77777777" w:rsidR="00515980" w:rsidRPr="00C30A19" w:rsidRDefault="00515980" w:rsidP="00017C08">
      <w:bookmarkStart w:id="1" w:name="_Toc100936461"/>
      <w:bookmarkStart w:id="2" w:name="_Toc101325787"/>
    </w:p>
    <w:p w14:paraId="57DC9544" w14:textId="77777777" w:rsidR="00515980" w:rsidRPr="00C30A19" w:rsidRDefault="00515980" w:rsidP="00017C08"/>
    <w:p w14:paraId="44572D44" w14:textId="77777777" w:rsidR="00515980" w:rsidRPr="00C30A19" w:rsidRDefault="00515980" w:rsidP="00515980">
      <w:pPr>
        <w:ind w:firstLine="708"/>
        <w:sectPr w:rsidR="00515980" w:rsidRPr="00C30A19" w:rsidSect="002007F0">
          <w:footerReference w:type="default" r:id="rId13"/>
          <w:pgSz w:w="11906" w:h="16838"/>
          <w:pgMar w:top="0" w:right="1418" w:bottom="1701" w:left="1418" w:header="709" w:footer="709" w:gutter="567"/>
          <w:pgNumType w:start="3"/>
          <w:cols w:space="708"/>
          <w:titlePg/>
          <w:docGrid w:linePitch="360"/>
        </w:sectPr>
      </w:pPr>
    </w:p>
    <w:p w14:paraId="5F706231" w14:textId="77777777" w:rsidR="00BD1195" w:rsidRPr="00C30A19" w:rsidRDefault="00515980" w:rsidP="00017C08">
      <w:pPr>
        <w:rPr>
          <w:b/>
          <w:sz w:val="40"/>
          <w:szCs w:val="40"/>
        </w:rPr>
      </w:pPr>
      <w:r w:rsidRPr="00C30A19">
        <w:rPr>
          <w:b/>
          <w:sz w:val="40"/>
          <w:szCs w:val="40"/>
        </w:rPr>
        <w:lastRenderedPageBreak/>
        <w:t>O</w:t>
      </w:r>
      <w:r w:rsidR="00B01531" w:rsidRPr="00C30A19">
        <w:rPr>
          <w:b/>
          <w:sz w:val="40"/>
          <w:szCs w:val="40"/>
        </w:rPr>
        <w:t>bsah</w:t>
      </w:r>
    </w:p>
    <w:p w14:paraId="0F869737" w14:textId="20B6CD8D" w:rsidR="00510073" w:rsidRDefault="00E40496">
      <w:pPr>
        <w:pStyle w:val="Obsah1"/>
        <w:tabs>
          <w:tab w:val="left" w:pos="880"/>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\o "1-5" \h \z \t "BP/Nadpis neč.;1" </w:instrText>
      </w:r>
      <w:r w:rsidRPr="00C30A19">
        <w:fldChar w:fldCharType="separate"/>
      </w:r>
      <w:hyperlink w:anchor="_Toc40436400" w:history="1">
        <w:r w:rsidR="00510073" w:rsidRPr="00B1033A">
          <w:rPr>
            <w:rStyle w:val="Hypertextovodkaz"/>
            <w:noProof/>
            <w14:scene3d>
              <w14:camera w14:prst="orthographicFront"/>
              <w14:lightRig w14:rig="threePt" w14:dir="t">
                <w14:rot w14:lat="0" w14:lon="0" w14:rev="0"/>
              </w14:lightRig>
            </w14:scene3d>
          </w:rPr>
          <w:t>1.</w:t>
        </w:r>
        <w:r w:rsidR="00510073">
          <w:rPr>
            <w:rFonts w:asciiTheme="minorHAnsi" w:eastAsiaTheme="minorEastAsia" w:hAnsiTheme="minorHAnsi" w:cstheme="minorBidi"/>
            <w:noProof/>
            <w:sz w:val="22"/>
            <w:szCs w:val="22"/>
          </w:rPr>
          <w:tab/>
        </w:r>
        <w:r w:rsidR="00510073" w:rsidRPr="00B1033A">
          <w:rPr>
            <w:rStyle w:val="Hypertextovodkaz"/>
            <w:noProof/>
          </w:rPr>
          <w:t>Úvod</w:t>
        </w:r>
        <w:r w:rsidR="00510073">
          <w:rPr>
            <w:noProof/>
            <w:webHidden/>
          </w:rPr>
          <w:tab/>
        </w:r>
        <w:r w:rsidR="00510073">
          <w:rPr>
            <w:noProof/>
            <w:webHidden/>
          </w:rPr>
          <w:fldChar w:fldCharType="begin"/>
        </w:r>
        <w:r w:rsidR="00510073">
          <w:rPr>
            <w:noProof/>
            <w:webHidden/>
          </w:rPr>
          <w:instrText xml:space="preserve"> PAGEREF _Toc40436400 \h </w:instrText>
        </w:r>
        <w:r w:rsidR="00510073">
          <w:rPr>
            <w:noProof/>
            <w:webHidden/>
          </w:rPr>
        </w:r>
        <w:r w:rsidR="00510073">
          <w:rPr>
            <w:noProof/>
            <w:webHidden/>
          </w:rPr>
          <w:fldChar w:fldCharType="separate"/>
        </w:r>
        <w:r w:rsidR="002B7859">
          <w:rPr>
            <w:noProof/>
            <w:webHidden/>
          </w:rPr>
          <w:t>12</w:t>
        </w:r>
        <w:r w:rsidR="00510073">
          <w:rPr>
            <w:noProof/>
            <w:webHidden/>
          </w:rPr>
          <w:fldChar w:fldCharType="end"/>
        </w:r>
      </w:hyperlink>
    </w:p>
    <w:p w14:paraId="3963D85F" w14:textId="588B1993"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01" w:history="1">
        <w:r w:rsidR="00510073" w:rsidRPr="00B1033A">
          <w:rPr>
            <w:rStyle w:val="Hypertextovodkaz"/>
            <w:noProof/>
            <w14:scene3d>
              <w14:camera w14:prst="orthographicFront"/>
              <w14:lightRig w14:rig="threePt" w14:dir="t">
                <w14:rot w14:lat="0" w14:lon="0" w14:rev="0"/>
              </w14:lightRig>
            </w14:scene3d>
          </w:rPr>
          <w:t>2.</w:t>
        </w:r>
        <w:r w:rsidR="00510073">
          <w:rPr>
            <w:rFonts w:asciiTheme="minorHAnsi" w:eastAsiaTheme="minorEastAsia" w:hAnsiTheme="minorHAnsi" w:cstheme="minorBidi"/>
            <w:noProof/>
            <w:sz w:val="22"/>
            <w:szCs w:val="22"/>
          </w:rPr>
          <w:tab/>
        </w:r>
        <w:r w:rsidR="00510073" w:rsidRPr="00B1033A">
          <w:rPr>
            <w:rStyle w:val="Hypertextovodkaz"/>
            <w:noProof/>
          </w:rPr>
          <w:t>Bicí souprava</w:t>
        </w:r>
        <w:r w:rsidR="00510073">
          <w:rPr>
            <w:noProof/>
            <w:webHidden/>
          </w:rPr>
          <w:tab/>
        </w:r>
        <w:r w:rsidR="00510073">
          <w:rPr>
            <w:noProof/>
            <w:webHidden/>
          </w:rPr>
          <w:fldChar w:fldCharType="begin"/>
        </w:r>
        <w:r w:rsidR="00510073">
          <w:rPr>
            <w:noProof/>
            <w:webHidden/>
          </w:rPr>
          <w:instrText xml:space="preserve"> PAGEREF _Toc40436401 \h </w:instrText>
        </w:r>
        <w:r w:rsidR="00510073">
          <w:rPr>
            <w:noProof/>
            <w:webHidden/>
          </w:rPr>
        </w:r>
        <w:r w:rsidR="00510073">
          <w:rPr>
            <w:noProof/>
            <w:webHidden/>
          </w:rPr>
          <w:fldChar w:fldCharType="separate"/>
        </w:r>
        <w:r w:rsidR="002B7859">
          <w:rPr>
            <w:noProof/>
            <w:webHidden/>
          </w:rPr>
          <w:t>14</w:t>
        </w:r>
        <w:r w:rsidR="00510073">
          <w:rPr>
            <w:noProof/>
            <w:webHidden/>
          </w:rPr>
          <w:fldChar w:fldCharType="end"/>
        </w:r>
      </w:hyperlink>
    </w:p>
    <w:p w14:paraId="4670819D" w14:textId="0517F491"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02" w:history="1">
        <w:r w:rsidR="00510073" w:rsidRPr="00B1033A">
          <w:rPr>
            <w:rStyle w:val="Hypertextovodkaz"/>
            <w:noProof/>
            <w14:scene3d>
              <w14:camera w14:prst="orthographicFront"/>
              <w14:lightRig w14:rig="threePt" w14:dir="t">
                <w14:rot w14:lat="0" w14:lon="0" w14:rev="0"/>
              </w14:lightRig>
            </w14:scene3d>
          </w:rPr>
          <w:t>2.1</w:t>
        </w:r>
        <w:r w:rsidR="00510073">
          <w:rPr>
            <w:rFonts w:asciiTheme="minorHAnsi" w:eastAsiaTheme="minorEastAsia" w:hAnsiTheme="minorHAnsi" w:cstheme="minorBidi"/>
            <w:noProof/>
            <w:sz w:val="22"/>
            <w:szCs w:val="22"/>
          </w:rPr>
          <w:tab/>
        </w:r>
        <w:r w:rsidR="00510073" w:rsidRPr="00B1033A">
          <w:rPr>
            <w:rStyle w:val="Hypertextovodkaz"/>
            <w:noProof/>
          </w:rPr>
          <w:t>Techniky hry</w:t>
        </w:r>
        <w:r w:rsidR="00510073">
          <w:rPr>
            <w:noProof/>
            <w:webHidden/>
          </w:rPr>
          <w:tab/>
        </w:r>
        <w:r w:rsidR="00510073">
          <w:rPr>
            <w:noProof/>
            <w:webHidden/>
          </w:rPr>
          <w:fldChar w:fldCharType="begin"/>
        </w:r>
        <w:r w:rsidR="00510073">
          <w:rPr>
            <w:noProof/>
            <w:webHidden/>
          </w:rPr>
          <w:instrText xml:space="preserve"> PAGEREF _Toc40436402 \h </w:instrText>
        </w:r>
        <w:r w:rsidR="00510073">
          <w:rPr>
            <w:noProof/>
            <w:webHidden/>
          </w:rPr>
        </w:r>
        <w:r w:rsidR="00510073">
          <w:rPr>
            <w:noProof/>
            <w:webHidden/>
          </w:rPr>
          <w:fldChar w:fldCharType="separate"/>
        </w:r>
        <w:r w:rsidR="002B7859">
          <w:rPr>
            <w:noProof/>
            <w:webHidden/>
          </w:rPr>
          <w:t>14</w:t>
        </w:r>
        <w:r w:rsidR="00510073">
          <w:rPr>
            <w:noProof/>
            <w:webHidden/>
          </w:rPr>
          <w:fldChar w:fldCharType="end"/>
        </w:r>
      </w:hyperlink>
    </w:p>
    <w:p w14:paraId="65293A5A" w14:textId="4C4E85B0"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03" w:history="1">
        <w:r w:rsidR="00510073" w:rsidRPr="00B1033A">
          <w:rPr>
            <w:rStyle w:val="Hypertextovodkaz"/>
            <w:noProof/>
            <w14:scene3d>
              <w14:camera w14:prst="orthographicFront"/>
              <w14:lightRig w14:rig="threePt" w14:dir="t">
                <w14:rot w14:lat="0" w14:lon="0" w14:rev="0"/>
              </w14:lightRig>
            </w14:scene3d>
          </w:rPr>
          <w:t>2.2</w:t>
        </w:r>
        <w:r w:rsidR="00510073">
          <w:rPr>
            <w:rFonts w:asciiTheme="minorHAnsi" w:eastAsiaTheme="minorEastAsia" w:hAnsiTheme="minorHAnsi" w:cstheme="minorBidi"/>
            <w:noProof/>
            <w:sz w:val="22"/>
            <w:szCs w:val="22"/>
          </w:rPr>
          <w:tab/>
        </w:r>
        <w:r w:rsidR="00510073" w:rsidRPr="00B1033A">
          <w:rPr>
            <w:rStyle w:val="Hypertextovodkaz"/>
            <w:noProof/>
          </w:rPr>
          <w:t>Notový zápis</w:t>
        </w:r>
        <w:r w:rsidR="00510073">
          <w:rPr>
            <w:noProof/>
            <w:webHidden/>
          </w:rPr>
          <w:tab/>
        </w:r>
        <w:r w:rsidR="00510073">
          <w:rPr>
            <w:noProof/>
            <w:webHidden/>
          </w:rPr>
          <w:fldChar w:fldCharType="begin"/>
        </w:r>
        <w:r w:rsidR="00510073">
          <w:rPr>
            <w:noProof/>
            <w:webHidden/>
          </w:rPr>
          <w:instrText xml:space="preserve"> PAGEREF _Toc40436403 \h </w:instrText>
        </w:r>
        <w:r w:rsidR="00510073">
          <w:rPr>
            <w:noProof/>
            <w:webHidden/>
          </w:rPr>
        </w:r>
        <w:r w:rsidR="00510073">
          <w:rPr>
            <w:noProof/>
            <w:webHidden/>
          </w:rPr>
          <w:fldChar w:fldCharType="separate"/>
        </w:r>
        <w:r w:rsidR="002B7859">
          <w:rPr>
            <w:noProof/>
            <w:webHidden/>
          </w:rPr>
          <w:t>14</w:t>
        </w:r>
        <w:r w:rsidR="00510073">
          <w:rPr>
            <w:noProof/>
            <w:webHidden/>
          </w:rPr>
          <w:fldChar w:fldCharType="end"/>
        </w:r>
      </w:hyperlink>
    </w:p>
    <w:p w14:paraId="79B0721F" w14:textId="66A3E962"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04" w:history="1">
        <w:r w:rsidR="00510073" w:rsidRPr="00B1033A">
          <w:rPr>
            <w:rStyle w:val="Hypertextovodkaz"/>
            <w:noProof/>
            <w14:scene3d>
              <w14:camera w14:prst="orthographicFront"/>
              <w14:lightRig w14:rig="threePt" w14:dir="t">
                <w14:rot w14:lat="0" w14:lon="0" w14:rev="0"/>
              </w14:lightRig>
            </w14:scene3d>
          </w:rPr>
          <w:t>3.</w:t>
        </w:r>
        <w:r w:rsidR="00510073">
          <w:rPr>
            <w:rFonts w:asciiTheme="minorHAnsi" w:eastAsiaTheme="minorEastAsia" w:hAnsiTheme="minorHAnsi" w:cstheme="minorBidi"/>
            <w:noProof/>
            <w:sz w:val="22"/>
            <w:szCs w:val="22"/>
          </w:rPr>
          <w:tab/>
        </w:r>
        <w:r w:rsidR="00510073" w:rsidRPr="00B1033A">
          <w:rPr>
            <w:rStyle w:val="Hypertextovodkaz"/>
            <w:noProof/>
          </w:rPr>
          <w:t>Zpracování vstupního signálu</w:t>
        </w:r>
        <w:r w:rsidR="00510073">
          <w:rPr>
            <w:noProof/>
            <w:webHidden/>
          </w:rPr>
          <w:tab/>
        </w:r>
        <w:r w:rsidR="00510073">
          <w:rPr>
            <w:noProof/>
            <w:webHidden/>
          </w:rPr>
          <w:fldChar w:fldCharType="begin"/>
        </w:r>
        <w:r w:rsidR="00510073">
          <w:rPr>
            <w:noProof/>
            <w:webHidden/>
          </w:rPr>
          <w:instrText xml:space="preserve"> PAGEREF _Toc40436404 \h </w:instrText>
        </w:r>
        <w:r w:rsidR="00510073">
          <w:rPr>
            <w:noProof/>
            <w:webHidden/>
          </w:rPr>
        </w:r>
        <w:r w:rsidR="00510073">
          <w:rPr>
            <w:noProof/>
            <w:webHidden/>
          </w:rPr>
          <w:fldChar w:fldCharType="separate"/>
        </w:r>
        <w:r w:rsidR="002B7859">
          <w:rPr>
            <w:noProof/>
            <w:webHidden/>
          </w:rPr>
          <w:t>15</w:t>
        </w:r>
        <w:r w:rsidR="00510073">
          <w:rPr>
            <w:noProof/>
            <w:webHidden/>
          </w:rPr>
          <w:fldChar w:fldCharType="end"/>
        </w:r>
      </w:hyperlink>
    </w:p>
    <w:p w14:paraId="011710E4" w14:textId="7B8D3252"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05" w:history="1">
        <w:r w:rsidR="00510073" w:rsidRPr="00B1033A">
          <w:rPr>
            <w:rStyle w:val="Hypertextovodkaz"/>
            <w:noProof/>
            <w14:scene3d>
              <w14:camera w14:prst="orthographicFront"/>
              <w14:lightRig w14:rig="threePt" w14:dir="t">
                <w14:rot w14:lat="0" w14:lon="0" w14:rev="0"/>
              </w14:lightRig>
            </w14:scene3d>
          </w:rPr>
          <w:t>3.1</w:t>
        </w:r>
        <w:r w:rsidR="00510073">
          <w:rPr>
            <w:rFonts w:asciiTheme="minorHAnsi" w:eastAsiaTheme="minorEastAsia" w:hAnsiTheme="minorHAnsi" w:cstheme="minorBidi"/>
            <w:noProof/>
            <w:sz w:val="22"/>
            <w:szCs w:val="22"/>
          </w:rPr>
          <w:tab/>
        </w:r>
        <w:r w:rsidR="00510073" w:rsidRPr="00B1033A">
          <w:rPr>
            <w:rStyle w:val="Hypertextovodkaz"/>
            <w:noProof/>
          </w:rPr>
          <w:t>Předzpracování</w:t>
        </w:r>
        <w:r w:rsidR="00510073">
          <w:rPr>
            <w:noProof/>
            <w:webHidden/>
          </w:rPr>
          <w:tab/>
        </w:r>
        <w:r w:rsidR="00510073">
          <w:rPr>
            <w:noProof/>
            <w:webHidden/>
          </w:rPr>
          <w:fldChar w:fldCharType="begin"/>
        </w:r>
        <w:r w:rsidR="00510073">
          <w:rPr>
            <w:noProof/>
            <w:webHidden/>
          </w:rPr>
          <w:instrText xml:space="preserve"> PAGEREF _Toc40436405 \h </w:instrText>
        </w:r>
        <w:r w:rsidR="00510073">
          <w:rPr>
            <w:noProof/>
            <w:webHidden/>
          </w:rPr>
        </w:r>
        <w:r w:rsidR="00510073">
          <w:rPr>
            <w:noProof/>
            <w:webHidden/>
          </w:rPr>
          <w:fldChar w:fldCharType="separate"/>
        </w:r>
        <w:r w:rsidR="002B7859">
          <w:rPr>
            <w:noProof/>
            <w:webHidden/>
          </w:rPr>
          <w:t>15</w:t>
        </w:r>
        <w:r w:rsidR="00510073">
          <w:rPr>
            <w:noProof/>
            <w:webHidden/>
          </w:rPr>
          <w:fldChar w:fldCharType="end"/>
        </w:r>
      </w:hyperlink>
    </w:p>
    <w:p w14:paraId="6CEFB798" w14:textId="43ED12C7"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06" w:history="1">
        <w:r w:rsidR="00510073" w:rsidRPr="00B1033A">
          <w:rPr>
            <w:rStyle w:val="Hypertextovodkaz"/>
            <w:noProof/>
            <w14:scene3d>
              <w14:camera w14:prst="orthographicFront"/>
              <w14:lightRig w14:rig="threePt" w14:dir="t">
                <w14:rot w14:lat="0" w14:lon="0" w14:rev="0"/>
              </w14:lightRig>
            </w14:scene3d>
          </w:rPr>
          <w:t>3.2</w:t>
        </w:r>
        <w:r w:rsidR="00510073">
          <w:rPr>
            <w:rFonts w:asciiTheme="minorHAnsi" w:eastAsiaTheme="minorEastAsia" w:hAnsiTheme="minorHAnsi" w:cstheme="minorBidi"/>
            <w:noProof/>
            <w:sz w:val="22"/>
            <w:szCs w:val="22"/>
          </w:rPr>
          <w:tab/>
        </w:r>
        <w:r w:rsidR="00510073" w:rsidRPr="00B1033A">
          <w:rPr>
            <w:rStyle w:val="Hypertextovodkaz"/>
            <w:noProof/>
          </w:rPr>
          <w:t>Číslicové filtry</w:t>
        </w:r>
        <w:r w:rsidR="00510073">
          <w:rPr>
            <w:noProof/>
            <w:webHidden/>
          </w:rPr>
          <w:tab/>
        </w:r>
        <w:r w:rsidR="00510073">
          <w:rPr>
            <w:noProof/>
            <w:webHidden/>
          </w:rPr>
          <w:fldChar w:fldCharType="begin"/>
        </w:r>
        <w:r w:rsidR="00510073">
          <w:rPr>
            <w:noProof/>
            <w:webHidden/>
          </w:rPr>
          <w:instrText xml:space="preserve"> PAGEREF _Toc40436406 \h </w:instrText>
        </w:r>
        <w:r w:rsidR="00510073">
          <w:rPr>
            <w:noProof/>
            <w:webHidden/>
          </w:rPr>
        </w:r>
        <w:r w:rsidR="00510073">
          <w:rPr>
            <w:noProof/>
            <w:webHidden/>
          </w:rPr>
          <w:fldChar w:fldCharType="separate"/>
        </w:r>
        <w:r w:rsidR="002B7859">
          <w:rPr>
            <w:noProof/>
            <w:webHidden/>
          </w:rPr>
          <w:t>16</w:t>
        </w:r>
        <w:r w:rsidR="00510073">
          <w:rPr>
            <w:noProof/>
            <w:webHidden/>
          </w:rPr>
          <w:fldChar w:fldCharType="end"/>
        </w:r>
      </w:hyperlink>
    </w:p>
    <w:p w14:paraId="436327F9" w14:textId="16C71C33" w:rsidR="00510073" w:rsidRDefault="00FD0138">
      <w:pPr>
        <w:pStyle w:val="Obsah3"/>
        <w:tabs>
          <w:tab w:val="left" w:pos="1320"/>
          <w:tab w:val="right" w:leader="dot" w:pos="8493"/>
        </w:tabs>
        <w:rPr>
          <w:rFonts w:asciiTheme="minorHAnsi" w:eastAsiaTheme="minorEastAsia" w:hAnsiTheme="minorHAnsi" w:cstheme="minorBidi"/>
          <w:noProof/>
          <w:sz w:val="22"/>
          <w:szCs w:val="22"/>
        </w:rPr>
      </w:pPr>
      <w:hyperlink w:anchor="_Toc40436407" w:history="1">
        <w:r w:rsidR="00510073" w:rsidRPr="00B1033A">
          <w:rPr>
            <w:rStyle w:val="Hypertextovodkaz"/>
            <w:noProof/>
          </w:rPr>
          <w:t>3.2.1</w:t>
        </w:r>
        <w:r w:rsidR="00510073">
          <w:rPr>
            <w:rFonts w:asciiTheme="minorHAnsi" w:eastAsiaTheme="minorEastAsia" w:hAnsiTheme="minorHAnsi" w:cstheme="minorBidi"/>
            <w:noProof/>
            <w:sz w:val="22"/>
            <w:szCs w:val="22"/>
          </w:rPr>
          <w:tab/>
        </w:r>
        <w:r w:rsidR="00510073" w:rsidRPr="00B1033A">
          <w:rPr>
            <w:rStyle w:val="Hypertextovodkaz"/>
            <w:noProof/>
          </w:rPr>
          <w:t>FIR, IIR filtry a jejich vlastnosti</w:t>
        </w:r>
        <w:r w:rsidR="00510073">
          <w:rPr>
            <w:noProof/>
            <w:webHidden/>
          </w:rPr>
          <w:tab/>
        </w:r>
        <w:r w:rsidR="00510073">
          <w:rPr>
            <w:noProof/>
            <w:webHidden/>
          </w:rPr>
          <w:fldChar w:fldCharType="begin"/>
        </w:r>
        <w:r w:rsidR="00510073">
          <w:rPr>
            <w:noProof/>
            <w:webHidden/>
          </w:rPr>
          <w:instrText xml:space="preserve"> PAGEREF _Toc40436407 \h </w:instrText>
        </w:r>
        <w:r w:rsidR="00510073">
          <w:rPr>
            <w:noProof/>
            <w:webHidden/>
          </w:rPr>
        </w:r>
        <w:r w:rsidR="00510073">
          <w:rPr>
            <w:noProof/>
            <w:webHidden/>
          </w:rPr>
          <w:fldChar w:fldCharType="separate"/>
        </w:r>
        <w:r w:rsidR="002B7859">
          <w:rPr>
            <w:noProof/>
            <w:webHidden/>
          </w:rPr>
          <w:t>18</w:t>
        </w:r>
        <w:r w:rsidR="00510073">
          <w:rPr>
            <w:noProof/>
            <w:webHidden/>
          </w:rPr>
          <w:fldChar w:fldCharType="end"/>
        </w:r>
      </w:hyperlink>
    </w:p>
    <w:p w14:paraId="4E015419" w14:textId="40D1BA60" w:rsidR="00510073" w:rsidRDefault="00FD0138">
      <w:pPr>
        <w:pStyle w:val="Obsah3"/>
        <w:tabs>
          <w:tab w:val="left" w:pos="1320"/>
          <w:tab w:val="right" w:leader="dot" w:pos="8493"/>
        </w:tabs>
        <w:rPr>
          <w:rFonts w:asciiTheme="minorHAnsi" w:eastAsiaTheme="minorEastAsia" w:hAnsiTheme="minorHAnsi" w:cstheme="minorBidi"/>
          <w:noProof/>
          <w:sz w:val="22"/>
          <w:szCs w:val="22"/>
        </w:rPr>
      </w:pPr>
      <w:hyperlink w:anchor="_Toc40436408" w:history="1">
        <w:r w:rsidR="00510073" w:rsidRPr="00B1033A">
          <w:rPr>
            <w:rStyle w:val="Hypertextovodkaz"/>
            <w:noProof/>
          </w:rPr>
          <w:t>3.2.2</w:t>
        </w:r>
        <w:r w:rsidR="00510073">
          <w:rPr>
            <w:rFonts w:asciiTheme="minorHAnsi" w:eastAsiaTheme="minorEastAsia" w:hAnsiTheme="minorHAnsi" w:cstheme="minorBidi"/>
            <w:noProof/>
            <w:sz w:val="22"/>
            <w:szCs w:val="22"/>
          </w:rPr>
          <w:tab/>
        </w:r>
        <w:r w:rsidR="00510073" w:rsidRPr="00B1033A">
          <w:rPr>
            <w:rStyle w:val="Hypertextovodkaz"/>
            <w:noProof/>
          </w:rPr>
          <w:t>Návrh IIR filtru</w:t>
        </w:r>
        <w:r w:rsidR="00510073">
          <w:rPr>
            <w:noProof/>
            <w:webHidden/>
          </w:rPr>
          <w:tab/>
        </w:r>
        <w:r w:rsidR="00510073">
          <w:rPr>
            <w:noProof/>
            <w:webHidden/>
          </w:rPr>
          <w:fldChar w:fldCharType="begin"/>
        </w:r>
        <w:r w:rsidR="00510073">
          <w:rPr>
            <w:noProof/>
            <w:webHidden/>
          </w:rPr>
          <w:instrText xml:space="preserve"> PAGEREF _Toc40436408 \h </w:instrText>
        </w:r>
        <w:r w:rsidR="00510073">
          <w:rPr>
            <w:noProof/>
            <w:webHidden/>
          </w:rPr>
        </w:r>
        <w:r w:rsidR="00510073">
          <w:rPr>
            <w:noProof/>
            <w:webHidden/>
          </w:rPr>
          <w:fldChar w:fldCharType="separate"/>
        </w:r>
        <w:r w:rsidR="002B7859">
          <w:rPr>
            <w:noProof/>
            <w:webHidden/>
          </w:rPr>
          <w:t>19</w:t>
        </w:r>
        <w:r w:rsidR="00510073">
          <w:rPr>
            <w:noProof/>
            <w:webHidden/>
          </w:rPr>
          <w:fldChar w:fldCharType="end"/>
        </w:r>
      </w:hyperlink>
    </w:p>
    <w:p w14:paraId="2404185A" w14:textId="7E76A538" w:rsidR="00510073" w:rsidRDefault="00FD0138">
      <w:pPr>
        <w:pStyle w:val="Obsah3"/>
        <w:tabs>
          <w:tab w:val="left" w:pos="1320"/>
          <w:tab w:val="right" w:leader="dot" w:pos="8493"/>
        </w:tabs>
        <w:rPr>
          <w:rFonts w:asciiTheme="minorHAnsi" w:eastAsiaTheme="minorEastAsia" w:hAnsiTheme="minorHAnsi" w:cstheme="minorBidi"/>
          <w:noProof/>
          <w:sz w:val="22"/>
          <w:szCs w:val="22"/>
        </w:rPr>
      </w:pPr>
      <w:hyperlink w:anchor="_Toc40436409" w:history="1">
        <w:r w:rsidR="00510073" w:rsidRPr="00B1033A">
          <w:rPr>
            <w:rStyle w:val="Hypertextovodkaz"/>
            <w:noProof/>
          </w:rPr>
          <w:t>3.2.3</w:t>
        </w:r>
        <w:r w:rsidR="00510073">
          <w:rPr>
            <w:rFonts w:asciiTheme="minorHAnsi" w:eastAsiaTheme="minorEastAsia" w:hAnsiTheme="minorHAnsi" w:cstheme="minorBidi"/>
            <w:noProof/>
            <w:sz w:val="22"/>
            <w:szCs w:val="22"/>
          </w:rPr>
          <w:tab/>
        </w:r>
        <w:r w:rsidR="00510073" w:rsidRPr="00B1033A">
          <w:rPr>
            <w:rStyle w:val="Hypertextovodkaz"/>
            <w:noProof/>
          </w:rPr>
          <w:t>Banky filtrů</w:t>
        </w:r>
        <w:r w:rsidR="00510073">
          <w:rPr>
            <w:noProof/>
            <w:webHidden/>
          </w:rPr>
          <w:tab/>
        </w:r>
        <w:r w:rsidR="00510073">
          <w:rPr>
            <w:noProof/>
            <w:webHidden/>
          </w:rPr>
          <w:fldChar w:fldCharType="begin"/>
        </w:r>
        <w:r w:rsidR="00510073">
          <w:rPr>
            <w:noProof/>
            <w:webHidden/>
          </w:rPr>
          <w:instrText xml:space="preserve"> PAGEREF _Toc40436409 \h </w:instrText>
        </w:r>
        <w:r w:rsidR="00510073">
          <w:rPr>
            <w:noProof/>
            <w:webHidden/>
          </w:rPr>
        </w:r>
        <w:r w:rsidR="00510073">
          <w:rPr>
            <w:noProof/>
            <w:webHidden/>
          </w:rPr>
          <w:fldChar w:fldCharType="separate"/>
        </w:r>
        <w:r w:rsidR="002B7859">
          <w:rPr>
            <w:noProof/>
            <w:webHidden/>
          </w:rPr>
          <w:t>21</w:t>
        </w:r>
        <w:r w:rsidR="00510073">
          <w:rPr>
            <w:noProof/>
            <w:webHidden/>
          </w:rPr>
          <w:fldChar w:fldCharType="end"/>
        </w:r>
      </w:hyperlink>
    </w:p>
    <w:p w14:paraId="4C27034B" w14:textId="1DAEE27D"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10" w:history="1">
        <w:r w:rsidR="00510073" w:rsidRPr="00B1033A">
          <w:rPr>
            <w:rStyle w:val="Hypertextovodkaz"/>
            <w:noProof/>
            <w14:scene3d>
              <w14:camera w14:prst="orthographicFront"/>
              <w14:lightRig w14:rig="threePt" w14:dir="t">
                <w14:rot w14:lat="0" w14:lon="0" w14:rev="0"/>
              </w14:lightRig>
            </w14:scene3d>
          </w:rPr>
          <w:t>4.</w:t>
        </w:r>
        <w:r w:rsidR="00510073">
          <w:rPr>
            <w:rFonts w:asciiTheme="minorHAnsi" w:eastAsiaTheme="minorEastAsia" w:hAnsiTheme="minorHAnsi" w:cstheme="minorBidi"/>
            <w:noProof/>
            <w:sz w:val="22"/>
            <w:szCs w:val="22"/>
          </w:rPr>
          <w:tab/>
        </w:r>
        <w:r w:rsidR="00510073" w:rsidRPr="00B1033A">
          <w:rPr>
            <w:rStyle w:val="Hypertextovodkaz"/>
            <w:noProof/>
          </w:rPr>
          <w:t>Analýza hlavních komponent</w:t>
        </w:r>
        <w:r w:rsidR="00510073">
          <w:rPr>
            <w:noProof/>
            <w:webHidden/>
          </w:rPr>
          <w:tab/>
        </w:r>
        <w:r w:rsidR="00510073">
          <w:rPr>
            <w:noProof/>
            <w:webHidden/>
          </w:rPr>
          <w:fldChar w:fldCharType="begin"/>
        </w:r>
        <w:r w:rsidR="00510073">
          <w:rPr>
            <w:noProof/>
            <w:webHidden/>
          </w:rPr>
          <w:instrText xml:space="preserve"> PAGEREF _Toc40436410 \h </w:instrText>
        </w:r>
        <w:r w:rsidR="00510073">
          <w:rPr>
            <w:noProof/>
            <w:webHidden/>
          </w:rPr>
        </w:r>
        <w:r w:rsidR="00510073">
          <w:rPr>
            <w:noProof/>
            <w:webHidden/>
          </w:rPr>
          <w:fldChar w:fldCharType="separate"/>
        </w:r>
        <w:r w:rsidR="002B7859">
          <w:rPr>
            <w:noProof/>
            <w:webHidden/>
          </w:rPr>
          <w:t>23</w:t>
        </w:r>
        <w:r w:rsidR="00510073">
          <w:rPr>
            <w:noProof/>
            <w:webHidden/>
          </w:rPr>
          <w:fldChar w:fldCharType="end"/>
        </w:r>
      </w:hyperlink>
    </w:p>
    <w:p w14:paraId="0FB642D8" w14:textId="28B2A2AA"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11" w:history="1">
        <w:r w:rsidR="00510073" w:rsidRPr="00B1033A">
          <w:rPr>
            <w:rStyle w:val="Hypertextovodkaz"/>
            <w:noProof/>
            <w14:scene3d>
              <w14:camera w14:prst="orthographicFront"/>
              <w14:lightRig w14:rig="threePt" w14:dir="t">
                <w14:rot w14:lat="0" w14:lon="0" w14:rev="0"/>
              </w14:lightRig>
            </w14:scene3d>
          </w:rPr>
          <w:t>4.1</w:t>
        </w:r>
        <w:r w:rsidR="00510073">
          <w:rPr>
            <w:rFonts w:asciiTheme="minorHAnsi" w:eastAsiaTheme="minorEastAsia" w:hAnsiTheme="minorHAnsi" w:cstheme="minorBidi"/>
            <w:noProof/>
            <w:sz w:val="22"/>
            <w:szCs w:val="22"/>
          </w:rPr>
          <w:tab/>
        </w:r>
        <w:r w:rsidR="00510073" w:rsidRPr="00B1033A">
          <w:rPr>
            <w:rStyle w:val="Hypertextovodkaz"/>
            <w:noProof/>
          </w:rPr>
          <w:t>Princip</w:t>
        </w:r>
        <w:r w:rsidR="00510073">
          <w:rPr>
            <w:noProof/>
            <w:webHidden/>
          </w:rPr>
          <w:tab/>
        </w:r>
        <w:r w:rsidR="00510073">
          <w:rPr>
            <w:noProof/>
            <w:webHidden/>
          </w:rPr>
          <w:fldChar w:fldCharType="begin"/>
        </w:r>
        <w:r w:rsidR="00510073">
          <w:rPr>
            <w:noProof/>
            <w:webHidden/>
          </w:rPr>
          <w:instrText xml:space="preserve"> PAGEREF _Toc40436411 \h </w:instrText>
        </w:r>
        <w:r w:rsidR="00510073">
          <w:rPr>
            <w:noProof/>
            <w:webHidden/>
          </w:rPr>
        </w:r>
        <w:r w:rsidR="00510073">
          <w:rPr>
            <w:noProof/>
            <w:webHidden/>
          </w:rPr>
          <w:fldChar w:fldCharType="separate"/>
        </w:r>
        <w:r w:rsidR="002B7859">
          <w:rPr>
            <w:noProof/>
            <w:webHidden/>
          </w:rPr>
          <w:t>23</w:t>
        </w:r>
        <w:r w:rsidR="00510073">
          <w:rPr>
            <w:noProof/>
            <w:webHidden/>
          </w:rPr>
          <w:fldChar w:fldCharType="end"/>
        </w:r>
      </w:hyperlink>
    </w:p>
    <w:p w14:paraId="5E2F0FD7" w14:textId="5ACA48F0" w:rsidR="00510073" w:rsidRDefault="00FD0138">
      <w:pPr>
        <w:pStyle w:val="Obsah3"/>
        <w:tabs>
          <w:tab w:val="left" w:pos="1320"/>
          <w:tab w:val="right" w:leader="dot" w:pos="8493"/>
        </w:tabs>
        <w:rPr>
          <w:rFonts w:asciiTheme="minorHAnsi" w:eastAsiaTheme="minorEastAsia" w:hAnsiTheme="minorHAnsi" w:cstheme="minorBidi"/>
          <w:noProof/>
          <w:sz w:val="22"/>
          <w:szCs w:val="22"/>
        </w:rPr>
      </w:pPr>
      <w:hyperlink w:anchor="_Toc40436412" w:history="1">
        <w:r w:rsidR="00510073" w:rsidRPr="00B1033A">
          <w:rPr>
            <w:rStyle w:val="Hypertextovodkaz"/>
            <w:noProof/>
          </w:rPr>
          <w:t>4.1.1</w:t>
        </w:r>
        <w:r w:rsidR="00510073">
          <w:rPr>
            <w:rFonts w:asciiTheme="minorHAnsi" w:eastAsiaTheme="minorEastAsia" w:hAnsiTheme="minorHAnsi" w:cstheme="minorBidi"/>
            <w:noProof/>
            <w:sz w:val="22"/>
            <w:szCs w:val="22"/>
          </w:rPr>
          <w:tab/>
        </w:r>
        <w:r w:rsidR="00510073" w:rsidRPr="00B1033A">
          <w:rPr>
            <w:rStyle w:val="Hypertextovodkaz"/>
            <w:noProof/>
          </w:rPr>
          <w:t>Kovarianční matice</w:t>
        </w:r>
        <w:r w:rsidR="00510073">
          <w:rPr>
            <w:noProof/>
            <w:webHidden/>
          </w:rPr>
          <w:tab/>
        </w:r>
        <w:r w:rsidR="00510073">
          <w:rPr>
            <w:noProof/>
            <w:webHidden/>
          </w:rPr>
          <w:fldChar w:fldCharType="begin"/>
        </w:r>
        <w:r w:rsidR="00510073">
          <w:rPr>
            <w:noProof/>
            <w:webHidden/>
          </w:rPr>
          <w:instrText xml:space="preserve"> PAGEREF _Toc40436412 \h </w:instrText>
        </w:r>
        <w:r w:rsidR="00510073">
          <w:rPr>
            <w:noProof/>
            <w:webHidden/>
          </w:rPr>
        </w:r>
        <w:r w:rsidR="00510073">
          <w:rPr>
            <w:noProof/>
            <w:webHidden/>
          </w:rPr>
          <w:fldChar w:fldCharType="separate"/>
        </w:r>
        <w:r w:rsidR="002B7859">
          <w:rPr>
            <w:noProof/>
            <w:webHidden/>
          </w:rPr>
          <w:t>24</w:t>
        </w:r>
        <w:r w:rsidR="00510073">
          <w:rPr>
            <w:noProof/>
            <w:webHidden/>
          </w:rPr>
          <w:fldChar w:fldCharType="end"/>
        </w:r>
      </w:hyperlink>
    </w:p>
    <w:p w14:paraId="4E7F8DDC" w14:textId="11E73D6F" w:rsidR="00510073" w:rsidRDefault="00FD0138">
      <w:pPr>
        <w:pStyle w:val="Obsah3"/>
        <w:tabs>
          <w:tab w:val="left" w:pos="1320"/>
          <w:tab w:val="right" w:leader="dot" w:pos="8493"/>
        </w:tabs>
        <w:rPr>
          <w:rFonts w:asciiTheme="minorHAnsi" w:eastAsiaTheme="minorEastAsia" w:hAnsiTheme="minorHAnsi" w:cstheme="minorBidi"/>
          <w:noProof/>
          <w:sz w:val="22"/>
          <w:szCs w:val="22"/>
        </w:rPr>
      </w:pPr>
      <w:hyperlink w:anchor="_Toc40436413" w:history="1">
        <w:r w:rsidR="00510073" w:rsidRPr="00B1033A">
          <w:rPr>
            <w:rStyle w:val="Hypertextovodkaz"/>
            <w:noProof/>
          </w:rPr>
          <w:t>4.1.2</w:t>
        </w:r>
        <w:r w:rsidR="00510073">
          <w:rPr>
            <w:rFonts w:asciiTheme="minorHAnsi" w:eastAsiaTheme="minorEastAsia" w:hAnsiTheme="minorHAnsi" w:cstheme="minorBidi"/>
            <w:noProof/>
            <w:sz w:val="22"/>
            <w:szCs w:val="22"/>
          </w:rPr>
          <w:tab/>
        </w:r>
        <w:r w:rsidR="00510073" w:rsidRPr="00B1033A">
          <w:rPr>
            <w:rStyle w:val="Hypertextovodkaz"/>
            <w:noProof/>
          </w:rPr>
          <w:t>Matice korelační koeficientů</w:t>
        </w:r>
        <w:r w:rsidR="00510073">
          <w:rPr>
            <w:noProof/>
            <w:webHidden/>
          </w:rPr>
          <w:tab/>
        </w:r>
        <w:r w:rsidR="00510073">
          <w:rPr>
            <w:noProof/>
            <w:webHidden/>
          </w:rPr>
          <w:fldChar w:fldCharType="begin"/>
        </w:r>
        <w:r w:rsidR="00510073">
          <w:rPr>
            <w:noProof/>
            <w:webHidden/>
          </w:rPr>
          <w:instrText xml:space="preserve"> PAGEREF _Toc40436413 \h </w:instrText>
        </w:r>
        <w:r w:rsidR="00510073">
          <w:rPr>
            <w:noProof/>
            <w:webHidden/>
          </w:rPr>
        </w:r>
        <w:r w:rsidR="00510073">
          <w:rPr>
            <w:noProof/>
            <w:webHidden/>
          </w:rPr>
          <w:fldChar w:fldCharType="separate"/>
        </w:r>
        <w:r w:rsidR="002B7859">
          <w:rPr>
            <w:noProof/>
            <w:webHidden/>
          </w:rPr>
          <w:t>25</w:t>
        </w:r>
        <w:r w:rsidR="00510073">
          <w:rPr>
            <w:noProof/>
            <w:webHidden/>
          </w:rPr>
          <w:fldChar w:fldCharType="end"/>
        </w:r>
      </w:hyperlink>
    </w:p>
    <w:p w14:paraId="0E721A33" w14:textId="1BC3D0B9"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14" w:history="1">
        <w:r w:rsidR="00510073" w:rsidRPr="00B1033A">
          <w:rPr>
            <w:rStyle w:val="Hypertextovodkaz"/>
            <w:noProof/>
            <w14:scene3d>
              <w14:camera w14:prst="orthographicFront"/>
              <w14:lightRig w14:rig="threePt" w14:dir="t">
                <w14:rot w14:lat="0" w14:lon="0" w14:rev="0"/>
              </w14:lightRig>
            </w14:scene3d>
          </w:rPr>
          <w:t>4.2</w:t>
        </w:r>
        <w:r w:rsidR="00510073">
          <w:rPr>
            <w:rFonts w:asciiTheme="minorHAnsi" w:eastAsiaTheme="minorEastAsia" w:hAnsiTheme="minorHAnsi" w:cstheme="minorBidi"/>
            <w:noProof/>
            <w:sz w:val="22"/>
            <w:szCs w:val="22"/>
          </w:rPr>
          <w:tab/>
        </w:r>
        <w:r w:rsidR="00510073" w:rsidRPr="00B1033A">
          <w:rPr>
            <w:rStyle w:val="Hypertextovodkaz"/>
            <w:noProof/>
          </w:rPr>
          <w:t>Výběr počtu hlavních komponent</w:t>
        </w:r>
        <w:r w:rsidR="00510073">
          <w:rPr>
            <w:noProof/>
            <w:webHidden/>
          </w:rPr>
          <w:tab/>
        </w:r>
        <w:r w:rsidR="00510073">
          <w:rPr>
            <w:noProof/>
            <w:webHidden/>
          </w:rPr>
          <w:fldChar w:fldCharType="begin"/>
        </w:r>
        <w:r w:rsidR="00510073">
          <w:rPr>
            <w:noProof/>
            <w:webHidden/>
          </w:rPr>
          <w:instrText xml:space="preserve"> PAGEREF _Toc40436414 \h </w:instrText>
        </w:r>
        <w:r w:rsidR="00510073">
          <w:rPr>
            <w:noProof/>
            <w:webHidden/>
          </w:rPr>
        </w:r>
        <w:r w:rsidR="00510073">
          <w:rPr>
            <w:noProof/>
            <w:webHidden/>
          </w:rPr>
          <w:fldChar w:fldCharType="separate"/>
        </w:r>
        <w:r w:rsidR="002B7859">
          <w:rPr>
            <w:noProof/>
            <w:webHidden/>
          </w:rPr>
          <w:t>25</w:t>
        </w:r>
        <w:r w:rsidR="00510073">
          <w:rPr>
            <w:noProof/>
            <w:webHidden/>
          </w:rPr>
          <w:fldChar w:fldCharType="end"/>
        </w:r>
      </w:hyperlink>
    </w:p>
    <w:p w14:paraId="4A63D1DF" w14:textId="0585DEC0"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15" w:history="1">
        <w:r w:rsidR="00510073" w:rsidRPr="00B1033A">
          <w:rPr>
            <w:rStyle w:val="Hypertextovodkaz"/>
            <w:noProof/>
            <w14:scene3d>
              <w14:camera w14:prst="orthographicFront"/>
              <w14:lightRig w14:rig="threePt" w14:dir="t">
                <w14:rot w14:lat="0" w14:lon="0" w14:rev="0"/>
              </w14:lightRig>
            </w14:scene3d>
          </w:rPr>
          <w:t>4.3</w:t>
        </w:r>
        <w:r w:rsidR="00510073">
          <w:rPr>
            <w:rFonts w:asciiTheme="minorHAnsi" w:eastAsiaTheme="minorEastAsia" w:hAnsiTheme="minorHAnsi" w:cstheme="minorBidi"/>
            <w:noProof/>
            <w:sz w:val="22"/>
            <w:szCs w:val="22"/>
          </w:rPr>
          <w:tab/>
        </w:r>
        <w:r w:rsidR="00510073" w:rsidRPr="00B1033A">
          <w:rPr>
            <w:rStyle w:val="Hypertextovodkaz"/>
            <w:noProof/>
          </w:rPr>
          <w:t>Výpočet analýzy hlavních komponent</w:t>
        </w:r>
        <w:r w:rsidR="00510073">
          <w:rPr>
            <w:noProof/>
            <w:webHidden/>
          </w:rPr>
          <w:tab/>
        </w:r>
        <w:r w:rsidR="00510073">
          <w:rPr>
            <w:noProof/>
            <w:webHidden/>
          </w:rPr>
          <w:fldChar w:fldCharType="begin"/>
        </w:r>
        <w:r w:rsidR="00510073">
          <w:rPr>
            <w:noProof/>
            <w:webHidden/>
          </w:rPr>
          <w:instrText xml:space="preserve"> PAGEREF _Toc40436415 \h </w:instrText>
        </w:r>
        <w:r w:rsidR="00510073">
          <w:rPr>
            <w:noProof/>
            <w:webHidden/>
          </w:rPr>
        </w:r>
        <w:r w:rsidR="00510073">
          <w:rPr>
            <w:noProof/>
            <w:webHidden/>
          </w:rPr>
          <w:fldChar w:fldCharType="separate"/>
        </w:r>
        <w:r w:rsidR="002B7859">
          <w:rPr>
            <w:noProof/>
            <w:webHidden/>
          </w:rPr>
          <w:t>26</w:t>
        </w:r>
        <w:r w:rsidR="00510073">
          <w:rPr>
            <w:noProof/>
            <w:webHidden/>
          </w:rPr>
          <w:fldChar w:fldCharType="end"/>
        </w:r>
      </w:hyperlink>
    </w:p>
    <w:p w14:paraId="72772C74" w14:textId="6F5FB741"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16" w:history="1">
        <w:r w:rsidR="00510073" w:rsidRPr="00B1033A">
          <w:rPr>
            <w:rStyle w:val="Hypertextovodkaz"/>
            <w:noProof/>
            <w14:scene3d>
              <w14:camera w14:prst="orthographicFront"/>
              <w14:lightRig w14:rig="threePt" w14:dir="t">
                <w14:rot w14:lat="0" w14:lon="0" w14:rev="0"/>
              </w14:lightRig>
            </w14:scene3d>
          </w:rPr>
          <w:t>4.4</w:t>
        </w:r>
        <w:r w:rsidR="00510073">
          <w:rPr>
            <w:rFonts w:asciiTheme="minorHAnsi" w:eastAsiaTheme="minorEastAsia" w:hAnsiTheme="minorHAnsi" w:cstheme="minorBidi"/>
            <w:noProof/>
            <w:sz w:val="22"/>
            <w:szCs w:val="22"/>
          </w:rPr>
          <w:tab/>
        </w:r>
        <w:r w:rsidR="00510073" w:rsidRPr="00B1033A">
          <w:rPr>
            <w:rStyle w:val="Hypertextovodkaz"/>
            <w:noProof/>
          </w:rPr>
          <w:t>Výstupy analýzy hlavních komponent</w:t>
        </w:r>
        <w:r w:rsidR="00510073">
          <w:rPr>
            <w:noProof/>
            <w:webHidden/>
          </w:rPr>
          <w:tab/>
        </w:r>
        <w:r w:rsidR="00510073">
          <w:rPr>
            <w:noProof/>
            <w:webHidden/>
          </w:rPr>
          <w:fldChar w:fldCharType="begin"/>
        </w:r>
        <w:r w:rsidR="00510073">
          <w:rPr>
            <w:noProof/>
            <w:webHidden/>
          </w:rPr>
          <w:instrText xml:space="preserve"> PAGEREF _Toc40436416 \h </w:instrText>
        </w:r>
        <w:r w:rsidR="00510073">
          <w:rPr>
            <w:noProof/>
            <w:webHidden/>
          </w:rPr>
        </w:r>
        <w:r w:rsidR="00510073">
          <w:rPr>
            <w:noProof/>
            <w:webHidden/>
          </w:rPr>
          <w:fldChar w:fldCharType="separate"/>
        </w:r>
        <w:r w:rsidR="002B7859">
          <w:rPr>
            <w:noProof/>
            <w:webHidden/>
          </w:rPr>
          <w:t>28</w:t>
        </w:r>
        <w:r w:rsidR="00510073">
          <w:rPr>
            <w:noProof/>
            <w:webHidden/>
          </w:rPr>
          <w:fldChar w:fldCharType="end"/>
        </w:r>
      </w:hyperlink>
    </w:p>
    <w:p w14:paraId="60F1532D" w14:textId="7784FE42"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17" w:history="1">
        <w:r w:rsidR="00510073" w:rsidRPr="00B1033A">
          <w:rPr>
            <w:rStyle w:val="Hypertextovodkaz"/>
            <w:noProof/>
            <w14:scene3d>
              <w14:camera w14:prst="orthographicFront"/>
              <w14:lightRig w14:rig="threePt" w14:dir="t">
                <w14:rot w14:lat="0" w14:lon="0" w14:rev="0"/>
              </w14:lightRig>
            </w14:scene3d>
          </w:rPr>
          <w:t>4.5</w:t>
        </w:r>
        <w:r w:rsidR="00510073">
          <w:rPr>
            <w:rFonts w:asciiTheme="minorHAnsi" w:eastAsiaTheme="minorEastAsia" w:hAnsiTheme="minorHAnsi" w:cstheme="minorBidi"/>
            <w:noProof/>
            <w:sz w:val="22"/>
            <w:szCs w:val="22"/>
          </w:rPr>
          <w:tab/>
        </w:r>
        <w:r w:rsidR="00510073" w:rsidRPr="00B1033A">
          <w:rPr>
            <w:rStyle w:val="Hypertextovodkaz"/>
            <w:noProof/>
          </w:rPr>
          <w:t>Příklad výpočtu</w:t>
        </w:r>
        <w:r w:rsidR="00510073">
          <w:rPr>
            <w:noProof/>
            <w:webHidden/>
          </w:rPr>
          <w:tab/>
        </w:r>
        <w:r w:rsidR="00510073">
          <w:rPr>
            <w:noProof/>
            <w:webHidden/>
          </w:rPr>
          <w:fldChar w:fldCharType="begin"/>
        </w:r>
        <w:r w:rsidR="00510073">
          <w:rPr>
            <w:noProof/>
            <w:webHidden/>
          </w:rPr>
          <w:instrText xml:space="preserve"> PAGEREF _Toc40436417 \h </w:instrText>
        </w:r>
        <w:r w:rsidR="00510073">
          <w:rPr>
            <w:noProof/>
            <w:webHidden/>
          </w:rPr>
        </w:r>
        <w:r w:rsidR="00510073">
          <w:rPr>
            <w:noProof/>
            <w:webHidden/>
          </w:rPr>
          <w:fldChar w:fldCharType="separate"/>
        </w:r>
        <w:r w:rsidR="002B7859">
          <w:rPr>
            <w:noProof/>
            <w:webHidden/>
          </w:rPr>
          <w:t>30</w:t>
        </w:r>
        <w:r w:rsidR="00510073">
          <w:rPr>
            <w:noProof/>
            <w:webHidden/>
          </w:rPr>
          <w:fldChar w:fldCharType="end"/>
        </w:r>
      </w:hyperlink>
    </w:p>
    <w:p w14:paraId="2510DB10" w14:textId="5D42C5AA"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18" w:history="1">
        <w:r w:rsidR="00510073" w:rsidRPr="00B1033A">
          <w:rPr>
            <w:rStyle w:val="Hypertextovodkaz"/>
            <w:noProof/>
            <w14:scene3d>
              <w14:camera w14:prst="orthographicFront"/>
              <w14:lightRig w14:rig="threePt" w14:dir="t">
                <w14:rot w14:lat="0" w14:lon="0" w14:rev="0"/>
              </w14:lightRig>
            </w14:scene3d>
          </w:rPr>
          <w:t>5.</w:t>
        </w:r>
        <w:r w:rsidR="00510073">
          <w:rPr>
            <w:rFonts w:asciiTheme="minorHAnsi" w:eastAsiaTheme="minorEastAsia" w:hAnsiTheme="minorHAnsi" w:cstheme="minorBidi"/>
            <w:noProof/>
            <w:sz w:val="22"/>
            <w:szCs w:val="22"/>
          </w:rPr>
          <w:tab/>
        </w:r>
        <w:r w:rsidR="00510073" w:rsidRPr="00B1033A">
          <w:rPr>
            <w:rStyle w:val="Hypertextovodkaz"/>
            <w:noProof/>
          </w:rPr>
          <w:t>Klasifikace dat</w:t>
        </w:r>
        <w:r w:rsidR="00510073">
          <w:rPr>
            <w:noProof/>
            <w:webHidden/>
          </w:rPr>
          <w:tab/>
        </w:r>
        <w:r w:rsidR="00510073">
          <w:rPr>
            <w:noProof/>
            <w:webHidden/>
          </w:rPr>
          <w:fldChar w:fldCharType="begin"/>
        </w:r>
        <w:r w:rsidR="00510073">
          <w:rPr>
            <w:noProof/>
            <w:webHidden/>
          </w:rPr>
          <w:instrText xml:space="preserve"> PAGEREF _Toc40436418 \h </w:instrText>
        </w:r>
        <w:r w:rsidR="00510073">
          <w:rPr>
            <w:noProof/>
            <w:webHidden/>
          </w:rPr>
        </w:r>
        <w:r w:rsidR="00510073">
          <w:rPr>
            <w:noProof/>
            <w:webHidden/>
          </w:rPr>
          <w:fldChar w:fldCharType="separate"/>
        </w:r>
        <w:r w:rsidR="002B7859">
          <w:rPr>
            <w:noProof/>
            <w:webHidden/>
          </w:rPr>
          <w:t>36</w:t>
        </w:r>
        <w:r w:rsidR="00510073">
          <w:rPr>
            <w:noProof/>
            <w:webHidden/>
          </w:rPr>
          <w:fldChar w:fldCharType="end"/>
        </w:r>
      </w:hyperlink>
    </w:p>
    <w:p w14:paraId="12B0B601" w14:textId="2D167B84"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19" w:history="1">
        <w:r w:rsidR="00510073" w:rsidRPr="00B1033A">
          <w:rPr>
            <w:rStyle w:val="Hypertextovodkaz"/>
            <w:noProof/>
            <w14:scene3d>
              <w14:camera w14:prst="orthographicFront"/>
              <w14:lightRig w14:rig="threePt" w14:dir="t">
                <w14:rot w14:lat="0" w14:lon="0" w14:rev="0"/>
              </w14:lightRig>
            </w14:scene3d>
          </w:rPr>
          <w:t>5.1</w:t>
        </w:r>
        <w:r w:rsidR="00510073">
          <w:rPr>
            <w:rFonts w:asciiTheme="minorHAnsi" w:eastAsiaTheme="minorEastAsia" w:hAnsiTheme="minorHAnsi" w:cstheme="minorBidi"/>
            <w:noProof/>
            <w:sz w:val="22"/>
            <w:szCs w:val="22"/>
          </w:rPr>
          <w:tab/>
        </w:r>
        <w:r w:rsidR="00510073" w:rsidRPr="00B1033A">
          <w:rPr>
            <w:rStyle w:val="Hypertextovodkaz"/>
            <w:noProof/>
          </w:rPr>
          <w:t>Výběr klasifikační metody</w:t>
        </w:r>
        <w:r w:rsidR="00510073">
          <w:rPr>
            <w:noProof/>
            <w:webHidden/>
          </w:rPr>
          <w:tab/>
        </w:r>
        <w:r w:rsidR="00510073">
          <w:rPr>
            <w:noProof/>
            <w:webHidden/>
          </w:rPr>
          <w:fldChar w:fldCharType="begin"/>
        </w:r>
        <w:r w:rsidR="00510073">
          <w:rPr>
            <w:noProof/>
            <w:webHidden/>
          </w:rPr>
          <w:instrText xml:space="preserve"> PAGEREF _Toc40436419 \h </w:instrText>
        </w:r>
        <w:r w:rsidR="00510073">
          <w:rPr>
            <w:noProof/>
            <w:webHidden/>
          </w:rPr>
        </w:r>
        <w:r w:rsidR="00510073">
          <w:rPr>
            <w:noProof/>
            <w:webHidden/>
          </w:rPr>
          <w:fldChar w:fldCharType="separate"/>
        </w:r>
        <w:r w:rsidR="002B7859">
          <w:rPr>
            <w:noProof/>
            <w:webHidden/>
          </w:rPr>
          <w:t>36</w:t>
        </w:r>
        <w:r w:rsidR="00510073">
          <w:rPr>
            <w:noProof/>
            <w:webHidden/>
          </w:rPr>
          <w:fldChar w:fldCharType="end"/>
        </w:r>
      </w:hyperlink>
    </w:p>
    <w:p w14:paraId="2042F8E4" w14:textId="109841FC"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20" w:history="1">
        <w:r w:rsidR="00510073" w:rsidRPr="00B1033A">
          <w:rPr>
            <w:rStyle w:val="Hypertextovodkaz"/>
            <w:noProof/>
            <w14:scene3d>
              <w14:camera w14:prst="orthographicFront"/>
              <w14:lightRig w14:rig="threePt" w14:dir="t">
                <w14:rot w14:lat="0" w14:lon="0" w14:rev="0"/>
              </w14:lightRig>
            </w14:scene3d>
          </w:rPr>
          <w:t>5.2</w:t>
        </w:r>
        <w:r w:rsidR="00510073">
          <w:rPr>
            <w:rFonts w:asciiTheme="minorHAnsi" w:eastAsiaTheme="minorEastAsia" w:hAnsiTheme="minorHAnsi" w:cstheme="minorBidi"/>
            <w:noProof/>
            <w:sz w:val="22"/>
            <w:szCs w:val="22"/>
          </w:rPr>
          <w:tab/>
        </w:r>
        <w:r w:rsidR="00510073" w:rsidRPr="00B1033A">
          <w:rPr>
            <w:rStyle w:val="Hypertextovodkaz"/>
            <w:noProof/>
          </w:rPr>
          <w:t>Metoda podpůrných vektorů</w:t>
        </w:r>
        <w:r w:rsidR="00510073">
          <w:rPr>
            <w:noProof/>
            <w:webHidden/>
          </w:rPr>
          <w:tab/>
        </w:r>
        <w:r w:rsidR="00510073">
          <w:rPr>
            <w:noProof/>
            <w:webHidden/>
          </w:rPr>
          <w:fldChar w:fldCharType="begin"/>
        </w:r>
        <w:r w:rsidR="00510073">
          <w:rPr>
            <w:noProof/>
            <w:webHidden/>
          </w:rPr>
          <w:instrText xml:space="preserve"> PAGEREF _Toc40436420 \h </w:instrText>
        </w:r>
        <w:r w:rsidR="00510073">
          <w:rPr>
            <w:noProof/>
            <w:webHidden/>
          </w:rPr>
        </w:r>
        <w:r w:rsidR="00510073">
          <w:rPr>
            <w:noProof/>
            <w:webHidden/>
          </w:rPr>
          <w:fldChar w:fldCharType="separate"/>
        </w:r>
        <w:r w:rsidR="002B7859">
          <w:rPr>
            <w:noProof/>
            <w:webHidden/>
          </w:rPr>
          <w:t>40</w:t>
        </w:r>
        <w:r w:rsidR="00510073">
          <w:rPr>
            <w:noProof/>
            <w:webHidden/>
          </w:rPr>
          <w:fldChar w:fldCharType="end"/>
        </w:r>
      </w:hyperlink>
    </w:p>
    <w:p w14:paraId="445302F8" w14:textId="68F99753"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21" w:history="1">
        <w:r w:rsidR="00510073" w:rsidRPr="00B1033A">
          <w:rPr>
            <w:rStyle w:val="Hypertextovodkaz"/>
            <w:noProof/>
            <w14:scene3d>
              <w14:camera w14:prst="orthographicFront"/>
              <w14:lightRig w14:rig="threePt" w14:dir="t">
                <w14:rot w14:lat="0" w14:lon="0" w14:rev="0"/>
              </w14:lightRig>
            </w14:scene3d>
          </w:rPr>
          <w:t>6.</w:t>
        </w:r>
        <w:r w:rsidR="00510073">
          <w:rPr>
            <w:rFonts w:asciiTheme="minorHAnsi" w:eastAsiaTheme="minorEastAsia" w:hAnsiTheme="minorHAnsi" w:cstheme="minorBidi"/>
            <w:noProof/>
            <w:sz w:val="22"/>
            <w:szCs w:val="22"/>
          </w:rPr>
          <w:tab/>
        </w:r>
        <w:r w:rsidR="00510073" w:rsidRPr="00B1033A">
          <w:rPr>
            <w:rStyle w:val="Hypertextovodkaz"/>
            <w:noProof/>
          </w:rPr>
          <w:t>Realizace</w:t>
        </w:r>
        <w:r w:rsidR="00510073">
          <w:rPr>
            <w:noProof/>
            <w:webHidden/>
          </w:rPr>
          <w:tab/>
        </w:r>
        <w:r w:rsidR="00510073">
          <w:rPr>
            <w:noProof/>
            <w:webHidden/>
          </w:rPr>
          <w:fldChar w:fldCharType="begin"/>
        </w:r>
        <w:r w:rsidR="00510073">
          <w:rPr>
            <w:noProof/>
            <w:webHidden/>
          </w:rPr>
          <w:instrText xml:space="preserve"> PAGEREF _Toc40436421 \h </w:instrText>
        </w:r>
        <w:r w:rsidR="00510073">
          <w:rPr>
            <w:noProof/>
            <w:webHidden/>
          </w:rPr>
        </w:r>
        <w:r w:rsidR="00510073">
          <w:rPr>
            <w:noProof/>
            <w:webHidden/>
          </w:rPr>
          <w:fldChar w:fldCharType="separate"/>
        </w:r>
        <w:r w:rsidR="002B7859">
          <w:rPr>
            <w:noProof/>
            <w:webHidden/>
          </w:rPr>
          <w:t>43</w:t>
        </w:r>
        <w:r w:rsidR="00510073">
          <w:rPr>
            <w:noProof/>
            <w:webHidden/>
          </w:rPr>
          <w:fldChar w:fldCharType="end"/>
        </w:r>
      </w:hyperlink>
    </w:p>
    <w:p w14:paraId="3FA5AA27" w14:textId="0EFB46D1"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22" w:history="1">
        <w:r w:rsidR="00510073" w:rsidRPr="00B1033A">
          <w:rPr>
            <w:rStyle w:val="Hypertextovodkaz"/>
            <w:noProof/>
            <w14:scene3d>
              <w14:camera w14:prst="orthographicFront"/>
              <w14:lightRig w14:rig="threePt" w14:dir="t">
                <w14:rot w14:lat="0" w14:lon="0" w14:rev="0"/>
              </w14:lightRig>
            </w14:scene3d>
          </w:rPr>
          <w:t>6.1</w:t>
        </w:r>
        <w:r w:rsidR="00510073">
          <w:rPr>
            <w:rFonts w:asciiTheme="minorHAnsi" w:eastAsiaTheme="minorEastAsia" w:hAnsiTheme="minorHAnsi" w:cstheme="minorBidi"/>
            <w:noProof/>
            <w:sz w:val="22"/>
            <w:szCs w:val="22"/>
          </w:rPr>
          <w:tab/>
        </w:r>
        <w:r w:rsidR="00510073" w:rsidRPr="00B1033A">
          <w:rPr>
            <w:rStyle w:val="Hypertextovodkaz"/>
            <w:noProof/>
          </w:rPr>
          <w:t>Segmentace plovoucím oknem</w:t>
        </w:r>
        <w:r w:rsidR="00510073">
          <w:rPr>
            <w:noProof/>
            <w:webHidden/>
          </w:rPr>
          <w:tab/>
        </w:r>
        <w:r w:rsidR="00510073">
          <w:rPr>
            <w:noProof/>
            <w:webHidden/>
          </w:rPr>
          <w:fldChar w:fldCharType="begin"/>
        </w:r>
        <w:r w:rsidR="00510073">
          <w:rPr>
            <w:noProof/>
            <w:webHidden/>
          </w:rPr>
          <w:instrText xml:space="preserve"> PAGEREF _Toc40436422 \h </w:instrText>
        </w:r>
        <w:r w:rsidR="00510073">
          <w:rPr>
            <w:noProof/>
            <w:webHidden/>
          </w:rPr>
        </w:r>
        <w:r w:rsidR="00510073">
          <w:rPr>
            <w:noProof/>
            <w:webHidden/>
          </w:rPr>
          <w:fldChar w:fldCharType="separate"/>
        </w:r>
        <w:r w:rsidR="002B7859">
          <w:rPr>
            <w:noProof/>
            <w:webHidden/>
          </w:rPr>
          <w:t>44</w:t>
        </w:r>
        <w:r w:rsidR="00510073">
          <w:rPr>
            <w:noProof/>
            <w:webHidden/>
          </w:rPr>
          <w:fldChar w:fldCharType="end"/>
        </w:r>
      </w:hyperlink>
    </w:p>
    <w:p w14:paraId="517D6DA3" w14:textId="053A0C4A"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23" w:history="1">
        <w:r w:rsidR="00510073" w:rsidRPr="00B1033A">
          <w:rPr>
            <w:rStyle w:val="Hypertextovodkaz"/>
            <w:noProof/>
            <w14:scene3d>
              <w14:camera w14:prst="orthographicFront"/>
              <w14:lightRig w14:rig="threePt" w14:dir="t">
                <w14:rot w14:lat="0" w14:lon="0" w14:rev="0"/>
              </w14:lightRig>
            </w14:scene3d>
          </w:rPr>
          <w:t>6.2</w:t>
        </w:r>
        <w:r w:rsidR="00510073">
          <w:rPr>
            <w:rFonts w:asciiTheme="minorHAnsi" w:eastAsiaTheme="minorEastAsia" w:hAnsiTheme="minorHAnsi" w:cstheme="minorBidi"/>
            <w:noProof/>
            <w:sz w:val="22"/>
            <w:szCs w:val="22"/>
          </w:rPr>
          <w:tab/>
        </w:r>
        <w:r w:rsidR="00510073" w:rsidRPr="00B1033A">
          <w:rPr>
            <w:rStyle w:val="Hypertextovodkaz"/>
            <w:noProof/>
          </w:rPr>
          <w:t>Detekce úderů</w:t>
        </w:r>
        <w:r w:rsidR="00510073">
          <w:rPr>
            <w:noProof/>
            <w:webHidden/>
          </w:rPr>
          <w:tab/>
        </w:r>
        <w:r w:rsidR="00510073">
          <w:rPr>
            <w:noProof/>
            <w:webHidden/>
          </w:rPr>
          <w:fldChar w:fldCharType="begin"/>
        </w:r>
        <w:r w:rsidR="00510073">
          <w:rPr>
            <w:noProof/>
            <w:webHidden/>
          </w:rPr>
          <w:instrText xml:space="preserve"> PAGEREF _Toc40436423 \h </w:instrText>
        </w:r>
        <w:r w:rsidR="00510073">
          <w:rPr>
            <w:noProof/>
            <w:webHidden/>
          </w:rPr>
        </w:r>
        <w:r w:rsidR="00510073">
          <w:rPr>
            <w:noProof/>
            <w:webHidden/>
          </w:rPr>
          <w:fldChar w:fldCharType="separate"/>
        </w:r>
        <w:r w:rsidR="002B7859">
          <w:rPr>
            <w:noProof/>
            <w:webHidden/>
          </w:rPr>
          <w:t>44</w:t>
        </w:r>
        <w:r w:rsidR="00510073">
          <w:rPr>
            <w:noProof/>
            <w:webHidden/>
          </w:rPr>
          <w:fldChar w:fldCharType="end"/>
        </w:r>
      </w:hyperlink>
    </w:p>
    <w:p w14:paraId="53E3ED64" w14:textId="638C5034"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24" w:history="1">
        <w:r w:rsidR="00510073" w:rsidRPr="00B1033A">
          <w:rPr>
            <w:rStyle w:val="Hypertextovodkaz"/>
            <w:noProof/>
            <w14:scene3d>
              <w14:camera w14:prst="orthographicFront"/>
              <w14:lightRig w14:rig="threePt" w14:dir="t">
                <w14:rot w14:lat="0" w14:lon="0" w14:rev="0"/>
              </w14:lightRig>
            </w14:scene3d>
          </w:rPr>
          <w:t>6.3</w:t>
        </w:r>
        <w:r w:rsidR="00510073">
          <w:rPr>
            <w:rFonts w:asciiTheme="minorHAnsi" w:eastAsiaTheme="minorEastAsia" w:hAnsiTheme="minorHAnsi" w:cstheme="minorBidi"/>
            <w:noProof/>
            <w:sz w:val="22"/>
            <w:szCs w:val="22"/>
          </w:rPr>
          <w:tab/>
        </w:r>
        <w:r w:rsidR="00510073" w:rsidRPr="00B1033A">
          <w:rPr>
            <w:rStyle w:val="Hypertextovodkaz"/>
            <w:noProof/>
          </w:rPr>
          <w:t>Banka filtrů</w:t>
        </w:r>
        <w:r w:rsidR="00510073">
          <w:rPr>
            <w:noProof/>
            <w:webHidden/>
          </w:rPr>
          <w:tab/>
        </w:r>
        <w:r w:rsidR="00510073">
          <w:rPr>
            <w:noProof/>
            <w:webHidden/>
          </w:rPr>
          <w:fldChar w:fldCharType="begin"/>
        </w:r>
        <w:r w:rsidR="00510073">
          <w:rPr>
            <w:noProof/>
            <w:webHidden/>
          </w:rPr>
          <w:instrText xml:space="preserve"> PAGEREF _Toc40436424 \h </w:instrText>
        </w:r>
        <w:r w:rsidR="00510073">
          <w:rPr>
            <w:noProof/>
            <w:webHidden/>
          </w:rPr>
        </w:r>
        <w:r w:rsidR="00510073">
          <w:rPr>
            <w:noProof/>
            <w:webHidden/>
          </w:rPr>
          <w:fldChar w:fldCharType="separate"/>
        </w:r>
        <w:r w:rsidR="002B7859">
          <w:rPr>
            <w:noProof/>
            <w:webHidden/>
          </w:rPr>
          <w:t>45</w:t>
        </w:r>
        <w:r w:rsidR="00510073">
          <w:rPr>
            <w:noProof/>
            <w:webHidden/>
          </w:rPr>
          <w:fldChar w:fldCharType="end"/>
        </w:r>
      </w:hyperlink>
    </w:p>
    <w:p w14:paraId="6A16F3BC" w14:textId="2BF8A853" w:rsidR="00510073" w:rsidRDefault="00FD0138">
      <w:pPr>
        <w:pStyle w:val="Obsah3"/>
        <w:tabs>
          <w:tab w:val="right" w:leader="dot" w:pos="8493"/>
        </w:tabs>
        <w:rPr>
          <w:rFonts w:asciiTheme="minorHAnsi" w:eastAsiaTheme="minorEastAsia" w:hAnsiTheme="minorHAnsi" w:cstheme="minorBidi"/>
          <w:noProof/>
          <w:sz w:val="22"/>
          <w:szCs w:val="22"/>
        </w:rPr>
      </w:pPr>
      <w:hyperlink w:anchor="_Toc40436425" w:history="1">
        <w:r w:rsidR="00510073" w:rsidRPr="00B1033A">
          <w:rPr>
            <w:rStyle w:val="Hypertextovodkaz"/>
            <w:noProof/>
          </w:rPr>
          <w:t>Funkce pca.m</w:t>
        </w:r>
        <w:r w:rsidR="00510073">
          <w:rPr>
            <w:noProof/>
            <w:webHidden/>
          </w:rPr>
          <w:tab/>
        </w:r>
        <w:r w:rsidR="00510073">
          <w:rPr>
            <w:noProof/>
            <w:webHidden/>
          </w:rPr>
          <w:fldChar w:fldCharType="begin"/>
        </w:r>
        <w:r w:rsidR="00510073">
          <w:rPr>
            <w:noProof/>
            <w:webHidden/>
          </w:rPr>
          <w:instrText xml:space="preserve"> PAGEREF _Toc40436425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0D916E68" w14:textId="25D3A153"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26" w:history="1">
        <w:r w:rsidR="00510073" w:rsidRPr="00B1033A">
          <w:rPr>
            <w:rStyle w:val="Hypertextovodkaz"/>
            <w:noProof/>
            <w14:scene3d>
              <w14:camera w14:prst="orthographicFront"/>
              <w14:lightRig w14:rig="threePt" w14:dir="t">
                <w14:rot w14:lat="0" w14:lon="0" w14:rev="0"/>
              </w14:lightRig>
            </w14:scene3d>
          </w:rPr>
          <w:t>7.</w:t>
        </w:r>
        <w:r w:rsidR="00510073">
          <w:rPr>
            <w:rFonts w:asciiTheme="minorHAnsi" w:eastAsiaTheme="minorEastAsia" w:hAnsiTheme="minorHAnsi" w:cstheme="minorBidi"/>
            <w:noProof/>
            <w:sz w:val="22"/>
            <w:szCs w:val="22"/>
          </w:rPr>
          <w:tab/>
        </w:r>
        <w:r w:rsidR="00510073" w:rsidRPr="00B1033A">
          <w:rPr>
            <w:rStyle w:val="Hypertextovodkaz"/>
            <w:noProof/>
          </w:rPr>
          <w:t>Struktura závěrečné práce</w:t>
        </w:r>
        <w:r w:rsidR="00510073">
          <w:rPr>
            <w:noProof/>
            <w:webHidden/>
          </w:rPr>
          <w:tab/>
        </w:r>
        <w:r w:rsidR="00510073">
          <w:rPr>
            <w:noProof/>
            <w:webHidden/>
          </w:rPr>
          <w:fldChar w:fldCharType="begin"/>
        </w:r>
        <w:r w:rsidR="00510073">
          <w:rPr>
            <w:noProof/>
            <w:webHidden/>
          </w:rPr>
          <w:instrText xml:space="preserve"> PAGEREF _Toc40436426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1F454FF8" w14:textId="58A3F2E9"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27" w:history="1">
        <w:r w:rsidR="00510073" w:rsidRPr="00B1033A">
          <w:rPr>
            <w:rStyle w:val="Hypertextovodkaz"/>
            <w:noProof/>
            <w14:scene3d>
              <w14:camera w14:prst="orthographicFront"/>
              <w14:lightRig w14:rig="threePt" w14:dir="t">
                <w14:rot w14:lat="0" w14:lon="0" w14:rev="0"/>
              </w14:lightRig>
            </w14:scene3d>
          </w:rPr>
          <w:t>8.</w:t>
        </w:r>
        <w:r w:rsidR="00510073">
          <w:rPr>
            <w:rFonts w:asciiTheme="minorHAnsi" w:eastAsiaTheme="minorEastAsia" w:hAnsiTheme="minorHAnsi" w:cstheme="minorBidi"/>
            <w:noProof/>
            <w:sz w:val="22"/>
            <w:szCs w:val="22"/>
          </w:rPr>
          <w:tab/>
        </w:r>
        <w:r w:rsidR="00510073" w:rsidRPr="00B1033A">
          <w:rPr>
            <w:rStyle w:val="Hypertextovodkaz"/>
            <w:noProof/>
          </w:rPr>
          <w:t>Několik formálních doporučení</w:t>
        </w:r>
        <w:r w:rsidR="00510073">
          <w:rPr>
            <w:noProof/>
            <w:webHidden/>
          </w:rPr>
          <w:tab/>
        </w:r>
        <w:r w:rsidR="00510073">
          <w:rPr>
            <w:noProof/>
            <w:webHidden/>
          </w:rPr>
          <w:fldChar w:fldCharType="begin"/>
        </w:r>
        <w:r w:rsidR="00510073">
          <w:rPr>
            <w:noProof/>
            <w:webHidden/>
          </w:rPr>
          <w:instrText xml:space="preserve"> PAGEREF _Toc40436427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41199BCF" w14:textId="591B90FF"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28" w:history="1">
        <w:r w:rsidR="00510073" w:rsidRPr="00B1033A">
          <w:rPr>
            <w:rStyle w:val="Hypertextovodkaz"/>
            <w:noProof/>
            <w14:scene3d>
              <w14:camera w14:prst="orthographicFront"/>
              <w14:lightRig w14:rig="threePt" w14:dir="t">
                <w14:rot w14:lat="0" w14:lon="0" w14:rev="0"/>
              </w14:lightRig>
            </w14:scene3d>
          </w:rPr>
          <w:t>8.1</w:t>
        </w:r>
        <w:r w:rsidR="00510073">
          <w:rPr>
            <w:rFonts w:asciiTheme="minorHAnsi" w:eastAsiaTheme="minorEastAsia" w:hAnsiTheme="minorHAnsi" w:cstheme="minorBidi"/>
            <w:noProof/>
            <w:sz w:val="22"/>
            <w:szCs w:val="22"/>
          </w:rPr>
          <w:tab/>
        </w:r>
        <w:r w:rsidR="00510073" w:rsidRPr="00B1033A">
          <w:rPr>
            <w:rStyle w:val="Hypertextovodkaz"/>
            <w:noProof/>
          </w:rPr>
          <w:t>Psaní textů</w:t>
        </w:r>
        <w:r w:rsidR="00510073">
          <w:rPr>
            <w:noProof/>
            <w:webHidden/>
          </w:rPr>
          <w:tab/>
        </w:r>
        <w:r w:rsidR="00510073">
          <w:rPr>
            <w:noProof/>
            <w:webHidden/>
          </w:rPr>
          <w:fldChar w:fldCharType="begin"/>
        </w:r>
        <w:r w:rsidR="00510073">
          <w:rPr>
            <w:noProof/>
            <w:webHidden/>
          </w:rPr>
          <w:instrText xml:space="preserve"> PAGEREF _Toc40436428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0E7B2F51" w14:textId="65B3FCA8"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29" w:history="1">
        <w:r w:rsidR="00510073" w:rsidRPr="00B1033A">
          <w:rPr>
            <w:rStyle w:val="Hypertextovodkaz"/>
            <w:noProof/>
            <w14:scene3d>
              <w14:camera w14:prst="orthographicFront"/>
              <w14:lightRig w14:rig="threePt" w14:dir="t">
                <w14:rot w14:lat="0" w14:lon="0" w14:rev="0"/>
              </w14:lightRig>
            </w14:scene3d>
          </w:rPr>
          <w:t>8.2</w:t>
        </w:r>
        <w:r w:rsidR="00510073">
          <w:rPr>
            <w:rFonts w:asciiTheme="minorHAnsi" w:eastAsiaTheme="minorEastAsia" w:hAnsiTheme="minorHAnsi" w:cstheme="minorBidi"/>
            <w:noProof/>
            <w:sz w:val="22"/>
            <w:szCs w:val="22"/>
          </w:rPr>
          <w:tab/>
        </w:r>
        <w:r w:rsidR="00510073" w:rsidRPr="00B1033A">
          <w:rPr>
            <w:rStyle w:val="Hypertextovodkaz"/>
            <w:noProof/>
          </w:rPr>
          <w:t>Tabulky a grafy</w:t>
        </w:r>
        <w:r w:rsidR="00510073">
          <w:rPr>
            <w:noProof/>
            <w:webHidden/>
          </w:rPr>
          <w:tab/>
        </w:r>
        <w:r w:rsidR="00510073">
          <w:rPr>
            <w:noProof/>
            <w:webHidden/>
          </w:rPr>
          <w:fldChar w:fldCharType="begin"/>
        </w:r>
        <w:r w:rsidR="00510073">
          <w:rPr>
            <w:noProof/>
            <w:webHidden/>
          </w:rPr>
          <w:instrText xml:space="preserve"> PAGEREF _Toc40436429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26D2E51C" w14:textId="3DCDD394"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30" w:history="1">
        <w:r w:rsidR="00510073" w:rsidRPr="00B1033A">
          <w:rPr>
            <w:rStyle w:val="Hypertextovodkaz"/>
            <w:noProof/>
            <w14:scene3d>
              <w14:camera w14:prst="orthographicFront"/>
              <w14:lightRig w14:rig="threePt" w14:dir="t">
                <w14:rot w14:lat="0" w14:lon="0" w14:rev="0"/>
              </w14:lightRig>
            </w14:scene3d>
          </w:rPr>
          <w:t>8.3</w:t>
        </w:r>
        <w:r w:rsidR="00510073">
          <w:rPr>
            <w:rFonts w:asciiTheme="minorHAnsi" w:eastAsiaTheme="minorEastAsia" w:hAnsiTheme="minorHAnsi" w:cstheme="minorBidi"/>
            <w:noProof/>
            <w:sz w:val="22"/>
            <w:szCs w:val="22"/>
          </w:rPr>
          <w:tab/>
        </w:r>
        <w:r w:rsidR="00510073" w:rsidRPr="00B1033A">
          <w:rPr>
            <w:rStyle w:val="Hypertextovodkaz"/>
            <w:noProof/>
          </w:rPr>
          <w:t>Vkládání obrázků</w:t>
        </w:r>
        <w:r w:rsidR="00510073">
          <w:rPr>
            <w:noProof/>
            <w:webHidden/>
          </w:rPr>
          <w:tab/>
        </w:r>
        <w:r w:rsidR="00510073">
          <w:rPr>
            <w:noProof/>
            <w:webHidden/>
          </w:rPr>
          <w:fldChar w:fldCharType="begin"/>
        </w:r>
        <w:r w:rsidR="00510073">
          <w:rPr>
            <w:noProof/>
            <w:webHidden/>
          </w:rPr>
          <w:instrText xml:space="preserve"> PAGEREF _Toc40436430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03AC1CDF" w14:textId="3DFC7216"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31" w:history="1">
        <w:r w:rsidR="00510073" w:rsidRPr="00B1033A">
          <w:rPr>
            <w:rStyle w:val="Hypertextovodkaz"/>
            <w:noProof/>
            <w14:scene3d>
              <w14:camera w14:prst="orthographicFront"/>
              <w14:lightRig w14:rig="threePt" w14:dir="t">
                <w14:rot w14:lat="0" w14:lon="0" w14:rev="0"/>
              </w14:lightRig>
            </w14:scene3d>
          </w:rPr>
          <w:t>8.4</w:t>
        </w:r>
        <w:r w:rsidR="00510073">
          <w:rPr>
            <w:rFonts w:asciiTheme="minorHAnsi" w:eastAsiaTheme="minorEastAsia" w:hAnsiTheme="minorHAnsi" w:cstheme="minorBidi"/>
            <w:noProof/>
            <w:sz w:val="22"/>
            <w:szCs w:val="22"/>
          </w:rPr>
          <w:tab/>
        </w:r>
        <w:r w:rsidR="00510073" w:rsidRPr="00B1033A">
          <w:rPr>
            <w:rStyle w:val="Hypertextovodkaz"/>
            <w:noProof/>
          </w:rPr>
          <w:t>Psaní rovnic v textu</w:t>
        </w:r>
        <w:r w:rsidR="00510073">
          <w:rPr>
            <w:noProof/>
            <w:webHidden/>
          </w:rPr>
          <w:tab/>
        </w:r>
        <w:r w:rsidR="00510073">
          <w:rPr>
            <w:noProof/>
            <w:webHidden/>
          </w:rPr>
          <w:fldChar w:fldCharType="begin"/>
        </w:r>
        <w:r w:rsidR="00510073">
          <w:rPr>
            <w:noProof/>
            <w:webHidden/>
          </w:rPr>
          <w:instrText xml:space="preserve"> PAGEREF _Toc40436431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7CDC453D" w14:textId="27F33532"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32" w:history="1">
        <w:r w:rsidR="00510073" w:rsidRPr="00B1033A">
          <w:rPr>
            <w:rStyle w:val="Hypertextovodkaz"/>
            <w:noProof/>
            <w14:scene3d>
              <w14:camera w14:prst="orthographicFront"/>
              <w14:lightRig w14:rig="threePt" w14:dir="t">
                <w14:rot w14:lat="0" w14:lon="0" w14:rev="0"/>
              </w14:lightRig>
            </w14:scene3d>
          </w:rPr>
          <w:t>8.5</w:t>
        </w:r>
        <w:r w:rsidR="00510073">
          <w:rPr>
            <w:rFonts w:asciiTheme="minorHAnsi" w:eastAsiaTheme="minorEastAsia" w:hAnsiTheme="minorHAnsi" w:cstheme="minorBidi"/>
            <w:noProof/>
            <w:sz w:val="22"/>
            <w:szCs w:val="22"/>
          </w:rPr>
          <w:tab/>
        </w:r>
        <w:r w:rsidR="00510073" w:rsidRPr="00B1033A">
          <w:rPr>
            <w:rStyle w:val="Hypertextovodkaz"/>
            <w:noProof/>
          </w:rPr>
          <w:t>Informace k šabloně</w:t>
        </w:r>
        <w:r w:rsidR="00510073">
          <w:rPr>
            <w:noProof/>
            <w:webHidden/>
          </w:rPr>
          <w:tab/>
        </w:r>
        <w:r w:rsidR="00510073">
          <w:rPr>
            <w:noProof/>
            <w:webHidden/>
          </w:rPr>
          <w:fldChar w:fldCharType="begin"/>
        </w:r>
        <w:r w:rsidR="00510073">
          <w:rPr>
            <w:noProof/>
            <w:webHidden/>
          </w:rPr>
          <w:instrText xml:space="preserve"> PAGEREF _Toc40436432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29593823" w14:textId="176733C7"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33" w:history="1">
        <w:r w:rsidR="00510073" w:rsidRPr="00B1033A">
          <w:rPr>
            <w:rStyle w:val="Hypertextovodkaz"/>
            <w:noProof/>
            <w14:scene3d>
              <w14:camera w14:prst="orthographicFront"/>
              <w14:lightRig w14:rig="threePt" w14:dir="t">
                <w14:rot w14:lat="0" w14:lon="0" w14:rev="0"/>
              </w14:lightRig>
            </w14:scene3d>
          </w:rPr>
          <w:t>9.</w:t>
        </w:r>
        <w:r w:rsidR="00510073">
          <w:rPr>
            <w:rFonts w:asciiTheme="minorHAnsi" w:eastAsiaTheme="minorEastAsia" w:hAnsiTheme="minorHAnsi" w:cstheme="minorBidi"/>
            <w:noProof/>
            <w:sz w:val="22"/>
            <w:szCs w:val="22"/>
          </w:rPr>
          <w:tab/>
        </w:r>
        <w:r w:rsidR="00510073" w:rsidRPr="00B1033A">
          <w:rPr>
            <w:rStyle w:val="Hypertextovodkaz"/>
            <w:noProof/>
          </w:rPr>
          <w:t>Příklad</w:t>
        </w:r>
        <w:r w:rsidR="00510073">
          <w:rPr>
            <w:noProof/>
            <w:webHidden/>
          </w:rPr>
          <w:tab/>
        </w:r>
        <w:r w:rsidR="00510073">
          <w:rPr>
            <w:noProof/>
            <w:webHidden/>
          </w:rPr>
          <w:fldChar w:fldCharType="begin"/>
        </w:r>
        <w:r w:rsidR="00510073">
          <w:rPr>
            <w:noProof/>
            <w:webHidden/>
          </w:rPr>
          <w:instrText xml:space="preserve"> PAGEREF _Toc40436433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5ECB5DAC" w14:textId="64730017" w:rsidR="00510073" w:rsidRDefault="00FD0138">
      <w:pPr>
        <w:pStyle w:val="Obsah2"/>
        <w:tabs>
          <w:tab w:val="left" w:pos="880"/>
          <w:tab w:val="right" w:leader="dot" w:pos="8493"/>
        </w:tabs>
        <w:rPr>
          <w:rFonts w:asciiTheme="minorHAnsi" w:eastAsiaTheme="minorEastAsia" w:hAnsiTheme="minorHAnsi" w:cstheme="minorBidi"/>
          <w:noProof/>
          <w:sz w:val="22"/>
          <w:szCs w:val="22"/>
        </w:rPr>
      </w:pPr>
      <w:hyperlink w:anchor="_Toc40436434" w:history="1">
        <w:r w:rsidR="00510073" w:rsidRPr="00B1033A">
          <w:rPr>
            <w:rStyle w:val="Hypertextovodkaz"/>
            <w:noProof/>
            <w14:scene3d>
              <w14:camera w14:prst="orthographicFront"/>
              <w14:lightRig w14:rig="threePt" w14:dir="t">
                <w14:rot w14:lat="0" w14:lon="0" w14:rev="0"/>
              </w14:lightRig>
            </w14:scene3d>
          </w:rPr>
          <w:t>9.1</w:t>
        </w:r>
        <w:r w:rsidR="00510073">
          <w:rPr>
            <w:rFonts w:asciiTheme="minorHAnsi" w:eastAsiaTheme="minorEastAsia" w:hAnsiTheme="minorHAnsi" w:cstheme="minorBidi"/>
            <w:noProof/>
            <w:sz w:val="22"/>
            <w:szCs w:val="22"/>
          </w:rPr>
          <w:tab/>
        </w:r>
        <w:r w:rsidR="00510073" w:rsidRPr="00B1033A">
          <w:rPr>
            <w:rStyle w:val="Hypertextovodkaz"/>
            <w:noProof/>
          </w:rPr>
          <w:t>Příklad</w:t>
        </w:r>
        <w:r w:rsidR="00510073">
          <w:rPr>
            <w:noProof/>
            <w:webHidden/>
          </w:rPr>
          <w:tab/>
        </w:r>
        <w:r w:rsidR="00510073">
          <w:rPr>
            <w:noProof/>
            <w:webHidden/>
          </w:rPr>
          <w:fldChar w:fldCharType="begin"/>
        </w:r>
        <w:r w:rsidR="00510073">
          <w:rPr>
            <w:noProof/>
            <w:webHidden/>
          </w:rPr>
          <w:instrText xml:space="preserve"> PAGEREF _Toc40436434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3AD569D9" w14:textId="6A65D5A0" w:rsidR="00510073" w:rsidRDefault="00FD0138">
      <w:pPr>
        <w:pStyle w:val="Obsah3"/>
        <w:tabs>
          <w:tab w:val="left" w:pos="1320"/>
          <w:tab w:val="right" w:leader="dot" w:pos="8493"/>
        </w:tabs>
        <w:rPr>
          <w:rFonts w:asciiTheme="minorHAnsi" w:eastAsiaTheme="minorEastAsia" w:hAnsiTheme="minorHAnsi" w:cstheme="minorBidi"/>
          <w:noProof/>
          <w:sz w:val="22"/>
          <w:szCs w:val="22"/>
        </w:rPr>
      </w:pPr>
      <w:hyperlink w:anchor="_Toc40436435" w:history="1">
        <w:r w:rsidR="00510073" w:rsidRPr="00B1033A">
          <w:rPr>
            <w:rStyle w:val="Hypertextovodkaz"/>
            <w:noProof/>
          </w:rPr>
          <w:t>9.1.1</w:t>
        </w:r>
        <w:r w:rsidR="00510073">
          <w:rPr>
            <w:rFonts w:asciiTheme="minorHAnsi" w:eastAsiaTheme="minorEastAsia" w:hAnsiTheme="minorHAnsi" w:cstheme="minorBidi"/>
            <w:noProof/>
            <w:sz w:val="22"/>
            <w:szCs w:val="22"/>
          </w:rPr>
          <w:tab/>
        </w:r>
        <w:r w:rsidR="00510073" w:rsidRPr="00B1033A">
          <w:rPr>
            <w:rStyle w:val="Hypertextovodkaz"/>
            <w:noProof/>
          </w:rPr>
          <w:t>Příklad</w:t>
        </w:r>
        <w:r w:rsidR="00510073">
          <w:rPr>
            <w:noProof/>
            <w:webHidden/>
          </w:rPr>
          <w:tab/>
        </w:r>
        <w:r w:rsidR="00510073">
          <w:rPr>
            <w:noProof/>
            <w:webHidden/>
          </w:rPr>
          <w:fldChar w:fldCharType="begin"/>
        </w:r>
        <w:r w:rsidR="00510073">
          <w:rPr>
            <w:noProof/>
            <w:webHidden/>
          </w:rPr>
          <w:instrText xml:space="preserve"> PAGEREF _Toc40436435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284A85EC" w14:textId="54618A49" w:rsidR="00510073" w:rsidRDefault="00FD0138">
      <w:pPr>
        <w:pStyle w:val="Obsah4"/>
        <w:tabs>
          <w:tab w:val="left" w:pos="1760"/>
          <w:tab w:val="right" w:leader="dot" w:pos="8493"/>
        </w:tabs>
        <w:rPr>
          <w:rFonts w:asciiTheme="minorHAnsi" w:eastAsiaTheme="minorEastAsia" w:hAnsiTheme="minorHAnsi" w:cstheme="minorBidi"/>
          <w:noProof/>
          <w:sz w:val="22"/>
          <w:szCs w:val="22"/>
        </w:rPr>
      </w:pPr>
      <w:hyperlink w:anchor="_Toc40436436" w:history="1">
        <w:r w:rsidR="00510073" w:rsidRPr="00B1033A">
          <w:rPr>
            <w:rStyle w:val="Hypertextovodkaz"/>
            <w:noProof/>
          </w:rPr>
          <w:t>9.1.1.1</w:t>
        </w:r>
        <w:r w:rsidR="00510073">
          <w:rPr>
            <w:rFonts w:asciiTheme="minorHAnsi" w:eastAsiaTheme="minorEastAsia" w:hAnsiTheme="minorHAnsi" w:cstheme="minorBidi"/>
            <w:noProof/>
            <w:sz w:val="22"/>
            <w:szCs w:val="22"/>
          </w:rPr>
          <w:tab/>
        </w:r>
        <w:r w:rsidR="00510073" w:rsidRPr="00B1033A">
          <w:rPr>
            <w:rStyle w:val="Hypertextovodkaz"/>
            <w:noProof/>
          </w:rPr>
          <w:t>Příklad</w:t>
        </w:r>
        <w:r w:rsidR="00510073">
          <w:rPr>
            <w:noProof/>
            <w:webHidden/>
          </w:rPr>
          <w:tab/>
        </w:r>
        <w:r w:rsidR="00510073">
          <w:rPr>
            <w:noProof/>
            <w:webHidden/>
          </w:rPr>
          <w:fldChar w:fldCharType="begin"/>
        </w:r>
        <w:r w:rsidR="00510073">
          <w:rPr>
            <w:noProof/>
            <w:webHidden/>
          </w:rPr>
          <w:instrText xml:space="preserve"> PAGEREF _Toc40436436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4E006B47" w14:textId="76252123"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37" w:history="1">
        <w:r w:rsidR="00510073" w:rsidRPr="00B1033A">
          <w:rPr>
            <w:rStyle w:val="Hypertextovodkaz"/>
            <w:noProof/>
            <w14:scene3d>
              <w14:camera w14:prst="orthographicFront"/>
              <w14:lightRig w14:rig="threePt" w14:dir="t">
                <w14:rot w14:lat="0" w14:lon="0" w14:rev="0"/>
              </w14:lightRig>
            </w14:scene3d>
          </w:rPr>
          <w:t>10.</w:t>
        </w:r>
        <w:r w:rsidR="00510073">
          <w:rPr>
            <w:rFonts w:asciiTheme="minorHAnsi" w:eastAsiaTheme="minorEastAsia" w:hAnsiTheme="minorHAnsi" w:cstheme="minorBidi"/>
            <w:noProof/>
            <w:sz w:val="22"/>
            <w:szCs w:val="22"/>
          </w:rPr>
          <w:tab/>
        </w:r>
        <w:r w:rsidR="00510073" w:rsidRPr="00B1033A">
          <w:rPr>
            <w:rStyle w:val="Hypertextovodkaz"/>
            <w:noProof/>
          </w:rPr>
          <w:t>Nikdy to nebude naprosto dokonalé</w:t>
        </w:r>
        <w:r w:rsidR="00510073">
          <w:rPr>
            <w:noProof/>
            <w:webHidden/>
          </w:rPr>
          <w:tab/>
        </w:r>
        <w:r w:rsidR="00510073">
          <w:rPr>
            <w:noProof/>
            <w:webHidden/>
          </w:rPr>
          <w:fldChar w:fldCharType="begin"/>
        </w:r>
        <w:r w:rsidR="00510073">
          <w:rPr>
            <w:noProof/>
            <w:webHidden/>
          </w:rPr>
          <w:instrText xml:space="preserve"> PAGEREF _Toc40436437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012053A5" w14:textId="1264C3ED"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38" w:history="1">
        <w:r w:rsidR="00510073" w:rsidRPr="00B1033A">
          <w:rPr>
            <w:rStyle w:val="Hypertextovodkaz"/>
            <w:noProof/>
            <w14:scene3d>
              <w14:camera w14:prst="orthographicFront"/>
              <w14:lightRig w14:rig="threePt" w14:dir="t">
                <w14:rot w14:lat="0" w14:lon="0" w14:rev="0"/>
              </w14:lightRig>
            </w14:scene3d>
          </w:rPr>
          <w:t>11.</w:t>
        </w:r>
        <w:r w:rsidR="00510073">
          <w:rPr>
            <w:rFonts w:asciiTheme="minorHAnsi" w:eastAsiaTheme="minorEastAsia" w:hAnsiTheme="minorHAnsi" w:cstheme="minorBidi"/>
            <w:noProof/>
            <w:sz w:val="22"/>
            <w:szCs w:val="22"/>
          </w:rPr>
          <w:tab/>
        </w:r>
        <w:r w:rsidR="00510073" w:rsidRPr="00B1033A">
          <w:rPr>
            <w:rStyle w:val="Hypertextovodkaz"/>
            <w:noProof/>
          </w:rPr>
          <w:t>Typografické a jazykové zásady</w:t>
        </w:r>
        <w:r w:rsidR="00510073">
          <w:rPr>
            <w:noProof/>
            <w:webHidden/>
          </w:rPr>
          <w:tab/>
        </w:r>
        <w:r w:rsidR="00510073">
          <w:rPr>
            <w:noProof/>
            <w:webHidden/>
          </w:rPr>
          <w:fldChar w:fldCharType="begin"/>
        </w:r>
        <w:r w:rsidR="00510073">
          <w:rPr>
            <w:noProof/>
            <w:webHidden/>
          </w:rPr>
          <w:instrText xml:space="preserve"> PAGEREF _Toc40436438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5035940B" w14:textId="7B9DC1B9" w:rsidR="00510073" w:rsidRDefault="00FD0138">
      <w:pPr>
        <w:pStyle w:val="Obsah2"/>
        <w:tabs>
          <w:tab w:val="left" w:pos="1100"/>
          <w:tab w:val="right" w:leader="dot" w:pos="8493"/>
        </w:tabs>
        <w:rPr>
          <w:rFonts w:asciiTheme="minorHAnsi" w:eastAsiaTheme="minorEastAsia" w:hAnsiTheme="minorHAnsi" w:cstheme="minorBidi"/>
          <w:noProof/>
          <w:sz w:val="22"/>
          <w:szCs w:val="22"/>
        </w:rPr>
      </w:pPr>
      <w:hyperlink w:anchor="_Toc40436439" w:history="1">
        <w:r w:rsidR="00510073" w:rsidRPr="00B1033A">
          <w:rPr>
            <w:rStyle w:val="Hypertextovodkaz"/>
            <w:noProof/>
            <w14:scene3d>
              <w14:camera w14:prst="orthographicFront"/>
              <w14:lightRig w14:rig="threePt" w14:dir="t">
                <w14:rot w14:lat="0" w14:lon="0" w14:rev="0"/>
              </w14:lightRig>
            </w14:scene3d>
          </w:rPr>
          <w:t>11.1</w:t>
        </w:r>
        <w:r w:rsidR="00510073">
          <w:rPr>
            <w:rFonts w:asciiTheme="minorHAnsi" w:eastAsiaTheme="minorEastAsia" w:hAnsiTheme="minorHAnsi" w:cstheme="minorBidi"/>
            <w:noProof/>
            <w:sz w:val="22"/>
            <w:szCs w:val="22"/>
          </w:rPr>
          <w:tab/>
        </w:r>
        <w:r w:rsidR="00510073" w:rsidRPr="00B1033A">
          <w:rPr>
            <w:rStyle w:val="Hypertextovodkaz"/>
            <w:noProof/>
          </w:rPr>
          <w:t>Co je to normovaná stránka?</w:t>
        </w:r>
        <w:r w:rsidR="00510073">
          <w:rPr>
            <w:noProof/>
            <w:webHidden/>
          </w:rPr>
          <w:tab/>
        </w:r>
        <w:r w:rsidR="00510073">
          <w:rPr>
            <w:noProof/>
            <w:webHidden/>
          </w:rPr>
          <w:fldChar w:fldCharType="begin"/>
        </w:r>
        <w:r w:rsidR="00510073">
          <w:rPr>
            <w:noProof/>
            <w:webHidden/>
          </w:rPr>
          <w:instrText xml:space="preserve"> PAGEREF _Toc40436439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327D3F31" w14:textId="06D48D35" w:rsidR="00510073" w:rsidRDefault="00FD0138">
      <w:pPr>
        <w:pStyle w:val="Obsah1"/>
        <w:tabs>
          <w:tab w:val="left" w:pos="880"/>
          <w:tab w:val="right" w:leader="dot" w:pos="8493"/>
        </w:tabs>
        <w:rPr>
          <w:rFonts w:asciiTheme="minorHAnsi" w:eastAsiaTheme="minorEastAsia" w:hAnsiTheme="minorHAnsi" w:cstheme="minorBidi"/>
          <w:noProof/>
          <w:sz w:val="22"/>
          <w:szCs w:val="22"/>
        </w:rPr>
      </w:pPr>
      <w:hyperlink w:anchor="_Toc40436440" w:history="1">
        <w:r w:rsidR="00510073" w:rsidRPr="00B1033A">
          <w:rPr>
            <w:rStyle w:val="Hypertextovodkaz"/>
            <w:noProof/>
            <w14:scene3d>
              <w14:camera w14:prst="orthographicFront"/>
              <w14:lightRig w14:rig="threePt" w14:dir="t">
                <w14:rot w14:lat="0" w14:lon="0" w14:rev="0"/>
              </w14:lightRig>
            </w14:scene3d>
          </w:rPr>
          <w:t>12.</w:t>
        </w:r>
        <w:r w:rsidR="00510073">
          <w:rPr>
            <w:rFonts w:asciiTheme="minorHAnsi" w:eastAsiaTheme="minorEastAsia" w:hAnsiTheme="minorHAnsi" w:cstheme="minorBidi"/>
            <w:noProof/>
            <w:sz w:val="22"/>
            <w:szCs w:val="22"/>
          </w:rPr>
          <w:tab/>
        </w:r>
        <w:r w:rsidR="00510073" w:rsidRPr="00B1033A">
          <w:rPr>
            <w:rStyle w:val="Hypertextovodkaz"/>
            <w:noProof/>
          </w:rPr>
          <w:t>Závěr</w:t>
        </w:r>
        <w:r w:rsidR="00510073">
          <w:rPr>
            <w:noProof/>
            <w:webHidden/>
          </w:rPr>
          <w:tab/>
        </w:r>
        <w:r w:rsidR="00510073">
          <w:rPr>
            <w:noProof/>
            <w:webHidden/>
          </w:rPr>
          <w:fldChar w:fldCharType="begin"/>
        </w:r>
        <w:r w:rsidR="00510073">
          <w:rPr>
            <w:noProof/>
            <w:webHidden/>
          </w:rPr>
          <w:instrText xml:space="preserve"> PAGEREF _Toc40436440 \h </w:instrText>
        </w:r>
        <w:r w:rsidR="00510073">
          <w:rPr>
            <w:noProof/>
            <w:webHidden/>
          </w:rPr>
        </w:r>
        <w:r w:rsidR="00510073">
          <w:rPr>
            <w:noProof/>
            <w:webHidden/>
          </w:rPr>
          <w:fldChar w:fldCharType="separate"/>
        </w:r>
        <w:r w:rsidR="002B7859">
          <w:rPr>
            <w:noProof/>
            <w:webHidden/>
          </w:rPr>
          <w:t>50</w:t>
        </w:r>
        <w:r w:rsidR="00510073">
          <w:rPr>
            <w:noProof/>
            <w:webHidden/>
          </w:rPr>
          <w:fldChar w:fldCharType="end"/>
        </w:r>
      </w:hyperlink>
    </w:p>
    <w:p w14:paraId="2CB6B6C9" w14:textId="1E64791A" w:rsidR="00BD1195" w:rsidRPr="00C30A19" w:rsidRDefault="00E40496" w:rsidP="0019118E">
      <w:pPr>
        <w:spacing w:line="276" w:lineRule="auto"/>
      </w:pPr>
      <w:r w:rsidRPr="00C30A19">
        <w:fldChar w:fldCharType="end"/>
      </w:r>
    </w:p>
    <w:p w14:paraId="788F05FF" w14:textId="77777777" w:rsidR="00EC7D6C" w:rsidRPr="00C30A19" w:rsidRDefault="00EC7D6C" w:rsidP="00980626">
      <w:pPr>
        <w:pStyle w:val="Odstavecprvn"/>
      </w:pPr>
      <w:r w:rsidRPr="00C30A19">
        <w:t xml:space="preserve">Pozn.: Obsah se v rámci této šablony generuje automaticky z nadpisů 1-4 úrovně a nečíslované nadpisy. Pro jeho aktualizaci stačí kliknout pravým tlačítkem na vytvořený obsah a vybrat položku „Aktualizovat pole“ </w:t>
      </w:r>
      <w:proofErr w:type="gramStart"/>
      <w:r w:rsidRPr="00C30A19">
        <w:t>-&gt;„</w:t>
      </w:r>
      <w:proofErr w:type="gramEnd"/>
      <w:r w:rsidRPr="00C30A19">
        <w:t>Celá tabulka“.</w:t>
      </w:r>
    </w:p>
    <w:p w14:paraId="21E604B2" w14:textId="77777777" w:rsidR="00401828" w:rsidRPr="00C30A19" w:rsidRDefault="00877C96" w:rsidP="00714799">
      <w:pPr>
        <w:pStyle w:val="Nadpisne"/>
        <w:rPr>
          <w:lang w:val="cs-CZ"/>
        </w:rPr>
      </w:pPr>
      <w:r w:rsidRPr="00C30A19">
        <w:rPr>
          <w:lang w:val="cs-CZ"/>
        </w:rPr>
        <w:br w:type="page"/>
      </w:r>
      <w:r w:rsidR="00401828" w:rsidRPr="00C30A19">
        <w:rPr>
          <w:lang w:val="cs-CZ"/>
        </w:rPr>
        <w:lastRenderedPageBreak/>
        <w:t>Seznam symbolů a zkratek</w:t>
      </w:r>
    </w:p>
    <w:p w14:paraId="104EDA4A" w14:textId="77777777" w:rsidR="00B143C3" w:rsidRPr="00C30A19" w:rsidRDefault="00B143C3" w:rsidP="00B12E59">
      <w:pPr>
        <w:rPr>
          <w:b/>
          <w:sz w:val="22"/>
          <w:szCs w:val="22"/>
        </w:rPr>
      </w:pPr>
      <w:r w:rsidRPr="00C30A19">
        <w:rPr>
          <w:b/>
          <w:sz w:val="22"/>
          <w:szCs w:val="22"/>
        </w:rPr>
        <w:t>Zkratky:</w:t>
      </w:r>
    </w:p>
    <w:p w14:paraId="3C18F025" w14:textId="77777777" w:rsidR="00B143C3" w:rsidRPr="00C30A19" w:rsidRDefault="00B143C3" w:rsidP="007504B5">
      <w:pPr>
        <w:ind w:firstLine="708"/>
      </w:pPr>
      <w:r w:rsidRPr="00C30A19">
        <w:t>FEKT</w:t>
      </w:r>
      <w:r w:rsidRPr="00C30A19">
        <w:tab/>
      </w:r>
      <w:r w:rsidRPr="00C30A19">
        <w:tab/>
        <w:t>…</w:t>
      </w:r>
      <w:r w:rsidRPr="00C30A19">
        <w:tab/>
        <w:t>Fakulta elektrotechniky a komunikačních technologií</w:t>
      </w:r>
    </w:p>
    <w:p w14:paraId="23C19C2D" w14:textId="77777777" w:rsidR="00B143C3" w:rsidRPr="00C30A19" w:rsidRDefault="00B143C3" w:rsidP="007504B5">
      <w:pPr>
        <w:ind w:firstLine="708"/>
      </w:pPr>
      <w:r w:rsidRPr="00C30A19">
        <w:t>VUT</w:t>
      </w:r>
      <w:r w:rsidRPr="00C30A19">
        <w:tab/>
      </w:r>
      <w:r w:rsidRPr="00C30A19">
        <w:tab/>
        <w:t>…</w:t>
      </w:r>
      <w:r w:rsidRPr="00C30A19">
        <w:tab/>
        <w:t>Vysoké učení technické v Brně</w:t>
      </w:r>
    </w:p>
    <w:p w14:paraId="559130EE" w14:textId="77777777" w:rsidR="00B143C3" w:rsidRPr="00C30A19" w:rsidRDefault="00B143C3" w:rsidP="00980626">
      <w:pPr>
        <w:pStyle w:val="Odstavecprvn"/>
      </w:pPr>
    </w:p>
    <w:p w14:paraId="3E0EF859" w14:textId="77777777" w:rsidR="00B143C3" w:rsidRPr="00C30A19" w:rsidRDefault="00B143C3" w:rsidP="00B12E59">
      <w:pPr>
        <w:rPr>
          <w:b/>
          <w:sz w:val="22"/>
          <w:szCs w:val="22"/>
        </w:rPr>
      </w:pPr>
      <w:r w:rsidRPr="00C30A19">
        <w:rPr>
          <w:b/>
          <w:sz w:val="22"/>
          <w:szCs w:val="22"/>
        </w:rPr>
        <w:t>Symboly:</w:t>
      </w:r>
    </w:p>
    <w:p w14:paraId="5F5A38A9" w14:textId="77777777" w:rsidR="00401828" w:rsidRPr="00C30A19" w:rsidRDefault="00B143C3" w:rsidP="007504B5">
      <w:pPr>
        <w:ind w:firstLine="708"/>
      </w:pPr>
      <w:r w:rsidRPr="00C30A19">
        <w:t>U</w:t>
      </w:r>
      <w:r w:rsidRPr="00C30A19">
        <w:tab/>
      </w:r>
      <w:r w:rsidRPr="00C30A19">
        <w:tab/>
        <w:t>…</w:t>
      </w:r>
      <w:r w:rsidRPr="00C30A19">
        <w:tab/>
        <w:t>napětí</w:t>
      </w:r>
      <w:r w:rsidRPr="00C30A19">
        <w:tab/>
      </w:r>
      <w:r w:rsidRPr="00C30A19">
        <w:tab/>
      </w:r>
      <w:r w:rsidRPr="00C30A19">
        <w:tab/>
      </w:r>
      <w:r w:rsidRPr="00C30A19">
        <w:tab/>
      </w:r>
      <w:r w:rsidRPr="00C30A19">
        <w:tab/>
      </w:r>
      <w:r w:rsidRPr="00C30A19">
        <w:tab/>
      </w:r>
      <w:r w:rsidRPr="00C30A19">
        <w:tab/>
        <w:t>[Ω]</w:t>
      </w:r>
    </w:p>
    <w:p w14:paraId="233C8C6E" w14:textId="77777777" w:rsidR="00B143C3" w:rsidRPr="00C30A19" w:rsidRDefault="00B143C3" w:rsidP="007504B5">
      <w:pPr>
        <w:ind w:firstLine="708"/>
      </w:pPr>
      <w:r w:rsidRPr="00C30A19">
        <w:t>I</w:t>
      </w:r>
      <w:r w:rsidRPr="00C30A19">
        <w:tab/>
      </w:r>
      <w:r w:rsidRPr="00C30A19">
        <w:tab/>
        <w:t>…</w:t>
      </w:r>
      <w:r w:rsidRPr="00C30A19">
        <w:tab/>
        <w:t>proud</w:t>
      </w:r>
      <w:r w:rsidRPr="00C30A19">
        <w:tab/>
      </w:r>
      <w:r w:rsidRPr="00C30A19">
        <w:tab/>
      </w:r>
      <w:r w:rsidRPr="00C30A19">
        <w:tab/>
      </w:r>
      <w:r w:rsidRPr="00C30A19">
        <w:tab/>
      </w:r>
      <w:r w:rsidRPr="00C30A19">
        <w:tab/>
      </w:r>
      <w:r w:rsidRPr="00C30A19">
        <w:tab/>
      </w:r>
      <w:r w:rsidRPr="00C30A19">
        <w:tab/>
        <w:t>[A]</w:t>
      </w:r>
    </w:p>
    <w:p w14:paraId="64E4140D" w14:textId="77777777" w:rsidR="00401828" w:rsidRPr="00C30A19" w:rsidRDefault="00401828" w:rsidP="00401828">
      <w:pPr>
        <w:pStyle w:val="Nadpisne"/>
        <w:rPr>
          <w:lang w:val="cs-CZ"/>
        </w:rPr>
      </w:pPr>
    </w:p>
    <w:p w14:paraId="1CE22A7D" w14:textId="77777777" w:rsidR="00B143C3" w:rsidRPr="00C30A19" w:rsidRDefault="00B143C3" w:rsidP="00B12E59">
      <w:pPr>
        <w:rPr>
          <w:b/>
          <w:i/>
          <w:color w:val="FF0000"/>
        </w:rPr>
      </w:pPr>
      <w:r w:rsidRPr="00C30A19">
        <w:rPr>
          <w:b/>
          <w:i/>
          <w:color w:val="FF0000"/>
        </w:rPr>
        <w:t>Pozn.: V této části by měly být uvedeny všechny zkratky použité v textu a všechny symboly použité v rovnicí</w:t>
      </w:r>
      <w:r w:rsidR="00437C28" w:rsidRPr="00C30A19">
        <w:rPr>
          <w:b/>
          <w:i/>
          <w:color w:val="FF0000"/>
        </w:rPr>
        <w:t>c</w:t>
      </w:r>
      <w:r w:rsidRPr="00C30A19">
        <w:rPr>
          <w:b/>
          <w:i/>
          <w:color w:val="FF0000"/>
        </w:rPr>
        <w:t>h</w:t>
      </w:r>
      <w:r w:rsidR="00A96CC3" w:rsidRPr="00C30A19">
        <w:rPr>
          <w:b/>
          <w:i/>
          <w:color w:val="FF0000"/>
        </w:rPr>
        <w:t>.</w:t>
      </w:r>
    </w:p>
    <w:p w14:paraId="2B84C93D" w14:textId="77777777" w:rsidR="00401828" w:rsidRPr="00C30A19" w:rsidRDefault="00401828" w:rsidP="00401828">
      <w:pPr>
        <w:pStyle w:val="Nadpisne"/>
        <w:rPr>
          <w:lang w:val="cs-CZ"/>
        </w:rPr>
      </w:pPr>
    </w:p>
    <w:p w14:paraId="2028FC1C" w14:textId="77777777" w:rsidR="00401828" w:rsidRPr="00C30A19" w:rsidRDefault="00401828" w:rsidP="00401828">
      <w:pPr>
        <w:pStyle w:val="Nadpisne"/>
        <w:rPr>
          <w:lang w:val="cs-CZ"/>
        </w:rPr>
      </w:pPr>
    </w:p>
    <w:p w14:paraId="5F5C7491" w14:textId="77777777" w:rsidR="00401828" w:rsidRPr="00C30A19" w:rsidRDefault="00401828" w:rsidP="00401828">
      <w:pPr>
        <w:pStyle w:val="Nadpisne"/>
        <w:rPr>
          <w:lang w:val="cs-CZ"/>
        </w:rPr>
      </w:pPr>
    </w:p>
    <w:p w14:paraId="78F0D9EE" w14:textId="77777777" w:rsidR="00401828" w:rsidRPr="00C30A19" w:rsidRDefault="00401828" w:rsidP="00401828">
      <w:pPr>
        <w:pStyle w:val="Nadpisne"/>
        <w:rPr>
          <w:lang w:val="cs-CZ"/>
        </w:rPr>
      </w:pPr>
    </w:p>
    <w:p w14:paraId="4AE577F2" w14:textId="77777777" w:rsidR="00401828" w:rsidRPr="00C30A19" w:rsidRDefault="00401828" w:rsidP="00401828">
      <w:pPr>
        <w:pStyle w:val="Nadpisne"/>
        <w:rPr>
          <w:lang w:val="cs-CZ"/>
        </w:rPr>
      </w:pPr>
    </w:p>
    <w:p w14:paraId="60375BC0" w14:textId="77777777" w:rsidR="00401828" w:rsidRPr="00C30A19" w:rsidRDefault="00401828" w:rsidP="00401828">
      <w:pPr>
        <w:pStyle w:val="Nadpisne"/>
        <w:rPr>
          <w:lang w:val="cs-CZ"/>
        </w:rPr>
      </w:pPr>
    </w:p>
    <w:p w14:paraId="46C7B09D" w14:textId="77777777" w:rsidR="00401828" w:rsidRPr="00C30A19" w:rsidRDefault="00401828" w:rsidP="00401828">
      <w:pPr>
        <w:pStyle w:val="Nadpisne"/>
        <w:rPr>
          <w:lang w:val="cs-CZ"/>
        </w:rPr>
      </w:pPr>
    </w:p>
    <w:p w14:paraId="75CF4508" w14:textId="77777777" w:rsidR="00401828" w:rsidRPr="00C30A19" w:rsidRDefault="00401828" w:rsidP="00401828">
      <w:pPr>
        <w:pStyle w:val="Nadpisne"/>
        <w:rPr>
          <w:lang w:val="cs-CZ"/>
        </w:rPr>
      </w:pPr>
    </w:p>
    <w:p w14:paraId="2B98477B" w14:textId="77777777" w:rsidR="00401828" w:rsidRPr="00C30A19" w:rsidRDefault="00401828" w:rsidP="00401828">
      <w:pPr>
        <w:pStyle w:val="Nadpisne"/>
        <w:rPr>
          <w:lang w:val="cs-CZ"/>
        </w:rPr>
      </w:pPr>
    </w:p>
    <w:p w14:paraId="0BFB1207" w14:textId="77777777" w:rsidR="00401828" w:rsidRPr="00C30A19" w:rsidRDefault="00401828" w:rsidP="00401828">
      <w:pPr>
        <w:pStyle w:val="Nadpisne"/>
        <w:rPr>
          <w:lang w:val="cs-CZ"/>
        </w:rPr>
      </w:pPr>
    </w:p>
    <w:p w14:paraId="39EF4FF0" w14:textId="77777777" w:rsidR="00401828" w:rsidRPr="00C30A19" w:rsidRDefault="00401828" w:rsidP="00401828">
      <w:pPr>
        <w:pStyle w:val="Nadpisne"/>
        <w:rPr>
          <w:lang w:val="cs-CZ"/>
        </w:rPr>
      </w:pPr>
      <w:r w:rsidRPr="00C30A19">
        <w:rPr>
          <w:lang w:val="cs-CZ"/>
        </w:rPr>
        <w:lastRenderedPageBreak/>
        <w:t>Seznam obrázků</w:t>
      </w:r>
    </w:p>
    <w:p w14:paraId="56757F5A" w14:textId="6F26BEE3" w:rsidR="00510073" w:rsidRDefault="0072400A">
      <w:pPr>
        <w:pStyle w:val="Seznamobrzk"/>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\c "Obr." </w:instrText>
      </w:r>
      <w:r w:rsidRPr="00C30A19">
        <w:fldChar w:fldCharType="separate"/>
      </w:r>
      <w:hyperlink w:anchor="_Toc40436441" w:history="1">
        <w:r w:rsidR="00510073" w:rsidRPr="00FB601B">
          <w:rPr>
            <w:rStyle w:val="Hypertextovodkaz"/>
            <w:noProof/>
          </w:rPr>
          <w:t>Obr. 2.1: Bicí souprava [8]</w:t>
        </w:r>
        <w:r w:rsidR="00510073">
          <w:rPr>
            <w:noProof/>
            <w:webHidden/>
          </w:rPr>
          <w:tab/>
        </w:r>
        <w:r w:rsidR="00510073">
          <w:rPr>
            <w:noProof/>
            <w:webHidden/>
          </w:rPr>
          <w:fldChar w:fldCharType="begin"/>
        </w:r>
        <w:r w:rsidR="00510073">
          <w:rPr>
            <w:noProof/>
            <w:webHidden/>
          </w:rPr>
          <w:instrText xml:space="preserve"> PAGEREF _Toc40436441 \h </w:instrText>
        </w:r>
        <w:r w:rsidR="00510073">
          <w:rPr>
            <w:noProof/>
            <w:webHidden/>
          </w:rPr>
        </w:r>
        <w:r w:rsidR="00510073">
          <w:rPr>
            <w:noProof/>
            <w:webHidden/>
          </w:rPr>
          <w:fldChar w:fldCharType="separate"/>
        </w:r>
        <w:r w:rsidR="002B7859">
          <w:rPr>
            <w:noProof/>
            <w:webHidden/>
          </w:rPr>
          <w:t>14</w:t>
        </w:r>
        <w:r w:rsidR="00510073">
          <w:rPr>
            <w:noProof/>
            <w:webHidden/>
          </w:rPr>
          <w:fldChar w:fldCharType="end"/>
        </w:r>
      </w:hyperlink>
    </w:p>
    <w:p w14:paraId="74A37436" w14:textId="130367CE"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42" w:history="1">
        <w:r w:rsidR="00510073" w:rsidRPr="00FB601B">
          <w:rPr>
            <w:rStyle w:val="Hypertextovodkaz"/>
            <w:noProof/>
          </w:rPr>
          <w:t>Obr. 3.1: Obecný rekurzivní systém převzato z [17]</w:t>
        </w:r>
        <w:r w:rsidR="00510073">
          <w:rPr>
            <w:noProof/>
            <w:webHidden/>
          </w:rPr>
          <w:tab/>
        </w:r>
        <w:r w:rsidR="00510073">
          <w:rPr>
            <w:noProof/>
            <w:webHidden/>
          </w:rPr>
          <w:fldChar w:fldCharType="begin"/>
        </w:r>
        <w:r w:rsidR="00510073">
          <w:rPr>
            <w:noProof/>
            <w:webHidden/>
          </w:rPr>
          <w:instrText xml:space="preserve"> PAGEREF _Toc40436442 \h </w:instrText>
        </w:r>
        <w:r w:rsidR="00510073">
          <w:rPr>
            <w:noProof/>
            <w:webHidden/>
          </w:rPr>
        </w:r>
        <w:r w:rsidR="00510073">
          <w:rPr>
            <w:noProof/>
            <w:webHidden/>
          </w:rPr>
          <w:fldChar w:fldCharType="separate"/>
        </w:r>
        <w:r w:rsidR="002B7859">
          <w:rPr>
            <w:noProof/>
            <w:webHidden/>
          </w:rPr>
          <w:t>17</w:t>
        </w:r>
        <w:r w:rsidR="00510073">
          <w:rPr>
            <w:noProof/>
            <w:webHidden/>
          </w:rPr>
          <w:fldChar w:fldCharType="end"/>
        </w:r>
      </w:hyperlink>
    </w:p>
    <w:p w14:paraId="3DAE37A0" w14:textId="3DC53B6A"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43" w:history="1">
        <w:r w:rsidR="00510073" w:rsidRPr="00FB601B">
          <w:rPr>
            <w:rStyle w:val="Hypertextovodkaz"/>
            <w:noProof/>
          </w:rPr>
          <w:t>Obr. 3.2: Aproximace dolní propusti</w:t>
        </w:r>
        <w:r w:rsidR="00510073">
          <w:rPr>
            <w:noProof/>
            <w:webHidden/>
          </w:rPr>
          <w:tab/>
        </w:r>
        <w:r w:rsidR="00510073">
          <w:rPr>
            <w:noProof/>
            <w:webHidden/>
          </w:rPr>
          <w:fldChar w:fldCharType="begin"/>
        </w:r>
        <w:r w:rsidR="00510073">
          <w:rPr>
            <w:noProof/>
            <w:webHidden/>
          </w:rPr>
          <w:instrText xml:space="preserve"> PAGEREF _Toc40436443 \h </w:instrText>
        </w:r>
        <w:r w:rsidR="00510073">
          <w:rPr>
            <w:noProof/>
            <w:webHidden/>
          </w:rPr>
        </w:r>
        <w:r w:rsidR="00510073">
          <w:rPr>
            <w:noProof/>
            <w:webHidden/>
          </w:rPr>
          <w:fldChar w:fldCharType="separate"/>
        </w:r>
        <w:r w:rsidR="002B7859">
          <w:rPr>
            <w:noProof/>
            <w:webHidden/>
          </w:rPr>
          <w:t>18</w:t>
        </w:r>
        <w:r w:rsidR="00510073">
          <w:rPr>
            <w:noProof/>
            <w:webHidden/>
          </w:rPr>
          <w:fldChar w:fldCharType="end"/>
        </w:r>
      </w:hyperlink>
    </w:p>
    <w:p w14:paraId="5F98C047" w14:textId="56C64A91"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44" w:history="1">
        <w:r w:rsidR="00510073" w:rsidRPr="00FB601B">
          <w:rPr>
            <w:rStyle w:val="Hypertextovodkaz"/>
            <w:noProof/>
          </w:rPr>
          <w:t>Obr. 3.3: Modulová frekvenční charakteristika banky filtrů</w:t>
        </w:r>
        <w:r w:rsidR="00510073">
          <w:rPr>
            <w:noProof/>
            <w:webHidden/>
          </w:rPr>
          <w:tab/>
        </w:r>
        <w:r w:rsidR="00510073">
          <w:rPr>
            <w:noProof/>
            <w:webHidden/>
          </w:rPr>
          <w:fldChar w:fldCharType="begin"/>
        </w:r>
        <w:r w:rsidR="00510073">
          <w:rPr>
            <w:noProof/>
            <w:webHidden/>
          </w:rPr>
          <w:instrText xml:space="preserve"> PAGEREF _Toc40436444 \h </w:instrText>
        </w:r>
        <w:r w:rsidR="00510073">
          <w:rPr>
            <w:noProof/>
            <w:webHidden/>
          </w:rPr>
        </w:r>
        <w:r w:rsidR="00510073">
          <w:rPr>
            <w:noProof/>
            <w:webHidden/>
          </w:rPr>
          <w:fldChar w:fldCharType="separate"/>
        </w:r>
        <w:r w:rsidR="002B7859">
          <w:rPr>
            <w:noProof/>
            <w:webHidden/>
          </w:rPr>
          <w:t>22</w:t>
        </w:r>
        <w:r w:rsidR="00510073">
          <w:rPr>
            <w:noProof/>
            <w:webHidden/>
          </w:rPr>
          <w:fldChar w:fldCharType="end"/>
        </w:r>
      </w:hyperlink>
    </w:p>
    <w:p w14:paraId="021544C1" w14:textId="58057494"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45" w:history="1">
        <w:r w:rsidR="00510073" w:rsidRPr="00FB601B">
          <w:rPr>
            <w:rStyle w:val="Hypertextovodkaz"/>
            <w:noProof/>
          </w:rPr>
          <w:t>Obr. 4.1: A - objekty v prostoru souřadnic X a Y B - objekty v novém prostoru X</w:t>
        </w:r>
        <w:r w:rsidR="00510073" w:rsidRPr="00FB601B">
          <w:rPr>
            <w:rStyle w:val="Hypertextovodkaz"/>
            <w:noProof/>
            <w:vertAlign w:val="subscript"/>
          </w:rPr>
          <w:t>2</w:t>
        </w:r>
        <w:r w:rsidR="00510073" w:rsidRPr="00FB601B">
          <w:rPr>
            <w:rStyle w:val="Hypertextovodkaz"/>
            <w:noProof/>
          </w:rPr>
          <w:t xml:space="preserve"> a Y</w:t>
        </w:r>
        <w:r w:rsidR="00510073" w:rsidRPr="00FB601B">
          <w:rPr>
            <w:rStyle w:val="Hypertextovodkaz"/>
            <w:noProof/>
            <w:vertAlign w:val="subscript"/>
          </w:rPr>
          <w:t>2</w:t>
        </w:r>
        <w:r w:rsidR="00510073">
          <w:rPr>
            <w:noProof/>
            <w:webHidden/>
          </w:rPr>
          <w:tab/>
        </w:r>
        <w:r w:rsidR="00510073">
          <w:rPr>
            <w:noProof/>
            <w:webHidden/>
          </w:rPr>
          <w:fldChar w:fldCharType="begin"/>
        </w:r>
        <w:r w:rsidR="00510073">
          <w:rPr>
            <w:noProof/>
            <w:webHidden/>
          </w:rPr>
          <w:instrText xml:space="preserve"> PAGEREF _Toc40436445 \h </w:instrText>
        </w:r>
        <w:r w:rsidR="00510073">
          <w:rPr>
            <w:noProof/>
            <w:webHidden/>
          </w:rPr>
        </w:r>
        <w:r w:rsidR="00510073">
          <w:rPr>
            <w:noProof/>
            <w:webHidden/>
          </w:rPr>
          <w:fldChar w:fldCharType="separate"/>
        </w:r>
        <w:r w:rsidR="002B7859">
          <w:rPr>
            <w:noProof/>
            <w:webHidden/>
          </w:rPr>
          <w:t>24</w:t>
        </w:r>
        <w:r w:rsidR="00510073">
          <w:rPr>
            <w:noProof/>
            <w:webHidden/>
          </w:rPr>
          <w:fldChar w:fldCharType="end"/>
        </w:r>
      </w:hyperlink>
    </w:p>
    <w:p w14:paraId="04FB553E" w14:textId="581E9320"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46" w:history="1">
        <w:r w:rsidR="00510073" w:rsidRPr="00FB601B">
          <w:rPr>
            <w:rStyle w:val="Hypertextovodkaz"/>
            <w:noProof/>
          </w:rPr>
          <w:t>Obr. 4.2 Indexový graf úpatí vlastních čísel</w:t>
        </w:r>
        <w:r w:rsidR="00510073">
          <w:rPr>
            <w:noProof/>
            <w:webHidden/>
          </w:rPr>
          <w:tab/>
        </w:r>
        <w:r w:rsidR="00510073">
          <w:rPr>
            <w:noProof/>
            <w:webHidden/>
          </w:rPr>
          <w:fldChar w:fldCharType="begin"/>
        </w:r>
        <w:r w:rsidR="00510073">
          <w:rPr>
            <w:noProof/>
            <w:webHidden/>
          </w:rPr>
          <w:instrText xml:space="preserve"> PAGEREF _Toc40436446 \h </w:instrText>
        </w:r>
        <w:r w:rsidR="00510073">
          <w:rPr>
            <w:noProof/>
            <w:webHidden/>
          </w:rPr>
        </w:r>
        <w:r w:rsidR="00510073">
          <w:rPr>
            <w:noProof/>
            <w:webHidden/>
          </w:rPr>
          <w:fldChar w:fldCharType="separate"/>
        </w:r>
        <w:r w:rsidR="002B7859">
          <w:rPr>
            <w:noProof/>
            <w:webHidden/>
          </w:rPr>
          <w:t>26</w:t>
        </w:r>
        <w:r w:rsidR="00510073">
          <w:rPr>
            <w:noProof/>
            <w:webHidden/>
          </w:rPr>
          <w:fldChar w:fldCharType="end"/>
        </w:r>
      </w:hyperlink>
    </w:p>
    <w:p w14:paraId="3901D6AF" w14:textId="02E670DB"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47" w:history="1">
        <w:r w:rsidR="00510073" w:rsidRPr="00FB601B">
          <w:rPr>
            <w:rStyle w:val="Hypertextovodkaz"/>
            <w:noProof/>
          </w:rPr>
          <w:t>Obr. 4.3: Graf komponentních vah</w:t>
        </w:r>
        <w:r w:rsidR="00510073">
          <w:rPr>
            <w:noProof/>
            <w:webHidden/>
          </w:rPr>
          <w:tab/>
        </w:r>
        <w:r w:rsidR="00510073">
          <w:rPr>
            <w:noProof/>
            <w:webHidden/>
          </w:rPr>
          <w:fldChar w:fldCharType="begin"/>
        </w:r>
        <w:r w:rsidR="00510073">
          <w:rPr>
            <w:noProof/>
            <w:webHidden/>
          </w:rPr>
          <w:instrText xml:space="preserve"> PAGEREF _Toc40436447 \h </w:instrText>
        </w:r>
        <w:r w:rsidR="00510073">
          <w:rPr>
            <w:noProof/>
            <w:webHidden/>
          </w:rPr>
        </w:r>
        <w:r w:rsidR="00510073">
          <w:rPr>
            <w:noProof/>
            <w:webHidden/>
          </w:rPr>
          <w:fldChar w:fldCharType="separate"/>
        </w:r>
        <w:r w:rsidR="002B7859">
          <w:rPr>
            <w:noProof/>
            <w:webHidden/>
          </w:rPr>
          <w:t>28</w:t>
        </w:r>
        <w:r w:rsidR="00510073">
          <w:rPr>
            <w:noProof/>
            <w:webHidden/>
          </w:rPr>
          <w:fldChar w:fldCharType="end"/>
        </w:r>
      </w:hyperlink>
    </w:p>
    <w:p w14:paraId="1695DA06" w14:textId="3657B066"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48" w:history="1">
        <w:r w:rsidR="00510073" w:rsidRPr="00FB601B">
          <w:rPr>
            <w:rStyle w:val="Hypertextovodkaz"/>
            <w:noProof/>
          </w:rPr>
          <w:t>Obr. 4.4: Graf komponentního skóre</w:t>
        </w:r>
        <w:r w:rsidR="00510073">
          <w:rPr>
            <w:noProof/>
            <w:webHidden/>
          </w:rPr>
          <w:tab/>
        </w:r>
        <w:r w:rsidR="00510073">
          <w:rPr>
            <w:noProof/>
            <w:webHidden/>
          </w:rPr>
          <w:fldChar w:fldCharType="begin"/>
        </w:r>
        <w:r w:rsidR="00510073">
          <w:rPr>
            <w:noProof/>
            <w:webHidden/>
          </w:rPr>
          <w:instrText xml:space="preserve"> PAGEREF _Toc40436448 \h </w:instrText>
        </w:r>
        <w:r w:rsidR="00510073">
          <w:rPr>
            <w:noProof/>
            <w:webHidden/>
          </w:rPr>
        </w:r>
        <w:r w:rsidR="00510073">
          <w:rPr>
            <w:noProof/>
            <w:webHidden/>
          </w:rPr>
          <w:fldChar w:fldCharType="separate"/>
        </w:r>
        <w:r w:rsidR="002B7859">
          <w:rPr>
            <w:noProof/>
            <w:webHidden/>
          </w:rPr>
          <w:t>29</w:t>
        </w:r>
        <w:r w:rsidR="00510073">
          <w:rPr>
            <w:noProof/>
            <w:webHidden/>
          </w:rPr>
          <w:fldChar w:fldCharType="end"/>
        </w:r>
      </w:hyperlink>
    </w:p>
    <w:p w14:paraId="0DD9D64C" w14:textId="578D8043"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49" w:history="1">
        <w:r w:rsidR="00510073" w:rsidRPr="00FB601B">
          <w:rPr>
            <w:rStyle w:val="Hypertextovodkaz"/>
            <w:noProof/>
          </w:rPr>
          <w:t>Obr. 4.5: Centrované hodnoty pro Cenu a Citlivost (červené křížky zobrazují jednotlivé typy sluchátek v prostoru prvních dvou parametrů)</w:t>
        </w:r>
        <w:r w:rsidR="00510073">
          <w:rPr>
            <w:noProof/>
            <w:webHidden/>
          </w:rPr>
          <w:tab/>
        </w:r>
        <w:r w:rsidR="00510073">
          <w:rPr>
            <w:noProof/>
            <w:webHidden/>
          </w:rPr>
          <w:fldChar w:fldCharType="begin"/>
        </w:r>
        <w:r w:rsidR="00510073">
          <w:rPr>
            <w:noProof/>
            <w:webHidden/>
          </w:rPr>
          <w:instrText xml:space="preserve"> PAGEREF _Toc40436449 \h </w:instrText>
        </w:r>
        <w:r w:rsidR="00510073">
          <w:rPr>
            <w:noProof/>
            <w:webHidden/>
          </w:rPr>
        </w:r>
        <w:r w:rsidR="00510073">
          <w:rPr>
            <w:noProof/>
            <w:webHidden/>
          </w:rPr>
          <w:fldChar w:fldCharType="separate"/>
        </w:r>
        <w:r w:rsidR="002B7859">
          <w:rPr>
            <w:noProof/>
            <w:webHidden/>
          </w:rPr>
          <w:t>31</w:t>
        </w:r>
        <w:r w:rsidR="00510073">
          <w:rPr>
            <w:noProof/>
            <w:webHidden/>
          </w:rPr>
          <w:fldChar w:fldCharType="end"/>
        </w:r>
      </w:hyperlink>
    </w:p>
    <w:p w14:paraId="78FEEB56" w14:textId="0E6B83A9"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50" w:history="1">
        <w:r w:rsidR="00510073" w:rsidRPr="00FB601B">
          <w:rPr>
            <w:rStyle w:val="Hypertextovodkaz"/>
            <w:noProof/>
          </w:rPr>
          <w:t>Obr. 4.6: Indexový graf úpatí vlastních čísel</w:t>
        </w:r>
        <w:r w:rsidR="00510073">
          <w:rPr>
            <w:noProof/>
            <w:webHidden/>
          </w:rPr>
          <w:tab/>
        </w:r>
        <w:r w:rsidR="00510073">
          <w:rPr>
            <w:noProof/>
            <w:webHidden/>
          </w:rPr>
          <w:fldChar w:fldCharType="begin"/>
        </w:r>
        <w:r w:rsidR="00510073">
          <w:rPr>
            <w:noProof/>
            <w:webHidden/>
          </w:rPr>
          <w:instrText xml:space="preserve"> PAGEREF _Toc40436450 \h </w:instrText>
        </w:r>
        <w:r w:rsidR="00510073">
          <w:rPr>
            <w:noProof/>
            <w:webHidden/>
          </w:rPr>
        </w:r>
        <w:r w:rsidR="00510073">
          <w:rPr>
            <w:noProof/>
            <w:webHidden/>
          </w:rPr>
          <w:fldChar w:fldCharType="separate"/>
        </w:r>
        <w:r w:rsidR="002B7859">
          <w:rPr>
            <w:noProof/>
            <w:webHidden/>
          </w:rPr>
          <w:t>32</w:t>
        </w:r>
        <w:r w:rsidR="00510073">
          <w:rPr>
            <w:noProof/>
            <w:webHidden/>
          </w:rPr>
          <w:fldChar w:fldCharType="end"/>
        </w:r>
      </w:hyperlink>
    </w:p>
    <w:p w14:paraId="66973841" w14:textId="0E536B0C"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51" w:history="1">
        <w:r w:rsidR="00510073" w:rsidRPr="00FB601B">
          <w:rPr>
            <w:rStyle w:val="Hypertextovodkaz"/>
            <w:noProof/>
          </w:rPr>
          <w:t>Obr. 4.7: Graf komponentních vah</w:t>
        </w:r>
        <w:r w:rsidR="00510073">
          <w:rPr>
            <w:noProof/>
            <w:webHidden/>
          </w:rPr>
          <w:tab/>
        </w:r>
        <w:r w:rsidR="00510073">
          <w:rPr>
            <w:noProof/>
            <w:webHidden/>
          </w:rPr>
          <w:fldChar w:fldCharType="begin"/>
        </w:r>
        <w:r w:rsidR="00510073">
          <w:rPr>
            <w:noProof/>
            <w:webHidden/>
          </w:rPr>
          <w:instrText xml:space="preserve"> PAGEREF _Toc40436451 \h </w:instrText>
        </w:r>
        <w:r w:rsidR="00510073">
          <w:rPr>
            <w:noProof/>
            <w:webHidden/>
          </w:rPr>
        </w:r>
        <w:r w:rsidR="00510073">
          <w:rPr>
            <w:noProof/>
            <w:webHidden/>
          </w:rPr>
          <w:fldChar w:fldCharType="separate"/>
        </w:r>
        <w:r w:rsidR="002B7859">
          <w:rPr>
            <w:noProof/>
            <w:webHidden/>
          </w:rPr>
          <w:t>33</w:t>
        </w:r>
        <w:r w:rsidR="00510073">
          <w:rPr>
            <w:noProof/>
            <w:webHidden/>
          </w:rPr>
          <w:fldChar w:fldCharType="end"/>
        </w:r>
      </w:hyperlink>
    </w:p>
    <w:p w14:paraId="5255F2C0" w14:textId="3FFA12BA"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52" w:history="1">
        <w:r w:rsidR="00510073" w:rsidRPr="00FB601B">
          <w:rPr>
            <w:rStyle w:val="Hypertextovodkaz"/>
            <w:noProof/>
          </w:rPr>
          <w:t>Obr. 4.8: Rozptylový diagram komponentního skóre</w:t>
        </w:r>
        <w:r w:rsidR="00510073">
          <w:rPr>
            <w:noProof/>
            <w:webHidden/>
          </w:rPr>
          <w:tab/>
        </w:r>
        <w:r w:rsidR="00510073">
          <w:rPr>
            <w:noProof/>
            <w:webHidden/>
          </w:rPr>
          <w:fldChar w:fldCharType="begin"/>
        </w:r>
        <w:r w:rsidR="00510073">
          <w:rPr>
            <w:noProof/>
            <w:webHidden/>
          </w:rPr>
          <w:instrText xml:space="preserve"> PAGEREF _Toc40436452 \h </w:instrText>
        </w:r>
        <w:r w:rsidR="00510073">
          <w:rPr>
            <w:noProof/>
            <w:webHidden/>
          </w:rPr>
        </w:r>
        <w:r w:rsidR="00510073">
          <w:rPr>
            <w:noProof/>
            <w:webHidden/>
          </w:rPr>
          <w:fldChar w:fldCharType="separate"/>
        </w:r>
        <w:r w:rsidR="002B7859">
          <w:rPr>
            <w:noProof/>
            <w:webHidden/>
          </w:rPr>
          <w:t>34</w:t>
        </w:r>
        <w:r w:rsidR="00510073">
          <w:rPr>
            <w:noProof/>
            <w:webHidden/>
          </w:rPr>
          <w:fldChar w:fldCharType="end"/>
        </w:r>
      </w:hyperlink>
    </w:p>
    <w:p w14:paraId="464E811F" w14:textId="4B67B72E"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53" w:history="1">
        <w:r w:rsidR="00510073" w:rsidRPr="00FB601B">
          <w:rPr>
            <w:rStyle w:val="Hypertextovodkaz"/>
            <w:noProof/>
          </w:rPr>
          <w:t>Obr. 4.9: Dvojný graf</w:t>
        </w:r>
        <w:r w:rsidR="00510073">
          <w:rPr>
            <w:noProof/>
            <w:webHidden/>
          </w:rPr>
          <w:tab/>
        </w:r>
        <w:r w:rsidR="00510073">
          <w:rPr>
            <w:noProof/>
            <w:webHidden/>
          </w:rPr>
          <w:fldChar w:fldCharType="begin"/>
        </w:r>
        <w:r w:rsidR="00510073">
          <w:rPr>
            <w:noProof/>
            <w:webHidden/>
          </w:rPr>
          <w:instrText xml:space="preserve"> PAGEREF _Toc40436453 \h </w:instrText>
        </w:r>
        <w:r w:rsidR="00510073">
          <w:rPr>
            <w:noProof/>
            <w:webHidden/>
          </w:rPr>
        </w:r>
        <w:r w:rsidR="00510073">
          <w:rPr>
            <w:noProof/>
            <w:webHidden/>
          </w:rPr>
          <w:fldChar w:fldCharType="separate"/>
        </w:r>
        <w:r w:rsidR="002B7859">
          <w:rPr>
            <w:noProof/>
            <w:webHidden/>
          </w:rPr>
          <w:t>34</w:t>
        </w:r>
        <w:r w:rsidR="00510073">
          <w:rPr>
            <w:noProof/>
            <w:webHidden/>
          </w:rPr>
          <w:fldChar w:fldCharType="end"/>
        </w:r>
      </w:hyperlink>
    </w:p>
    <w:p w14:paraId="4CBC6624" w14:textId="307017DC"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54" w:history="1">
        <w:r w:rsidR="00510073" w:rsidRPr="00FB601B">
          <w:rPr>
            <w:rStyle w:val="Hypertextovodkaz"/>
            <w:noProof/>
          </w:rPr>
          <w:t>Obr. 5.1: Trénovací nahrávky v prostoru prvních dvou hlavních komponent</w:t>
        </w:r>
        <w:r w:rsidR="00510073">
          <w:rPr>
            <w:noProof/>
            <w:webHidden/>
          </w:rPr>
          <w:tab/>
        </w:r>
        <w:r w:rsidR="00510073">
          <w:rPr>
            <w:noProof/>
            <w:webHidden/>
          </w:rPr>
          <w:fldChar w:fldCharType="begin"/>
        </w:r>
        <w:r w:rsidR="00510073">
          <w:rPr>
            <w:noProof/>
            <w:webHidden/>
          </w:rPr>
          <w:instrText xml:space="preserve"> PAGEREF _Toc40436454 \h </w:instrText>
        </w:r>
        <w:r w:rsidR="00510073">
          <w:rPr>
            <w:noProof/>
            <w:webHidden/>
          </w:rPr>
        </w:r>
        <w:r w:rsidR="00510073">
          <w:rPr>
            <w:noProof/>
            <w:webHidden/>
          </w:rPr>
          <w:fldChar w:fldCharType="separate"/>
        </w:r>
        <w:r w:rsidR="002B7859">
          <w:rPr>
            <w:noProof/>
            <w:webHidden/>
          </w:rPr>
          <w:t>37</w:t>
        </w:r>
        <w:r w:rsidR="00510073">
          <w:rPr>
            <w:noProof/>
            <w:webHidden/>
          </w:rPr>
          <w:fldChar w:fldCharType="end"/>
        </w:r>
      </w:hyperlink>
    </w:p>
    <w:p w14:paraId="72A751C9" w14:textId="37E95C7F"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55" w:history="1">
        <w:r w:rsidR="00510073" w:rsidRPr="00FB601B">
          <w:rPr>
            <w:rStyle w:val="Hypertextovodkaz"/>
            <w:noProof/>
          </w:rPr>
          <w:t>Obr. 5.2: Klasifikace trénovacích nahrávek metodou k-průměrů</w:t>
        </w:r>
        <w:r w:rsidR="00510073">
          <w:rPr>
            <w:noProof/>
            <w:webHidden/>
          </w:rPr>
          <w:tab/>
        </w:r>
        <w:r w:rsidR="00510073">
          <w:rPr>
            <w:noProof/>
            <w:webHidden/>
          </w:rPr>
          <w:fldChar w:fldCharType="begin"/>
        </w:r>
        <w:r w:rsidR="00510073">
          <w:rPr>
            <w:noProof/>
            <w:webHidden/>
          </w:rPr>
          <w:instrText xml:space="preserve"> PAGEREF _Toc40436455 \h </w:instrText>
        </w:r>
        <w:r w:rsidR="00510073">
          <w:rPr>
            <w:noProof/>
            <w:webHidden/>
          </w:rPr>
        </w:r>
        <w:r w:rsidR="00510073">
          <w:rPr>
            <w:noProof/>
            <w:webHidden/>
          </w:rPr>
          <w:fldChar w:fldCharType="separate"/>
        </w:r>
        <w:r w:rsidR="002B7859">
          <w:rPr>
            <w:noProof/>
            <w:webHidden/>
          </w:rPr>
          <w:t>37</w:t>
        </w:r>
        <w:r w:rsidR="00510073">
          <w:rPr>
            <w:noProof/>
            <w:webHidden/>
          </w:rPr>
          <w:fldChar w:fldCharType="end"/>
        </w:r>
      </w:hyperlink>
    </w:p>
    <w:p w14:paraId="17F97CA4" w14:textId="05C230F1"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56" w:history="1">
        <w:r w:rsidR="00510073" w:rsidRPr="00FB601B">
          <w:rPr>
            <w:rStyle w:val="Hypertextovodkaz"/>
            <w:noProof/>
          </w:rPr>
          <w:t>Obr. 5.3: Klasifikace trénovacích nahrávek metodou hierarchické shlukování</w:t>
        </w:r>
        <w:r w:rsidR="00510073">
          <w:rPr>
            <w:noProof/>
            <w:webHidden/>
          </w:rPr>
          <w:tab/>
        </w:r>
        <w:r w:rsidR="00510073">
          <w:rPr>
            <w:noProof/>
            <w:webHidden/>
          </w:rPr>
          <w:fldChar w:fldCharType="begin"/>
        </w:r>
        <w:r w:rsidR="00510073">
          <w:rPr>
            <w:noProof/>
            <w:webHidden/>
          </w:rPr>
          <w:instrText xml:space="preserve"> PAGEREF _Toc40436456 \h </w:instrText>
        </w:r>
        <w:r w:rsidR="00510073">
          <w:rPr>
            <w:noProof/>
            <w:webHidden/>
          </w:rPr>
        </w:r>
        <w:r w:rsidR="00510073">
          <w:rPr>
            <w:noProof/>
            <w:webHidden/>
          </w:rPr>
          <w:fldChar w:fldCharType="separate"/>
        </w:r>
        <w:r w:rsidR="002B7859">
          <w:rPr>
            <w:noProof/>
            <w:webHidden/>
          </w:rPr>
          <w:t>38</w:t>
        </w:r>
        <w:r w:rsidR="00510073">
          <w:rPr>
            <w:noProof/>
            <w:webHidden/>
          </w:rPr>
          <w:fldChar w:fldCharType="end"/>
        </w:r>
      </w:hyperlink>
    </w:p>
    <w:p w14:paraId="592F535A" w14:textId="6F162B6F"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57" w:history="1">
        <w:r w:rsidR="00510073" w:rsidRPr="00FB601B">
          <w:rPr>
            <w:rStyle w:val="Hypertextovodkaz"/>
            <w:noProof/>
          </w:rPr>
          <w:t>Obr. 5.4: Klasifikace trénovacích nahrávek metodou podpůrných vektorů</w:t>
        </w:r>
        <w:r w:rsidR="00510073">
          <w:rPr>
            <w:noProof/>
            <w:webHidden/>
          </w:rPr>
          <w:tab/>
        </w:r>
        <w:r w:rsidR="00510073">
          <w:rPr>
            <w:noProof/>
            <w:webHidden/>
          </w:rPr>
          <w:fldChar w:fldCharType="begin"/>
        </w:r>
        <w:r w:rsidR="00510073">
          <w:rPr>
            <w:noProof/>
            <w:webHidden/>
          </w:rPr>
          <w:instrText xml:space="preserve"> PAGEREF _Toc40436457 \h </w:instrText>
        </w:r>
        <w:r w:rsidR="00510073">
          <w:rPr>
            <w:noProof/>
            <w:webHidden/>
          </w:rPr>
        </w:r>
        <w:r w:rsidR="00510073">
          <w:rPr>
            <w:noProof/>
            <w:webHidden/>
          </w:rPr>
          <w:fldChar w:fldCharType="separate"/>
        </w:r>
        <w:r w:rsidR="002B7859">
          <w:rPr>
            <w:noProof/>
            <w:webHidden/>
          </w:rPr>
          <w:t>39</w:t>
        </w:r>
        <w:r w:rsidR="00510073">
          <w:rPr>
            <w:noProof/>
            <w:webHidden/>
          </w:rPr>
          <w:fldChar w:fldCharType="end"/>
        </w:r>
      </w:hyperlink>
    </w:p>
    <w:p w14:paraId="079D913F" w14:textId="056B318E"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58" w:history="1">
        <w:r w:rsidR="00510073" w:rsidRPr="00FB601B">
          <w:rPr>
            <w:rStyle w:val="Hypertextovodkaz"/>
            <w:noProof/>
          </w:rPr>
          <w:t>Obr. 5.5 Srovnání reálných tříd a tříd vytvořených metodou podpůrných vektorů</w:t>
        </w:r>
        <w:r w:rsidR="00510073">
          <w:rPr>
            <w:noProof/>
            <w:webHidden/>
          </w:rPr>
          <w:tab/>
        </w:r>
        <w:r w:rsidR="00510073">
          <w:rPr>
            <w:noProof/>
            <w:webHidden/>
          </w:rPr>
          <w:fldChar w:fldCharType="begin"/>
        </w:r>
        <w:r w:rsidR="00510073">
          <w:rPr>
            <w:noProof/>
            <w:webHidden/>
          </w:rPr>
          <w:instrText xml:space="preserve"> PAGEREF _Toc40436458 \h </w:instrText>
        </w:r>
        <w:r w:rsidR="00510073">
          <w:rPr>
            <w:noProof/>
            <w:webHidden/>
          </w:rPr>
        </w:r>
        <w:r w:rsidR="00510073">
          <w:rPr>
            <w:noProof/>
            <w:webHidden/>
          </w:rPr>
          <w:fldChar w:fldCharType="separate"/>
        </w:r>
        <w:r w:rsidR="002B7859">
          <w:rPr>
            <w:noProof/>
            <w:webHidden/>
          </w:rPr>
          <w:t>39</w:t>
        </w:r>
        <w:r w:rsidR="00510073">
          <w:rPr>
            <w:noProof/>
            <w:webHidden/>
          </w:rPr>
          <w:fldChar w:fldCharType="end"/>
        </w:r>
      </w:hyperlink>
    </w:p>
    <w:p w14:paraId="42D9C06E" w14:textId="72C998F5"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59" w:history="1">
        <w:r w:rsidR="00510073" w:rsidRPr="00FB601B">
          <w:rPr>
            <w:rStyle w:val="Hypertextovodkaz"/>
            <w:noProof/>
          </w:rPr>
          <w:t>Obr. 5.6: Příklad množiny hranic u separabilních tříd SVM</w:t>
        </w:r>
        <w:r w:rsidR="00510073">
          <w:rPr>
            <w:noProof/>
            <w:webHidden/>
          </w:rPr>
          <w:tab/>
        </w:r>
        <w:r w:rsidR="00510073">
          <w:rPr>
            <w:noProof/>
            <w:webHidden/>
          </w:rPr>
          <w:fldChar w:fldCharType="begin"/>
        </w:r>
        <w:r w:rsidR="00510073">
          <w:rPr>
            <w:noProof/>
            <w:webHidden/>
          </w:rPr>
          <w:instrText xml:space="preserve"> PAGEREF _Toc40436459 \h </w:instrText>
        </w:r>
        <w:r w:rsidR="00510073">
          <w:rPr>
            <w:noProof/>
            <w:webHidden/>
          </w:rPr>
        </w:r>
        <w:r w:rsidR="00510073">
          <w:rPr>
            <w:noProof/>
            <w:webHidden/>
          </w:rPr>
          <w:fldChar w:fldCharType="separate"/>
        </w:r>
        <w:r w:rsidR="002B7859">
          <w:rPr>
            <w:noProof/>
            <w:webHidden/>
          </w:rPr>
          <w:t>40</w:t>
        </w:r>
        <w:r w:rsidR="00510073">
          <w:rPr>
            <w:noProof/>
            <w:webHidden/>
          </w:rPr>
          <w:fldChar w:fldCharType="end"/>
        </w:r>
      </w:hyperlink>
    </w:p>
    <w:p w14:paraId="36B80BAF" w14:textId="3BAECBEA"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60" w:history="1">
        <w:r w:rsidR="00510073" w:rsidRPr="00FB601B">
          <w:rPr>
            <w:rStyle w:val="Hypertextovodkaz"/>
            <w:noProof/>
          </w:rPr>
          <w:t>Obr. 5.7: Lineárně neseparovatelné třídy</w:t>
        </w:r>
        <w:r w:rsidR="00510073">
          <w:rPr>
            <w:noProof/>
            <w:webHidden/>
          </w:rPr>
          <w:tab/>
        </w:r>
        <w:r w:rsidR="00510073">
          <w:rPr>
            <w:noProof/>
            <w:webHidden/>
          </w:rPr>
          <w:fldChar w:fldCharType="begin"/>
        </w:r>
        <w:r w:rsidR="00510073">
          <w:rPr>
            <w:noProof/>
            <w:webHidden/>
          </w:rPr>
          <w:instrText xml:space="preserve"> PAGEREF _Toc40436460 \h </w:instrText>
        </w:r>
        <w:r w:rsidR="00510073">
          <w:rPr>
            <w:noProof/>
            <w:webHidden/>
          </w:rPr>
        </w:r>
        <w:r w:rsidR="00510073">
          <w:rPr>
            <w:noProof/>
            <w:webHidden/>
          </w:rPr>
          <w:fldChar w:fldCharType="separate"/>
        </w:r>
        <w:r w:rsidR="002B7859">
          <w:rPr>
            <w:noProof/>
            <w:webHidden/>
          </w:rPr>
          <w:t>42</w:t>
        </w:r>
        <w:r w:rsidR="00510073">
          <w:rPr>
            <w:noProof/>
            <w:webHidden/>
          </w:rPr>
          <w:fldChar w:fldCharType="end"/>
        </w:r>
      </w:hyperlink>
    </w:p>
    <w:p w14:paraId="4DA51C9A" w14:textId="743A2957"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61" w:history="1">
        <w:r w:rsidR="00510073" w:rsidRPr="00FB601B">
          <w:rPr>
            <w:rStyle w:val="Hypertextovodkaz"/>
            <w:bCs/>
            <w:noProof/>
          </w:rPr>
          <w:t>Obr. 6.1: Blokové schéma trénovací části programu</w:t>
        </w:r>
        <w:r w:rsidR="00510073">
          <w:rPr>
            <w:noProof/>
            <w:webHidden/>
          </w:rPr>
          <w:tab/>
        </w:r>
        <w:r w:rsidR="00510073">
          <w:rPr>
            <w:noProof/>
            <w:webHidden/>
          </w:rPr>
          <w:fldChar w:fldCharType="begin"/>
        </w:r>
        <w:r w:rsidR="00510073">
          <w:rPr>
            <w:noProof/>
            <w:webHidden/>
          </w:rPr>
          <w:instrText xml:space="preserve"> PAGEREF _Toc40436461 \h </w:instrText>
        </w:r>
        <w:r w:rsidR="00510073">
          <w:rPr>
            <w:noProof/>
            <w:webHidden/>
          </w:rPr>
        </w:r>
        <w:r w:rsidR="00510073">
          <w:rPr>
            <w:noProof/>
            <w:webHidden/>
          </w:rPr>
          <w:fldChar w:fldCharType="separate"/>
        </w:r>
        <w:r w:rsidR="002B7859">
          <w:rPr>
            <w:noProof/>
            <w:webHidden/>
          </w:rPr>
          <w:t>43</w:t>
        </w:r>
        <w:r w:rsidR="00510073">
          <w:rPr>
            <w:noProof/>
            <w:webHidden/>
          </w:rPr>
          <w:fldChar w:fldCharType="end"/>
        </w:r>
      </w:hyperlink>
    </w:p>
    <w:p w14:paraId="52472C97" w14:textId="16EC8F4C"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62" w:history="1">
        <w:r w:rsidR="00510073" w:rsidRPr="00FB601B">
          <w:rPr>
            <w:rStyle w:val="Hypertextovodkaz"/>
            <w:noProof/>
          </w:rPr>
          <w:t>Obr. 6.2: Blokové schéma testovací části programu</w:t>
        </w:r>
        <w:r w:rsidR="00510073">
          <w:rPr>
            <w:noProof/>
            <w:webHidden/>
          </w:rPr>
          <w:tab/>
        </w:r>
        <w:r w:rsidR="00510073">
          <w:rPr>
            <w:noProof/>
            <w:webHidden/>
          </w:rPr>
          <w:fldChar w:fldCharType="begin"/>
        </w:r>
        <w:r w:rsidR="00510073">
          <w:rPr>
            <w:noProof/>
            <w:webHidden/>
          </w:rPr>
          <w:instrText xml:space="preserve"> PAGEREF _Toc40436462 \h </w:instrText>
        </w:r>
        <w:r w:rsidR="00510073">
          <w:rPr>
            <w:noProof/>
            <w:webHidden/>
          </w:rPr>
        </w:r>
        <w:r w:rsidR="00510073">
          <w:rPr>
            <w:noProof/>
            <w:webHidden/>
          </w:rPr>
          <w:fldChar w:fldCharType="separate"/>
        </w:r>
        <w:r w:rsidR="002B7859">
          <w:rPr>
            <w:noProof/>
            <w:webHidden/>
          </w:rPr>
          <w:t>44</w:t>
        </w:r>
        <w:r w:rsidR="00510073">
          <w:rPr>
            <w:noProof/>
            <w:webHidden/>
          </w:rPr>
          <w:fldChar w:fldCharType="end"/>
        </w:r>
      </w:hyperlink>
    </w:p>
    <w:p w14:paraId="0F86853C" w14:textId="5B814B90"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63" w:history="1">
        <w:r w:rsidR="00510073" w:rsidRPr="00FB601B">
          <w:rPr>
            <w:rStyle w:val="Hypertextovodkaz"/>
            <w:noProof/>
          </w:rPr>
          <w:t>Obr. 6.3: Ukázka funkce detektoru úderů</w:t>
        </w:r>
        <w:r w:rsidR="00510073">
          <w:rPr>
            <w:noProof/>
            <w:webHidden/>
          </w:rPr>
          <w:tab/>
        </w:r>
        <w:r w:rsidR="00510073">
          <w:rPr>
            <w:noProof/>
            <w:webHidden/>
          </w:rPr>
          <w:fldChar w:fldCharType="begin"/>
        </w:r>
        <w:r w:rsidR="00510073">
          <w:rPr>
            <w:noProof/>
            <w:webHidden/>
          </w:rPr>
          <w:instrText xml:space="preserve"> PAGEREF _Toc40436463 \h </w:instrText>
        </w:r>
        <w:r w:rsidR="00510073">
          <w:rPr>
            <w:noProof/>
            <w:webHidden/>
          </w:rPr>
        </w:r>
        <w:r w:rsidR="00510073">
          <w:rPr>
            <w:noProof/>
            <w:webHidden/>
          </w:rPr>
          <w:fldChar w:fldCharType="separate"/>
        </w:r>
        <w:r w:rsidR="002B7859">
          <w:rPr>
            <w:noProof/>
            <w:webHidden/>
          </w:rPr>
          <w:t>45</w:t>
        </w:r>
        <w:r w:rsidR="00510073">
          <w:rPr>
            <w:noProof/>
            <w:webHidden/>
          </w:rPr>
          <w:fldChar w:fldCharType="end"/>
        </w:r>
      </w:hyperlink>
    </w:p>
    <w:p w14:paraId="36B2033F" w14:textId="540DCB60"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64" w:history="1">
        <w:r w:rsidR="00510073" w:rsidRPr="00FB601B">
          <w:rPr>
            <w:rStyle w:val="Hypertextovodkaz"/>
            <w:bCs/>
            <w:noProof/>
          </w:rPr>
          <w:t>Obr. 6.4: Graf komponentních vah pro malý buben, velký buben a hi-hat</w:t>
        </w:r>
        <w:r w:rsidR="00510073">
          <w:rPr>
            <w:noProof/>
            <w:webHidden/>
          </w:rPr>
          <w:tab/>
        </w:r>
        <w:r w:rsidR="00510073">
          <w:rPr>
            <w:noProof/>
            <w:webHidden/>
          </w:rPr>
          <w:fldChar w:fldCharType="begin"/>
        </w:r>
        <w:r w:rsidR="00510073">
          <w:rPr>
            <w:noProof/>
            <w:webHidden/>
          </w:rPr>
          <w:instrText xml:space="preserve"> PAGEREF _Toc40436464 \h </w:instrText>
        </w:r>
        <w:r w:rsidR="00510073">
          <w:rPr>
            <w:noProof/>
            <w:webHidden/>
          </w:rPr>
        </w:r>
        <w:r w:rsidR="00510073">
          <w:rPr>
            <w:noProof/>
            <w:webHidden/>
          </w:rPr>
          <w:fldChar w:fldCharType="separate"/>
        </w:r>
        <w:r w:rsidR="002B7859">
          <w:rPr>
            <w:noProof/>
            <w:webHidden/>
          </w:rPr>
          <w:t>48</w:t>
        </w:r>
        <w:r w:rsidR="00510073">
          <w:rPr>
            <w:noProof/>
            <w:webHidden/>
          </w:rPr>
          <w:fldChar w:fldCharType="end"/>
        </w:r>
      </w:hyperlink>
    </w:p>
    <w:p w14:paraId="6633676B" w14:textId="53D5A649"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65" w:history="1">
        <w:r w:rsidR="00510073" w:rsidRPr="00FB601B">
          <w:rPr>
            <w:rStyle w:val="Hypertextovodkaz"/>
            <w:bCs/>
            <w:noProof/>
          </w:rPr>
          <w:t>Obr. 6.5: Přiblížený výřez z grafu komponentních vah</w:t>
        </w:r>
        <w:r w:rsidR="00510073">
          <w:rPr>
            <w:noProof/>
            <w:webHidden/>
          </w:rPr>
          <w:tab/>
        </w:r>
        <w:r w:rsidR="00510073">
          <w:rPr>
            <w:noProof/>
            <w:webHidden/>
          </w:rPr>
          <w:fldChar w:fldCharType="begin"/>
        </w:r>
        <w:r w:rsidR="00510073">
          <w:rPr>
            <w:noProof/>
            <w:webHidden/>
          </w:rPr>
          <w:instrText xml:space="preserve"> PAGEREF _Toc40436465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5D136469" w14:textId="72D05157"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66" w:history="1">
        <w:r w:rsidR="00510073" w:rsidRPr="00FB601B">
          <w:rPr>
            <w:rStyle w:val="Hypertextovodkaz"/>
            <w:noProof/>
          </w:rPr>
          <w:t>Obr. 8.1 Vložený obrázek [2]</w:t>
        </w:r>
        <w:r w:rsidR="00510073">
          <w:rPr>
            <w:noProof/>
            <w:webHidden/>
          </w:rPr>
          <w:tab/>
        </w:r>
        <w:r w:rsidR="00510073">
          <w:rPr>
            <w:noProof/>
            <w:webHidden/>
          </w:rPr>
          <w:fldChar w:fldCharType="begin"/>
        </w:r>
        <w:r w:rsidR="00510073">
          <w:rPr>
            <w:noProof/>
            <w:webHidden/>
          </w:rPr>
          <w:instrText xml:space="preserve"> PAGEREF _Toc40436466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4C00099A" w14:textId="18D07862" w:rsidR="00510073" w:rsidRDefault="00FD0138">
      <w:pPr>
        <w:pStyle w:val="Seznamobrzk"/>
        <w:tabs>
          <w:tab w:val="right" w:leader="dot" w:pos="8493"/>
        </w:tabs>
        <w:rPr>
          <w:rFonts w:asciiTheme="minorHAnsi" w:eastAsiaTheme="minorEastAsia" w:hAnsiTheme="minorHAnsi" w:cstheme="minorBidi"/>
          <w:noProof/>
          <w:sz w:val="22"/>
          <w:szCs w:val="22"/>
        </w:rPr>
      </w:pPr>
      <w:hyperlink w:anchor="_Toc40436467" w:history="1">
        <w:r w:rsidR="00510073" w:rsidRPr="00FB601B">
          <w:rPr>
            <w:rStyle w:val="Hypertextovodkaz"/>
            <w:noProof/>
          </w:rPr>
          <w:t>Obr. 9.1: Příklad popisu obrázku</w:t>
        </w:r>
        <w:r w:rsidR="00510073">
          <w:rPr>
            <w:noProof/>
            <w:webHidden/>
          </w:rPr>
          <w:tab/>
        </w:r>
        <w:r w:rsidR="00510073">
          <w:rPr>
            <w:noProof/>
            <w:webHidden/>
          </w:rPr>
          <w:fldChar w:fldCharType="begin"/>
        </w:r>
        <w:r w:rsidR="00510073">
          <w:rPr>
            <w:noProof/>
            <w:webHidden/>
          </w:rPr>
          <w:instrText xml:space="preserve"> PAGEREF _Toc40436467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2C559F03" w14:textId="5B6540D8" w:rsidR="00401828" w:rsidRPr="00C30A19" w:rsidRDefault="0072400A" w:rsidP="00401828">
      <w:pPr>
        <w:pStyle w:val="Nadpisne"/>
        <w:rPr>
          <w:lang w:val="cs-CZ"/>
        </w:rPr>
      </w:pPr>
      <w:r w:rsidRPr="00C30A19">
        <w:rPr>
          <w:lang w:val="cs-CZ"/>
        </w:rPr>
        <w:lastRenderedPageBreak/>
        <w:fldChar w:fldCharType="end"/>
      </w:r>
    </w:p>
    <w:p w14:paraId="6BC2079C" w14:textId="77777777" w:rsidR="009648FE" w:rsidRPr="00C30A19" w:rsidRDefault="009648FE" w:rsidP="00980626">
      <w:pPr>
        <w:pStyle w:val="Odstavecprvn"/>
      </w:pPr>
      <w:r w:rsidRPr="00C30A19">
        <w:t xml:space="preserve">Pozn.: Seznam obrázků se v rámci této šablony generuje automaticky z vložených titulků. Pro jeho aktualizaci stačí kliknout pravým tlačítkem na vytvořený </w:t>
      </w:r>
      <w:r w:rsidR="007504B5" w:rsidRPr="00C30A19">
        <w:t>Seznam obrázků</w:t>
      </w:r>
      <w:r w:rsidRPr="00C30A19">
        <w:t xml:space="preserve"> a vybrat položku „Aktualizovat pole“ </w:t>
      </w:r>
      <w:proofErr w:type="gramStart"/>
      <w:r w:rsidRPr="00C30A19">
        <w:t>-&gt;„</w:t>
      </w:r>
      <w:proofErr w:type="gramEnd"/>
      <w:r w:rsidRPr="00C30A19">
        <w:t>Celá tabulka“. Všechny položky formátované zmíněným stylem se přidají do seznamu.</w:t>
      </w:r>
    </w:p>
    <w:p w14:paraId="0DAADD7E" w14:textId="77777777" w:rsidR="009648FE" w:rsidRPr="00C30A19" w:rsidRDefault="009648FE" w:rsidP="00980626">
      <w:pPr>
        <w:pStyle w:val="Odstavecprvn"/>
      </w:pPr>
    </w:p>
    <w:p w14:paraId="6EFFDAF3" w14:textId="77777777" w:rsidR="009648FE" w:rsidRPr="00C30A19" w:rsidRDefault="009648FE" w:rsidP="009648FE">
      <w:pPr>
        <w:jc w:val="center"/>
        <w:rPr>
          <w:b/>
          <w:i/>
          <w:color w:val="FF0000"/>
        </w:rPr>
      </w:pPr>
      <w:r w:rsidRPr="00C30A19">
        <w:rPr>
          <w:b/>
          <w:i/>
          <w:color w:val="FF0000"/>
        </w:rPr>
        <w:t xml:space="preserve">!!! Pokud závěrečná práce neobsahuje </w:t>
      </w:r>
      <w:r w:rsidR="007504B5" w:rsidRPr="00C30A19">
        <w:rPr>
          <w:b/>
          <w:i/>
          <w:color w:val="FF0000"/>
        </w:rPr>
        <w:t>obrázky</w:t>
      </w:r>
      <w:r w:rsidRPr="00C30A19">
        <w:rPr>
          <w:b/>
          <w:i/>
          <w:color w:val="FF0000"/>
        </w:rPr>
        <w:t>, tuto kapitolu smažte.!!!</w:t>
      </w:r>
    </w:p>
    <w:p w14:paraId="687F949C" w14:textId="77777777" w:rsidR="009648FE" w:rsidRPr="00C30A19" w:rsidRDefault="009648FE" w:rsidP="00401828">
      <w:pPr>
        <w:pStyle w:val="Nadpisne"/>
        <w:rPr>
          <w:lang w:val="cs-CZ"/>
        </w:rPr>
      </w:pPr>
    </w:p>
    <w:p w14:paraId="01751A17" w14:textId="77777777" w:rsidR="00B143C3" w:rsidRPr="00C30A19" w:rsidRDefault="00B143C3" w:rsidP="00401828">
      <w:pPr>
        <w:pStyle w:val="Nadpisne"/>
        <w:rPr>
          <w:lang w:val="cs-CZ"/>
        </w:rPr>
      </w:pPr>
    </w:p>
    <w:p w14:paraId="047689AC" w14:textId="77777777" w:rsidR="00B143C3" w:rsidRPr="00C30A19" w:rsidRDefault="00B143C3" w:rsidP="00401828">
      <w:pPr>
        <w:pStyle w:val="Nadpisne"/>
        <w:rPr>
          <w:lang w:val="cs-CZ"/>
        </w:rPr>
      </w:pPr>
    </w:p>
    <w:p w14:paraId="528C507E" w14:textId="77777777" w:rsidR="00401828" w:rsidRPr="00C30A19" w:rsidRDefault="00401828" w:rsidP="00401828">
      <w:pPr>
        <w:pStyle w:val="Nadpisne"/>
        <w:rPr>
          <w:lang w:val="cs-CZ"/>
        </w:rPr>
      </w:pPr>
    </w:p>
    <w:p w14:paraId="6BF8E245" w14:textId="77777777" w:rsidR="00401828" w:rsidRPr="00C30A19" w:rsidRDefault="00401828" w:rsidP="00401828">
      <w:pPr>
        <w:pStyle w:val="Nadpisne"/>
        <w:rPr>
          <w:lang w:val="cs-CZ"/>
        </w:rPr>
      </w:pPr>
    </w:p>
    <w:p w14:paraId="460D729E" w14:textId="77777777" w:rsidR="00401828" w:rsidRPr="00C30A19" w:rsidRDefault="00401828" w:rsidP="00401828">
      <w:pPr>
        <w:pStyle w:val="Nadpisne"/>
        <w:rPr>
          <w:lang w:val="cs-CZ"/>
        </w:rPr>
      </w:pPr>
    </w:p>
    <w:p w14:paraId="0CF2F37D" w14:textId="77777777" w:rsidR="00401828" w:rsidRPr="00C30A19" w:rsidRDefault="00401828" w:rsidP="00401828">
      <w:pPr>
        <w:pStyle w:val="Nadpisne"/>
        <w:rPr>
          <w:lang w:val="cs-CZ"/>
        </w:rPr>
      </w:pPr>
    </w:p>
    <w:p w14:paraId="5F73BEF3" w14:textId="77777777" w:rsidR="00401828" w:rsidRPr="00C30A19" w:rsidRDefault="00401828" w:rsidP="00401828">
      <w:pPr>
        <w:pStyle w:val="Nadpisne"/>
        <w:rPr>
          <w:lang w:val="cs-CZ"/>
        </w:rPr>
      </w:pPr>
    </w:p>
    <w:p w14:paraId="7671677C" w14:textId="77777777" w:rsidR="00401828" w:rsidRPr="00C30A19" w:rsidRDefault="00401828" w:rsidP="00401828">
      <w:pPr>
        <w:pStyle w:val="Nadpisne"/>
        <w:rPr>
          <w:lang w:val="cs-CZ"/>
        </w:rPr>
      </w:pPr>
    </w:p>
    <w:p w14:paraId="779BFFDF" w14:textId="77777777" w:rsidR="00401828" w:rsidRPr="00C30A19" w:rsidRDefault="00401828" w:rsidP="00401828">
      <w:pPr>
        <w:pStyle w:val="Nadpisne"/>
        <w:rPr>
          <w:lang w:val="cs-CZ"/>
        </w:rPr>
      </w:pPr>
    </w:p>
    <w:p w14:paraId="36B409B8" w14:textId="77777777" w:rsidR="00081B74" w:rsidRPr="00C30A19" w:rsidRDefault="00081B74" w:rsidP="00401828">
      <w:pPr>
        <w:pStyle w:val="Nadpisne"/>
        <w:rPr>
          <w:lang w:val="cs-CZ"/>
        </w:rPr>
      </w:pPr>
    </w:p>
    <w:p w14:paraId="33E5AD7D" w14:textId="77777777" w:rsidR="00401828" w:rsidRPr="00C30A19" w:rsidRDefault="00401828" w:rsidP="00401828">
      <w:pPr>
        <w:pStyle w:val="Nadpisne"/>
        <w:rPr>
          <w:lang w:val="cs-CZ"/>
        </w:rPr>
      </w:pPr>
      <w:r w:rsidRPr="00C30A19">
        <w:rPr>
          <w:lang w:val="cs-CZ"/>
        </w:rPr>
        <w:t>Seznam tabulek</w:t>
      </w:r>
    </w:p>
    <w:p w14:paraId="06851867" w14:textId="6BCC6019" w:rsidR="00B143C3" w:rsidRPr="00C30A19" w:rsidRDefault="00081B74" w:rsidP="00B143C3">
      <w:pPr>
        <w:pStyle w:val="Nadpisne"/>
        <w:rPr>
          <w:lang w:val="cs-CZ"/>
        </w:rPr>
      </w:pPr>
      <w:r w:rsidRPr="00C30A19">
        <w:fldChar w:fldCharType="begin"/>
      </w:r>
      <w:r w:rsidRPr="00C30A19">
        <w:instrText xml:space="preserve"> TOC \h \z \c "Tabulka" </w:instrText>
      </w:r>
      <w:r w:rsidRPr="00C30A19">
        <w:fldChar w:fldCharType="separate"/>
      </w:r>
      <w:r w:rsidR="004A3FCF">
        <w:rPr>
          <w:b w:val="0"/>
          <w:bCs/>
          <w:noProof/>
          <w:lang w:val="cs-CZ"/>
        </w:rPr>
        <w:t>Nenalezena položka seznamu obrázků.</w:t>
      </w:r>
      <w:r w:rsidRPr="00C30A19">
        <w:rPr>
          <w:lang w:val="cs-CZ"/>
        </w:rPr>
        <w:fldChar w:fldCharType="end"/>
      </w:r>
    </w:p>
    <w:p w14:paraId="3B05E0AA" w14:textId="77777777" w:rsidR="00B143C3" w:rsidRPr="00C30A19" w:rsidRDefault="00B143C3" w:rsidP="00980626">
      <w:pPr>
        <w:pStyle w:val="Odstavecprvn"/>
      </w:pPr>
      <w:r w:rsidRPr="00C30A19">
        <w:lastRenderedPageBreak/>
        <w:t xml:space="preserve">Pozn.: Seznam tabulek se v rámci této šablony generuje automaticky </w:t>
      </w:r>
      <w:r w:rsidR="00437C28" w:rsidRPr="00C30A19">
        <w:t xml:space="preserve">z vložených titulků. </w:t>
      </w:r>
      <w:r w:rsidRPr="00C30A19">
        <w:t xml:space="preserve">Pro jeho aktualizaci stačí kliknout pravým tlačítkem na vytvořený obsah a vybrat položku „Aktualizovat pole“ </w:t>
      </w:r>
      <w:proofErr w:type="gramStart"/>
      <w:r w:rsidRPr="00C30A19">
        <w:t>-&gt;„</w:t>
      </w:r>
      <w:proofErr w:type="gramEnd"/>
      <w:r w:rsidRPr="00C30A19">
        <w:t>Celá tabulka“. Všechny položky formátované zmíněným stylem se přid</w:t>
      </w:r>
      <w:r w:rsidR="009648FE" w:rsidRPr="00C30A19">
        <w:t>a</w:t>
      </w:r>
      <w:r w:rsidRPr="00C30A19">
        <w:t>jí do seznamu.</w:t>
      </w:r>
    </w:p>
    <w:p w14:paraId="6B88AAE7" w14:textId="77777777" w:rsidR="00B143C3" w:rsidRPr="00C30A19" w:rsidRDefault="00B143C3" w:rsidP="00980626">
      <w:pPr>
        <w:pStyle w:val="Odstavecprvn"/>
      </w:pPr>
    </w:p>
    <w:p w14:paraId="75115541" w14:textId="77777777" w:rsidR="00B143C3" w:rsidRPr="00C30A19" w:rsidRDefault="00B143C3" w:rsidP="00437C28">
      <w:pPr>
        <w:jc w:val="center"/>
        <w:rPr>
          <w:b/>
          <w:i/>
          <w:color w:val="FF0000"/>
        </w:rPr>
      </w:pPr>
      <w:r w:rsidRPr="00C30A19">
        <w:rPr>
          <w:b/>
          <w:i/>
          <w:color w:val="FF0000"/>
        </w:rPr>
        <w:t>!!! Pokud závěrečná práce neobsahuje tabulky, tuto kapitolu smažte.!!!</w:t>
      </w:r>
    </w:p>
    <w:p w14:paraId="350089D6" w14:textId="77777777" w:rsidR="00401828" w:rsidRPr="00C30A19" w:rsidRDefault="00401828" w:rsidP="00401828">
      <w:pPr>
        <w:pStyle w:val="Nadpisne"/>
        <w:rPr>
          <w:lang w:val="cs-CZ"/>
        </w:rPr>
      </w:pPr>
    </w:p>
    <w:p w14:paraId="70B4ADE2" w14:textId="77777777" w:rsidR="00401828" w:rsidRPr="00C30A19" w:rsidRDefault="00401828" w:rsidP="00401828">
      <w:pPr>
        <w:pStyle w:val="Nadpisne"/>
        <w:rPr>
          <w:lang w:val="cs-CZ"/>
        </w:rPr>
      </w:pPr>
    </w:p>
    <w:p w14:paraId="5E7F9A74" w14:textId="77777777" w:rsidR="00401828" w:rsidRPr="00C30A19" w:rsidRDefault="00401828" w:rsidP="00401828">
      <w:pPr>
        <w:pStyle w:val="Nadpisne"/>
        <w:rPr>
          <w:lang w:val="cs-CZ"/>
        </w:rPr>
      </w:pPr>
    </w:p>
    <w:p w14:paraId="60554EF2" w14:textId="77777777" w:rsidR="00401828" w:rsidRPr="00C30A19" w:rsidRDefault="00401828" w:rsidP="00401828">
      <w:pPr>
        <w:pStyle w:val="Nadpisne"/>
        <w:rPr>
          <w:lang w:val="cs-CZ"/>
        </w:rPr>
      </w:pPr>
    </w:p>
    <w:p w14:paraId="43C28EF4" w14:textId="77777777" w:rsidR="00401828" w:rsidRPr="00C30A19" w:rsidRDefault="00401828" w:rsidP="00401828">
      <w:pPr>
        <w:pStyle w:val="Nadpisne"/>
        <w:rPr>
          <w:lang w:val="cs-CZ"/>
        </w:rPr>
      </w:pPr>
    </w:p>
    <w:p w14:paraId="19F2F5D8" w14:textId="77777777" w:rsidR="00401828" w:rsidRPr="00C30A19" w:rsidRDefault="00401828" w:rsidP="00401828">
      <w:pPr>
        <w:pStyle w:val="Nadpisne"/>
        <w:rPr>
          <w:lang w:val="cs-CZ"/>
        </w:rPr>
      </w:pPr>
    </w:p>
    <w:p w14:paraId="18CE12B9" w14:textId="77777777" w:rsidR="00401828" w:rsidRPr="00C30A19" w:rsidRDefault="00401828" w:rsidP="00401828">
      <w:pPr>
        <w:pStyle w:val="Nadpisne"/>
        <w:rPr>
          <w:lang w:val="cs-CZ"/>
        </w:rPr>
      </w:pPr>
    </w:p>
    <w:p w14:paraId="34B0FFFA" w14:textId="77777777" w:rsidR="00401828" w:rsidRPr="00C30A19" w:rsidRDefault="00401828" w:rsidP="00401828">
      <w:pPr>
        <w:pStyle w:val="Nadpisne"/>
        <w:rPr>
          <w:lang w:val="cs-CZ"/>
        </w:rPr>
      </w:pPr>
    </w:p>
    <w:p w14:paraId="0558D937" w14:textId="77777777" w:rsidR="00401828" w:rsidRPr="00C30A19" w:rsidRDefault="00401828" w:rsidP="00401828">
      <w:pPr>
        <w:pStyle w:val="Nadpisne"/>
        <w:rPr>
          <w:lang w:val="cs-CZ"/>
        </w:rPr>
      </w:pPr>
    </w:p>
    <w:p w14:paraId="3C91B9B8" w14:textId="77777777" w:rsidR="00714799" w:rsidRPr="00C30A19" w:rsidRDefault="00714799" w:rsidP="00401828">
      <w:pPr>
        <w:pStyle w:val="Nadpisne"/>
        <w:rPr>
          <w:lang w:val="cs-CZ"/>
        </w:rPr>
      </w:pPr>
    </w:p>
    <w:p w14:paraId="3D8E9E29" w14:textId="77777777" w:rsidR="00401828" w:rsidRPr="00C30A19" w:rsidRDefault="00401828" w:rsidP="00401828">
      <w:pPr>
        <w:pStyle w:val="Nadpisne"/>
        <w:rPr>
          <w:lang w:val="cs-CZ"/>
        </w:rPr>
      </w:pPr>
    </w:p>
    <w:p w14:paraId="23566E54" w14:textId="77777777" w:rsidR="005009B0" w:rsidRPr="00C30A19" w:rsidRDefault="007B0621" w:rsidP="007B0621">
      <w:pPr>
        <w:pStyle w:val="Nadpis1"/>
      </w:pPr>
      <w:bookmarkStart w:id="3" w:name="_Toc40436400"/>
      <w:bookmarkEnd w:id="1"/>
      <w:bookmarkEnd w:id="2"/>
      <w:r w:rsidRPr="00C30A19">
        <w:t>Úvod</w:t>
      </w:r>
      <w:bookmarkEnd w:id="3"/>
    </w:p>
    <w:p w14:paraId="45D3416A" w14:textId="77777777" w:rsidR="00B12E59" w:rsidRPr="00C30A19" w:rsidRDefault="00B12E59" w:rsidP="009648FE"/>
    <w:p w14:paraId="5481627D" w14:textId="77777777" w:rsidR="00B12E59" w:rsidRPr="00C30A19" w:rsidRDefault="00B12E59" w:rsidP="009648FE"/>
    <w:p w14:paraId="02AC2D3B" w14:textId="77777777" w:rsidR="00B12E59" w:rsidRPr="00C30A19" w:rsidRDefault="00B12E59" w:rsidP="009648FE"/>
    <w:p w14:paraId="224FDF6A" w14:textId="77777777" w:rsidR="00B12E59" w:rsidRPr="00C30A19" w:rsidRDefault="00B12E59" w:rsidP="009648FE"/>
    <w:p w14:paraId="6D3ABB13" w14:textId="77777777" w:rsidR="00B12E59" w:rsidRPr="00C30A19" w:rsidRDefault="00B12E59" w:rsidP="009648FE"/>
    <w:p w14:paraId="0127C962" w14:textId="77777777" w:rsidR="00B12E59" w:rsidRPr="00C30A19" w:rsidRDefault="00B12E59" w:rsidP="009648FE"/>
    <w:p w14:paraId="6E656348" w14:textId="77777777" w:rsidR="00B12E59" w:rsidRPr="00C30A19" w:rsidRDefault="00B12E59" w:rsidP="009648FE"/>
    <w:p w14:paraId="429EA137" w14:textId="77777777" w:rsidR="00B12E59" w:rsidRPr="00C30A19" w:rsidRDefault="00B12E59" w:rsidP="009648FE"/>
    <w:p w14:paraId="5A9B9B1D" w14:textId="77777777" w:rsidR="00B12E59" w:rsidRPr="00C30A19" w:rsidRDefault="00B12E59" w:rsidP="009648FE"/>
    <w:p w14:paraId="1E9A831A" w14:textId="77777777" w:rsidR="00B12E59" w:rsidRPr="00C30A19" w:rsidRDefault="00B12E59" w:rsidP="009648FE"/>
    <w:p w14:paraId="28A42E93" w14:textId="77777777" w:rsidR="00B12E59" w:rsidRPr="00C30A19" w:rsidRDefault="00B12E59" w:rsidP="009648FE"/>
    <w:p w14:paraId="3D9B84BC" w14:textId="77777777" w:rsidR="00B12E59" w:rsidRPr="00C30A19" w:rsidRDefault="00B12E59" w:rsidP="009648FE"/>
    <w:p w14:paraId="123FF724" w14:textId="77777777" w:rsidR="00B12E59" w:rsidRPr="00C30A19" w:rsidRDefault="00B12E59" w:rsidP="009648FE"/>
    <w:p w14:paraId="3AF8E78F" w14:textId="77777777" w:rsidR="00B12E59" w:rsidRPr="00C30A19" w:rsidRDefault="00B12E59" w:rsidP="009648FE"/>
    <w:p w14:paraId="79D83DB9" w14:textId="77777777" w:rsidR="005009B0" w:rsidRPr="00C30A19" w:rsidRDefault="005009B0" w:rsidP="009648FE"/>
    <w:p w14:paraId="77C4EE2C" w14:textId="77777777" w:rsidR="005009B0" w:rsidRPr="00C30A19" w:rsidRDefault="005009B0" w:rsidP="009648FE"/>
    <w:p w14:paraId="58F1F383" w14:textId="77777777" w:rsidR="002D40B8" w:rsidRPr="00C30A19" w:rsidRDefault="002D40B8" w:rsidP="009648FE"/>
    <w:p w14:paraId="5517C739" w14:textId="77777777" w:rsidR="00BC1D8E" w:rsidRPr="00C30A19" w:rsidRDefault="00BC1D8E" w:rsidP="009648FE"/>
    <w:p w14:paraId="0C42BF5C" w14:textId="77777777" w:rsidR="00BC1D8E" w:rsidRPr="00C30A19" w:rsidRDefault="00BC1D8E" w:rsidP="009648FE"/>
    <w:p w14:paraId="77B3E43E" w14:textId="77777777" w:rsidR="00BC1D8E" w:rsidRPr="00C30A19" w:rsidRDefault="00BC1D8E" w:rsidP="009648FE"/>
    <w:p w14:paraId="4B4804BA" w14:textId="77777777" w:rsidR="00BC1D8E" w:rsidRPr="00C30A19" w:rsidRDefault="00BC1D8E" w:rsidP="009648FE"/>
    <w:p w14:paraId="24EA241F" w14:textId="77777777" w:rsidR="00980626" w:rsidRPr="00C30A19" w:rsidRDefault="00980626" w:rsidP="009648FE"/>
    <w:p w14:paraId="457876DA" w14:textId="77777777" w:rsidR="00980626" w:rsidRPr="00C30A19" w:rsidRDefault="00980626" w:rsidP="009648FE"/>
    <w:p w14:paraId="39746EE0" w14:textId="77777777" w:rsidR="00980626" w:rsidRPr="00C30A19" w:rsidRDefault="00980626" w:rsidP="009648FE"/>
    <w:p w14:paraId="42CE4D82" w14:textId="77777777" w:rsidR="00980626" w:rsidRPr="00C30A19" w:rsidRDefault="00980626" w:rsidP="009648FE"/>
    <w:p w14:paraId="7F804EA9" w14:textId="77777777" w:rsidR="00BC1D8E" w:rsidRPr="00C30A19" w:rsidRDefault="00BC1D8E" w:rsidP="009648FE"/>
    <w:p w14:paraId="7856B2CF" w14:textId="77777777" w:rsidR="007B0621" w:rsidRPr="00C30A19" w:rsidRDefault="007B0621" w:rsidP="009648FE"/>
    <w:p w14:paraId="3116B47F" w14:textId="77777777" w:rsidR="00081B74" w:rsidRPr="00C30A19" w:rsidRDefault="00081B74" w:rsidP="009648FE"/>
    <w:p w14:paraId="4F174B5F" w14:textId="77777777" w:rsidR="00B53C4B" w:rsidRPr="00C30A19" w:rsidRDefault="00B53C4B" w:rsidP="009648FE"/>
    <w:p w14:paraId="4BB3502E" w14:textId="77777777" w:rsidR="00427003" w:rsidRDefault="00427003">
      <w:pPr>
        <w:spacing w:line="240" w:lineRule="auto"/>
        <w:ind w:left="0"/>
      </w:pPr>
    </w:p>
    <w:p w14:paraId="3917D84B" w14:textId="77777777" w:rsidR="00427003" w:rsidRDefault="00427003">
      <w:pPr>
        <w:spacing w:line="240" w:lineRule="auto"/>
        <w:ind w:left="0"/>
      </w:pPr>
      <w:r>
        <w:br w:type="page"/>
      </w:r>
    </w:p>
    <w:p w14:paraId="62D17815" w14:textId="77777777" w:rsidR="00D46993" w:rsidRDefault="00D46993" w:rsidP="00D46993">
      <w:pPr>
        <w:pStyle w:val="Nadpis1"/>
      </w:pPr>
      <w:bookmarkStart w:id="4" w:name="_Toc40436401"/>
      <w:r>
        <w:lastRenderedPageBreak/>
        <w:t>Bicí souprava</w:t>
      </w:r>
      <w:bookmarkEnd w:id="4"/>
    </w:p>
    <w:p w14:paraId="18F8985F" w14:textId="3B5E9D3A" w:rsidR="008E38B7" w:rsidRDefault="00D46993" w:rsidP="006D69EF">
      <w:pPr>
        <w:pStyle w:val="BPDPNormln"/>
      </w:pPr>
      <w:r>
        <w:t xml:space="preserve">Bicí souprava </w:t>
      </w:r>
      <w:r w:rsidR="006F3987">
        <w:t>je sestava bubnů a činelů,</w:t>
      </w:r>
      <w:r w:rsidR="00E50340">
        <w:t xml:space="preserve"> její</w:t>
      </w:r>
      <w:r w:rsidR="006F3987">
        <w:t xml:space="preserve"> </w:t>
      </w:r>
      <w:r w:rsidR="007656C5">
        <w:t>velikost a složení nejsou dány. Záleží na</w:t>
      </w:r>
      <w:r w:rsidR="00E50340">
        <w:t xml:space="preserve"> preferenc</w:t>
      </w:r>
      <w:r w:rsidR="007656C5">
        <w:t>ích</w:t>
      </w:r>
      <w:r w:rsidR="00E50340">
        <w:t xml:space="preserve"> hráče a také hudebním žánr</w:t>
      </w:r>
      <w:r w:rsidR="007656C5">
        <w:t>u</w:t>
      </w:r>
      <w:r w:rsidR="00E50340">
        <w:t>.</w:t>
      </w:r>
      <w:r>
        <w:t xml:space="preserve"> Na</w:t>
      </w:r>
      <w:r w:rsidR="006F3987">
        <w:t> </w:t>
      </w:r>
      <w:r>
        <w:t xml:space="preserve">obrázku </w:t>
      </w:r>
      <w:r w:rsidR="00571EB3">
        <w:t>(</w:t>
      </w:r>
      <w:r w:rsidR="00EB550A" w:rsidRPr="00571EB3">
        <w:fldChar w:fldCharType="begin"/>
      </w:r>
      <w:r w:rsidR="00EB550A" w:rsidRPr="00571EB3">
        <w:instrText xml:space="preserve"> REF _Ref32488810 \h  \* MERGEFORMAT </w:instrText>
      </w:r>
      <w:r w:rsidR="00EB550A" w:rsidRPr="00571EB3">
        <w:fldChar w:fldCharType="separate"/>
      </w:r>
      <w:r w:rsidR="002B7859" w:rsidRPr="008E38B7">
        <w:t xml:space="preserve">Obr. </w:t>
      </w:r>
      <w:r w:rsidR="002B7859" w:rsidRPr="002B7859">
        <w:rPr>
          <w:noProof/>
        </w:rPr>
        <w:t>2</w:t>
      </w:r>
      <w:r w:rsidR="002B7859">
        <w:t>.</w:t>
      </w:r>
      <w:r w:rsidR="002B7859" w:rsidRPr="002B7859">
        <w:rPr>
          <w:noProof/>
        </w:rPr>
        <w:t>1</w:t>
      </w:r>
      <w:r w:rsidR="00EB550A" w:rsidRPr="00571EB3">
        <w:fldChar w:fldCharType="end"/>
      </w:r>
      <w:r w:rsidR="00571EB3">
        <w:t>)</w:t>
      </w:r>
      <w:r>
        <w:t xml:space="preserve"> je vidět </w:t>
      </w:r>
      <w:r w:rsidR="008E38B7">
        <w:t xml:space="preserve">typická základní bicí souprava. Číslem jedna je označen velký buben (Bass </w:t>
      </w:r>
      <w:proofErr w:type="spellStart"/>
      <w:r w:rsidR="008E38B7">
        <w:t>Drum</w:t>
      </w:r>
      <w:proofErr w:type="spellEnd"/>
      <w:r w:rsidR="008E38B7">
        <w:t xml:space="preserve">), pod číslem dvě je </w:t>
      </w:r>
      <w:r w:rsidR="006D1573">
        <w:t>o</w:t>
      </w:r>
      <w:r w:rsidR="008E38B7">
        <w:t xml:space="preserve">značen kotel (Floor Tom), </w:t>
      </w:r>
      <w:r w:rsidR="00E50340">
        <w:t>číslo tři</w:t>
      </w:r>
      <w:r w:rsidR="008E38B7">
        <w:t xml:space="preserve"> je malý buben (</w:t>
      </w:r>
      <w:proofErr w:type="spellStart"/>
      <w:r w:rsidR="008E38B7">
        <w:t>Snare</w:t>
      </w:r>
      <w:proofErr w:type="spellEnd"/>
      <w:r w:rsidR="008E38B7">
        <w:t xml:space="preserve">), </w:t>
      </w:r>
      <w:r w:rsidR="00E50340">
        <w:t>číslo čtyř</w:t>
      </w:r>
      <w:r w:rsidR="00EB550A">
        <w:t>i</w:t>
      </w:r>
      <w:r w:rsidR="008E38B7">
        <w:t xml:space="preserve"> jsou </w:t>
      </w:r>
      <w:proofErr w:type="spellStart"/>
      <w:r w:rsidR="008E38B7">
        <w:t>tomy</w:t>
      </w:r>
      <w:proofErr w:type="spellEnd"/>
      <w:r w:rsidR="008E38B7">
        <w:t>, nebo také přechody (Tom Tom). Zbývají činely ty</w:t>
      </w:r>
      <w:r w:rsidR="006F3987">
        <w:t> </w:t>
      </w:r>
      <w:r w:rsidR="008E38B7">
        <w:t xml:space="preserve">nemají pro svoje názvy české ekvivalenty, proto se používají názvy anglické, vpravo pod číslem pět se nachází </w:t>
      </w:r>
      <w:proofErr w:type="spellStart"/>
      <w:r w:rsidR="008E38B7">
        <w:t>Hi</w:t>
      </w:r>
      <w:proofErr w:type="spellEnd"/>
      <w:r w:rsidR="00391469">
        <w:t> </w:t>
      </w:r>
      <w:r w:rsidR="008E38B7">
        <w:t>–</w:t>
      </w:r>
      <w:r w:rsidR="00391469">
        <w:t> </w:t>
      </w:r>
      <w:proofErr w:type="spellStart"/>
      <w:r w:rsidR="008E38B7">
        <w:t>Hat</w:t>
      </w:r>
      <w:proofErr w:type="spellEnd"/>
      <w:r w:rsidR="008E38B7">
        <w:t xml:space="preserve"> česky hovorově „</w:t>
      </w:r>
      <w:proofErr w:type="spellStart"/>
      <w:r w:rsidR="008E38B7">
        <w:t>hajtka</w:t>
      </w:r>
      <w:proofErr w:type="spellEnd"/>
      <w:r w:rsidR="008E38B7">
        <w:t xml:space="preserve">“. </w:t>
      </w:r>
      <w:r w:rsidR="00391469">
        <w:t xml:space="preserve">Zbývající dva činely jsou vpravo </w:t>
      </w:r>
      <w:proofErr w:type="spellStart"/>
      <w:r w:rsidR="00391469">
        <w:t>Crash</w:t>
      </w:r>
      <w:proofErr w:type="spellEnd"/>
      <w:r w:rsidR="00391469">
        <w:t xml:space="preserve"> a</w:t>
      </w:r>
      <w:r w:rsidR="006F3987">
        <w:t> </w:t>
      </w:r>
      <w:r w:rsidR="009E42E5">
        <w:t>v</w:t>
      </w:r>
      <w:r w:rsidR="00391469">
        <w:t xml:space="preserve">levo </w:t>
      </w:r>
      <w:proofErr w:type="spellStart"/>
      <w:r w:rsidR="00391469">
        <w:t>Ride</w:t>
      </w:r>
      <w:proofErr w:type="spellEnd"/>
      <w:r w:rsidR="00391469">
        <w:t>.</w:t>
      </w:r>
      <w:r w:rsidR="006D1573">
        <w:t xml:space="preserve"> Souprava může být menší nebo</w:t>
      </w:r>
      <w:r w:rsidR="006F3987">
        <w:t xml:space="preserve"> i mnohem větší. Záleží na</w:t>
      </w:r>
      <w:r w:rsidR="00F34C13">
        <w:t> </w:t>
      </w:r>
      <w:r w:rsidR="006F3987">
        <w:t xml:space="preserve">vkusu hráče a hudebním žánru. </w:t>
      </w:r>
    </w:p>
    <w:p w14:paraId="13FA26B7" w14:textId="77777777" w:rsidR="00391469" w:rsidRDefault="00391469" w:rsidP="00D46993">
      <w:pPr>
        <w:pStyle w:val="BPDPNormln"/>
      </w:pPr>
    </w:p>
    <w:p w14:paraId="7EAC08C7" w14:textId="77777777" w:rsidR="008E38B7" w:rsidRDefault="00391469" w:rsidP="008E38B7">
      <w:pPr>
        <w:pStyle w:val="BPDPNormln"/>
        <w:keepNext/>
        <w:jc w:val="center"/>
      </w:pPr>
      <w:r>
        <w:rPr>
          <w:noProof/>
        </w:rPr>
        <w:drawing>
          <wp:inline distT="0" distB="0" distL="0" distR="0" wp14:anchorId="76EAEC1B" wp14:editId="2D70B62E">
            <wp:extent cx="3571200" cy="28800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um_kit_illustration_ed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200" cy="2880000"/>
                    </a:xfrm>
                    <a:prstGeom prst="rect">
                      <a:avLst/>
                    </a:prstGeom>
                  </pic:spPr>
                </pic:pic>
              </a:graphicData>
            </a:graphic>
          </wp:inline>
        </w:drawing>
      </w:r>
    </w:p>
    <w:p w14:paraId="28D9B361" w14:textId="2416D125" w:rsidR="008E38B7" w:rsidRDefault="008E38B7" w:rsidP="008E38B7">
      <w:pPr>
        <w:pStyle w:val="Titulek"/>
        <w:jc w:val="center"/>
        <w:rPr>
          <w:b w:val="0"/>
        </w:rPr>
      </w:pPr>
      <w:bookmarkStart w:id="5" w:name="_Ref32488810"/>
      <w:bookmarkStart w:id="6" w:name="_Toc40436441"/>
      <w:r w:rsidRPr="008E38B7">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2</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1</w:t>
      </w:r>
      <w:r w:rsidR="00C53017">
        <w:rPr>
          <w:b w:val="0"/>
        </w:rPr>
        <w:fldChar w:fldCharType="end"/>
      </w:r>
      <w:bookmarkEnd w:id="5"/>
      <w:r>
        <w:rPr>
          <w:b w:val="0"/>
        </w:rPr>
        <w:t>:</w:t>
      </w:r>
      <w:r w:rsidRPr="008E38B7">
        <w:rPr>
          <w:b w:val="0"/>
        </w:rPr>
        <w:t xml:space="preserve"> Bicí souprava</w:t>
      </w:r>
      <w:r w:rsidR="00391469">
        <w:rPr>
          <w:b w:val="0"/>
        </w:rPr>
        <w:t xml:space="preserve"> [8]</w:t>
      </w:r>
      <w:bookmarkEnd w:id="6"/>
    </w:p>
    <w:p w14:paraId="42C35818" w14:textId="77777777" w:rsidR="009A5AFE" w:rsidRPr="009A5AFE" w:rsidRDefault="009A5AFE" w:rsidP="009A5AFE"/>
    <w:p w14:paraId="5B1771F9" w14:textId="29CA5C87" w:rsidR="00B52489" w:rsidRDefault="006F3987" w:rsidP="00B52489">
      <w:pPr>
        <w:pStyle w:val="BPDPNormln"/>
      </w:pPr>
      <w:r>
        <w:t xml:space="preserve">Počtem bubnů a činelů však rozmanitost zvuků bicí soupravy nekončí. </w:t>
      </w:r>
      <w:r w:rsidR="00A01CAF">
        <w:t xml:space="preserve">Malý buben může být při hře </w:t>
      </w:r>
      <w:r w:rsidR="00077474">
        <w:t>„</w:t>
      </w:r>
      <w:r w:rsidR="00A01CAF">
        <w:t>zapnu</w:t>
      </w:r>
      <w:r w:rsidR="009E42E5">
        <w:t>t</w:t>
      </w:r>
      <w:r w:rsidR="00077474">
        <w:t>“</w:t>
      </w:r>
      <w:r w:rsidR="00A01CAF">
        <w:t xml:space="preserve"> nebo </w:t>
      </w:r>
      <w:r w:rsidR="00077474">
        <w:t>„</w:t>
      </w:r>
      <w:r w:rsidR="00A01CAF">
        <w:t>vypnut</w:t>
      </w:r>
      <w:r w:rsidR="00077474">
        <w:t>“</w:t>
      </w:r>
      <w:r w:rsidR="00A01CAF">
        <w:t>. Tím se označuje, zdali jsou nataženy struny na</w:t>
      </w:r>
      <w:r w:rsidR="00061CAC">
        <w:t> </w:t>
      </w:r>
      <w:r w:rsidR="00A01CAF">
        <w:t>spodní bláně malého bubnu nebo</w:t>
      </w:r>
      <w:r w:rsidR="00597F79">
        <w:t xml:space="preserve"> ne. Na malý buben se dá hrát</w:t>
      </w:r>
      <w:r w:rsidR="00A01CAF">
        <w:t xml:space="preserve"> takzvaně „přes ráfek“. To je technika, kdy hráč paličkou neudeří do blány bubnu, ale na jeho okraj. </w:t>
      </w:r>
      <w:proofErr w:type="spellStart"/>
      <w:proofErr w:type="gramStart"/>
      <w:r w:rsidR="00A01CAF">
        <w:t>Hi</w:t>
      </w:r>
      <w:proofErr w:type="spellEnd"/>
      <w:r w:rsidR="00F34C13">
        <w:t> - </w:t>
      </w:r>
      <w:proofErr w:type="spellStart"/>
      <w:r w:rsidR="00CC661A">
        <w:t>H</w:t>
      </w:r>
      <w:r w:rsidR="00A01CAF">
        <w:t>at</w:t>
      </w:r>
      <w:proofErr w:type="spellEnd"/>
      <w:proofErr w:type="gramEnd"/>
      <w:r w:rsidR="00A01CAF">
        <w:t xml:space="preserve"> může být </w:t>
      </w:r>
      <w:r w:rsidR="00077474">
        <w:t xml:space="preserve">otevřená </w:t>
      </w:r>
      <w:r w:rsidR="00A01CAF">
        <w:t xml:space="preserve">nebo </w:t>
      </w:r>
      <w:r w:rsidR="00077474">
        <w:t>uzavřená</w:t>
      </w:r>
      <w:r w:rsidR="00A01CAF">
        <w:t xml:space="preserve">, pomocí </w:t>
      </w:r>
      <w:r w:rsidR="00077474">
        <w:t>pedálu</w:t>
      </w:r>
      <w:r w:rsidR="00A01CAF">
        <w:t>. U činelů obecně se může hrát na</w:t>
      </w:r>
      <w:r w:rsidR="00C40968">
        <w:t> </w:t>
      </w:r>
      <w:r w:rsidR="00A01CAF">
        <w:t>jejich kraj, nebo střed.</w:t>
      </w:r>
    </w:p>
    <w:p w14:paraId="2D7C54D2" w14:textId="77777777" w:rsidR="00B52489" w:rsidRDefault="00B52489" w:rsidP="00B52489">
      <w:pPr>
        <w:pStyle w:val="Nadpis2"/>
      </w:pPr>
      <w:bookmarkStart w:id="7" w:name="_Toc40436402"/>
      <w:r>
        <w:t>Techniky hry</w:t>
      </w:r>
      <w:bookmarkEnd w:id="7"/>
    </w:p>
    <w:p w14:paraId="15CEBD54" w14:textId="77777777" w:rsidR="00B53C4B" w:rsidRDefault="00B52489" w:rsidP="00B52489">
      <w:pPr>
        <w:pStyle w:val="Nadpis2"/>
      </w:pPr>
      <w:bookmarkStart w:id="8" w:name="_Toc40436403"/>
      <w:r>
        <w:t>Notový z</w:t>
      </w:r>
      <w:r w:rsidR="008C266B">
        <w:t>á</w:t>
      </w:r>
      <w:r>
        <w:t>pis</w:t>
      </w:r>
      <w:bookmarkEnd w:id="8"/>
      <w:r w:rsidR="00A01CAF">
        <w:t xml:space="preserve"> </w:t>
      </w:r>
    </w:p>
    <w:p w14:paraId="37420C78" w14:textId="77777777" w:rsidR="003F37D5" w:rsidRDefault="003F37D5" w:rsidP="003F37D5">
      <w:pPr>
        <w:pStyle w:val="Odstavecprvn"/>
      </w:pPr>
    </w:p>
    <w:p w14:paraId="7BE51FF9" w14:textId="77777777" w:rsidR="003F37D5" w:rsidRPr="003F37D5" w:rsidRDefault="003F37D5" w:rsidP="003F37D5">
      <w:pPr>
        <w:pStyle w:val="Odstavecdal"/>
        <w:numPr>
          <w:ilvl w:val="0"/>
          <w:numId w:val="0"/>
        </w:numPr>
        <w:ind w:left="1040"/>
        <w:rPr>
          <w:lang w:val="cs-CZ"/>
        </w:rPr>
      </w:pPr>
    </w:p>
    <w:p w14:paraId="20087F22" w14:textId="77777777" w:rsidR="00B53C4B" w:rsidRPr="00C30A19" w:rsidRDefault="00B53C4B" w:rsidP="00B53C4B">
      <w:pPr>
        <w:pStyle w:val="Nadpis1"/>
      </w:pPr>
      <w:bookmarkStart w:id="9" w:name="_Toc40436404"/>
      <w:r w:rsidRPr="00C30A19">
        <w:lastRenderedPageBreak/>
        <w:t>Zpracování vstupního signálu</w:t>
      </w:r>
      <w:bookmarkEnd w:id="9"/>
    </w:p>
    <w:p w14:paraId="57B3C532" w14:textId="77777777" w:rsidR="009F2C6D" w:rsidRDefault="009F2C6D" w:rsidP="00A75949">
      <w:pPr>
        <w:pStyle w:val="Nadpis2"/>
      </w:pPr>
      <w:bookmarkStart w:id="10" w:name="_Toc40436405"/>
      <w:r>
        <w:t>Předzpracování</w:t>
      </w:r>
      <w:bookmarkEnd w:id="10"/>
    </w:p>
    <w:p w14:paraId="34A93F29" w14:textId="77777777" w:rsidR="00B73C93" w:rsidRDefault="00EE575C" w:rsidP="00F55ED4">
      <w:pPr>
        <w:pStyle w:val="BPDPNormln"/>
        <w:ind w:firstLine="360"/>
        <w:rPr>
          <w:ins w:id="11" w:author="Konzal Jan (164745)" w:date="2020-05-13T13:55:00Z"/>
        </w:rPr>
      </w:pPr>
      <w:r>
        <w:t xml:space="preserve">Vstupním signálem </w:t>
      </w:r>
      <w:r w:rsidR="009F3938">
        <w:t xml:space="preserve">SW pro generování </w:t>
      </w:r>
      <w:proofErr w:type="spellStart"/>
      <w:r w:rsidR="009F3938">
        <w:t>triggerů</w:t>
      </w:r>
      <w:proofErr w:type="spellEnd"/>
      <w:r w:rsidR="009F3938">
        <w:t xml:space="preserve"> </w:t>
      </w:r>
      <w:r>
        <w:t xml:space="preserve">je již smíchaná </w:t>
      </w:r>
      <w:r w:rsidR="00CD4B26">
        <w:t xml:space="preserve">digitální </w:t>
      </w:r>
      <w:r w:rsidR="00037397">
        <w:t xml:space="preserve">zvuková </w:t>
      </w:r>
      <w:r>
        <w:t>nahrávka bicí soupravy</w:t>
      </w:r>
      <w:r w:rsidR="00B73C93">
        <w:t>, která</w:t>
      </w:r>
      <w:r w:rsidR="00CE70DF">
        <w:t xml:space="preserve"> </w:t>
      </w:r>
      <w:r w:rsidR="009F3938">
        <w:t xml:space="preserve">vzniká snímáním </w:t>
      </w:r>
      <w:r w:rsidR="00CE70DF">
        <w:t>mikrofony. Spojité signál</w:t>
      </w:r>
      <w:r w:rsidR="00F55ED4">
        <w:t xml:space="preserve">y </w:t>
      </w:r>
      <w:r w:rsidR="00CC5F39" w:rsidRPr="00503E07">
        <w:rPr>
          <w:i/>
          <w:iCs/>
        </w:rPr>
        <w:t>f(t)</w:t>
      </w:r>
      <w:r w:rsidR="00CC5F39">
        <w:t xml:space="preserve"> </w:t>
      </w:r>
      <w:r w:rsidR="00CE70DF">
        <w:t xml:space="preserve">z jednotlivých mikrofonů jsou pomocí analogově číslicových převodníků </w:t>
      </w:r>
      <w:r w:rsidR="00CC5F39">
        <w:t>převedeny</w:t>
      </w:r>
      <w:r w:rsidR="00CE70DF">
        <w:t xml:space="preserve"> </w:t>
      </w:r>
      <w:r w:rsidR="00F55ED4">
        <w:t>na diskrétní signál</w:t>
      </w:r>
      <w:r w:rsidR="00CC5F39">
        <w:t xml:space="preserve"> </w:t>
      </w:r>
      <w:proofErr w:type="spellStart"/>
      <w:r w:rsidR="00CC5F39" w:rsidRPr="00503E07">
        <w:rPr>
          <w:i/>
          <w:iCs/>
        </w:rPr>
        <w:t>f</w:t>
      </w:r>
      <w:r w:rsidR="00CC5F39" w:rsidRPr="00503E07">
        <w:rPr>
          <w:i/>
          <w:iCs/>
          <w:vertAlign w:val="subscript"/>
        </w:rPr>
        <w:t>n</w:t>
      </w:r>
      <w:proofErr w:type="spellEnd"/>
      <w:r w:rsidR="00503E07">
        <w:rPr>
          <w:i/>
          <w:iCs/>
          <w:vertAlign w:val="subscript"/>
        </w:rPr>
        <w:t xml:space="preserve"> </w:t>
      </w:r>
      <w:r w:rsidR="00CC5F39" w:rsidRPr="00503E07">
        <w:rPr>
          <w:i/>
          <w:iCs/>
        </w:rPr>
        <w:t>=</w:t>
      </w:r>
      <w:r w:rsidR="00503E07">
        <w:rPr>
          <w:i/>
          <w:iCs/>
        </w:rPr>
        <w:t xml:space="preserve"> </w:t>
      </w:r>
      <w:r w:rsidR="00CC5F39" w:rsidRPr="00503E07">
        <w:rPr>
          <w:i/>
          <w:iCs/>
        </w:rPr>
        <w:t>f(</w:t>
      </w:r>
      <w:proofErr w:type="spellStart"/>
      <w:r w:rsidR="00CC5F39" w:rsidRPr="00503E07">
        <w:rPr>
          <w:i/>
          <w:iCs/>
        </w:rPr>
        <w:t>t</w:t>
      </w:r>
      <w:r w:rsidR="00CC5F39" w:rsidRPr="00503E07">
        <w:rPr>
          <w:i/>
          <w:iCs/>
          <w:vertAlign w:val="subscript"/>
        </w:rPr>
        <w:t>n</w:t>
      </w:r>
      <w:proofErr w:type="spellEnd"/>
      <w:r w:rsidR="00CC5F39" w:rsidRPr="00503E07">
        <w:rPr>
          <w:i/>
          <w:iCs/>
        </w:rPr>
        <w:t>)</w:t>
      </w:r>
      <w:r w:rsidR="00503E07">
        <w:rPr>
          <w:i/>
          <w:iCs/>
        </w:rPr>
        <w:t xml:space="preserve"> </w:t>
      </w:r>
      <w:r w:rsidR="00CC5F39">
        <w:rPr>
          <w:i/>
          <w:iCs/>
        </w:rPr>
        <w:t>=</w:t>
      </w:r>
      <w:r w:rsidR="00503E07">
        <w:rPr>
          <w:i/>
          <w:iCs/>
        </w:rPr>
        <w:t xml:space="preserve"> </w:t>
      </w:r>
      <w:r w:rsidR="00CC5F39">
        <w:rPr>
          <w:i/>
          <w:iCs/>
        </w:rPr>
        <w:t>f(</w:t>
      </w:r>
      <w:proofErr w:type="spellStart"/>
      <w:r w:rsidR="00CC5F39">
        <w:rPr>
          <w:i/>
          <w:iCs/>
        </w:rPr>
        <w:t>nT</w:t>
      </w:r>
      <w:proofErr w:type="spellEnd"/>
      <w:r w:rsidR="00CC5F39">
        <w:rPr>
          <w:i/>
          <w:iCs/>
        </w:rPr>
        <w:t>),</w:t>
      </w:r>
      <w:r w:rsidR="00CC5F39">
        <w:t xml:space="preserve"> kde T je perioda vzorkování.</w:t>
      </w:r>
      <w:r w:rsidR="00F55ED4" w:rsidRPr="00503E07">
        <w:t xml:space="preserve"> </w:t>
      </w:r>
      <w:r w:rsidR="00CC5F39">
        <w:t>Omezením diskrétního zpracování signálů je</w:t>
      </w:r>
      <w:r w:rsidR="008F3778">
        <w:t xml:space="preserve"> </w:t>
      </w:r>
      <w:r w:rsidR="005604C8">
        <w:t xml:space="preserve">diskretizace </w:t>
      </w:r>
      <w:r w:rsidR="007D3C52">
        <w:t>spojitého signálu. Tedy vzorkování spojitého signálu v časových úsecích.</w:t>
      </w:r>
      <w:r w:rsidR="005604C8">
        <w:t xml:space="preserve"> </w:t>
      </w:r>
      <w:r w:rsidR="00E25FAC">
        <w:t xml:space="preserve">Podle </w:t>
      </w:r>
      <w:proofErr w:type="spellStart"/>
      <w:r w:rsidR="00E25FAC">
        <w:t>N</w:t>
      </w:r>
      <w:r w:rsidR="00E25FAC" w:rsidRPr="00E25FAC">
        <w:t>yquist</w:t>
      </w:r>
      <w:r w:rsidR="00E25FAC">
        <w:t>o</w:t>
      </w:r>
      <w:r w:rsidR="00E25FAC" w:rsidRPr="00E25FAC">
        <w:t>v</w:t>
      </w:r>
      <w:r w:rsidR="00E25FAC">
        <w:t>a</w:t>
      </w:r>
      <w:proofErr w:type="spellEnd"/>
      <w:r w:rsidR="00E25FAC">
        <w:t xml:space="preserve"> teorému, mohou být zpracovány pouze signály s frekvencí nižší, než je </w:t>
      </w:r>
      <w:r w:rsidR="00A75949">
        <w:t xml:space="preserve">polovina </w:t>
      </w:r>
      <w:r w:rsidR="00E25FAC">
        <w:t xml:space="preserve">frekvence vzorkovací. </w:t>
      </w:r>
      <w:r w:rsidR="00F12F33">
        <w:t>Následuje kvantování, kdy je v</w:t>
      </w:r>
      <w:r w:rsidR="00C66AEC">
        <w:t xml:space="preserve">zorku přiřazeno nejbližší číslo z dané množiny, tedy přesnost je dána počtem </w:t>
      </w:r>
      <w:proofErr w:type="spellStart"/>
      <w:r w:rsidR="00C66AEC">
        <w:t>kvantovacích</w:t>
      </w:r>
      <w:proofErr w:type="spellEnd"/>
      <w:r w:rsidR="00C66AEC">
        <w:t xml:space="preserve"> úrovní. </w:t>
      </w:r>
      <w:r w:rsidR="006621E6">
        <w:t>[1</w:t>
      </w:r>
      <w:r w:rsidR="00503E07">
        <w:t>7</w:t>
      </w:r>
      <w:r w:rsidR="006621E6">
        <w:t xml:space="preserve">] Následně jsou signály smíchány a exportovány jako zvukové soubory. </w:t>
      </w:r>
      <w:r w:rsidR="00C30A19" w:rsidRPr="00F55ED4">
        <w:t>Vstupní</w:t>
      </w:r>
      <w:r w:rsidR="00C30A19" w:rsidRPr="00C30A19">
        <w:t xml:space="preserve"> </w:t>
      </w:r>
      <w:r w:rsidR="00C30A19">
        <w:t>signál</w:t>
      </w:r>
      <w:r w:rsidR="0089208B">
        <w:t>, musí být co</w:t>
      </w:r>
      <w:r w:rsidR="00520F59">
        <w:t> </w:t>
      </w:r>
      <w:r w:rsidR="0089208B">
        <w:t>nejvíce zjednodušen, aby</w:t>
      </w:r>
      <w:r w:rsidR="00E813A6">
        <w:t> </w:t>
      </w:r>
      <w:r w:rsidR="0089208B">
        <w:t>jeho následná analýza byla co nejméně výpočetně náročná a</w:t>
      </w:r>
      <w:r w:rsidR="00520F59">
        <w:t> </w:t>
      </w:r>
      <w:r w:rsidR="0089208B">
        <w:t>tím i dostatečně rychlá</w:t>
      </w:r>
      <w:r w:rsidR="00471834">
        <w:t xml:space="preserve"> a aby z něj bylo možné </w:t>
      </w:r>
      <w:r w:rsidR="00246B43">
        <w:t>získat vlastnosti dle kterých bude klasifikován.</w:t>
      </w:r>
      <w:r w:rsidR="0089208B">
        <w:t xml:space="preserve"> Jedná se</w:t>
      </w:r>
      <w:r w:rsidR="00C40968">
        <w:t> </w:t>
      </w:r>
      <w:r w:rsidR="0089208B">
        <w:t xml:space="preserve">tedy o odstranění redundance. </w:t>
      </w:r>
      <w:r w:rsidR="009F2C6D">
        <w:t>V prvním kroku je</w:t>
      </w:r>
      <w:r w:rsidR="004B1961">
        <w:t xml:space="preserve"> signál rozděl</w:t>
      </w:r>
      <w:r w:rsidR="00EB550A">
        <w:t>en</w:t>
      </w:r>
      <w:r w:rsidR="004B1961">
        <w:t xml:space="preserve"> na časov</w:t>
      </w:r>
      <w:r w:rsidR="009E42E5">
        <w:t xml:space="preserve">é úseky. </w:t>
      </w:r>
      <w:commentRangeStart w:id="12"/>
      <w:r w:rsidR="009E42E5">
        <w:t>Zde se</w:t>
      </w:r>
      <w:r w:rsidR="00C40968">
        <w:t> </w:t>
      </w:r>
      <w:r w:rsidR="009E42E5">
        <w:t>nabízí dv</w:t>
      </w:r>
      <w:r w:rsidR="009F2C6D">
        <w:t>a</w:t>
      </w:r>
      <w:r w:rsidR="009E42E5">
        <w:t xml:space="preserve"> možn</w:t>
      </w:r>
      <w:r w:rsidR="009F2C6D">
        <w:t>é</w:t>
      </w:r>
      <w:r w:rsidR="004B1961">
        <w:t xml:space="preserve"> </w:t>
      </w:r>
      <w:r w:rsidR="009F2C6D">
        <w:t>způsoby</w:t>
      </w:r>
      <w:r w:rsidR="004B1961">
        <w:t xml:space="preserve">, </w:t>
      </w:r>
      <w:r w:rsidR="00597F79">
        <w:t>a to segmentace plovoucím oknem</w:t>
      </w:r>
      <w:r w:rsidR="009F2C6D">
        <w:t xml:space="preserve"> (kontinuální analýza)</w:t>
      </w:r>
      <w:r w:rsidR="0098573B">
        <w:t>,</w:t>
      </w:r>
      <w:r w:rsidR="004B1961">
        <w:t xml:space="preserve"> nebo dělení na</w:t>
      </w:r>
      <w:r w:rsidR="00E813A6">
        <w:t> </w:t>
      </w:r>
      <w:r w:rsidR="004B1961">
        <w:t>vzorky celých úderů</w:t>
      </w:r>
      <w:r w:rsidR="009F2C6D">
        <w:t xml:space="preserve"> (analýza segmentů)</w:t>
      </w:r>
      <w:r w:rsidR="004B1961">
        <w:t xml:space="preserve">. </w:t>
      </w:r>
      <w:commentRangeEnd w:id="12"/>
      <w:r w:rsidR="009F2C6D">
        <w:rPr>
          <w:rStyle w:val="Odkaznakoment"/>
          <w:color w:val="auto"/>
        </w:rPr>
        <w:commentReference w:id="12"/>
      </w:r>
      <w:commentRangeStart w:id="13"/>
      <w:del w:id="14" w:author="KANKA" w:date="2020-04-17T20:12:00Z">
        <w:r w:rsidR="004B1961" w:rsidDel="009F2C6D">
          <w:delText>Jedno z</w:delText>
        </w:r>
      </w:del>
      <w:del w:id="15" w:author="KANKA" w:date="2020-04-17T20:14:00Z">
        <w:r w:rsidR="004B1961" w:rsidDel="009F2C6D">
          <w:delText xml:space="preserve"> těchto </w:delText>
        </w:r>
      </w:del>
      <w:del w:id="16" w:author="KANKA" w:date="2020-04-17T20:12:00Z">
        <w:r w:rsidR="004B1961" w:rsidDel="009F2C6D">
          <w:delText xml:space="preserve">řešení </w:delText>
        </w:r>
      </w:del>
      <w:del w:id="17" w:author="KANKA" w:date="2020-04-17T20:14:00Z">
        <w:r w:rsidR="004B1961" w:rsidDel="009F2C6D">
          <w:delText>bude vybrán</w:delText>
        </w:r>
      </w:del>
      <w:del w:id="18" w:author="KANKA" w:date="2020-04-17T20:12:00Z">
        <w:r w:rsidR="004B1961" w:rsidDel="009F2C6D">
          <w:delText>o</w:delText>
        </w:r>
      </w:del>
      <w:del w:id="19" w:author="KANKA" w:date="2020-04-17T20:14:00Z">
        <w:r w:rsidR="004B1961" w:rsidDel="009F2C6D">
          <w:delText xml:space="preserve"> </w:delText>
        </w:r>
        <w:r w:rsidR="00351508" w:rsidDel="009F2C6D">
          <w:delText>na</w:delText>
        </w:r>
        <w:r w:rsidR="00520F59" w:rsidDel="009F2C6D">
          <w:delText> </w:delText>
        </w:r>
        <w:r w:rsidR="00351508" w:rsidDel="009F2C6D">
          <w:delText>základě toho, zdali bude možné signál klasifikovat pouze na základě úseků vybraných plovoucím oknem, nebo bude nutné pro klasifikaci použít úsek celého úderu</w:delText>
        </w:r>
        <w:r w:rsidR="004B1961" w:rsidDel="009F2C6D">
          <w:delText xml:space="preserve">. </w:delText>
        </w:r>
        <w:r w:rsidR="00351508" w:rsidDel="009F2C6D">
          <w:delText xml:space="preserve"> </w:delText>
        </w:r>
      </w:del>
      <w:del w:id="20" w:author="KANKA" w:date="2020-04-17T20:16:00Z">
        <w:r w:rsidR="0098156F" w:rsidDel="009F2C6D">
          <w:delText>Klasifikačními parametry byly</w:delText>
        </w:r>
      </w:del>
      <w:del w:id="21" w:author="KANKA" w:date="2020-04-17T20:15:00Z">
        <w:r w:rsidR="0098156F" w:rsidDel="009F2C6D">
          <w:delText xml:space="preserve">, </w:delText>
        </w:r>
      </w:del>
      <w:del w:id="22" w:author="KANKA" w:date="2020-04-17T20:16:00Z">
        <w:r w:rsidR="0098156F" w:rsidDel="009F2C6D">
          <w:delText>zvoleny energie signálu počítány pro frekvenční pásma. Na základě této volby, bude signál rozdělen na frekvenční pásma pomocí banky filtrů, a</w:delText>
        </w:r>
        <w:r w:rsidR="00520F59" w:rsidDel="009F2C6D">
          <w:delText> </w:delText>
        </w:r>
        <w:r w:rsidR="0098156F" w:rsidDel="009F2C6D">
          <w:delText>pro jednotlivé pásma budou spočteny příslušné energie signálu</w:delText>
        </w:r>
      </w:del>
      <w:ins w:id="23" w:author="KANKA" w:date="2020-04-17T20:16:00Z">
        <w:r w:rsidR="009F2C6D">
          <w:t>V dalším kroku předzpracování signálu je segment analyzo</w:t>
        </w:r>
      </w:ins>
      <w:ins w:id="24" w:author="KANKA" w:date="2020-04-17T20:17:00Z">
        <w:r w:rsidR="009F2C6D">
          <w:t>ván po stránce</w:t>
        </w:r>
      </w:ins>
      <w:ins w:id="25" w:author="KANKA" w:date="2020-04-17T20:18:00Z">
        <w:r w:rsidR="001B50EC">
          <w:t xml:space="preserve"> spektrální</w:t>
        </w:r>
      </w:ins>
      <w:ins w:id="26" w:author="KANKA" w:date="2020-04-17T20:19:00Z">
        <w:r w:rsidR="001B50EC">
          <w:t>ho výkonu v</w:t>
        </w:r>
      </w:ins>
      <w:ins w:id="27" w:author="KANKA" w:date="2020-04-17T20:20:00Z">
        <w:r w:rsidR="001B50EC">
          <w:t> dílčích pásmech</w:t>
        </w:r>
      </w:ins>
      <w:r w:rsidR="0098156F">
        <w:t>.</w:t>
      </w:r>
      <w:ins w:id="28" w:author="KANKA" w:date="2020-04-17T20:20:00Z">
        <w:r w:rsidR="001B50EC">
          <w:t xml:space="preserve"> Tato pásma jsme zvolili jako</w:t>
        </w:r>
        <w:proofErr w:type="gramStart"/>
        <w:r w:rsidR="001B50EC">
          <w:t>…….</w:t>
        </w:r>
      </w:ins>
      <w:commentRangeEnd w:id="13"/>
      <w:proofErr w:type="gramEnd"/>
      <w:ins w:id="29" w:author="KANKA" w:date="2020-04-17T20:21:00Z">
        <w:r w:rsidR="001B50EC">
          <w:rPr>
            <w:rStyle w:val="Odkaznakoment"/>
            <w:color w:val="auto"/>
          </w:rPr>
          <w:commentReference w:id="13"/>
        </w:r>
      </w:ins>
      <w:r w:rsidR="0098156F">
        <w:t xml:space="preserve"> </w:t>
      </w:r>
    </w:p>
    <w:p w14:paraId="0101EF95" w14:textId="71D3B342" w:rsidR="00B53C4B" w:rsidDel="0065079B" w:rsidRDefault="00F33839" w:rsidP="00F55ED4">
      <w:pPr>
        <w:pStyle w:val="BPDPNormln"/>
        <w:ind w:firstLine="360"/>
        <w:rPr>
          <w:del w:id="30" w:author="Konzal Jan (164745)" w:date="2020-05-13T14:12:00Z"/>
        </w:rPr>
      </w:pPr>
      <w:ins w:id="31" w:author="Konzal Jan (164745)" w:date="2020-05-13T14:08:00Z">
        <w:r>
          <w:t xml:space="preserve">Vstupním </w:t>
        </w:r>
      </w:ins>
      <w:ins w:id="32" w:author="Konzal Jan (164745)" w:date="2020-05-13T14:09:00Z">
        <w:r>
          <w:t xml:space="preserve">signálem SW pro generování </w:t>
        </w:r>
        <w:proofErr w:type="spellStart"/>
        <w:r>
          <w:t>triggerů</w:t>
        </w:r>
      </w:ins>
      <w:proofErr w:type="spellEnd"/>
      <w:r w:rsidR="00351508">
        <w:t xml:space="preserve"> </w:t>
      </w:r>
      <w:ins w:id="33" w:author="Konzal Jan (164745)" w:date="2020-05-13T14:09:00Z">
        <w:r>
          <w:t xml:space="preserve">je </w:t>
        </w:r>
      </w:ins>
      <w:ins w:id="34" w:author="Konzal Jan (164745)" w:date="2020-05-13T14:10:00Z">
        <w:r>
          <w:t xml:space="preserve">digitální audio nahrávka bicí soupravy. </w:t>
        </w:r>
      </w:ins>
      <w:ins w:id="35" w:author="Konzal Jan (164745)" w:date="2020-05-13T14:11:00Z">
        <w:r>
          <w:t xml:space="preserve">Jedná se tedy o diskrétní signál </w:t>
        </w:r>
      </w:ins>
      <w:proofErr w:type="spellStart"/>
      <w:ins w:id="36" w:author="Konzal Jan (164745)" w:date="2020-05-13T14:12:00Z">
        <w:r w:rsidRPr="00503E07">
          <w:rPr>
            <w:i/>
            <w:iCs/>
          </w:rPr>
          <w:t>f</w:t>
        </w:r>
        <w:r w:rsidRPr="00503E07">
          <w:rPr>
            <w:i/>
            <w:iCs/>
            <w:vertAlign w:val="subscript"/>
          </w:rPr>
          <w:t>n</w:t>
        </w:r>
        <w:proofErr w:type="spellEnd"/>
        <w:r>
          <w:rPr>
            <w:i/>
            <w:iCs/>
            <w:vertAlign w:val="subscript"/>
          </w:rPr>
          <w:t xml:space="preserve"> </w:t>
        </w:r>
        <w:r w:rsidRPr="00503E07">
          <w:rPr>
            <w:i/>
            <w:iCs/>
          </w:rPr>
          <w:t>=</w:t>
        </w:r>
        <w:r>
          <w:rPr>
            <w:i/>
            <w:iCs/>
          </w:rPr>
          <w:t xml:space="preserve"> </w:t>
        </w:r>
        <w:r w:rsidRPr="00503E07">
          <w:rPr>
            <w:i/>
            <w:iCs/>
          </w:rPr>
          <w:t>f(</w:t>
        </w:r>
        <w:proofErr w:type="spellStart"/>
        <w:r w:rsidRPr="00503E07">
          <w:rPr>
            <w:i/>
            <w:iCs/>
          </w:rPr>
          <w:t>t</w:t>
        </w:r>
        <w:r w:rsidRPr="00503E07">
          <w:rPr>
            <w:i/>
            <w:iCs/>
            <w:vertAlign w:val="subscript"/>
          </w:rPr>
          <w:t>n</w:t>
        </w:r>
        <w:proofErr w:type="spellEnd"/>
        <w:r w:rsidRPr="00503E07">
          <w:rPr>
            <w:i/>
            <w:iCs/>
          </w:rPr>
          <w:t>)</w:t>
        </w:r>
        <w:r>
          <w:rPr>
            <w:i/>
            <w:iCs/>
          </w:rPr>
          <w:t xml:space="preserve"> = f(</w:t>
        </w:r>
        <w:proofErr w:type="spellStart"/>
        <w:r>
          <w:rPr>
            <w:i/>
            <w:iCs/>
          </w:rPr>
          <w:t>nT</w:t>
        </w:r>
        <w:proofErr w:type="spellEnd"/>
        <w:r>
          <w:rPr>
            <w:i/>
            <w:iCs/>
          </w:rPr>
          <w:t>),</w:t>
        </w:r>
        <w:r>
          <w:t xml:space="preserve"> kde T je perioda vzorkování. </w:t>
        </w:r>
      </w:ins>
      <w:ins w:id="37" w:author="Konzal Jan (164745)" w:date="2020-05-13T14:13:00Z">
        <w:r>
          <w:t xml:space="preserve">Omezením takového </w:t>
        </w:r>
      </w:ins>
      <w:ins w:id="38" w:author="Konzal Jan (164745)" w:date="2020-05-13T14:14:00Z">
        <w:r>
          <w:t xml:space="preserve">signálu je, že známe pouze jeho vzorky v určitých časových úsecích. </w:t>
        </w:r>
      </w:ins>
      <w:ins w:id="39" w:author="Konzal Jan (164745)" w:date="2020-05-13T14:15:00Z">
        <w:r>
          <w:t xml:space="preserve">Podle </w:t>
        </w:r>
        <w:proofErr w:type="spellStart"/>
        <w:r>
          <w:t>N</w:t>
        </w:r>
        <w:r w:rsidRPr="00E25FAC">
          <w:t>yquist</w:t>
        </w:r>
        <w:r>
          <w:t>o</w:t>
        </w:r>
        <w:r w:rsidRPr="00E25FAC">
          <w:t>v</w:t>
        </w:r>
        <w:r>
          <w:t>a</w:t>
        </w:r>
        <w:proofErr w:type="spellEnd"/>
        <w:r>
          <w:t xml:space="preserve"> teorému, mohou být zpracovány pouze signály s frekvencí nižší, než je polovina frekvence vzorkovací. Dalším omezením je kvantování, </w:t>
        </w:r>
      </w:ins>
      <w:ins w:id="40" w:author="Konzal Jan (164745)" w:date="2020-05-13T14:16:00Z">
        <w:r>
          <w:t>kde je vzorku přiřazena nejbližší hodnota z dané číselné reprezentace</w:t>
        </w:r>
      </w:ins>
      <w:ins w:id="41" w:author="Konzal Jan (164745)" w:date="2020-05-13T14:17:00Z">
        <w:r w:rsidR="0065079B">
          <w:t xml:space="preserve">, tedy přesnost je dána počtem </w:t>
        </w:r>
        <w:proofErr w:type="spellStart"/>
        <w:r w:rsidR="0065079B">
          <w:t>kvantovacích</w:t>
        </w:r>
        <w:proofErr w:type="spellEnd"/>
        <w:r w:rsidR="0065079B">
          <w:t xml:space="preserve"> úrovní. [1</w:t>
        </w:r>
      </w:ins>
      <w:ins w:id="42" w:author="Konzal Jan (164745)" w:date="2020-05-13T14:39:00Z">
        <w:r w:rsidR="002E042A">
          <w:t>7</w:t>
        </w:r>
      </w:ins>
      <w:ins w:id="43" w:author="Konzal Jan (164745)" w:date="2020-05-13T14:17:00Z">
        <w:r w:rsidR="0065079B">
          <w:t>]</w:t>
        </w:r>
      </w:ins>
    </w:p>
    <w:p w14:paraId="7FB433E0" w14:textId="279AE008" w:rsidR="00644521" w:rsidRDefault="00E328E2" w:rsidP="00F33839">
      <w:pPr>
        <w:pStyle w:val="BPDPNormln"/>
        <w:ind w:firstLine="360"/>
      </w:pPr>
      <w:ins w:id="44" w:author="Konzal Jan (164745)" w:date="2020-05-13T14:32:00Z">
        <w:r>
          <w:t xml:space="preserve">Nejdříve jsou ze vstupního signálu získávány časové značky začátků a konců jednotlivých úderů. </w:t>
        </w:r>
      </w:ins>
      <w:ins w:id="45" w:author="Konzal Jan (164745)" w:date="2020-05-13T14:34:00Z">
        <w:r>
          <w:t>Získávání časových značek je realizováno pomocí časové obálky signálu</w:t>
        </w:r>
      </w:ins>
      <w:ins w:id="46" w:author="Konzal Jan (164745)" w:date="2020-05-13T14:35:00Z">
        <w:r>
          <w:t xml:space="preserve">. Při průchodu obálky rozhodovací úrovní je zaznamenána časová značka. </w:t>
        </w:r>
      </w:ins>
      <w:ins w:id="47" w:author="Konzal Jan (164745)" w:date="2020-05-13T14:47:00Z">
        <w:r w:rsidR="002E042A">
          <w:t xml:space="preserve">Tato metoda vyžaduje </w:t>
        </w:r>
        <w:r w:rsidR="00CD422B">
          <w:t xml:space="preserve">stejnou hlasitost vstupních nahrávek. Proto, </w:t>
        </w:r>
      </w:ins>
      <w:ins w:id="48" w:author="Konzal Jan (164745)" w:date="2020-05-13T14:48:00Z">
        <w:r w:rsidR="00CD422B">
          <w:t>bylo implementováno normalizování vstupní hlasitosti</w:t>
        </w:r>
      </w:ins>
      <w:ins w:id="49" w:author="Konzal Jan (164745)" w:date="2020-05-13T14:49:00Z">
        <w:r w:rsidR="00CD422B">
          <w:t xml:space="preserve"> podle efektivní hodnoty (RMS)</w:t>
        </w:r>
      </w:ins>
      <w:r w:rsidR="00171A18">
        <w:t xml:space="preserve"> </w:t>
      </w:r>
      <w:r w:rsidR="00171A18">
        <w:fldChar w:fldCharType="begin"/>
      </w:r>
      <w:r w:rsidR="00171A18">
        <w:instrText xml:space="preserve"> REF _Ref40276375 \h </w:instrText>
      </w:r>
      <w:r w:rsidR="00171A18">
        <w:fldChar w:fldCharType="separate"/>
      </w:r>
      <w:r w:rsidR="002B7859">
        <w:t>(</w:t>
      </w:r>
      <w:r w:rsidR="002B7859">
        <w:rPr>
          <w:noProof/>
        </w:rPr>
        <w:t>3</w:t>
      </w:r>
      <w:r w:rsidR="002B7859">
        <w:t>.</w:t>
      </w:r>
      <w:r w:rsidR="002B7859">
        <w:rPr>
          <w:noProof/>
        </w:rPr>
        <w:t>1</w:t>
      </w:r>
      <w:r w:rsidR="002B7859">
        <w:t>)</w:t>
      </w:r>
      <w:r w:rsidR="00171A18">
        <w:fldChar w:fldCharType="end"/>
      </w:r>
      <w:ins w:id="50" w:author="Konzal Jan (164745)" w:date="2020-05-13T14:48:00Z">
        <w:r w:rsidR="00CD422B">
          <w:t xml:space="preserve">. </w:t>
        </w:r>
      </w:ins>
      <w:moveFromRangeStart w:id="51" w:author="Konzal Jan (164745)" w:date="2020-05-13T15:34:00Z" w:name="move40276501"/>
      <w:moveFrom w:id="52" w:author="Konzal Jan (164745)" w:date="2020-05-13T15:34:00Z">
        <w:r w:rsidR="00171A18" w:rsidDel="00171A18">
          <w:t>[20]</w:t>
        </w:r>
      </w:moveFrom>
      <w:moveFromRangeEnd w:id="51"/>
    </w:p>
    <w:p w14:paraId="3D8BF08C" w14:textId="2B092DB8" w:rsidR="00644521" w:rsidRDefault="00644521" w:rsidP="00644521">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44521" w14:paraId="58843414" w14:textId="77777777" w:rsidTr="00644521">
        <w:tc>
          <w:tcPr>
            <w:tcW w:w="750" w:type="pct"/>
            <w:vAlign w:val="center"/>
          </w:tcPr>
          <w:p w14:paraId="36AB22D0" w14:textId="77777777" w:rsidR="00644521" w:rsidRDefault="00644521" w:rsidP="00644521">
            <w:pPr>
              <w:jc w:val="center"/>
            </w:pPr>
          </w:p>
        </w:tc>
        <w:tc>
          <w:tcPr>
            <w:tcW w:w="0" w:type="auto"/>
            <w:vAlign w:val="center"/>
          </w:tcPr>
          <w:p w14:paraId="5E6368C4" w14:textId="1A09174B" w:rsidR="00644521" w:rsidRDefault="00FD0138" w:rsidP="00644521">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 xml:space="preserve">RMS </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e>
                </m:rad>
              </m:oMath>
            </m:oMathPara>
          </w:p>
        </w:tc>
        <w:tc>
          <w:tcPr>
            <w:tcW w:w="750" w:type="pct"/>
            <w:tcMar>
              <w:right w:w="0" w:type="dxa"/>
            </w:tcMar>
            <w:vAlign w:val="center"/>
          </w:tcPr>
          <w:p w14:paraId="26B713ED" w14:textId="2ECF9518" w:rsidR="00644521" w:rsidRDefault="00644521" w:rsidP="00644521">
            <w:pPr>
              <w:jc w:val="center"/>
            </w:pPr>
            <w:bookmarkStart w:id="53" w:name="_Ref40276375"/>
            <w:r>
              <w:t>(</w:t>
            </w:r>
            <w:r w:rsidR="00287732">
              <w:rPr>
                <w:noProof/>
              </w:rPr>
              <w:fldChar w:fldCharType="begin"/>
            </w:r>
            <w:r w:rsidR="00287732">
              <w:rPr>
                <w:noProof/>
              </w:rPr>
              <w:instrText xml:space="preserve"> STYLEREF 1 \s </w:instrText>
            </w:r>
            <w:r w:rsidR="00287732">
              <w:rPr>
                <w:noProof/>
              </w:rPr>
              <w:fldChar w:fldCharType="separate"/>
            </w:r>
            <w:r w:rsidR="002B7859">
              <w:rPr>
                <w:noProof/>
              </w:rPr>
              <w:t>3</w:t>
            </w:r>
            <w:r w:rsidR="00287732">
              <w:rPr>
                <w:noProof/>
              </w:rPr>
              <w:fldChar w:fldCharType="end"/>
            </w:r>
            <w:r>
              <w:t>.</w:t>
            </w:r>
            <w:r w:rsidR="00287732">
              <w:rPr>
                <w:noProof/>
              </w:rPr>
              <w:fldChar w:fldCharType="begin"/>
            </w:r>
            <w:r w:rsidR="00287732">
              <w:rPr>
                <w:noProof/>
              </w:rPr>
              <w:instrText xml:space="preserve"> SEQ Rovnice \* ARABIC \s 1 </w:instrText>
            </w:r>
            <w:r w:rsidR="00287732">
              <w:rPr>
                <w:noProof/>
              </w:rPr>
              <w:fldChar w:fldCharType="separate"/>
            </w:r>
            <w:r w:rsidR="002B7859">
              <w:rPr>
                <w:noProof/>
              </w:rPr>
              <w:t>1</w:t>
            </w:r>
            <w:r w:rsidR="00287732">
              <w:rPr>
                <w:noProof/>
              </w:rPr>
              <w:fldChar w:fldCharType="end"/>
            </w:r>
            <w:r>
              <w:t>)</w:t>
            </w:r>
            <w:bookmarkEnd w:id="53"/>
          </w:p>
        </w:tc>
      </w:tr>
    </w:tbl>
    <w:p w14:paraId="1A2BA3D1" w14:textId="77777777" w:rsidR="00644521" w:rsidRDefault="00644521" w:rsidP="00644521">
      <w:pPr>
        <w:pStyle w:val="BPDPNormln"/>
        <w:ind w:firstLine="0"/>
      </w:pPr>
    </w:p>
    <w:p w14:paraId="2F74B324" w14:textId="77777777" w:rsidR="00644521" w:rsidRDefault="00644521" w:rsidP="00644521">
      <w:pPr>
        <w:pStyle w:val="BPDPNormln"/>
        <w:ind w:firstLine="0"/>
      </w:pPr>
    </w:p>
    <w:p w14:paraId="4250CB65" w14:textId="6BFF4436" w:rsidR="00DF4BD4" w:rsidDel="00171A18" w:rsidRDefault="00171A18" w:rsidP="00644521">
      <w:pPr>
        <w:pStyle w:val="BPDPNormln"/>
        <w:ind w:firstLine="0"/>
        <w:rPr>
          <w:del w:id="54" w:author="Konzal Jan (164745)" w:date="2020-05-13T14:31:00Z"/>
        </w:rPr>
      </w:pPr>
      <w:ins w:id="55" w:author="Konzal Jan (164745)" w:date="2020-05-13T15:33:00Z">
        <w:r>
          <w:t>Kde N je počet vzorků a x</w:t>
        </w:r>
      </w:ins>
      <w:ins w:id="56" w:author="Konzal Jan (164745)" w:date="2020-05-13T15:34:00Z">
        <w:r>
          <w:t xml:space="preserve"> (n) je vstupním signálem. </w:t>
        </w:r>
      </w:ins>
      <w:moveToRangeStart w:id="57" w:author="Konzal Jan (164745)" w:date="2020-05-13T15:34:00Z" w:name="move40276501"/>
      <w:moveTo w:id="58" w:author="Konzal Jan (164745)" w:date="2020-05-13T15:34:00Z">
        <w:r>
          <w:t>[20]</w:t>
        </w:r>
      </w:moveTo>
      <w:moveToRangeEnd w:id="57"/>
      <w:ins w:id="59" w:author="Konzal Jan (164745)" w:date="2020-05-13T15:34:00Z">
        <w:r>
          <w:t xml:space="preserve"> </w:t>
        </w:r>
      </w:ins>
    </w:p>
    <w:p w14:paraId="585DFFB1" w14:textId="0EAF5E4A" w:rsidR="00171A18" w:rsidRDefault="00171A18" w:rsidP="00171A18">
      <w:pPr>
        <w:pStyle w:val="BPDPNormln"/>
        <w:rPr>
          <w:ins w:id="60" w:author="Konzal Jan (164745)" w:date="2020-05-13T15:43:00Z"/>
        </w:rPr>
      </w:pPr>
      <w:ins w:id="61" w:author="Konzal Jan (164745)" w:date="2020-05-13T15:41:00Z">
        <w:r>
          <w:lastRenderedPageBreak/>
          <w:t>Dále je signál rozdělen na časové úseky, ve kterých probíhá rozpozná</w:t>
        </w:r>
      </w:ins>
      <w:ins w:id="62" w:author="Konzal Jan (164745)" w:date="2020-05-13T15:42:00Z">
        <w:r>
          <w:t xml:space="preserve">vání </w:t>
        </w:r>
        <w:r w:rsidR="00D16FF2">
          <w:t xml:space="preserve">úderu. </w:t>
        </w:r>
      </w:ins>
      <w:ins w:id="63" w:author="Konzal Jan (164745)" w:date="2020-05-13T15:43:00Z">
        <w:r w:rsidR="00D16FF2">
          <w:t xml:space="preserve">Zde se nabízí dva možné způsoby, a to segmentace plovoucím oknem (kontinuální analýza), nebo dělení na vzorky celých úderů (analýza segmentů). </w:t>
        </w:r>
      </w:ins>
    </w:p>
    <w:p w14:paraId="731C19F4" w14:textId="2099A6B1" w:rsidR="00982A69" w:rsidRPr="00982A69" w:rsidRDefault="00725BBF" w:rsidP="00982A69">
      <w:pPr>
        <w:pStyle w:val="BPDPNormln"/>
        <w:rPr>
          <w:ins w:id="64" w:author="Konzal Jan (164745)" w:date="2020-05-13T15:35:00Z"/>
        </w:rPr>
      </w:pPr>
      <w:commentRangeStart w:id="65"/>
      <w:ins w:id="66" w:author="Konzal Jan (164745)" w:date="2020-05-13T16:08:00Z">
        <w:r>
          <w:t xml:space="preserve">V dalším kroku předzpracování je provedena frekvenční analýza pomocí banky filtrů. </w:t>
        </w:r>
      </w:ins>
      <w:ins w:id="67" w:author="Konzal Jan (164745)" w:date="2020-05-13T16:09:00Z">
        <w:r>
          <w:t xml:space="preserve">Pro každé frekvenční pásmo je spočítána energie signálu. </w:t>
        </w:r>
      </w:ins>
      <w:ins w:id="68" w:author="Konzal Jan (164745)" w:date="2020-05-13T16:46:00Z">
        <w:r w:rsidR="00DE4DFB">
          <w:t>Tyto energie jsou vstupem pro analýzu hlavních komponent.</w:t>
        </w:r>
        <w:commentRangeEnd w:id="65"/>
        <w:r w:rsidR="00DE4DFB">
          <w:rPr>
            <w:rStyle w:val="Odkaznakoment"/>
            <w:color w:val="auto"/>
          </w:rPr>
          <w:commentReference w:id="65"/>
        </w:r>
      </w:ins>
    </w:p>
    <w:p w14:paraId="5B735E23" w14:textId="77777777" w:rsidR="00E7147F" w:rsidRDefault="000469A8" w:rsidP="000469A8">
      <w:pPr>
        <w:pStyle w:val="Nadpis2"/>
      </w:pPr>
      <w:bookmarkStart w:id="69" w:name="_Toc40436406"/>
      <w:r w:rsidRPr="000469A8">
        <w:t>Číslicové filtry</w:t>
      </w:r>
      <w:bookmarkEnd w:id="69"/>
      <w:r w:rsidR="00E813A6" w:rsidRPr="000469A8">
        <w:t xml:space="preserve"> </w:t>
      </w:r>
    </w:p>
    <w:p w14:paraId="101FCF73" w14:textId="7AD22485" w:rsidR="001B50EC" w:rsidRDefault="00686C8E" w:rsidP="00DF4BD4">
      <w:pPr>
        <w:pStyle w:val="BPDPNormln"/>
        <w:ind w:firstLine="0"/>
      </w:pPr>
      <w:r w:rsidRPr="00686C8E">
        <w:t xml:space="preserve">Číslicové </w:t>
      </w:r>
      <w:r>
        <w:t xml:space="preserve">filtry jsou obdobou filtrů analogových a používají se pro digitalizované signály, jako </w:t>
      </w:r>
      <w:r w:rsidR="001B50EC">
        <w:t>transformační funkce</w:t>
      </w:r>
      <w:r>
        <w:t xml:space="preserve">, které ze vstupní posloupnosti </w:t>
      </w:r>
      <w:r w:rsidRPr="00B52489">
        <w:rPr>
          <w:i/>
        </w:rPr>
        <w:t>x</w:t>
      </w:r>
      <w:r>
        <w:t>[</w:t>
      </w:r>
      <w:r w:rsidRPr="00B52489">
        <w:rPr>
          <w:i/>
        </w:rPr>
        <w:t>n</w:t>
      </w:r>
      <w:r>
        <w:t xml:space="preserve">] vytvoří požadovanou výstupní posloupnost </w:t>
      </w:r>
      <w:r w:rsidRPr="00B52489">
        <w:rPr>
          <w:i/>
        </w:rPr>
        <w:t>y</w:t>
      </w:r>
      <w:r>
        <w:t>[</w:t>
      </w:r>
      <w:r w:rsidRPr="00B52489">
        <w:rPr>
          <w:i/>
        </w:rPr>
        <w:t>n</w:t>
      </w:r>
      <w:r w:rsidR="00826D06">
        <w:t>]. I přes určitou</w:t>
      </w:r>
      <w:r w:rsidR="00597F79">
        <w:t xml:space="preserve"> </w:t>
      </w:r>
      <w:r w:rsidR="00597F79" w:rsidRPr="00826D06">
        <w:rPr>
          <w:color w:val="000000" w:themeColor="text1"/>
        </w:rPr>
        <w:t>paralelu</w:t>
      </w:r>
      <w:r>
        <w:t xml:space="preserve"> k analogovým filtrům mají odlišné vlastnosti. </w:t>
      </w:r>
      <w:r w:rsidR="001B50EC">
        <w:t>Například</w:t>
      </w:r>
    </w:p>
    <w:p w14:paraId="7CC5E3E8" w14:textId="24159388" w:rsidR="001B50EC" w:rsidRDefault="001B50EC" w:rsidP="001B50EC">
      <w:pPr>
        <w:pStyle w:val="BPDPNormln"/>
        <w:numPr>
          <w:ilvl w:val="0"/>
          <w:numId w:val="45"/>
        </w:numPr>
      </w:pPr>
      <w:r>
        <w:t>s</w:t>
      </w:r>
      <w:r w:rsidR="00246B43">
        <w:t xml:space="preserve">trmosti frekvenčních </w:t>
      </w:r>
      <w:r w:rsidR="001237B9">
        <w:t xml:space="preserve">charakteristik, kterých nešlo pomocí analogových obvodů dosáhnout </w:t>
      </w:r>
    </w:p>
    <w:p w14:paraId="685E4470" w14:textId="4FB0929E" w:rsidR="001B50EC" w:rsidRDefault="001B50EC" w:rsidP="001B50EC">
      <w:pPr>
        <w:pStyle w:val="BPDPNormln"/>
        <w:numPr>
          <w:ilvl w:val="0"/>
          <w:numId w:val="45"/>
        </w:numPr>
      </w:pPr>
      <w:r>
        <w:t>v</w:t>
      </w:r>
      <w:r w:rsidR="001237B9">
        <w:t>lastnosti filtrů se mění pomocí jejich ko</w:t>
      </w:r>
      <w:r w:rsidR="00A43A11">
        <w:t>eficientů, nemají na ně vliv okolní podmín</w:t>
      </w:r>
      <w:r w:rsidR="001237B9">
        <w:t>k</w:t>
      </w:r>
      <w:r w:rsidR="00A43A11">
        <w:t>y</w:t>
      </w:r>
      <w:r w:rsidR="00015DB4">
        <w:t xml:space="preserve">, jako například teplota nebo stárnutí </w:t>
      </w:r>
      <w:proofErr w:type="spellStart"/>
      <w:r w:rsidR="00015DB4">
        <w:t>kapacitorů</w:t>
      </w:r>
      <w:proofErr w:type="spellEnd"/>
    </w:p>
    <w:p w14:paraId="14B910F4" w14:textId="2C6F4C5D" w:rsidR="001B50EC" w:rsidRDefault="001B50EC" w:rsidP="001B50EC">
      <w:pPr>
        <w:pStyle w:val="BPDPNormln"/>
        <w:numPr>
          <w:ilvl w:val="0"/>
          <w:numId w:val="45"/>
        </w:numPr>
      </w:pPr>
      <w:r>
        <w:t>v</w:t>
      </w:r>
      <w:r w:rsidR="00561AF6">
        <w:t>lastnosti digitálního filtru lze kdykoli upravit, není třeba změna zapojení.</w:t>
      </w:r>
    </w:p>
    <w:p w14:paraId="229F8F66" w14:textId="43F58D0B" w:rsidR="001B50EC" w:rsidRDefault="001B50EC" w:rsidP="001B50EC">
      <w:pPr>
        <w:pStyle w:val="BPDPNormln"/>
        <w:numPr>
          <w:ilvl w:val="0"/>
          <w:numId w:val="45"/>
        </w:numPr>
      </w:pPr>
      <w:r>
        <w:t>d</w:t>
      </w:r>
      <w:r w:rsidR="001237B9">
        <w:t xml:space="preserve">igitální filtry </w:t>
      </w:r>
      <w:r w:rsidR="00561AF6">
        <w:t>mohou zpracovávat i</w:t>
      </w:r>
      <w:r w:rsidR="00520F59">
        <w:t> </w:t>
      </w:r>
      <w:r w:rsidR="00561AF6">
        <w:t>nízké kmitočty, na rozdíl od analogových, kde je jejich realizace pro nízké kmitočty náročná</w:t>
      </w:r>
    </w:p>
    <w:p w14:paraId="3750B5CB" w14:textId="3E30AA13" w:rsidR="001B50EC" w:rsidRDefault="001B50EC" w:rsidP="001B50EC">
      <w:pPr>
        <w:pStyle w:val="BPDPNormln"/>
        <w:numPr>
          <w:ilvl w:val="0"/>
          <w:numId w:val="45"/>
        </w:numPr>
      </w:pPr>
      <w:r>
        <w:t>a</w:t>
      </w:r>
      <w:r w:rsidR="00561AF6">
        <w:t>nalogové filtry dosahují</w:t>
      </w:r>
      <w:r>
        <w:t xml:space="preserve"> běžně</w:t>
      </w:r>
      <w:r w:rsidR="00561AF6">
        <w:t xml:space="preserve"> útlumu 60 až 70 dB, u číslicových filtrů charakteristiku určuje pouze délka </w:t>
      </w:r>
      <w:r w:rsidR="00246B43">
        <w:t xml:space="preserve">bitového </w:t>
      </w:r>
      <w:r w:rsidR="00561AF6">
        <w:t>slova</w:t>
      </w:r>
    </w:p>
    <w:p w14:paraId="4A1D86CE" w14:textId="77777777" w:rsidR="005974C3" w:rsidRDefault="005974C3" w:rsidP="00EE4710">
      <w:pPr>
        <w:pStyle w:val="BPDPNormln"/>
        <w:numPr>
          <w:ilvl w:val="0"/>
          <w:numId w:val="45"/>
        </w:numPr>
      </w:pPr>
      <w:r>
        <w:t xml:space="preserve">hlavní </w:t>
      </w:r>
      <w:r w:rsidR="001B50EC">
        <w:t>n</w:t>
      </w:r>
      <w:r w:rsidR="001237B9">
        <w:t>evýhodou může být delší čas pro zpracování</w:t>
      </w:r>
      <w:r w:rsidR="001B50EC">
        <w:t>, tedy značné zpoždění</w:t>
      </w:r>
    </w:p>
    <w:p w14:paraId="364BF8B6" w14:textId="77777777" w:rsidR="00F2356A" w:rsidRDefault="005974C3" w:rsidP="00EE4710">
      <w:pPr>
        <w:pStyle w:val="BPDPNormln"/>
        <w:numPr>
          <w:ilvl w:val="0"/>
          <w:numId w:val="45"/>
        </w:numPr>
      </w:pPr>
      <w:r>
        <w:t>omezení</w:t>
      </w:r>
      <w:r w:rsidR="00F2356A">
        <w:t xml:space="preserve"> frekvence zpracovávaného signálu do poloviny vzorkovací frekvence</w:t>
      </w:r>
    </w:p>
    <w:p w14:paraId="03802795" w14:textId="77777777" w:rsidR="00F2356A" w:rsidRDefault="00F2356A" w:rsidP="00EE4710">
      <w:pPr>
        <w:pStyle w:val="BPDPNormln"/>
        <w:numPr>
          <w:ilvl w:val="0"/>
          <w:numId w:val="45"/>
        </w:numPr>
      </w:pPr>
      <w:r>
        <w:t>zařazení analogově-číslicových a číslicově-analogových převodníků</w:t>
      </w:r>
    </w:p>
    <w:p w14:paraId="73EF4CA3" w14:textId="259941DB" w:rsidR="000469A8" w:rsidRDefault="006D46F9" w:rsidP="00EE4710">
      <w:pPr>
        <w:pStyle w:val="BPDPNormln"/>
        <w:numPr>
          <w:ilvl w:val="0"/>
          <w:numId w:val="45"/>
        </w:numPr>
      </w:pPr>
      <w:r>
        <w:t xml:space="preserve"> [2</w:t>
      </w:r>
      <w:r w:rsidR="005974C3">
        <w:t>, 17</w:t>
      </w:r>
      <w:r>
        <w:t>]</w:t>
      </w:r>
    </w:p>
    <w:p w14:paraId="3F4B1134" w14:textId="356F4FC1" w:rsidR="00942C9D" w:rsidRDefault="00DA6AE4" w:rsidP="00942C9D">
      <w:pPr>
        <w:pStyle w:val="BPDPNormln"/>
        <w:rPr>
          <w:ins w:id="70" w:author="Konzal Jan (164745) [2]" w:date="2020-02-20T15:08:00Z"/>
        </w:rPr>
      </w:pPr>
      <w:r>
        <w:t xml:space="preserve">Funkce číslicových filtrů </w:t>
      </w:r>
      <w:r w:rsidR="00E8017C">
        <w:t xml:space="preserve">popisuje diferenční rovnice, která vyjadřuje závislost mezi posloupnostmi a jejich diferencemi. </w:t>
      </w:r>
      <w:ins w:id="71" w:author="Konzal Jan (164745) [2]" w:date="2020-05-05T17:04:00Z">
        <w:r w:rsidR="00202035">
          <w:t xml:space="preserve">Diferenční rovnice zle řešit pomocí </w:t>
        </w:r>
      </w:ins>
      <w:ins w:id="72" w:author="Konzal Jan (164745) [2]" w:date="2020-05-05T17:05:00Z">
        <w:r w:rsidR="00202035">
          <w:t xml:space="preserve">diferenčního počtu, nebo jednodušeji pomocí </w:t>
        </w:r>
        <w:r w:rsidR="00202035" w:rsidRPr="00202035">
          <w:rPr>
            <w:i/>
            <w:iCs/>
          </w:rPr>
          <w:t>Z</w:t>
        </w:r>
        <w:r w:rsidR="00202035">
          <w:t> transformace.</w:t>
        </w:r>
      </w:ins>
      <w:r w:rsidR="00526922">
        <w:t> </w:t>
      </w:r>
      <w:r w:rsidR="00526922" w:rsidRPr="00526922">
        <w:t>Transformací</w:t>
      </w:r>
      <w:r w:rsidR="00526922">
        <w:rPr>
          <w:i/>
        </w:rPr>
        <w:t xml:space="preserve"> </w:t>
      </w:r>
      <w:r w:rsidR="00526922" w:rsidRPr="00526922">
        <w:rPr>
          <w:i/>
        </w:rPr>
        <w:t>Z</w:t>
      </w:r>
      <w:r w:rsidR="00DD2F6D">
        <w:t xml:space="preserve"> </w:t>
      </w:r>
      <w:r w:rsidR="00B75445">
        <w:fldChar w:fldCharType="begin"/>
      </w:r>
      <w:r w:rsidR="00B75445">
        <w:instrText xml:space="preserve"> REF _Ref33188020 \h </w:instrText>
      </w:r>
      <w:r w:rsidR="00B75445">
        <w:fldChar w:fldCharType="separate"/>
      </w:r>
      <w:r w:rsidR="002B7859">
        <w:t>(</w:t>
      </w:r>
      <w:r w:rsidR="002B7859">
        <w:rPr>
          <w:noProof/>
        </w:rPr>
        <w:t>3</w:t>
      </w:r>
      <w:r w:rsidR="002B7859">
        <w:t>.</w:t>
      </w:r>
      <w:r w:rsidR="002B7859">
        <w:rPr>
          <w:noProof/>
        </w:rPr>
        <w:t>2</w:t>
      </w:r>
      <w:r w:rsidR="002B7859">
        <w:t>)</w:t>
      </w:r>
      <w:r w:rsidR="00B75445">
        <w:fldChar w:fldCharType="end"/>
      </w:r>
      <w:r w:rsidR="00E8017C">
        <w:t xml:space="preserve"> </w:t>
      </w:r>
      <w:r w:rsidR="008C266B" w:rsidRPr="008C266B">
        <w:rPr>
          <w:i/>
        </w:rPr>
        <w:t>x</w:t>
      </w:r>
      <w:r w:rsidR="008C266B">
        <w:t>[</w:t>
      </w:r>
      <w:r w:rsidR="008C266B" w:rsidRPr="008C266B">
        <w:rPr>
          <w:i/>
        </w:rPr>
        <w:t>n</w:t>
      </w:r>
      <w:r w:rsidR="008C266B">
        <w:t>] známé posloupnosti a</w:t>
      </w:r>
      <w:r w:rsidR="00520F59">
        <w:t> </w:t>
      </w:r>
      <w:r w:rsidR="008C266B" w:rsidRPr="008C266B">
        <w:rPr>
          <w:i/>
        </w:rPr>
        <w:t>y</w:t>
      </w:r>
      <w:r w:rsidR="008C266B">
        <w:t>[</w:t>
      </w:r>
      <w:r w:rsidR="008C266B" w:rsidRPr="008C266B">
        <w:rPr>
          <w:i/>
        </w:rPr>
        <w:t>n</w:t>
      </w:r>
      <w:r w:rsidR="008C266B">
        <w:t xml:space="preserve">] hledaného řešení diferenční rovnice, </w:t>
      </w:r>
      <w:r w:rsidR="00E8017C">
        <w:t>dostaneme obraz X(</w:t>
      </w:r>
      <w:r w:rsidR="00E8017C" w:rsidRPr="00E8017C">
        <w:rPr>
          <w:i/>
        </w:rPr>
        <w:t>z</w:t>
      </w:r>
      <w:r w:rsidR="00E8017C">
        <w:t>) a obraz partikulárního řešení Y(</w:t>
      </w:r>
      <w:r w:rsidR="00E8017C" w:rsidRPr="00E8017C">
        <w:rPr>
          <w:i/>
        </w:rPr>
        <w:t>z</w:t>
      </w:r>
      <w:r w:rsidR="00E8017C">
        <w:t xml:space="preserve">). </w:t>
      </w:r>
    </w:p>
    <w:p w14:paraId="5E941685" w14:textId="77777777" w:rsidR="00DD2F6D" w:rsidRDefault="00DD2F6D" w:rsidP="00DD2F6D">
      <w:pPr>
        <w:pStyle w:val="BPDPNormln"/>
        <w:ind w:firstLine="0"/>
        <w:rPr>
          <w:ins w:id="73" w:author="Konzal Jan (164745) [2]" w:date="2020-02-20T15:08:00Z"/>
        </w:rPr>
      </w:pPr>
    </w:p>
    <w:p w14:paraId="7545D219" w14:textId="02D65869" w:rsidR="00B75445" w:rsidRDefault="00B75445" w:rsidP="00DD2F6D">
      <w:pPr>
        <w:pStyle w:val="BPDPNormln"/>
        <w:ind w:firstLine="0"/>
        <w:rPr>
          <w:ins w:id="74" w:author="Konzal Jan (164745) [2]" w:date="2020-02-20T15:08: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110ED3D9" w14:textId="77777777" w:rsidTr="00503E07">
        <w:tc>
          <w:tcPr>
            <w:tcW w:w="750" w:type="pct"/>
          </w:tcPr>
          <w:p w14:paraId="236C05EE" w14:textId="77777777" w:rsidR="00B75445" w:rsidRDefault="00B75445" w:rsidP="008B45A1">
            <w:pPr>
              <w:rPr>
                <w:ins w:id="75" w:author="Konzal Jan (164745) [2]" w:date="2020-05-05T15:32:00Z"/>
              </w:rPr>
            </w:pPr>
          </w:p>
          <w:p w14:paraId="129A1221" w14:textId="0A66C3A3" w:rsidR="00EE4710" w:rsidRPr="00EE4710" w:rsidRDefault="00EE4710" w:rsidP="00EE4710"/>
        </w:tc>
        <w:tc>
          <w:tcPr>
            <w:tcW w:w="0" w:type="auto"/>
          </w:tcPr>
          <w:p w14:paraId="3BB63802" w14:textId="5D765343" w:rsidR="00B75445" w:rsidRDefault="00B75445" w:rsidP="00B509D7">
            <w:pPr>
              <w:jc w:val="cente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x[n]</m:t>
                    </m:r>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tc>
        <w:tc>
          <w:tcPr>
            <w:tcW w:w="750" w:type="pct"/>
            <w:tcMar>
              <w:right w:w="0" w:type="dxa"/>
            </w:tcMar>
            <w:vAlign w:val="center"/>
          </w:tcPr>
          <w:p w14:paraId="588F6B28" w14:textId="2231B363" w:rsidR="00B75445" w:rsidRDefault="00B75445" w:rsidP="00503E07">
            <w:pPr>
              <w:jc w:val="right"/>
            </w:pPr>
            <w:bookmarkStart w:id="76" w:name="_Ref39657079"/>
            <w:bookmarkStart w:id="77" w:name="_Ref33188020"/>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2</w:t>
            </w:r>
            <w:r w:rsidR="001C2707">
              <w:rPr>
                <w:noProof/>
              </w:rPr>
              <w:fldChar w:fldCharType="end"/>
            </w:r>
            <w:bookmarkEnd w:id="76"/>
            <w:r>
              <w:t>)</w:t>
            </w:r>
            <w:bookmarkEnd w:id="77"/>
          </w:p>
        </w:tc>
      </w:tr>
    </w:tbl>
    <w:p w14:paraId="5537324E" w14:textId="20EB1308" w:rsidR="00DD2F6D" w:rsidRDefault="00DD2F6D" w:rsidP="00DD2F6D">
      <w:pPr>
        <w:pStyle w:val="BPDPNormln"/>
        <w:ind w:firstLine="0"/>
        <w:rPr>
          <w:ins w:id="78" w:author="Konzal Jan (164745) [2]" w:date="2020-02-20T15:08:00Z"/>
        </w:rPr>
      </w:pPr>
    </w:p>
    <w:p w14:paraId="0E5AECC8" w14:textId="77777777" w:rsidR="00DD2F6D" w:rsidRDefault="00DD2F6D" w:rsidP="00DD2F6D">
      <w:pPr>
        <w:pStyle w:val="BPDPNormln"/>
        <w:ind w:firstLine="0"/>
        <w:rPr>
          <w:ins w:id="79" w:author="Konzal Jan (164745) [2]" w:date="2020-02-20T15:08:00Z"/>
        </w:rPr>
      </w:pPr>
    </w:p>
    <w:p w14:paraId="3E5C06F2" w14:textId="514E13E9" w:rsidR="00DA6AE4" w:rsidRDefault="002F6E59" w:rsidP="00503E07">
      <w:pPr>
        <w:pStyle w:val="BPDPNormln"/>
        <w:ind w:firstLine="0"/>
      </w:pPr>
      <w:r>
        <w:t xml:space="preserve">Jejich podílem vzniká přenosová funkce číslicového filtru vztah </w:t>
      </w:r>
      <w:r w:rsidR="00571EB3">
        <w:fldChar w:fldCharType="begin"/>
      </w:r>
      <w:r w:rsidR="00571EB3">
        <w:instrText xml:space="preserve"> REF _Ref32488891 \h </w:instrText>
      </w:r>
      <w:r w:rsidR="00571EB3">
        <w:fldChar w:fldCharType="separate"/>
      </w:r>
      <w:r w:rsidR="002B7859">
        <w:t>(</w:t>
      </w:r>
      <w:r w:rsidR="002B7859">
        <w:rPr>
          <w:noProof/>
        </w:rPr>
        <w:t>3</w:t>
      </w:r>
      <w:r w:rsidR="002B7859">
        <w:t>.</w:t>
      </w:r>
      <w:r w:rsidR="002B7859">
        <w:rPr>
          <w:noProof/>
        </w:rPr>
        <w:t>3</w:t>
      </w:r>
      <w:r w:rsidR="002B7859">
        <w:t>)</w:t>
      </w:r>
      <w:r w:rsidR="00571EB3">
        <w:fldChar w:fldCharType="end"/>
      </w:r>
      <w:r>
        <w:t>.</w:t>
      </w:r>
      <w:r w:rsidR="00DD2F6D">
        <w:t xml:space="preserve"> </w:t>
      </w:r>
    </w:p>
    <w:p w14:paraId="6B8343F5" w14:textId="77777777" w:rsidR="002F6E59" w:rsidRDefault="002F6E59" w:rsidP="000469A8">
      <w:pPr>
        <w:pStyle w:val="BPDPNormln"/>
      </w:pPr>
    </w:p>
    <w:p w14:paraId="25D30A3D" w14:textId="77777777" w:rsidR="002F6E59" w:rsidRDefault="002F6E59"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6CC644D0" w14:textId="77777777" w:rsidTr="00B158F7">
        <w:tc>
          <w:tcPr>
            <w:tcW w:w="750" w:type="pct"/>
          </w:tcPr>
          <w:p w14:paraId="2C3C7FEE" w14:textId="77777777" w:rsidR="00B158F7" w:rsidRDefault="00B158F7" w:rsidP="008B45A1">
            <w:pPr>
              <w:ind w:left="0"/>
            </w:pPr>
          </w:p>
        </w:tc>
        <w:tc>
          <w:tcPr>
            <w:tcW w:w="0" w:type="auto"/>
          </w:tcPr>
          <w:p w14:paraId="2804A906" w14:textId="70F6D1EB" w:rsidR="00B158F7" w:rsidRDefault="00B158F7" w:rsidP="00B509D7">
            <w:pPr>
              <w:ind w:left="0"/>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Y(z)</m:t>
                    </m:r>
                  </m:num>
                  <m:den>
                    <m:r>
                      <w:rPr>
                        <w:rFonts w:ascii="Cambria Math" w:hAnsi="Cambria Math"/>
                      </w:rPr>
                      <m:t>X(z)</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sSup>
                      <m:sSupPr>
                        <m:ctrlPr>
                          <w:rPr>
                            <w:rFonts w:ascii="Cambria Math" w:hAnsi="Cambria Math"/>
                            <w:i/>
                          </w:rPr>
                        </m:ctrlPr>
                      </m:sSupPr>
                      <m:e>
                        <m:r>
                          <w:rPr>
                            <w:rFonts w:ascii="Cambria Math" w:hAnsi="Cambria Math"/>
                          </w:rPr>
                          <m:t>z</m:t>
                        </m:r>
                      </m:e>
                      <m:sup>
                        <m:r>
                          <w:rPr>
                            <w:rFonts w:ascii="Cambria Math" w:hAnsi="Cambria Math"/>
                          </w:rPr>
                          <m:t>r</m:t>
                        </m:r>
                      </m:sup>
                    </m:sSup>
                  </m:num>
                  <m:den>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p>
                      <m:sSupPr>
                        <m:ctrlPr>
                          <w:rPr>
                            <w:rFonts w:ascii="Cambria Math" w:hAnsi="Cambria Math"/>
                            <w:i/>
                          </w:rPr>
                        </m:ctrlPr>
                      </m:sSupPr>
                      <m:e>
                        <m:r>
                          <w:rPr>
                            <w:rFonts w:ascii="Cambria Math" w:hAnsi="Cambria Math"/>
                          </w:rPr>
                          <m:t>z</m:t>
                        </m:r>
                      </m:e>
                      <m:sup>
                        <m:r>
                          <w:rPr>
                            <w:rFonts w:ascii="Cambria Math" w:hAnsi="Cambria Math"/>
                          </w:rPr>
                          <m:t>r</m:t>
                        </m:r>
                      </m:sup>
                    </m:sSup>
                  </m:den>
                </m:f>
              </m:oMath>
            </m:oMathPara>
          </w:p>
        </w:tc>
        <w:tc>
          <w:tcPr>
            <w:tcW w:w="750" w:type="pct"/>
            <w:tcMar>
              <w:right w:w="0" w:type="dxa"/>
            </w:tcMar>
            <w:vAlign w:val="center"/>
          </w:tcPr>
          <w:p w14:paraId="55D523AB" w14:textId="4F215CB4" w:rsidR="00B158F7" w:rsidRDefault="00B158F7" w:rsidP="00B158F7">
            <w:pPr>
              <w:ind w:left="0"/>
              <w:jc w:val="right"/>
            </w:pPr>
            <w:bookmarkStart w:id="80" w:name="_Ref32488891"/>
            <w:r>
              <w:t>(</w:t>
            </w:r>
            <w:ins w:id="81" w:author="Konzal Jan (164745) [2]" w:date="2020-03-17T17:22:00Z">
              <w:r w:rsidR="0042187D">
                <w:fldChar w:fldCharType="begin"/>
              </w:r>
              <w:r w:rsidR="0042187D">
                <w:instrText xml:space="preserve"> STYLEREF 1 \s </w:instrText>
              </w:r>
            </w:ins>
            <w:r w:rsidR="0042187D">
              <w:fldChar w:fldCharType="separate"/>
            </w:r>
            <w:r w:rsidR="002B7859">
              <w:rPr>
                <w:noProof/>
              </w:rPr>
              <w:t>3</w:t>
            </w:r>
            <w:ins w:id="82"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3</w:t>
            </w:r>
            <w:r w:rsidR="001C2707">
              <w:rPr>
                <w:noProof/>
              </w:rPr>
              <w:fldChar w:fldCharType="end"/>
            </w:r>
            <w:r>
              <w:t>)</w:t>
            </w:r>
            <w:bookmarkEnd w:id="80"/>
          </w:p>
        </w:tc>
      </w:tr>
    </w:tbl>
    <w:p w14:paraId="03E8498F" w14:textId="015AA681" w:rsidR="00A90238" w:rsidRDefault="00A90238" w:rsidP="00A90238">
      <w:pPr>
        <w:pStyle w:val="BPDPNormln"/>
        <w:ind w:firstLine="0"/>
      </w:pPr>
    </w:p>
    <w:p w14:paraId="754D5B92" w14:textId="0B773133" w:rsidR="009711E9" w:rsidRDefault="00A90238" w:rsidP="00A90238">
      <w:pPr>
        <w:pStyle w:val="BPDPNormln"/>
        <w:ind w:firstLine="0"/>
      </w:pPr>
      <w:r>
        <w:t xml:space="preserve">Kde a </w:t>
      </w:r>
      <w:proofErr w:type="spellStart"/>
      <w:r>
        <w:t>a</w:t>
      </w:r>
      <w:proofErr w:type="spellEnd"/>
      <w:r>
        <w:t xml:space="preserve"> b jsou koeficienty přenosové funkce. </w:t>
      </w:r>
      <w:r w:rsidR="009711E9">
        <w:t>[1] Na obrázku (</w:t>
      </w:r>
      <w:r w:rsidR="009711E9">
        <w:fldChar w:fldCharType="begin"/>
      </w:r>
      <w:r w:rsidR="009711E9">
        <w:instrText xml:space="preserve"> REF _Ref35346009 \h </w:instrText>
      </w:r>
      <w:r w:rsidR="009711E9">
        <w:fldChar w:fldCharType="separate"/>
      </w:r>
      <w:r w:rsidR="002B7859">
        <w:t xml:space="preserve">Obr. </w:t>
      </w:r>
      <w:r w:rsidR="002B7859">
        <w:rPr>
          <w:noProof/>
        </w:rPr>
        <w:t>3</w:t>
      </w:r>
      <w:r w:rsidR="002B7859">
        <w:t>.</w:t>
      </w:r>
      <w:r w:rsidR="002B7859">
        <w:rPr>
          <w:noProof/>
        </w:rPr>
        <w:t>1</w:t>
      </w:r>
      <w:r w:rsidR="009711E9">
        <w:fldChar w:fldCharType="end"/>
      </w:r>
      <w:r w:rsidR="009711E9">
        <w:t xml:space="preserve">) je znázorněn </w:t>
      </w:r>
      <w:r w:rsidR="001B50EC">
        <w:t xml:space="preserve">obecný </w:t>
      </w:r>
      <w:r w:rsidR="009711E9">
        <w:t xml:space="preserve">rekurzivní systém, který je popsán přenosovou funkcí </w:t>
      </w:r>
      <w:r w:rsidR="009711E9">
        <w:fldChar w:fldCharType="begin"/>
      </w:r>
      <w:r w:rsidR="009711E9">
        <w:instrText xml:space="preserve"> REF _Ref32488891 \h </w:instrText>
      </w:r>
      <w:r w:rsidR="009711E9">
        <w:fldChar w:fldCharType="separate"/>
      </w:r>
      <w:r w:rsidR="002B7859">
        <w:t>(</w:t>
      </w:r>
      <w:r w:rsidR="002B7859">
        <w:rPr>
          <w:noProof/>
        </w:rPr>
        <w:t>3</w:t>
      </w:r>
      <w:r w:rsidR="002B7859">
        <w:t>.</w:t>
      </w:r>
      <w:r w:rsidR="002B7859">
        <w:rPr>
          <w:noProof/>
        </w:rPr>
        <w:t>3</w:t>
      </w:r>
      <w:r w:rsidR="002B7859">
        <w:t>)</w:t>
      </w:r>
      <w:r w:rsidR="009711E9">
        <w:fldChar w:fldCharType="end"/>
      </w:r>
      <w:r w:rsidR="009711E9">
        <w:t>.</w:t>
      </w:r>
    </w:p>
    <w:p w14:paraId="3D5E5FEE" w14:textId="77777777" w:rsidR="009711E9" w:rsidRDefault="009711E9" w:rsidP="00A90238">
      <w:pPr>
        <w:pStyle w:val="BPDPNormln"/>
        <w:ind w:firstLine="0"/>
      </w:pPr>
    </w:p>
    <w:p w14:paraId="199B256B" w14:textId="03FBD7DC" w:rsidR="009711E9" w:rsidRDefault="009711E9" w:rsidP="009711E9">
      <w:pPr>
        <w:pStyle w:val="BPDPNormln"/>
        <w:keepNext/>
        <w:ind w:firstLine="0"/>
      </w:pPr>
      <w:r>
        <w:rPr>
          <w:noProof/>
        </w:rPr>
        <w:lastRenderedPageBreak/>
        <w:drawing>
          <wp:inline distT="0" distB="0" distL="0" distR="0" wp14:anchorId="756BB2F1" wp14:editId="51631660">
            <wp:extent cx="5399405" cy="28619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ecny_model.emf"/>
                    <pic:cNvPicPr/>
                  </pic:nvPicPr>
                  <pic:blipFill>
                    <a:blip r:embed="rId18">
                      <a:extLst>
                        <a:ext uri="{28A0092B-C50C-407E-A947-70E740481C1C}">
                          <a14:useLocalDpi xmlns:a14="http://schemas.microsoft.com/office/drawing/2010/main" val="0"/>
                        </a:ext>
                      </a:extLst>
                    </a:blip>
                    <a:stretch>
                      <a:fillRect/>
                    </a:stretch>
                  </pic:blipFill>
                  <pic:spPr>
                    <a:xfrm>
                      <a:off x="0" y="0"/>
                      <a:ext cx="5399405" cy="2861945"/>
                    </a:xfrm>
                    <a:prstGeom prst="rect">
                      <a:avLst/>
                    </a:prstGeom>
                  </pic:spPr>
                </pic:pic>
              </a:graphicData>
            </a:graphic>
          </wp:inline>
        </w:drawing>
      </w:r>
    </w:p>
    <w:p w14:paraId="6FF7391C" w14:textId="768893A5" w:rsidR="009711E9" w:rsidRDefault="009711E9" w:rsidP="009711E9">
      <w:pPr>
        <w:pStyle w:val="Titulek"/>
        <w:jc w:val="center"/>
      </w:pPr>
      <w:bookmarkStart w:id="83" w:name="_Ref35346009"/>
      <w:bookmarkStart w:id="84" w:name="_Toc40436442"/>
      <w:r>
        <w:t xml:space="preserve">Obr. </w:t>
      </w:r>
      <w:r w:rsidR="00C71A5C">
        <w:rPr>
          <w:noProof/>
        </w:rPr>
        <w:fldChar w:fldCharType="begin"/>
      </w:r>
      <w:r w:rsidR="00C71A5C">
        <w:rPr>
          <w:noProof/>
        </w:rPr>
        <w:instrText xml:space="preserve"> STYLEREF 1 \s </w:instrText>
      </w:r>
      <w:r w:rsidR="00C71A5C">
        <w:rPr>
          <w:noProof/>
        </w:rPr>
        <w:fldChar w:fldCharType="separate"/>
      </w:r>
      <w:r w:rsidR="002B7859">
        <w:rPr>
          <w:noProof/>
        </w:rPr>
        <w:t>3</w:t>
      </w:r>
      <w:r w:rsidR="00C71A5C">
        <w:rPr>
          <w:noProof/>
        </w:rPr>
        <w:fldChar w:fldCharType="end"/>
      </w:r>
      <w:r w:rsidR="00C53017">
        <w:t>.</w:t>
      </w:r>
      <w:r w:rsidR="00C71A5C">
        <w:rPr>
          <w:noProof/>
        </w:rPr>
        <w:fldChar w:fldCharType="begin"/>
      </w:r>
      <w:r w:rsidR="00C71A5C">
        <w:rPr>
          <w:noProof/>
        </w:rPr>
        <w:instrText xml:space="preserve"> SEQ Obr. \* ARABIC \s 1 </w:instrText>
      </w:r>
      <w:r w:rsidR="00C71A5C">
        <w:rPr>
          <w:noProof/>
        </w:rPr>
        <w:fldChar w:fldCharType="separate"/>
      </w:r>
      <w:r w:rsidR="002B7859">
        <w:rPr>
          <w:noProof/>
        </w:rPr>
        <w:t>1</w:t>
      </w:r>
      <w:r w:rsidR="00C71A5C">
        <w:rPr>
          <w:noProof/>
        </w:rPr>
        <w:fldChar w:fldCharType="end"/>
      </w:r>
      <w:bookmarkEnd w:id="83"/>
      <w:r>
        <w:t>: Obecný rekurzivní systém převzato z [17]</w:t>
      </w:r>
      <w:bookmarkEnd w:id="84"/>
    </w:p>
    <w:p w14:paraId="15FA0B1B" w14:textId="70052B4C" w:rsidR="007469CE" w:rsidRDefault="002F6E59" w:rsidP="00A90238">
      <w:pPr>
        <w:pStyle w:val="BPDPNormln"/>
        <w:ind w:firstLine="0"/>
      </w:pPr>
      <w:r>
        <w:t xml:space="preserve">Přenosová funkce filtru může být také vyjádřena pomocí nulových </w:t>
      </w:r>
      <w:r w:rsidR="0062294A">
        <w:t>bodů a pólů</w:t>
      </w:r>
      <w:r w:rsidR="007469CE">
        <w:t xml:space="preserve"> vztah </w:t>
      </w:r>
      <w:r w:rsidR="007469CE">
        <w:fldChar w:fldCharType="begin"/>
      </w:r>
      <w:r w:rsidR="007469CE">
        <w:instrText xml:space="preserve"> REF _Ref33188197 \h </w:instrText>
      </w:r>
      <w:r w:rsidR="007469CE">
        <w:fldChar w:fldCharType="separate"/>
      </w:r>
      <w:r w:rsidR="002B7859">
        <w:t>(</w:t>
      </w:r>
      <w:r w:rsidR="002B7859">
        <w:rPr>
          <w:noProof/>
        </w:rPr>
        <w:t>3</w:t>
      </w:r>
      <w:r w:rsidR="002B7859">
        <w:t>.</w:t>
      </w:r>
      <w:r w:rsidR="002B7859">
        <w:rPr>
          <w:noProof/>
        </w:rPr>
        <w:t>5</w:t>
      </w:r>
      <w:r w:rsidR="002B7859">
        <w:t>)</w:t>
      </w:r>
      <w:r w:rsidR="007469CE">
        <w:fldChar w:fldCharType="end"/>
      </w:r>
      <w:r w:rsidR="0062294A">
        <w:t>.</w:t>
      </w:r>
      <w:r w:rsidR="001C73B0">
        <w:t xml:space="preserve"> </w:t>
      </w:r>
      <w:r w:rsidR="00A90238">
        <w:t>[1</w:t>
      </w:r>
      <w:r w:rsidR="009711E9">
        <w:t>7</w:t>
      </w:r>
      <w:r w:rsidR="00A90238">
        <w:t>]</w:t>
      </w:r>
    </w:p>
    <w:p w14:paraId="7ECD531C" w14:textId="77777777" w:rsidR="007469CE" w:rsidRDefault="007469CE"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469CE" w14:paraId="153E1798" w14:textId="77777777" w:rsidTr="007469CE">
        <w:tc>
          <w:tcPr>
            <w:tcW w:w="750" w:type="pct"/>
          </w:tcPr>
          <w:p w14:paraId="304485B4" w14:textId="77777777" w:rsidR="007469CE" w:rsidRDefault="007469CE" w:rsidP="008B45A1"/>
        </w:tc>
        <w:tc>
          <w:tcPr>
            <w:tcW w:w="0" w:type="auto"/>
          </w:tcPr>
          <w:p w14:paraId="4FCA0A9B" w14:textId="2459ED0D" w:rsidR="007469CE" w:rsidRDefault="007469CE" w:rsidP="00B509D7">
            <w:pPr>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r-s</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r</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s</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xj</m:t>
                            </m:r>
                          </m:sub>
                        </m:sSub>
                        <m:r>
                          <w:rPr>
                            <w:rFonts w:ascii="Cambria Math" w:hAnsi="Cambria Math"/>
                          </w:rPr>
                          <m:t>)</m:t>
                        </m:r>
                      </m:e>
                    </m:nary>
                  </m:den>
                </m:f>
              </m:oMath>
            </m:oMathPara>
          </w:p>
        </w:tc>
        <w:tc>
          <w:tcPr>
            <w:tcW w:w="750" w:type="pct"/>
            <w:tcMar>
              <w:right w:w="0" w:type="dxa"/>
            </w:tcMar>
            <w:vAlign w:val="center"/>
          </w:tcPr>
          <w:p w14:paraId="1505A956" w14:textId="59960486" w:rsidR="007469CE" w:rsidRDefault="007469CE" w:rsidP="007469CE">
            <w:pPr>
              <w:jc w:val="right"/>
            </w:pPr>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4</w:t>
            </w:r>
            <w:r w:rsidR="001C2707">
              <w:rPr>
                <w:noProof/>
              </w:rPr>
              <w:fldChar w:fldCharType="end"/>
            </w:r>
            <w:r>
              <w:t>)</w:t>
            </w:r>
          </w:p>
        </w:tc>
      </w:tr>
    </w:tbl>
    <w:p w14:paraId="0D440C15" w14:textId="06902872" w:rsidR="007469CE" w:rsidRDefault="007469CE" w:rsidP="000469A8">
      <w:pPr>
        <w:pStyle w:val="BPDPNormln"/>
      </w:pPr>
    </w:p>
    <w:p w14:paraId="636C5456" w14:textId="77777777" w:rsidR="007469CE" w:rsidRDefault="007469CE" w:rsidP="000469A8">
      <w:pPr>
        <w:pStyle w:val="BPDPNormln"/>
      </w:pPr>
    </w:p>
    <w:p w14:paraId="0C043920" w14:textId="7E20EF36" w:rsidR="00360DB6" w:rsidRDefault="0062294A" w:rsidP="007469CE">
      <w:pPr>
        <w:pStyle w:val="BPDPNormln"/>
        <w:ind w:firstLine="0"/>
      </w:pPr>
      <w:r>
        <w:t xml:space="preserve"> Nulové body </w:t>
      </w:r>
      <w:r w:rsidR="00B22852" w:rsidRPr="00B22852">
        <w:rPr>
          <w:i/>
        </w:rPr>
        <w:t>z</w:t>
      </w:r>
      <w:r w:rsidR="00B22852" w:rsidRPr="00B22852">
        <w:rPr>
          <w:i/>
          <w:vertAlign w:val="subscript"/>
        </w:rPr>
        <w:t>0</w:t>
      </w:r>
      <w:r w:rsidR="00B22852">
        <w:t xml:space="preserve"> </w:t>
      </w:r>
      <w:r w:rsidRPr="00B22852">
        <w:t>získáme</w:t>
      </w:r>
      <w:r>
        <w:t xml:space="preserve"> porovnáním jmenovatele přenosové funkce</w:t>
      </w:r>
      <w:r w:rsidR="00B22852">
        <w:t xml:space="preserve"> </w:t>
      </w:r>
      <w:r w:rsidR="00B22852">
        <w:fldChar w:fldCharType="begin"/>
      </w:r>
      <w:r w:rsidR="00B22852">
        <w:instrText xml:space="preserve"> REF _Ref32488891 \h </w:instrText>
      </w:r>
      <w:r w:rsidR="00B22852">
        <w:fldChar w:fldCharType="separate"/>
      </w:r>
      <w:r w:rsidR="002B7859">
        <w:t>(</w:t>
      </w:r>
      <w:r w:rsidR="002B7859">
        <w:rPr>
          <w:noProof/>
        </w:rPr>
        <w:t>3</w:t>
      </w:r>
      <w:r w:rsidR="002B7859">
        <w:t>.</w:t>
      </w:r>
      <w:r w:rsidR="002B7859">
        <w:rPr>
          <w:noProof/>
        </w:rPr>
        <w:t>3</w:t>
      </w:r>
      <w:r w:rsidR="002B7859">
        <w:t>)</w:t>
      </w:r>
      <w:r w:rsidR="00B22852">
        <w:fldChar w:fldCharType="end"/>
      </w:r>
      <w:r>
        <w:t xml:space="preserve"> s nulou, tedy řešením rovnice Y(</w:t>
      </w:r>
      <w:r w:rsidRPr="0062294A">
        <w:rPr>
          <w:i/>
        </w:rPr>
        <w:t>z</w:t>
      </w:r>
      <w:r>
        <w:t xml:space="preserve">) = 0. Póly </w:t>
      </w:r>
      <w:proofErr w:type="spellStart"/>
      <w:r w:rsidR="00B22852" w:rsidRPr="00B22852">
        <w:rPr>
          <w:i/>
        </w:rPr>
        <w:t>z</w:t>
      </w:r>
      <w:r w:rsidR="00B22852" w:rsidRPr="00B22852">
        <w:rPr>
          <w:i/>
          <w:vertAlign w:val="subscript"/>
        </w:rPr>
        <w:t>x</w:t>
      </w:r>
      <w:proofErr w:type="spellEnd"/>
      <w:ins w:id="85" w:author="Konzal Jan (164745)" w:date="2020-02-21T21:07:00Z">
        <w:r w:rsidR="00B22852">
          <w:rPr>
            <w:i/>
            <w:vertAlign w:val="subscript"/>
          </w:rPr>
          <w:t xml:space="preserve"> </w:t>
        </w:r>
      </w:ins>
      <w:r>
        <w:t>získáme</w:t>
      </w:r>
      <w:r w:rsidR="00597F79">
        <w:t>,</w:t>
      </w:r>
      <w:r>
        <w:t xml:space="preserve"> </w:t>
      </w:r>
      <w:r w:rsidR="00556472">
        <w:t>položíme</w:t>
      </w:r>
      <w:r>
        <w:t>-li jmenovatele přenosové funkce</w:t>
      </w:r>
      <w:r w:rsidR="00826D06">
        <w:t xml:space="preserve"> rovno nule</w:t>
      </w:r>
      <w:r>
        <w:t>, tedy řešením rovnice X(</w:t>
      </w:r>
      <w:r w:rsidRPr="0062294A">
        <w:rPr>
          <w:i/>
        </w:rPr>
        <w:t>z</w:t>
      </w:r>
      <w:r>
        <w:t>) = 0</w:t>
      </w:r>
      <w:r w:rsidR="00DD2F6D">
        <w:t>.</w:t>
      </w:r>
      <w:r w:rsidR="00DA6B45">
        <w:t xml:space="preserve"> K je zesilovací činitel systému.</w:t>
      </w:r>
      <w:r w:rsidR="008576EF">
        <w:t xml:space="preserve"> </w:t>
      </w:r>
      <w:r w:rsidR="00DD2F6D">
        <w:t>[</w:t>
      </w:r>
      <w:r w:rsidR="008576EF">
        <w:t>1</w:t>
      </w:r>
      <w:r w:rsidR="00DD2F6D">
        <w:t>]</w:t>
      </w:r>
    </w:p>
    <w:p w14:paraId="1E47ECCA" w14:textId="04ED3B4A" w:rsidR="009D321B" w:rsidRDefault="0062294A" w:rsidP="000469A8">
      <w:pPr>
        <w:pStyle w:val="BPDPNormln"/>
      </w:pPr>
      <w:commentRangeStart w:id="86"/>
      <w:r>
        <w:t>Impulsní charakteristik</w:t>
      </w:r>
      <w:r w:rsidR="00716785">
        <w:t>a je odezva systému na jednotkový impuls, defino</w:t>
      </w:r>
      <w:r w:rsidR="009E3294">
        <w:t>vaným</w:t>
      </w:r>
      <w:r w:rsidR="00716785">
        <w:t xml:space="preserve"> jako {</w:t>
      </w:r>
      <w:proofErr w:type="spellStart"/>
      <w:r w:rsidR="00716785">
        <w:t>x</w:t>
      </w:r>
      <w:r w:rsidR="00716785">
        <w:rPr>
          <w:vertAlign w:val="subscript"/>
        </w:rPr>
        <w:t>n</w:t>
      </w:r>
      <w:proofErr w:type="spellEnd"/>
      <w:r w:rsidR="00716785">
        <w:t xml:space="preserve">} = 1, 0, 0 … Obrazem jednotkového impulsu </w:t>
      </w:r>
      <w:r w:rsidR="009456D5">
        <w:t xml:space="preserve">pro </w:t>
      </w:r>
      <w:r w:rsidR="00716785">
        <w:t>jmenovatel přenosové funkce X(</w:t>
      </w:r>
      <w:r w:rsidR="00716785" w:rsidRPr="00716785">
        <w:rPr>
          <w:i/>
          <w:iCs/>
        </w:rPr>
        <w:t>z</w:t>
      </w:r>
      <w:r w:rsidR="00716785">
        <w:t>)</w:t>
      </w:r>
      <w:r w:rsidR="009E3294">
        <w:t> </w:t>
      </w:r>
      <w:r w:rsidR="00716785">
        <w:t>= 1</w:t>
      </w:r>
      <w:r w:rsidR="009456D5">
        <w:t xml:space="preserve"> d</w:t>
      </w:r>
      <w:r w:rsidR="00556472">
        <w:t>ostáváme rovnost H(</w:t>
      </w:r>
      <w:r w:rsidR="00556472" w:rsidRPr="00556472">
        <w:rPr>
          <w:i/>
        </w:rPr>
        <w:t>z</w:t>
      </w:r>
      <w:r w:rsidR="00556472">
        <w:t>) = Y(</w:t>
      </w:r>
      <w:r w:rsidR="00556472" w:rsidRPr="00556472">
        <w:rPr>
          <w:i/>
        </w:rPr>
        <w:t>z</w:t>
      </w:r>
      <w:r w:rsidR="00556472">
        <w:t>)</w:t>
      </w:r>
      <w:r w:rsidR="00B75445">
        <w:t>.</w:t>
      </w:r>
      <w:r w:rsidR="00556472">
        <w:t xml:space="preserve"> V tuto chvíli je H(</w:t>
      </w:r>
      <w:r w:rsidR="00556472" w:rsidRPr="00556472">
        <w:rPr>
          <w:i/>
        </w:rPr>
        <w:t>z</w:t>
      </w:r>
      <w:r w:rsidR="00556472">
        <w:t xml:space="preserve">) obrazem impulsní charakteristiky filtru. </w:t>
      </w:r>
      <w:commentRangeEnd w:id="86"/>
      <w:r w:rsidR="00EE3751">
        <w:rPr>
          <w:rStyle w:val="Odkaznakoment"/>
          <w:color w:val="auto"/>
        </w:rPr>
        <w:commentReference w:id="86"/>
      </w:r>
    </w:p>
    <w:p w14:paraId="51B80647" w14:textId="62EF3A7B" w:rsidR="009D321B" w:rsidRDefault="009D321B"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9D321B" w14:paraId="3956910B" w14:textId="77777777" w:rsidTr="00713A8E">
        <w:tc>
          <w:tcPr>
            <w:tcW w:w="750" w:type="pct"/>
            <w:vAlign w:val="center"/>
          </w:tcPr>
          <w:p w14:paraId="2B1D3055" w14:textId="77777777" w:rsidR="009D321B" w:rsidRDefault="009D321B" w:rsidP="00713A8E">
            <w:pPr>
              <w:jc w:val="right"/>
            </w:pPr>
          </w:p>
        </w:tc>
        <w:tc>
          <w:tcPr>
            <w:tcW w:w="0" w:type="auto"/>
            <w:vAlign w:val="center"/>
          </w:tcPr>
          <w:p w14:paraId="19D40047" w14:textId="77777777" w:rsidR="009D321B" w:rsidRDefault="00FD0138" w:rsidP="00713A8E">
            <w:pPr>
              <w:jc w:val="right"/>
            </w:pPr>
            <m:oMathPara>
              <m:oMath>
                <m:sSup>
                  <m:sSupPr>
                    <m:ctrlPr>
                      <w:rPr>
                        <w:rFonts w:ascii="Cambria Math" w:hAnsi="Cambria Math"/>
                        <w:i/>
                      </w:rPr>
                    </m:ctrlPr>
                  </m:sSupPr>
                  <m:e>
                    <m:r>
                      <w:rPr>
                        <w:rFonts w:ascii="Cambria Math" w:hAnsi="Cambria Math"/>
                      </w:rPr>
                      <m:t>Z</m:t>
                    </m:r>
                  </m:e>
                  <m:sup>
                    <m:r>
                      <w:rPr>
                        <w:rFonts w:ascii="Cambria Math" w:hAnsi="Cambria Math"/>
                      </w:rPr>
                      <m:t>-1</m:t>
                    </m:r>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=x[n]</m:t>
                </m:r>
              </m:oMath>
            </m:oMathPara>
          </w:p>
        </w:tc>
        <w:tc>
          <w:tcPr>
            <w:tcW w:w="750" w:type="pct"/>
            <w:tcMar>
              <w:right w:w="0" w:type="dxa"/>
            </w:tcMar>
            <w:vAlign w:val="center"/>
          </w:tcPr>
          <w:p w14:paraId="751B74A3" w14:textId="3106DF8F" w:rsidR="009D321B" w:rsidRDefault="009D321B" w:rsidP="00713A8E">
            <w:pPr>
              <w:jc w:val="right"/>
            </w:pPr>
            <w:bookmarkStart w:id="87" w:name="_Ref33188197"/>
            <w:r>
              <w:t>(</w:t>
            </w:r>
            <w:ins w:id="88" w:author="Konzal Jan (164745) [2]" w:date="2020-03-17T17:22:00Z">
              <w:r w:rsidR="0042187D">
                <w:fldChar w:fldCharType="begin"/>
              </w:r>
              <w:r w:rsidR="0042187D">
                <w:instrText xml:space="preserve"> STYLEREF 1 \s </w:instrText>
              </w:r>
            </w:ins>
            <w:r w:rsidR="0042187D">
              <w:fldChar w:fldCharType="separate"/>
            </w:r>
            <w:r w:rsidR="002B7859">
              <w:rPr>
                <w:noProof/>
              </w:rPr>
              <w:t>3</w:t>
            </w:r>
            <w:ins w:id="89"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5</w:t>
            </w:r>
            <w:r w:rsidR="001C2707">
              <w:rPr>
                <w:noProof/>
              </w:rPr>
              <w:fldChar w:fldCharType="end"/>
            </w:r>
            <w:r>
              <w:t>)</w:t>
            </w:r>
            <w:bookmarkEnd w:id="87"/>
          </w:p>
        </w:tc>
      </w:tr>
    </w:tbl>
    <w:p w14:paraId="710EE189" w14:textId="77777777" w:rsidR="009D321B" w:rsidRDefault="009D321B" w:rsidP="000469A8">
      <w:pPr>
        <w:pStyle w:val="BPDPNormln"/>
      </w:pPr>
    </w:p>
    <w:p w14:paraId="2096A300" w14:textId="4379F876" w:rsidR="008576EF" w:rsidDel="009D321B" w:rsidRDefault="00556472" w:rsidP="00503E07">
      <w:pPr>
        <w:pStyle w:val="BPDPNormln"/>
        <w:ind w:firstLine="0"/>
        <w:rPr>
          <w:del w:id="90" w:author="Konzal Jan (164745)" w:date="2020-02-21T14:38:00Z"/>
        </w:rPr>
      </w:pPr>
      <w:r>
        <w:t xml:space="preserve">Zpětnou </w:t>
      </w:r>
      <w:r w:rsidRPr="00556472">
        <w:rPr>
          <w:i/>
        </w:rPr>
        <w:t>Z</w:t>
      </w:r>
      <w:r w:rsidR="00360DB6">
        <w:t> transformací</w:t>
      </w:r>
      <w:r w:rsidR="00B75445">
        <w:t xml:space="preserve"> </w:t>
      </w:r>
      <w:r w:rsidR="00B75445">
        <w:fldChar w:fldCharType="begin"/>
      </w:r>
      <w:r w:rsidR="00B75445">
        <w:instrText xml:space="preserve"> REF _Ref33188197 \h </w:instrText>
      </w:r>
      <w:r w:rsidR="00B75445">
        <w:fldChar w:fldCharType="separate"/>
      </w:r>
      <w:r w:rsidR="002B7859">
        <w:t>(</w:t>
      </w:r>
      <w:r w:rsidR="002B7859">
        <w:rPr>
          <w:noProof/>
        </w:rPr>
        <w:t>3</w:t>
      </w:r>
      <w:r w:rsidR="002B7859">
        <w:t>.</w:t>
      </w:r>
      <w:r w:rsidR="002B7859">
        <w:rPr>
          <w:noProof/>
        </w:rPr>
        <w:t>5</w:t>
      </w:r>
      <w:r w:rsidR="002B7859">
        <w:t>)</w:t>
      </w:r>
      <w:r w:rsidR="00B75445">
        <w:fldChar w:fldCharType="end"/>
      </w:r>
      <w:r w:rsidR="00360DB6">
        <w:t xml:space="preserve"> získáme impuls</w:t>
      </w:r>
      <w:r>
        <w:t xml:space="preserve">ní odezvu </w:t>
      </w:r>
      <w:r w:rsidRPr="00556472">
        <w:t>ℎ[</w:t>
      </w:r>
      <w:r w:rsidRPr="00556472">
        <w:rPr>
          <w:rFonts w:ascii="Cambria Math" w:hAnsi="Cambria Math" w:cs="Cambria Math"/>
        </w:rPr>
        <w:t>𝑛</w:t>
      </w:r>
      <w:r w:rsidRPr="00556472">
        <w:t>]</w:t>
      </w:r>
      <w:r w:rsidR="00B75445">
        <w:t xml:space="preserve"> </w:t>
      </w:r>
      <w:r w:rsidR="00B75445">
        <w:fldChar w:fldCharType="begin"/>
      </w:r>
      <w:r w:rsidR="00B75445">
        <w:instrText xml:space="preserve"> REF _Ref33188222 \h </w:instrText>
      </w:r>
      <w:r w:rsidR="00B75445">
        <w:fldChar w:fldCharType="separate"/>
      </w:r>
      <w:r w:rsidR="002B7859">
        <w:t>(</w:t>
      </w:r>
      <w:r w:rsidR="002B7859">
        <w:rPr>
          <w:noProof/>
        </w:rPr>
        <w:t>3</w:t>
      </w:r>
      <w:r w:rsidR="002B7859">
        <w:t>.</w:t>
      </w:r>
      <w:r w:rsidR="002B7859">
        <w:rPr>
          <w:noProof/>
        </w:rPr>
        <w:t>6</w:t>
      </w:r>
      <w:r w:rsidR="002B7859">
        <w:t>)</w:t>
      </w:r>
      <w:r w:rsidR="00B75445">
        <w:fldChar w:fldCharType="end"/>
      </w:r>
      <w:r>
        <w:t xml:space="preserve">. </w:t>
      </w:r>
      <w:r w:rsidR="008576EF">
        <w:t>[</w:t>
      </w:r>
      <w:r w:rsidR="009E3294">
        <w:t>1,</w:t>
      </w:r>
      <w:r w:rsidR="006B26D9">
        <w:t xml:space="preserve"> </w:t>
      </w:r>
      <w:r w:rsidR="008576EF">
        <w:t>1</w:t>
      </w:r>
      <w:r w:rsidR="009E3294">
        <w:t>7</w:t>
      </w:r>
      <w:r w:rsidR="008576EF">
        <w:t>]</w:t>
      </w:r>
    </w:p>
    <w:p w14:paraId="77AE3DE3" w14:textId="72892DAA" w:rsidR="00942C9D" w:rsidRDefault="00942C9D" w:rsidP="00503E07">
      <w:pPr>
        <w:pStyle w:val="BPDPNormln"/>
        <w:ind w:firstLine="0"/>
      </w:pPr>
    </w:p>
    <w:p w14:paraId="6128CCB4" w14:textId="44B304A1" w:rsidR="00B75445" w:rsidRPr="00942C9D" w:rsidRDefault="00B75445" w:rsidP="00503E07">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30A0F144" w14:textId="77777777" w:rsidTr="00503E07">
        <w:tc>
          <w:tcPr>
            <w:tcW w:w="750" w:type="pct"/>
          </w:tcPr>
          <w:p w14:paraId="7541F5AC" w14:textId="77777777" w:rsidR="00B75445" w:rsidRDefault="00B75445" w:rsidP="008B45A1"/>
        </w:tc>
        <w:tc>
          <w:tcPr>
            <w:tcW w:w="0" w:type="auto"/>
          </w:tcPr>
          <w:p w14:paraId="7E7AB0FB" w14:textId="178BCEDA" w:rsidR="00B75445" w:rsidRDefault="00B75445" w:rsidP="00B509D7">
            <w:pPr>
              <w:jc w:val="center"/>
            </w:pPr>
            <w:commentRangeStart w:id="91"/>
            <w:commentRangeStart w:id="92"/>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{H(z)}</m:t>
                </m:r>
                <w:commentRangeEnd w:id="91"/>
                <m:r>
                  <m:rPr>
                    <m:sty m:val="p"/>
                  </m:rPr>
                  <w:rPr>
                    <w:rStyle w:val="Odkaznakoment"/>
                  </w:rPr>
                  <w:commentReference w:id="91"/>
                </m:r>
                <w:commentRangeEnd w:id="92"/>
                <m:r>
                  <m:rPr>
                    <m:sty m:val="p"/>
                  </m:rPr>
                  <w:rPr>
                    <w:rStyle w:val="Odkaznakoment"/>
                  </w:rPr>
                  <w:commentReference w:id="92"/>
                </m:r>
              </m:oMath>
            </m:oMathPara>
          </w:p>
        </w:tc>
        <w:tc>
          <w:tcPr>
            <w:tcW w:w="750" w:type="pct"/>
            <w:tcMar>
              <w:right w:w="0" w:type="dxa"/>
            </w:tcMar>
          </w:tcPr>
          <w:p w14:paraId="43E483CC" w14:textId="63EFE7F5" w:rsidR="00B75445" w:rsidRDefault="00B75445" w:rsidP="00B509D7">
            <w:pPr>
              <w:jc w:val="right"/>
            </w:pPr>
            <w:bookmarkStart w:id="93" w:name="_Ref33188222"/>
            <w:r>
              <w:t>(</w:t>
            </w:r>
            <w:ins w:id="94" w:author="Konzal Jan (164745) [2]" w:date="2020-03-17T17:22:00Z">
              <w:r w:rsidR="0042187D">
                <w:fldChar w:fldCharType="begin"/>
              </w:r>
              <w:r w:rsidR="0042187D">
                <w:instrText xml:space="preserve"> STYLEREF 1 \s </w:instrText>
              </w:r>
            </w:ins>
            <w:r w:rsidR="0042187D">
              <w:fldChar w:fldCharType="separate"/>
            </w:r>
            <w:r w:rsidR="002B7859">
              <w:rPr>
                <w:noProof/>
              </w:rPr>
              <w:t>3</w:t>
            </w:r>
            <w:ins w:id="95"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6</w:t>
            </w:r>
            <w:r w:rsidR="001C2707">
              <w:rPr>
                <w:noProof/>
              </w:rPr>
              <w:fldChar w:fldCharType="end"/>
            </w:r>
            <w:r>
              <w:t>)</w:t>
            </w:r>
            <w:bookmarkEnd w:id="93"/>
          </w:p>
        </w:tc>
      </w:tr>
    </w:tbl>
    <w:p w14:paraId="7A464E3B" w14:textId="7A6DCB9A" w:rsidR="008576EF" w:rsidRPr="00942C9D" w:rsidRDefault="008576EF" w:rsidP="000469A8">
      <w:pPr>
        <w:pStyle w:val="BPDPNormln"/>
        <w:rPr>
          <w:ins w:id="96" w:author="Konzal Jan (164745) [2]" w:date="2020-02-20T15:53:00Z"/>
        </w:rPr>
      </w:pPr>
    </w:p>
    <w:p w14:paraId="706A0DF7" w14:textId="77777777" w:rsidR="00942C9D" w:rsidRDefault="00942C9D" w:rsidP="000469A8">
      <w:pPr>
        <w:pStyle w:val="BPDPNormln"/>
        <w:rPr>
          <w:ins w:id="97" w:author="Konzal Jan (164745) [2]" w:date="2020-02-20T15:31:00Z"/>
        </w:rPr>
      </w:pPr>
    </w:p>
    <w:p w14:paraId="19104603" w14:textId="59386456" w:rsidR="0062294A" w:rsidRPr="00B52489" w:rsidRDefault="00B52489" w:rsidP="000469A8">
      <w:pPr>
        <w:pStyle w:val="BPDPNormln"/>
      </w:pPr>
      <w:r>
        <w:t>Filtr, u kterého platí</w:t>
      </w:r>
      <w:r w:rsidR="006B26D9">
        <w:t>, že jeho impulsní odezva skončí po uplynutí nějaké doby,</w:t>
      </w:r>
      <w:r w:rsidR="009456D5">
        <w:t xml:space="preserve"> </w:t>
      </w:r>
      <w:r>
        <w:t>nazýváme filtr s konečnou impulsní odezvou</w:t>
      </w:r>
      <w:r w:rsidR="009C3566">
        <w:t xml:space="preserve"> (</w:t>
      </w:r>
      <w:r w:rsidR="00904925">
        <w:t>FIR</w:t>
      </w:r>
      <w:r w:rsidR="009C3566">
        <w:t xml:space="preserve">, </w:t>
      </w:r>
      <w:proofErr w:type="spellStart"/>
      <w:r w:rsidR="00904925">
        <w:t>F</w:t>
      </w:r>
      <w:r w:rsidR="00904925" w:rsidRPr="006D46F9">
        <w:t>inite</w:t>
      </w:r>
      <w:proofErr w:type="spellEnd"/>
      <w:r w:rsidR="00904925" w:rsidRPr="006D46F9">
        <w:t xml:space="preserve"> </w:t>
      </w:r>
      <w:r w:rsidR="009C3566" w:rsidRPr="006D46F9">
        <w:t>Impulse Response</w:t>
      </w:r>
      <w:r w:rsidR="009C3566">
        <w:t>)</w:t>
      </w:r>
      <w:r>
        <w:t>.</w:t>
      </w:r>
      <w:r w:rsidR="009456D5">
        <w:t xml:space="preserve"> </w:t>
      </w:r>
      <w:r w:rsidR="00913A43" w:rsidRPr="00826D06">
        <w:rPr>
          <w:color w:val="auto"/>
        </w:rPr>
        <w:t>Dalším</w:t>
      </w:r>
      <w:r>
        <w:t xml:space="preserve"> druhem číslicových filtrů jsou filtry s </w:t>
      </w:r>
      <w:r w:rsidR="00904925">
        <w:t>ne</w:t>
      </w:r>
      <w:r>
        <w:t>konečnou impulsní odezvou</w:t>
      </w:r>
      <w:r w:rsidR="009C3566">
        <w:t xml:space="preserve"> (</w:t>
      </w:r>
      <w:r w:rsidR="00904925">
        <w:t>IIR</w:t>
      </w:r>
      <w:r w:rsidR="009C3566">
        <w:t xml:space="preserve">, </w:t>
      </w:r>
      <w:proofErr w:type="spellStart"/>
      <w:r w:rsidR="00904925">
        <w:t>Inf</w:t>
      </w:r>
      <w:r w:rsidR="009C3566" w:rsidRPr="006D46F9">
        <w:t>inite</w:t>
      </w:r>
      <w:proofErr w:type="spellEnd"/>
      <w:r w:rsidR="009C3566" w:rsidRPr="006D46F9">
        <w:t xml:space="preserve"> Impulse Response)</w:t>
      </w:r>
      <w:r>
        <w:t>.</w:t>
      </w:r>
      <w:r w:rsidR="00942C9D">
        <w:t xml:space="preserve"> </w:t>
      </w:r>
      <w:r w:rsidR="00BC0AAC">
        <w:t>[</w:t>
      </w:r>
      <w:r w:rsidR="006B26D9">
        <w:t>17</w:t>
      </w:r>
      <w:r w:rsidR="00BC0AAC">
        <w:t>]</w:t>
      </w:r>
    </w:p>
    <w:p w14:paraId="205A9C36" w14:textId="1316AE49" w:rsidR="00B57C4E" w:rsidRDefault="00BA2E7C" w:rsidP="00913A43">
      <w:pPr>
        <w:pStyle w:val="BPDPNormln"/>
      </w:pPr>
      <w:r>
        <w:lastRenderedPageBreak/>
        <w:t xml:space="preserve">Návrh filtru vychází z ideální analogové dolní propusti, která má v propustném pásmu modul roven jedné a v nepropustném pásmu se hodnota modulu rovná nule. </w:t>
      </w:r>
      <w:r w:rsidR="006B26D9">
        <w:t xml:space="preserve">Strmost přechodového pásma ideálního filtru je nekonečná. </w:t>
      </w:r>
      <w:r w:rsidR="00567BF9">
        <w:t>Aby</w:t>
      </w:r>
      <w:r w:rsidR="0016673D">
        <w:t> </w:t>
      </w:r>
      <w:r w:rsidR="00567BF9">
        <w:t>se</w:t>
      </w:r>
      <w:r w:rsidR="0016673D">
        <w:t> </w:t>
      </w:r>
      <w:r w:rsidR="00567BF9">
        <w:t>takovýto ideální průběh přiblížil skutečnému analogovému filtru</w:t>
      </w:r>
      <w:r w:rsidR="00360DB6">
        <w:t>,</w:t>
      </w:r>
      <w:r w:rsidR="00567BF9">
        <w:t xml:space="preserve"> je třeba jeho průběh aproximovat. Tím dojde k rozšíření přechodového pásma a zvlnění modulové frekvenční charakteristiky. </w:t>
      </w:r>
      <w:r w:rsidR="00BC0AAC">
        <w:t>Zde budou uvedeny čtyři tyto aproximační funkce</w:t>
      </w:r>
      <w:r w:rsidR="00567BF9">
        <w:t>, vybírá se</w:t>
      </w:r>
      <w:r w:rsidR="00520F59">
        <w:t> </w:t>
      </w:r>
      <w:r w:rsidR="00567BF9">
        <w:t xml:space="preserve">z nich na základě požadavku na zvlnění frekvenční modulové charakteristiky. </w:t>
      </w:r>
      <w:proofErr w:type="spellStart"/>
      <w:r w:rsidR="00567BF9" w:rsidRPr="00567BF9">
        <w:t>Butterworthova</w:t>
      </w:r>
      <w:proofErr w:type="spellEnd"/>
      <w:r w:rsidR="0016673D">
        <w:t xml:space="preserve"> aproximace obsahuje pouze póly, modulem filtru je monotónně klesající funkce. Kmitočtová charakteristika</w:t>
      </w:r>
      <w:r w:rsidR="00826D06">
        <w:t xml:space="preserve"> je hladká, nemá žádné zvlnění</w:t>
      </w:r>
      <w:r w:rsidR="00942C9D">
        <w:t>, za cenu nejmenší strmosti přechodového pásma</w:t>
      </w:r>
      <w:r w:rsidR="00826D06">
        <w:t xml:space="preserve">. </w:t>
      </w:r>
      <w:proofErr w:type="spellStart"/>
      <w:r w:rsidR="0016673D">
        <w:t>Čebyševova</w:t>
      </w:r>
      <w:proofErr w:type="spellEnd"/>
      <w:r w:rsidR="0016673D">
        <w:t xml:space="preserve"> aproximace 1.</w:t>
      </w:r>
      <w:r w:rsidR="00E36ACC">
        <w:t> </w:t>
      </w:r>
      <w:r w:rsidR="0016673D">
        <w:t xml:space="preserve">typu má také pouze póly, dojde ke zvlnění propustného pásma modulové frekvenční charakteristiky. </w:t>
      </w:r>
      <w:proofErr w:type="spellStart"/>
      <w:r w:rsidR="0016673D">
        <w:t>Čebyševova</w:t>
      </w:r>
      <w:proofErr w:type="spellEnd"/>
      <w:r w:rsidR="0016673D">
        <w:t xml:space="preserve"> aproximace 2. typu obsahuje nulové body i póly, modulová frekvenční charakteristika se zvlní v nepropustném pásmu. </w:t>
      </w:r>
      <w:proofErr w:type="spellStart"/>
      <w:r w:rsidR="0016673D" w:rsidRPr="0016673D">
        <w:t>Elliptická</w:t>
      </w:r>
      <w:proofErr w:type="spellEnd"/>
      <w:r w:rsidR="0016673D" w:rsidRPr="0016673D">
        <w:t xml:space="preserve"> (</w:t>
      </w:r>
      <w:proofErr w:type="spellStart"/>
      <w:r w:rsidR="0016673D" w:rsidRPr="0016673D">
        <w:t>Cauerova</w:t>
      </w:r>
      <w:proofErr w:type="spellEnd"/>
      <w:r w:rsidR="0016673D" w:rsidRPr="0016673D">
        <w:t>) aproximace</w:t>
      </w:r>
      <w:r w:rsidR="0016673D">
        <w:t xml:space="preserve"> má nulové body i póly, vyznačuje se největší strmostí přechodového pásma. Ke zvlnění modulové frekvenční charakteristiky dojde jak v</w:t>
      </w:r>
      <w:r w:rsidR="00235D91">
        <w:t> </w:t>
      </w:r>
      <w:r w:rsidR="0016673D">
        <w:t>propustném</w:t>
      </w:r>
      <w:r w:rsidR="00235D91">
        <w:t>,</w:t>
      </w:r>
      <w:r w:rsidR="00913A43">
        <w:t xml:space="preserve"> </w:t>
      </w:r>
      <w:r w:rsidR="0016673D">
        <w:t>tak</w:t>
      </w:r>
      <w:r w:rsidR="00EC643D">
        <w:t> </w:t>
      </w:r>
      <w:r w:rsidR="0016673D">
        <w:t>v nepropustném pásmu.</w:t>
      </w:r>
      <w:r w:rsidR="00235D91">
        <w:t xml:space="preserve"> Na obrázku </w:t>
      </w:r>
      <w:r w:rsidR="00571EB3">
        <w:t>(</w:t>
      </w:r>
      <w:r w:rsidR="00914A94" w:rsidRPr="00571EB3">
        <w:fldChar w:fldCharType="begin"/>
      </w:r>
      <w:r w:rsidR="00914A94" w:rsidRPr="00571EB3">
        <w:instrText xml:space="preserve"> REF _Ref32488931 \h  \* MERGEFORMAT </w:instrText>
      </w:r>
      <w:r w:rsidR="00914A94" w:rsidRPr="00571EB3">
        <w:fldChar w:fldCharType="separate"/>
      </w:r>
      <w:r w:rsidR="002B7859" w:rsidRPr="006D0362">
        <w:t xml:space="preserve">Obr. </w:t>
      </w:r>
      <w:r w:rsidR="002B7859" w:rsidRPr="002B7859">
        <w:rPr>
          <w:noProof/>
        </w:rPr>
        <w:t>3</w:t>
      </w:r>
      <w:r w:rsidR="002B7859">
        <w:t>.</w:t>
      </w:r>
      <w:r w:rsidR="002B7859" w:rsidRPr="002B7859">
        <w:rPr>
          <w:noProof/>
        </w:rPr>
        <w:t>2</w:t>
      </w:r>
      <w:r w:rsidR="00914A94" w:rsidRPr="00571EB3">
        <w:fldChar w:fldCharType="end"/>
      </w:r>
      <w:r w:rsidR="00571EB3">
        <w:t xml:space="preserve">) </w:t>
      </w:r>
      <w:r w:rsidR="00235D91">
        <w:t>jsou vidět jednotlivé aproximační funkce</w:t>
      </w:r>
      <w:r w:rsidR="00E36ACC">
        <w:t xml:space="preserve"> pro </w:t>
      </w:r>
      <w:r w:rsidR="006D0362">
        <w:t>filtr typu dolní propust</w:t>
      </w:r>
      <w:r w:rsidR="00235D91">
        <w:t>.</w:t>
      </w:r>
      <w:r w:rsidR="00B52489">
        <w:t xml:space="preserve"> [1</w:t>
      </w:r>
      <w:r w:rsidR="00942C9D">
        <w:t>, 2</w:t>
      </w:r>
      <w:r w:rsidR="00B52489">
        <w:t>]</w:t>
      </w:r>
    </w:p>
    <w:p w14:paraId="4F278328" w14:textId="2BB2DF63" w:rsidR="006D0362" w:rsidRDefault="00BD4E04" w:rsidP="00BD4E04">
      <w:pPr>
        <w:pStyle w:val="BPDPNormln"/>
        <w:keepNext/>
        <w:jc w:val="center"/>
      </w:pPr>
      <w:r>
        <w:rPr>
          <w:noProof/>
        </w:rPr>
        <w:drawing>
          <wp:inline distT="0" distB="0" distL="0" distR="0" wp14:anchorId="2A5BB45A" wp14:editId="3DFEAA78">
            <wp:extent cx="4323559" cy="3240000"/>
            <wp:effectExtent l="0" t="0" r="127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oximace.emf"/>
                    <pic:cNvPicPr/>
                  </pic:nvPicPr>
                  <pic:blipFill>
                    <a:blip r:embed="rId1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9DF7092" w14:textId="429EA37F" w:rsidR="006D0362" w:rsidRDefault="006D0362" w:rsidP="006D0362">
      <w:pPr>
        <w:pStyle w:val="Titulek"/>
        <w:jc w:val="center"/>
        <w:rPr>
          <w:b w:val="0"/>
        </w:rPr>
      </w:pPr>
      <w:bookmarkStart w:id="98" w:name="_Ref32488931"/>
      <w:bookmarkStart w:id="99" w:name="_Ref32488925"/>
      <w:bookmarkStart w:id="100" w:name="_Toc40436443"/>
      <w:r w:rsidRPr="006D0362">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3</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2</w:t>
      </w:r>
      <w:r w:rsidR="00C53017">
        <w:rPr>
          <w:b w:val="0"/>
        </w:rPr>
        <w:fldChar w:fldCharType="end"/>
      </w:r>
      <w:bookmarkEnd w:id="98"/>
      <w:r w:rsidRPr="006D0362">
        <w:rPr>
          <w:b w:val="0"/>
        </w:rPr>
        <w:t>: Aproximace dolní propusti</w:t>
      </w:r>
      <w:bookmarkEnd w:id="99"/>
      <w:bookmarkEnd w:id="100"/>
    </w:p>
    <w:p w14:paraId="4BEE5F1D" w14:textId="77777777" w:rsidR="009A5AFE" w:rsidRPr="009A5AFE" w:rsidRDefault="009A5AFE" w:rsidP="009A5AFE"/>
    <w:p w14:paraId="12C3BFB8" w14:textId="77777777" w:rsidR="000469A8" w:rsidRDefault="000469A8" w:rsidP="000469A8">
      <w:pPr>
        <w:pStyle w:val="Nadpis3"/>
      </w:pPr>
      <w:bookmarkStart w:id="101" w:name="_Toc40436407"/>
      <w:r>
        <w:t>FIR, IIR filtry a jejich vlastnosti</w:t>
      </w:r>
      <w:bookmarkEnd w:id="101"/>
    </w:p>
    <w:p w14:paraId="7A9EA3B2" w14:textId="5E8C23F9" w:rsidR="000469A8" w:rsidDel="006B26D9" w:rsidRDefault="001237B9" w:rsidP="00DF4BD4">
      <w:pPr>
        <w:pStyle w:val="BPDPNormln"/>
        <w:ind w:firstLine="0"/>
        <w:rPr>
          <w:del w:id="102" w:author="Konzal Jan (164745) [2]" w:date="2020-03-17T15:49:00Z"/>
        </w:rPr>
      </w:pPr>
      <w:r w:rsidRPr="001237B9">
        <w:t xml:space="preserve">Číslicové filtry </w:t>
      </w:r>
      <w:r>
        <w:t>se dělí do dvou základních skupin</w:t>
      </w:r>
      <w:r w:rsidR="006D46F9">
        <w:t>,</w:t>
      </w:r>
      <w:r>
        <w:t xml:space="preserve"> a to</w:t>
      </w:r>
      <w:r w:rsidR="006D46F9">
        <w:t xml:space="preserve"> s konečnou impulsní odezvou</w:t>
      </w:r>
      <w:r>
        <w:t xml:space="preserve"> </w:t>
      </w:r>
      <w:r w:rsidR="006D46F9">
        <w:t>(FIR</w:t>
      </w:r>
      <w:r w:rsidR="006D46F9" w:rsidRPr="006D46F9">
        <w:t>)</w:t>
      </w:r>
      <w:r w:rsidR="006D46F9">
        <w:t xml:space="preserve"> a s nekonečnou impulsní odezvou (IIR</w:t>
      </w:r>
      <w:r w:rsidR="009C3566">
        <w:t>)</w:t>
      </w:r>
      <w:r w:rsidR="006D46F9">
        <w:t>.</w:t>
      </w:r>
      <w:ins w:id="103" w:author="KANKA" w:date="2020-04-17T20:40:00Z">
        <w:r w:rsidR="007E2F80">
          <w:t xml:space="preserve"> </w:t>
        </w:r>
      </w:ins>
    </w:p>
    <w:p w14:paraId="72E4EF67" w14:textId="2957663A" w:rsidR="00E14E89" w:rsidRDefault="006B26D9" w:rsidP="006B26D9">
      <w:pPr>
        <w:pStyle w:val="BPDPNormln"/>
      </w:pPr>
      <w:r>
        <w:t xml:space="preserve">Reprezentace v z-oblasti je </w:t>
      </w:r>
      <w:ins w:id="104" w:author="Konzal Jan (164745) [2]" w:date="2020-05-06T10:35:00Z">
        <w:r w:rsidR="00B4339C">
          <w:t xml:space="preserve">pro FIR </w:t>
        </w:r>
      </w:ins>
      <w:r>
        <w:t xml:space="preserve">dána jen nulovými body, frekvenční charakteristika je tedy periodická funkce s periodou 2pi/T. </w:t>
      </w:r>
      <w:r w:rsidR="00771BE3">
        <w:t>Výhodou FIR je lineární fázová charakteristika,</w:t>
      </w:r>
      <w:ins w:id="105" w:author="Konzal Jan (164745) [2]" w:date="2020-03-17T16:48:00Z">
        <w:r w:rsidR="00E14E89">
          <w:t xml:space="preserve"> </w:t>
        </w:r>
      </w:ins>
      <w:r w:rsidR="00E14E89">
        <w:t xml:space="preserve">je-li dodržena podmínka symetrie nebo </w:t>
      </w:r>
      <w:proofErr w:type="spellStart"/>
      <w:r w:rsidR="00E14E89">
        <w:t>antisymetrie</w:t>
      </w:r>
      <w:proofErr w:type="spellEnd"/>
      <w:r w:rsidR="00E14E89">
        <w:t xml:space="preserve"> impulsní charakteristiky</w:t>
      </w:r>
      <w:r w:rsidR="00A94799">
        <w:t xml:space="preserve"> </w:t>
      </w:r>
      <w:r w:rsidR="00A94799">
        <w:fldChar w:fldCharType="begin"/>
      </w:r>
      <w:r w:rsidR="00A94799">
        <w:instrText xml:space="preserve"> REF _Ref35358854 \h </w:instrText>
      </w:r>
      <w:r w:rsidR="00A94799">
        <w:fldChar w:fldCharType="separate"/>
      </w:r>
      <w:r w:rsidR="002B7859">
        <w:t>(</w:t>
      </w:r>
      <w:r w:rsidR="002B7859">
        <w:rPr>
          <w:noProof/>
        </w:rPr>
        <w:t>3</w:t>
      </w:r>
      <w:r w:rsidR="002B7859">
        <w:t>.</w:t>
      </w:r>
      <w:r w:rsidR="002B7859">
        <w:rPr>
          <w:noProof/>
        </w:rPr>
        <w:t>7</w:t>
      </w:r>
      <w:r w:rsidR="002B7859">
        <w:t>)</w:t>
      </w:r>
      <w:r w:rsidR="00A94799">
        <w:fldChar w:fldCharType="end"/>
      </w:r>
      <w:r w:rsidR="00E14E89">
        <w:t>.</w:t>
      </w:r>
      <w:r w:rsidR="00771BE3">
        <w:t xml:space="preserve"> </w:t>
      </w:r>
      <w:r w:rsidR="00A94799">
        <w:t>[17]</w:t>
      </w:r>
    </w:p>
    <w:p w14:paraId="358ABD83" w14:textId="77777777" w:rsidR="00E14E89" w:rsidRDefault="00E14E89" w:rsidP="006B26D9">
      <w:pPr>
        <w:pStyle w:val="BPDPNormln"/>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2187D" w14:paraId="106270E1" w14:textId="77777777" w:rsidTr="00A94799">
        <w:tc>
          <w:tcPr>
            <w:tcW w:w="750" w:type="pct"/>
          </w:tcPr>
          <w:p w14:paraId="26FCF2BA" w14:textId="77777777" w:rsidR="0042187D" w:rsidRDefault="0042187D" w:rsidP="006B26D9">
            <w:pPr>
              <w:pStyle w:val="BPDPNormln"/>
              <w:ind w:firstLine="0"/>
            </w:pPr>
          </w:p>
        </w:tc>
        <w:tc>
          <w:tcPr>
            <w:tcW w:w="3500" w:type="pct"/>
          </w:tcPr>
          <w:p w14:paraId="50F882D1" w14:textId="79A556E6" w:rsidR="0042187D" w:rsidRPr="00A94799" w:rsidRDefault="00FD0138" w:rsidP="00A94799">
            <w:pPr>
              <w:pStyle w:val="BPDPNormln"/>
              <w:ind w:firstLine="0"/>
              <w:jc w:val="center"/>
              <w:rPr>
                <w:b/>
                <w:bCs/>
              </w:rPr>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(N-1-n)</m:t>
                    </m:r>
                  </m:sub>
                </m:sSub>
                <m:r>
                  <w:rPr>
                    <w:rFonts w:ascii="Cambria Math" w:hAnsi="Cambria Math"/>
                  </w:rPr>
                  <m:t>, resp.</m:t>
                </m:r>
                <m:sSub>
                  <m:sSubPr>
                    <m:ctrlPr>
                      <w:rPr>
                        <w:rFonts w:ascii="Cambria Math" w:hAnsi="Cambria Math"/>
                        <w:i/>
                      </w:rPr>
                    </m:ctrlPr>
                  </m:sSubPr>
                  <m:e>
                    <m:r>
                      <w:ins w:id="106" w:author="KANKA" w:date="2020-04-17T20:41:00Z">
                        <w:rPr>
                          <w:rFonts w:ascii="Cambria Math" w:hAnsi="Cambria Math"/>
                        </w:rPr>
                        <m:t xml:space="preserve"> </m:t>
                      </w:ins>
                    </m:r>
                    <m:r>
                      <w:rPr>
                        <w:rFonts w:ascii="Cambria Math" w:hAnsi="Cambria Math"/>
                      </w:rPr>
                      <m:t>h</m:t>
                    </m:r>
                  </m:e>
                  <m:sub>
                    <m:r>
                      <w:rPr>
                        <w:rFonts w:ascii="Cambria Math" w:hAnsi="Cambria Math"/>
                      </w:rPr>
                      <m:t>n</m:t>
                    </m:r>
                  </m:sub>
                </m:sSub>
                <m:r>
                  <w:rPr>
                    <w:rFonts w:ascii="Cambria Math" w:hAnsi="Cambria Math"/>
                  </w:rPr>
                  <m:t>= -</m:t>
                </m:r>
                <m:sSub>
                  <m:sSubPr>
                    <m:ctrlPr>
                      <w:rPr>
                        <w:rFonts w:ascii="Cambria Math" w:hAnsi="Cambria Math"/>
                        <w:i/>
                      </w:rPr>
                    </m:ctrlPr>
                  </m:sSubPr>
                  <m:e>
                    <m:r>
                      <w:rPr>
                        <w:rFonts w:ascii="Cambria Math" w:hAnsi="Cambria Math"/>
                      </w:rPr>
                      <m:t>h</m:t>
                    </m:r>
                  </m:e>
                  <m:sub>
                    <m:r>
                      <w:rPr>
                        <w:rFonts w:ascii="Cambria Math" w:hAnsi="Cambria Math"/>
                      </w:rPr>
                      <m:t>(N-1-n)</m:t>
                    </m:r>
                  </m:sub>
                </m:sSub>
              </m:oMath>
            </m:oMathPara>
          </w:p>
        </w:tc>
        <w:tc>
          <w:tcPr>
            <w:tcW w:w="750" w:type="pct"/>
            <w:tcMar>
              <w:right w:w="0" w:type="dxa"/>
            </w:tcMar>
            <w:vAlign w:val="center"/>
          </w:tcPr>
          <w:p w14:paraId="68BF5D12" w14:textId="465E8B6A" w:rsidR="0042187D" w:rsidRDefault="0042187D" w:rsidP="00A94799">
            <w:pPr>
              <w:pStyle w:val="BPDPNormln"/>
              <w:ind w:firstLine="0"/>
              <w:jc w:val="right"/>
            </w:pPr>
            <w:bookmarkStart w:id="107" w:name="_Ref35358854"/>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7</w:t>
            </w:r>
            <w:r w:rsidR="001C2707">
              <w:rPr>
                <w:noProof/>
              </w:rPr>
              <w:fldChar w:fldCharType="end"/>
            </w:r>
            <w:r>
              <w:t>)</w:t>
            </w:r>
            <w:bookmarkEnd w:id="107"/>
          </w:p>
        </w:tc>
      </w:tr>
    </w:tbl>
    <w:p w14:paraId="432A7B8E" w14:textId="428BC914" w:rsidR="00E14E89" w:rsidRDefault="00E14E89" w:rsidP="006B26D9">
      <w:pPr>
        <w:pStyle w:val="BPDPNormln"/>
      </w:pPr>
    </w:p>
    <w:p w14:paraId="65399B47" w14:textId="77777777" w:rsidR="00E14E89" w:rsidRDefault="00E14E89" w:rsidP="006B26D9">
      <w:pPr>
        <w:pStyle w:val="BPDPNormln"/>
      </w:pPr>
    </w:p>
    <w:p w14:paraId="32FAEA29" w14:textId="06B25D2C" w:rsidR="006D46F9" w:rsidRDefault="00E14E89" w:rsidP="00A94799">
      <w:pPr>
        <w:pStyle w:val="BPDPNormln"/>
        <w:ind w:firstLine="0"/>
      </w:pPr>
      <w:r>
        <w:t>D</w:t>
      </w:r>
      <w:r w:rsidR="00771BE3">
        <w:t>íky ní nemají fázové zkreslení v celém kmitočtovém pásmu. Jsou nerekurzivní, není tedy třeba při výpočtu vyšetřovat jejích stabilitu. Mají obecně menší citlivost na kvantizační šum.</w:t>
      </w:r>
      <w:r w:rsidR="00050E33">
        <w:t xml:space="preserve"> </w:t>
      </w:r>
      <w:r w:rsidR="007E2F80">
        <w:t>Pro dosažení shodných strmostí s IIR filtry m</w:t>
      </w:r>
      <w:r w:rsidR="00913A43">
        <w:t>ají</w:t>
      </w:r>
      <w:r w:rsidR="00914A94">
        <w:t xml:space="preserve"> </w:t>
      </w:r>
      <w:r w:rsidR="007E2F80">
        <w:t xml:space="preserve">FIR filtry </w:t>
      </w:r>
      <w:r w:rsidR="003B72C9">
        <w:t>větší nároky na paměť</w:t>
      </w:r>
      <w:r w:rsidR="00DE0CD0">
        <w:t xml:space="preserve">, a </w:t>
      </w:r>
      <w:r w:rsidR="001523CE">
        <w:t>zpoždění signálu.</w:t>
      </w:r>
      <w:r w:rsidR="00A304DE">
        <w:t xml:space="preserve"> </w:t>
      </w:r>
      <w:r w:rsidR="001523CE">
        <w:t xml:space="preserve">Vyšší řád sebou nese vyšší počet koeficientů, kde musí být uloženo více stavových veličin. </w:t>
      </w:r>
      <w:r w:rsidR="00A304DE">
        <w:t>[1</w:t>
      </w:r>
      <w:r w:rsidR="009F1442">
        <w:t>, 17</w:t>
      </w:r>
      <w:r w:rsidR="00A304DE">
        <w:t>]</w:t>
      </w:r>
    </w:p>
    <w:p w14:paraId="119D48CA" w14:textId="018ABBA5" w:rsidR="00C00474" w:rsidRDefault="003B72C9" w:rsidP="002F6E59">
      <w:pPr>
        <w:pStyle w:val="BPDPNormln"/>
      </w:pPr>
      <w:r>
        <w:t>Při realizaci IIR systému je nutné použít struktury se zpětnými vazbami</w:t>
      </w:r>
      <w:r w:rsidR="00A304DE">
        <w:t>.</w:t>
      </w:r>
      <w:r>
        <w:t xml:space="preserve"> </w:t>
      </w:r>
      <w:r w:rsidR="00A304DE">
        <w:t xml:space="preserve">Stabilita systému je dána polohou pólů. Aby byl systém stabilní musí </w:t>
      </w:r>
      <w:r w:rsidR="007E2F80">
        <w:t xml:space="preserve">póly </w:t>
      </w:r>
      <w:r w:rsidR="00A304DE">
        <w:t>ležet uvnitř jednotkové kružnice</w:t>
      </w:r>
      <w:r w:rsidR="009F1442">
        <w:t xml:space="preserve"> v rovině </w:t>
      </w:r>
      <w:r w:rsidR="009F1442">
        <w:rPr>
          <w:i/>
          <w:iCs/>
        </w:rPr>
        <w:t>z</w:t>
      </w:r>
      <w:r w:rsidR="00A304DE">
        <w:t>.</w:t>
      </w:r>
      <w:r w:rsidR="00BF2DDE">
        <w:t xml:space="preserve"> </w:t>
      </w:r>
      <w:r w:rsidR="009F1442">
        <w:t>IIR filtry jsou citlivé na nepřesnost vzniklou číslicovou realizací, proto se stabilita na konkrétní realizaci ověřuje. [17]</w:t>
      </w:r>
      <w:r>
        <w:t xml:space="preserve"> </w:t>
      </w:r>
      <w:r w:rsidR="00C00474">
        <w:t xml:space="preserve">Pro IIR filtry lze najít ekvivalentní analogový filtr. </w:t>
      </w:r>
      <w:r w:rsidR="00BF2DDE">
        <w:t xml:space="preserve">Tyto filtry nemají lineární fázovou charakteristiku, proto způsobují fázové zkreslení. </w:t>
      </w:r>
      <w:r w:rsidR="001523CE">
        <w:t>Filtry s náročnými frekvenčními charakteristikami realizovanými pomocí IIR, májí řádově nižší řád filtru než při realizaci FIR.  To přináší</w:t>
      </w:r>
      <w:r w:rsidR="00BF2DDE">
        <w:t xml:space="preserve"> nižší řád přenosové funkce, díky kterému se snižuje </w:t>
      </w:r>
      <w:r w:rsidR="001523CE">
        <w:t>potřebné zpoždění signálu.</w:t>
      </w:r>
      <w:r w:rsidR="00C00474">
        <w:t xml:space="preserve"> [1]</w:t>
      </w:r>
      <w:r w:rsidR="00BF2DDE">
        <w:t xml:space="preserve"> Aby mohl být filtr používán v reálném čase</w:t>
      </w:r>
      <w:r w:rsidR="00D41A96">
        <w:t>,</w:t>
      </w:r>
      <w:r w:rsidR="00BF2DDE">
        <w:t xml:space="preserve"> musí být dosaženo jeho kauzality</w:t>
      </w:r>
      <w:r w:rsidR="009F1442">
        <w:t>.</w:t>
      </w:r>
      <w:r w:rsidR="009D321B">
        <w:t xml:space="preserve"> </w:t>
      </w:r>
      <w:r w:rsidR="00C00474">
        <w:t xml:space="preserve">Podmínka kauzality je dána vztahem </w:t>
      </w:r>
      <w:r w:rsidR="00B75445">
        <w:fldChar w:fldCharType="begin"/>
      </w:r>
      <w:r w:rsidR="00B75445">
        <w:instrText xml:space="preserve"> REF _Ref33188268 \h </w:instrText>
      </w:r>
      <w:r w:rsidR="00B75445">
        <w:fldChar w:fldCharType="separate"/>
      </w:r>
      <w:r w:rsidR="002B7859">
        <w:t>(</w:t>
      </w:r>
      <w:r w:rsidR="002B7859">
        <w:rPr>
          <w:noProof/>
        </w:rPr>
        <w:t>3</w:t>
      </w:r>
      <w:r w:rsidR="002B7859">
        <w:t>.</w:t>
      </w:r>
      <w:r w:rsidR="002B7859">
        <w:rPr>
          <w:noProof/>
        </w:rPr>
        <w:t>8</w:t>
      </w:r>
      <w:r w:rsidR="002B7859">
        <w:t>)</w:t>
      </w:r>
      <w:r w:rsidR="00B75445">
        <w:fldChar w:fldCharType="end"/>
      </w:r>
      <w:r w:rsidR="0042575F">
        <w:t>.</w:t>
      </w:r>
      <w:r w:rsidR="00A7568C">
        <w:t xml:space="preserve"> [2]</w:t>
      </w:r>
    </w:p>
    <w:p w14:paraId="5F55083C" w14:textId="77777777" w:rsidR="00C00474" w:rsidRDefault="00C00474" w:rsidP="00C00474">
      <w:pPr>
        <w:pStyle w:val="BPDPNormln"/>
        <w:ind w:firstLine="0"/>
        <w:rPr>
          <w:ins w:id="108" w:author="Konzal Jan (164745) [2]" w:date="2020-02-20T16:28:00Z"/>
        </w:rPr>
      </w:pPr>
    </w:p>
    <w:p w14:paraId="49FD2114" w14:textId="4169303A" w:rsidR="00B75445" w:rsidRDefault="00B75445" w:rsidP="00C00474">
      <w:pPr>
        <w:pStyle w:val="BPDPNormln"/>
        <w:ind w:firstLine="0"/>
        <w:rPr>
          <w:ins w:id="109" w:author="Konzal Jan (164745) [2]" w:date="2020-02-20T16:28: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46ED08A7" w14:textId="77777777" w:rsidTr="00503E07">
        <w:tc>
          <w:tcPr>
            <w:tcW w:w="750" w:type="pct"/>
          </w:tcPr>
          <w:p w14:paraId="0EEAE458" w14:textId="77777777" w:rsidR="00B75445" w:rsidRDefault="00B75445" w:rsidP="008B45A1">
            <w:bookmarkStart w:id="110" w:name="_Hlk35356343"/>
          </w:p>
        </w:tc>
        <w:tc>
          <w:tcPr>
            <w:tcW w:w="0" w:type="auto"/>
          </w:tcPr>
          <w:p w14:paraId="6446C2E8" w14:textId="08C3B04B" w:rsidR="00B75445" w:rsidRDefault="00B75445" w:rsidP="00B509D7">
            <w:pPr>
              <w:jc w:val="cente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=0  pro n&lt;0</m:t>
                </m:r>
              </m:oMath>
            </m:oMathPara>
          </w:p>
        </w:tc>
        <w:tc>
          <w:tcPr>
            <w:tcW w:w="750" w:type="pct"/>
            <w:tcMar>
              <w:right w:w="0" w:type="dxa"/>
            </w:tcMar>
          </w:tcPr>
          <w:p w14:paraId="09B02E4D" w14:textId="7F3E763E" w:rsidR="00B75445" w:rsidRDefault="00B75445" w:rsidP="00B509D7">
            <w:pPr>
              <w:jc w:val="right"/>
            </w:pPr>
            <w:bookmarkStart w:id="111" w:name="_Ref33188268"/>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8</w:t>
            </w:r>
            <w:r w:rsidR="001C2707">
              <w:rPr>
                <w:noProof/>
              </w:rPr>
              <w:fldChar w:fldCharType="end"/>
            </w:r>
            <w:r>
              <w:t>)</w:t>
            </w:r>
            <w:bookmarkEnd w:id="111"/>
          </w:p>
        </w:tc>
      </w:tr>
    </w:tbl>
    <w:bookmarkEnd w:id="110"/>
    <w:p w14:paraId="5EF60288" w14:textId="55B7F9C1" w:rsidR="00A87B5B" w:rsidRDefault="00B20C23" w:rsidP="00503E07">
      <w:pPr>
        <w:pStyle w:val="BPDPNormln"/>
        <w:ind w:firstLine="0"/>
      </w:pPr>
      <w:del w:id="112" w:author="Konzal Jan (164745) [2]" w:date="2020-05-06T10:47:00Z">
        <w:r w:rsidDel="001523CE">
          <w:delText xml:space="preserve"> </w:delText>
        </w:r>
      </w:del>
    </w:p>
    <w:p w14:paraId="1ECBFADE" w14:textId="288D55B8" w:rsidR="00A87B5B" w:rsidRDefault="00CB1F95" w:rsidP="00A87B5B">
      <w:pPr>
        <w:pStyle w:val="BPDPNormln"/>
      </w:pPr>
      <w:r>
        <w:t>Z uvedených vlastností vyplývá, že FIR filtry se využívají v aplikacích, kde zaleží na</w:t>
      </w:r>
      <w:r w:rsidR="0016673D">
        <w:t> </w:t>
      </w:r>
      <w:r>
        <w:t>fázovém zkreslení, není třeba vysokých strmostí pro přechod do nepropustného pásma f</w:t>
      </w:r>
      <w:r w:rsidR="0007407C">
        <w:t>rekvenční charakteristiky a nezá</w:t>
      </w:r>
      <w:r>
        <w:t xml:space="preserve">leží příliš na </w:t>
      </w:r>
      <w:r w:rsidR="001523CE">
        <w:t xml:space="preserve">zpoždění </w:t>
      </w:r>
      <w:r>
        <w:t>a náročnosti výpočtu. Naopak v aplikacích, které vyžadují vysokou strmost, krátký procesní čas</w:t>
      </w:r>
      <w:r w:rsidR="0042575F">
        <w:t>,</w:t>
      </w:r>
      <w:r>
        <w:t xml:space="preserve"> je vhodné použít filtr typu IIR. </w:t>
      </w:r>
      <w:r w:rsidR="00234DFF">
        <w:t xml:space="preserve">IIR filtry nemohou být navrženy s lineární fázovou charakteristikou v celém frekvenčním </w:t>
      </w:r>
      <w:r w:rsidR="00A75153">
        <w:t>rozsahu</w:t>
      </w:r>
      <w:r w:rsidR="00234DFF">
        <w:t xml:space="preserve">. Avšak </w:t>
      </w:r>
      <w:r w:rsidR="00A75153">
        <w:t xml:space="preserve">lze se v úzkém kmitočtovém pásmu lineární fázové charakteristice přiblížit. </w:t>
      </w:r>
      <w:r w:rsidR="0042575F">
        <w:t>Proto se používají pro realizaci filtrů s</w:t>
      </w:r>
      <w:r w:rsidR="00520F59">
        <w:t> </w:t>
      </w:r>
      <w:r w:rsidR="0042575F">
        <w:t>po</w:t>
      </w:r>
      <w:r w:rsidR="00520F59">
        <w:t> </w:t>
      </w:r>
      <w:r w:rsidR="0042575F">
        <w:t xml:space="preserve">částech konstantní frekvenční charakteristikou (horní propust, dolní propust, pásmová zádrž, nebo pásmová propust). </w:t>
      </w:r>
      <w:r w:rsidR="00A75153">
        <w:t xml:space="preserve">Což může být pro zpracování zvukových signálů dostačující. [1] </w:t>
      </w:r>
      <w:r w:rsidR="00B20C23">
        <w:t>Na základě těchto skutečností byla pro frekvenční dělení vstupního signálu vybrána realizace IIR filtrů.</w:t>
      </w:r>
    </w:p>
    <w:p w14:paraId="1263D9DD" w14:textId="77777777" w:rsidR="00B20C23" w:rsidRDefault="00B20C23" w:rsidP="00B20C23">
      <w:pPr>
        <w:pStyle w:val="Nadpis3"/>
      </w:pPr>
      <w:bookmarkStart w:id="113" w:name="_Toc40436408"/>
      <w:r>
        <w:t>Návrh IIR filtru</w:t>
      </w:r>
      <w:bookmarkEnd w:id="113"/>
    </w:p>
    <w:p w14:paraId="63E000A6" w14:textId="64237565" w:rsidR="00650719" w:rsidRDefault="00DF5189" w:rsidP="00DF4BD4">
      <w:pPr>
        <w:pStyle w:val="BPDPNormln"/>
        <w:ind w:firstLine="0"/>
      </w:pPr>
      <w:r>
        <w:t xml:space="preserve">IIR filtry jsou podobné analogovým filtrům, </w:t>
      </w:r>
      <w:r w:rsidR="00826D06">
        <w:t xml:space="preserve">a jejich </w:t>
      </w:r>
      <w:r>
        <w:t>návrh</w:t>
      </w:r>
      <w:r w:rsidR="00826D06">
        <w:t xml:space="preserve"> lze</w:t>
      </w:r>
      <w:r>
        <w:t xml:space="preserve"> provést pomocí transformace analogových prototypů do číslicové oblasti.</w:t>
      </w:r>
      <w:r w:rsidR="00770575" w:rsidRPr="00770575">
        <w:t xml:space="preserve"> </w:t>
      </w:r>
      <w:r w:rsidR="00770575">
        <w:t xml:space="preserve">Při transformaci dochází k převodu roviny </w:t>
      </w:r>
      <w:r w:rsidR="00770575" w:rsidRPr="00880D6A">
        <w:rPr>
          <w:i/>
        </w:rPr>
        <w:t>w</w:t>
      </w:r>
      <w:r w:rsidR="00770575">
        <w:t xml:space="preserve"> do roviny </w:t>
      </w:r>
      <w:r w:rsidR="00770575">
        <w:rPr>
          <w:i/>
        </w:rPr>
        <w:t>z. </w:t>
      </w:r>
      <w:r w:rsidR="00650719">
        <w:t xml:space="preserve"> Použitá</w:t>
      </w:r>
      <w:r>
        <w:t xml:space="preserve"> </w:t>
      </w:r>
      <w:r w:rsidR="00650719">
        <w:t>t</w:t>
      </w:r>
      <w:r w:rsidR="00DE07C0">
        <w:t xml:space="preserve">ransformace musí splňovat </w:t>
      </w:r>
      <w:r w:rsidR="00650719">
        <w:t>tyto požadavky:</w:t>
      </w:r>
    </w:p>
    <w:p w14:paraId="0A571F83" w14:textId="7CCFDE2B" w:rsidR="001D5981" w:rsidRDefault="001D5981" w:rsidP="00650719">
      <w:pPr>
        <w:pStyle w:val="BPDPNormln"/>
        <w:numPr>
          <w:ilvl w:val="0"/>
          <w:numId w:val="40"/>
        </w:numPr>
      </w:pPr>
      <w:r>
        <w:t xml:space="preserve">Celá rovina </w:t>
      </w:r>
      <w:r w:rsidRPr="001D5981">
        <w:rPr>
          <w:i/>
          <w:iCs/>
        </w:rPr>
        <w:t>w</w:t>
      </w:r>
      <w:r>
        <w:t xml:space="preserve"> se musí transformovat na celou rovinu </w:t>
      </w:r>
      <w:r w:rsidRPr="001D5981">
        <w:rPr>
          <w:i/>
          <w:iCs/>
        </w:rPr>
        <w:t>z</w:t>
      </w:r>
      <w:r>
        <w:t> jednojednoznačně.</w:t>
      </w:r>
    </w:p>
    <w:p w14:paraId="606D5F22" w14:textId="3FC52CDE" w:rsidR="00650719" w:rsidRDefault="00650719" w:rsidP="00650719">
      <w:pPr>
        <w:pStyle w:val="BPDPNormln"/>
        <w:numPr>
          <w:ilvl w:val="0"/>
          <w:numId w:val="40"/>
        </w:numPr>
      </w:pPr>
      <w:r>
        <w:t xml:space="preserve">Póly přenosové funkce z levé strany v rovině </w:t>
      </w:r>
      <w:r w:rsidRPr="00DF534F">
        <w:rPr>
          <w:i/>
        </w:rPr>
        <w:t>w</w:t>
      </w:r>
      <w:r>
        <w:t xml:space="preserve"> musí být transformovány dovnitř jednotkové kružnice v rovině </w:t>
      </w:r>
      <w:r w:rsidRPr="00DF534F">
        <w:rPr>
          <w:i/>
        </w:rPr>
        <w:t>z</w:t>
      </w:r>
      <w:r>
        <w:t>.</w:t>
      </w:r>
      <w:r w:rsidR="00770575">
        <w:t xml:space="preserve"> Tedy stabilní analogový filtr musí být transformován na stabilní číslicový filtr.</w:t>
      </w:r>
    </w:p>
    <w:p w14:paraId="07A60DA8" w14:textId="1228F7F0" w:rsidR="00650719" w:rsidRDefault="00770575" w:rsidP="00DF534F">
      <w:pPr>
        <w:pStyle w:val="BPDPNormln"/>
        <w:numPr>
          <w:ilvl w:val="0"/>
          <w:numId w:val="40"/>
        </w:numPr>
      </w:pPr>
      <w:r>
        <w:t>Základní kmitočtové vlastnosti musí být po transformaci zachovány.</w:t>
      </w:r>
    </w:p>
    <w:p w14:paraId="48BC7D0A" w14:textId="035D135A" w:rsidR="001D5981" w:rsidRDefault="001D5981" w:rsidP="00DF534F">
      <w:pPr>
        <w:pStyle w:val="BPDPNormln"/>
        <w:numPr>
          <w:ilvl w:val="0"/>
          <w:numId w:val="40"/>
        </w:numPr>
      </w:pPr>
      <w:r>
        <w:t>Transformace musí jednojednoznačně transformovat racionální lomenou funkci H</w:t>
      </w:r>
      <w:r>
        <w:rPr>
          <w:vertAlign w:val="subscript"/>
        </w:rPr>
        <w:t>a</w:t>
      </w:r>
      <w:r>
        <w:t>(</w:t>
      </w:r>
      <w:r w:rsidRPr="00B50C8F">
        <w:rPr>
          <w:i/>
          <w:iCs/>
        </w:rPr>
        <w:t>w</w:t>
      </w:r>
      <w:r>
        <w:t>) na racionální lomenou funkci H(</w:t>
      </w:r>
      <w:r w:rsidRPr="00B50C8F">
        <w:rPr>
          <w:i/>
          <w:iCs/>
        </w:rPr>
        <w:t>z</w:t>
      </w:r>
      <w:r>
        <w:t>)</w:t>
      </w:r>
      <w:r w:rsidR="00B50C8F">
        <w:t>.</w:t>
      </w:r>
    </w:p>
    <w:p w14:paraId="1BA9A424" w14:textId="3356250B" w:rsidR="00B20C23" w:rsidRDefault="00DF5189" w:rsidP="00DF4BD4">
      <w:pPr>
        <w:pStyle w:val="BPDPNormln"/>
        <w:ind w:firstLine="0"/>
      </w:pPr>
      <w:r>
        <w:t>Nejčastěji bývá využita bilineární transformace</w:t>
      </w:r>
      <w:r w:rsidR="00F53D7D">
        <w:t xml:space="preserve"> </w:t>
      </w:r>
      <w:r w:rsidR="00F53D7D">
        <w:fldChar w:fldCharType="begin"/>
      </w:r>
      <w:r w:rsidR="00F53D7D">
        <w:instrText xml:space="preserve"> REF _Ref33202231 \h </w:instrText>
      </w:r>
      <w:r w:rsidR="00F53D7D">
        <w:fldChar w:fldCharType="separate"/>
      </w:r>
      <w:r w:rsidR="002B7859">
        <w:t>(</w:t>
      </w:r>
      <w:r w:rsidR="002B7859">
        <w:rPr>
          <w:noProof/>
        </w:rPr>
        <w:t>3</w:t>
      </w:r>
      <w:r w:rsidR="002B7859">
        <w:t>.</w:t>
      </w:r>
      <w:r w:rsidR="002B7859">
        <w:rPr>
          <w:noProof/>
        </w:rPr>
        <w:t>9</w:t>
      </w:r>
      <w:r w:rsidR="002B7859">
        <w:t>)</w:t>
      </w:r>
      <w:r w:rsidR="00F53D7D">
        <w:fldChar w:fldCharType="end"/>
      </w:r>
      <w:r>
        <w:t>. [</w:t>
      </w:r>
      <w:r w:rsidR="00F043D6">
        <w:t>1</w:t>
      </w:r>
      <w:r>
        <w:t xml:space="preserve">] </w:t>
      </w:r>
    </w:p>
    <w:p w14:paraId="560ABD09" w14:textId="77777777" w:rsidR="004C79E5" w:rsidRDefault="004C79E5" w:rsidP="00B20C23">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456A50A5" w14:textId="77777777" w:rsidTr="00F043D6">
        <w:tc>
          <w:tcPr>
            <w:tcW w:w="750" w:type="pct"/>
          </w:tcPr>
          <w:p w14:paraId="6353380E" w14:textId="77777777" w:rsidR="00F043D6" w:rsidRDefault="00F043D6" w:rsidP="008B45A1"/>
        </w:tc>
        <w:tc>
          <w:tcPr>
            <w:tcW w:w="0" w:type="auto"/>
          </w:tcPr>
          <w:p w14:paraId="0A9A4BD4" w14:textId="0BE4EE8E" w:rsidR="00F043D6" w:rsidRDefault="00B70E91" w:rsidP="00B509D7">
            <w:pPr>
              <w:jc w:val="center"/>
            </w:pPr>
            <m:oMathPara>
              <m:oMath>
                <m:r>
                  <w:rPr>
                    <w:rFonts w:ascii="Cambria Math" w:hAnsi="Cambria Math"/>
                  </w:rPr>
                  <m:t>w=</m:t>
                </m:r>
                <m:f>
                  <m:fPr>
                    <m:ctrlPr>
                      <w:rPr>
                        <w:rFonts w:ascii="Cambria Math" w:hAnsi="Cambria Math"/>
                        <w:i/>
                      </w:rPr>
                    </m:ctrlPr>
                  </m:fPr>
                  <m:num>
                    <m:r>
                      <w:rPr>
                        <w:rFonts w:ascii="Cambria Math" w:hAnsi="Cambria Math"/>
                      </w:rPr>
                      <m:t>z-1</m:t>
                    </m:r>
                  </m:num>
                  <m:den>
                    <m:r>
                      <w:rPr>
                        <w:rFonts w:ascii="Cambria Math" w:hAnsi="Cambria Math"/>
                      </w:rPr>
                      <m:t>z+1</m:t>
                    </m:r>
                  </m:den>
                </m:f>
              </m:oMath>
            </m:oMathPara>
          </w:p>
        </w:tc>
        <w:tc>
          <w:tcPr>
            <w:tcW w:w="750" w:type="pct"/>
            <w:tcMar>
              <w:right w:w="0" w:type="dxa"/>
            </w:tcMar>
            <w:vAlign w:val="center"/>
          </w:tcPr>
          <w:p w14:paraId="5C5BB637" w14:textId="2497C45F" w:rsidR="00F043D6" w:rsidRDefault="00F043D6" w:rsidP="00F043D6">
            <w:pPr>
              <w:jc w:val="right"/>
            </w:pPr>
            <w:bookmarkStart w:id="114" w:name="_Ref33202231"/>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9</w:t>
            </w:r>
            <w:r w:rsidR="001C2707">
              <w:rPr>
                <w:noProof/>
              </w:rPr>
              <w:fldChar w:fldCharType="end"/>
            </w:r>
            <w:r>
              <w:t>)</w:t>
            </w:r>
            <w:bookmarkEnd w:id="114"/>
          </w:p>
        </w:tc>
      </w:tr>
    </w:tbl>
    <w:p w14:paraId="4E2BB608" w14:textId="0F5C4EDE" w:rsidR="00F043D6" w:rsidRDefault="00B50C8F" w:rsidP="00F043D6">
      <w:pPr>
        <w:pStyle w:val="BPDPNormln"/>
        <w:ind w:firstLine="0"/>
      </w:pPr>
      <w:r>
        <w:tab/>
      </w:r>
    </w:p>
    <w:p w14:paraId="2EC95929" w14:textId="73F86C8C" w:rsidR="00F043D6" w:rsidRDefault="00F043D6" w:rsidP="00E713C5">
      <w:pPr>
        <w:pStyle w:val="BPDPNormln"/>
        <w:ind w:firstLine="0"/>
      </w:pPr>
      <w:r>
        <w:t>A zpětná bilineární transformace podle vztahu</w:t>
      </w:r>
      <w:r w:rsidR="00F53D7D">
        <w:t xml:space="preserve"> </w:t>
      </w:r>
      <w:r w:rsidR="00F53D7D">
        <w:fldChar w:fldCharType="begin"/>
      </w:r>
      <w:r w:rsidR="00F53D7D">
        <w:instrText xml:space="preserve"> REF _Ref39657173 \h </w:instrText>
      </w:r>
      <w:r w:rsidR="00F53D7D">
        <w:fldChar w:fldCharType="separate"/>
      </w:r>
      <w:r w:rsidR="002B7859">
        <w:t>(</w:t>
      </w:r>
      <w:r w:rsidR="002B7859">
        <w:rPr>
          <w:noProof/>
        </w:rPr>
        <w:t>3</w:t>
      </w:r>
      <w:r w:rsidR="002B7859">
        <w:t>.</w:t>
      </w:r>
      <w:r w:rsidR="002B7859">
        <w:rPr>
          <w:noProof/>
        </w:rPr>
        <w:t>10</w:t>
      </w:r>
      <w:r w:rsidR="002B7859">
        <w:t>)</w:t>
      </w:r>
      <w:r w:rsidR="00F53D7D">
        <w:fldChar w:fldCharType="end"/>
      </w:r>
      <w:r>
        <w:t>. [</w:t>
      </w:r>
      <w:r w:rsidR="00B70E91">
        <w:t xml:space="preserve">1, </w:t>
      </w:r>
      <w:r>
        <w:t>2</w:t>
      </w:r>
      <w:r w:rsidR="00B70E91">
        <w:t>, 17</w:t>
      </w:r>
      <w:r>
        <w:t>]</w:t>
      </w:r>
    </w:p>
    <w:p w14:paraId="07B27CF8" w14:textId="77777777" w:rsidR="00F043D6" w:rsidRDefault="00F043D6" w:rsidP="00E713C5">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59B5660C" w14:textId="77777777" w:rsidTr="00F043D6">
        <w:tc>
          <w:tcPr>
            <w:tcW w:w="750" w:type="pct"/>
          </w:tcPr>
          <w:p w14:paraId="0C8D3920" w14:textId="77777777" w:rsidR="00F043D6" w:rsidRDefault="00F043D6" w:rsidP="008B45A1"/>
        </w:tc>
        <w:tc>
          <w:tcPr>
            <w:tcW w:w="0" w:type="auto"/>
          </w:tcPr>
          <w:p w14:paraId="20D54AE2" w14:textId="1191D0C9" w:rsidR="00F043D6" w:rsidRDefault="00B70E91" w:rsidP="00B509D7">
            <w:pPr>
              <w:jc w:val="center"/>
            </w:pPr>
            <m:oMathPara>
              <m:oMath>
                <m:r>
                  <w:rPr>
                    <w:rFonts w:ascii="Cambria Math" w:hAnsi="Cambria Math"/>
                  </w:rPr>
                  <m:t xml:space="preserve">z= </m:t>
                </m:r>
                <m:f>
                  <m:fPr>
                    <m:ctrlPr>
                      <w:rPr>
                        <w:rFonts w:ascii="Cambria Math" w:hAnsi="Cambria Math"/>
                        <w:i/>
                      </w:rPr>
                    </m:ctrlPr>
                  </m:fPr>
                  <m:num>
                    <m:r>
                      <w:rPr>
                        <w:rFonts w:ascii="Cambria Math" w:hAnsi="Cambria Math"/>
                      </w:rPr>
                      <m:t>1+w</m:t>
                    </m:r>
                  </m:num>
                  <m:den>
                    <m:r>
                      <w:rPr>
                        <w:rFonts w:ascii="Cambria Math" w:hAnsi="Cambria Math"/>
                      </w:rPr>
                      <m:t>1-w</m:t>
                    </m:r>
                  </m:den>
                </m:f>
              </m:oMath>
            </m:oMathPara>
          </w:p>
        </w:tc>
        <w:tc>
          <w:tcPr>
            <w:tcW w:w="750" w:type="pct"/>
            <w:tcMar>
              <w:right w:w="0" w:type="dxa"/>
            </w:tcMar>
            <w:vAlign w:val="center"/>
          </w:tcPr>
          <w:p w14:paraId="31A673CE" w14:textId="5BDE777F" w:rsidR="00F043D6" w:rsidRDefault="00F043D6" w:rsidP="00F043D6">
            <w:pPr>
              <w:jc w:val="right"/>
            </w:pPr>
            <w:bookmarkStart w:id="115" w:name="_Ref39657173"/>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10</w:t>
            </w:r>
            <w:r w:rsidR="001C2707">
              <w:rPr>
                <w:noProof/>
              </w:rPr>
              <w:fldChar w:fldCharType="end"/>
            </w:r>
            <w:r>
              <w:t>)</w:t>
            </w:r>
            <w:bookmarkEnd w:id="115"/>
          </w:p>
        </w:tc>
      </w:tr>
    </w:tbl>
    <w:p w14:paraId="268F9648" w14:textId="77777777" w:rsidR="00B158F7" w:rsidRDefault="00B158F7" w:rsidP="00E713C5">
      <w:pPr>
        <w:pStyle w:val="BPDPNormln"/>
        <w:ind w:firstLine="0"/>
      </w:pPr>
    </w:p>
    <w:p w14:paraId="0E8078F5" w14:textId="04056B89" w:rsidR="00EE3C41" w:rsidRDefault="00E713C5" w:rsidP="00BA2E7C">
      <w:pPr>
        <w:pStyle w:val="BPDPNormln"/>
        <w:ind w:firstLine="0"/>
      </w:pPr>
      <w:r>
        <w:t xml:space="preserve">Bilineární transformace zobrazí imaginární osu v komplexní rovině </w:t>
      </w:r>
      <w:r w:rsidRPr="00E713C5">
        <w:rPr>
          <w:i/>
        </w:rPr>
        <w:t>w</w:t>
      </w:r>
      <w:r>
        <w:rPr>
          <w:i/>
        </w:rPr>
        <w:t xml:space="preserve"> </w:t>
      </w:r>
      <w:r>
        <w:t xml:space="preserve">do jednotkové kružnice v komplexní rovině </w:t>
      </w:r>
      <w:r w:rsidR="00B70E91">
        <w:rPr>
          <w:i/>
        </w:rPr>
        <w:t>z</w:t>
      </w:r>
      <w:r>
        <w:t xml:space="preserve">. </w:t>
      </w:r>
      <w:r w:rsidR="00B70E91">
        <w:t xml:space="preserve">Tím je splněna první </w:t>
      </w:r>
      <w:r w:rsidR="00471A4A">
        <w:t xml:space="preserve">a druhá </w:t>
      </w:r>
      <w:r w:rsidR="00B70E91">
        <w:t>podmínka.</w:t>
      </w:r>
      <w:ins w:id="116" w:author="Konzal Jan (164745) [2]" w:date="2020-05-06T11:47:00Z">
        <w:r w:rsidR="00DA25FA">
          <w:t xml:space="preserve"> </w:t>
        </w:r>
      </w:ins>
      <w:r w:rsidR="00DA25FA">
        <w:t>Bilineární transformace je racionální lomenou funkcí a splňuje čtvrtou podmínku.</w:t>
      </w:r>
      <w:r w:rsidR="00B70E91">
        <w:t xml:space="preserve"> Splnění </w:t>
      </w:r>
      <w:r w:rsidR="00471A4A">
        <w:t xml:space="preserve">třetí </w:t>
      </w:r>
      <w:r w:rsidR="00B70E91">
        <w:t>podmínky dosáhneme vyšetření zobrazení kmitočtové osy</w:t>
      </w:r>
      <w:r w:rsidR="00115993">
        <w:t xml:space="preserve"> </w:t>
      </w:r>
      <w:r w:rsidR="00F53D7D">
        <w:fldChar w:fldCharType="begin"/>
      </w:r>
      <w:r w:rsidR="00F53D7D">
        <w:instrText xml:space="preserve"> REF _Ref33206545 \h </w:instrText>
      </w:r>
      <w:r w:rsidR="00F53D7D">
        <w:fldChar w:fldCharType="separate"/>
      </w:r>
      <w:r w:rsidR="002B7859">
        <w:t>(</w:t>
      </w:r>
      <w:r w:rsidR="002B7859">
        <w:rPr>
          <w:noProof/>
        </w:rPr>
        <w:t>3</w:t>
      </w:r>
      <w:r w:rsidR="002B7859">
        <w:t>.</w:t>
      </w:r>
      <w:r w:rsidR="002B7859">
        <w:rPr>
          <w:noProof/>
        </w:rPr>
        <w:t>11</w:t>
      </w:r>
      <w:r w:rsidR="002B7859">
        <w:t>)</w:t>
      </w:r>
      <w:r w:rsidR="00F53D7D">
        <w:fldChar w:fldCharType="end"/>
      </w:r>
      <w:r w:rsidR="00B70E91">
        <w:t>.</w:t>
      </w:r>
      <w:r w:rsidR="00713A8E">
        <w:t xml:space="preserve"> [1, 17]</w:t>
      </w:r>
      <w:r w:rsidR="00B70E91">
        <w:t xml:space="preserve"> </w:t>
      </w:r>
    </w:p>
    <w:p w14:paraId="15D1D405" w14:textId="77777777" w:rsidR="00EE3C41" w:rsidRDefault="00EE3C41" w:rsidP="00BA2E7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EE3C41" w14:paraId="5A02CCD8" w14:textId="77777777" w:rsidTr="00F5160D">
        <w:tc>
          <w:tcPr>
            <w:tcW w:w="750" w:type="pct"/>
          </w:tcPr>
          <w:p w14:paraId="3B3CD532" w14:textId="77777777" w:rsidR="00EE3C41" w:rsidRDefault="00EE3C41" w:rsidP="008B45A1"/>
        </w:tc>
        <w:tc>
          <w:tcPr>
            <w:tcW w:w="0" w:type="auto"/>
          </w:tcPr>
          <w:p w14:paraId="27CBB2B6" w14:textId="5002C487" w:rsidR="00EE3C41" w:rsidRDefault="00EE3C41" w:rsidP="00B509D7">
            <w:pPr>
              <w:jc w:val="center"/>
            </w:pPr>
            <m:oMathPara>
              <m:oMath>
                <m:r>
                  <w:rPr>
                    <w:rFonts w:ascii="Cambria Math" w:hAnsi="Cambria Math"/>
                  </w:rPr>
                  <m:t>z=</m:t>
                </m:r>
                <m:f>
                  <m:fPr>
                    <m:ctrlPr>
                      <w:rPr>
                        <w:rFonts w:ascii="Cambria Math" w:hAnsi="Cambria Math"/>
                        <w:i/>
                      </w:rPr>
                    </m:ctrlPr>
                  </m:fPr>
                  <m:num>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j2α</m:t>
                    </m:r>
                  </m:sup>
                </m:sSup>
                <m:r>
                  <w:rPr>
                    <w:rFonts w:ascii="Cambria Math" w:hAnsi="Cambria Math"/>
                  </w:rPr>
                  <m:t>, kde α=</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m:t>
                    </m:r>
                  </m:den>
                </m:f>
                <m:r>
                  <w:rPr>
                    <w:rFonts w:ascii="Cambria Math" w:hAnsi="Cambria Math"/>
                  </w:rPr>
                  <m:t>)</m:t>
                </m:r>
              </m:oMath>
            </m:oMathPara>
          </w:p>
        </w:tc>
        <w:tc>
          <w:tcPr>
            <w:tcW w:w="750" w:type="pct"/>
            <w:tcMar>
              <w:right w:w="0" w:type="dxa"/>
            </w:tcMar>
            <w:vAlign w:val="center"/>
          </w:tcPr>
          <w:p w14:paraId="4C93B7E6" w14:textId="424B98CC" w:rsidR="00EE3C41" w:rsidRDefault="00EE3C41" w:rsidP="00F5160D">
            <w:pPr>
              <w:jc w:val="right"/>
            </w:pPr>
            <w:bookmarkStart w:id="117" w:name="_Ref33206545"/>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11</w:t>
            </w:r>
            <w:r w:rsidR="001C2707">
              <w:rPr>
                <w:noProof/>
              </w:rPr>
              <w:fldChar w:fldCharType="end"/>
            </w:r>
            <w:r>
              <w:t>)</w:t>
            </w:r>
            <w:bookmarkEnd w:id="117"/>
          </w:p>
        </w:tc>
      </w:tr>
    </w:tbl>
    <w:p w14:paraId="5F54F1A2" w14:textId="77777777" w:rsidR="00F5160D" w:rsidRDefault="00F5160D" w:rsidP="00BA2E7C">
      <w:pPr>
        <w:pStyle w:val="BPDPNormln"/>
        <w:ind w:firstLine="0"/>
      </w:pPr>
    </w:p>
    <w:p w14:paraId="49D93E57" w14:textId="441DC4DE" w:rsidR="00F350F9" w:rsidRDefault="00F5160D" w:rsidP="00BA2E7C">
      <w:pPr>
        <w:pStyle w:val="BPDPNormln"/>
        <w:ind w:firstLine="0"/>
      </w:pPr>
      <w:r>
        <w:t xml:space="preserve">Kde </w:t>
      </w:r>
      <w:proofErr w:type="spellStart"/>
      <w:r>
        <w:rPr>
          <w:rFonts w:ascii="Georgia" w:hAnsi="Georgia"/>
        </w:rPr>
        <w:t>ω</w:t>
      </w:r>
      <w:r w:rsidR="00F350F9">
        <w:rPr>
          <w:rFonts w:ascii="Georgia" w:hAnsi="Georgia"/>
          <w:vertAlign w:val="subscript"/>
        </w:rPr>
        <w:t>d</w:t>
      </w:r>
      <w:proofErr w:type="spellEnd"/>
      <w:r>
        <w:t xml:space="preserve"> jsou kmitočty v diskrétním systému a </w:t>
      </w:r>
      <w:proofErr w:type="spellStart"/>
      <w:r>
        <w:rPr>
          <w:rFonts w:ascii="Georgia" w:hAnsi="Georgia"/>
        </w:rPr>
        <w:t>ω</w:t>
      </w:r>
      <w:r>
        <w:rPr>
          <w:vertAlign w:val="subscript"/>
        </w:rPr>
        <w:t>a</w:t>
      </w:r>
      <w:proofErr w:type="spellEnd"/>
      <w:r>
        <w:t xml:space="preserve"> jsou kmitočty v analogovém systému. </w:t>
      </w:r>
      <w:r w:rsidR="00E713C5">
        <w:t xml:space="preserve">Při transformaci dochází ke zkreslení frekvenční osy, </w:t>
      </w:r>
      <w:r w:rsidR="00713A8E">
        <w:t xml:space="preserve">a to z důvodu převodu nekonečné analogové frekvenční osy na konečnou diskrétní osu. </w:t>
      </w:r>
      <w:r w:rsidR="00F350F9">
        <w:t>Vz</w:t>
      </w:r>
      <w:r w:rsidR="00713A8E">
        <w:t>t</w:t>
      </w:r>
      <w:r w:rsidR="00F350F9">
        <w:t xml:space="preserve">ah mezi kmitočty v analogovém systému </w:t>
      </w:r>
      <w:proofErr w:type="spellStart"/>
      <w:r w:rsidR="00F350F9" w:rsidRPr="00F350F9">
        <w:rPr>
          <w:rFonts w:ascii="Georgia" w:hAnsi="Georgia"/>
        </w:rPr>
        <w:t>ω</w:t>
      </w:r>
      <w:r w:rsidR="00F350F9" w:rsidRPr="00F350F9">
        <w:rPr>
          <w:vertAlign w:val="subscript"/>
        </w:rPr>
        <w:t>a</w:t>
      </w:r>
      <w:proofErr w:type="spellEnd"/>
      <w:r w:rsidR="00F350F9">
        <w:t xml:space="preserve"> </w:t>
      </w:r>
      <w:r w:rsidR="00F350F9" w:rsidRPr="00F350F9">
        <w:t>a</w:t>
      </w:r>
      <w:r w:rsidR="00F350F9">
        <w:t xml:space="preserve"> kmitočty v číslicovém systému je dán vztahem</w:t>
      </w:r>
      <w:r w:rsidR="00115993">
        <w:t xml:space="preserve"> </w:t>
      </w:r>
      <w:r w:rsidR="00DA25FA">
        <w:fldChar w:fldCharType="begin"/>
      </w:r>
      <w:r w:rsidR="00DA25FA">
        <w:instrText xml:space="preserve"> REF _Ref33206688 \h </w:instrText>
      </w:r>
      <w:r w:rsidR="00DA25FA">
        <w:fldChar w:fldCharType="separate"/>
      </w:r>
      <w:r w:rsidR="002B7859">
        <w:t>(</w:t>
      </w:r>
      <w:r w:rsidR="002B7859">
        <w:rPr>
          <w:noProof/>
        </w:rPr>
        <w:t>3</w:t>
      </w:r>
      <w:r w:rsidR="002B7859">
        <w:t>.</w:t>
      </w:r>
      <w:r w:rsidR="002B7859">
        <w:rPr>
          <w:noProof/>
        </w:rPr>
        <w:t>12</w:t>
      </w:r>
      <w:r w:rsidR="002B7859">
        <w:t>)</w:t>
      </w:r>
      <w:r w:rsidR="00DA25FA">
        <w:fldChar w:fldCharType="end"/>
      </w:r>
      <w:r w:rsidR="00F350F9">
        <w:t>.</w:t>
      </w:r>
      <w:r w:rsidR="00713A8E">
        <w:t xml:space="preserve"> [1</w:t>
      </w:r>
      <w:r w:rsidR="00DA25FA">
        <w:t>, </w:t>
      </w:r>
      <w:r w:rsidR="00713A8E">
        <w:t>17]</w:t>
      </w:r>
    </w:p>
    <w:p w14:paraId="7478D440" w14:textId="77777777" w:rsidR="00F350F9" w:rsidRDefault="00F350F9" w:rsidP="00BA2E7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350F9" w14:paraId="1C606A7D" w14:textId="77777777" w:rsidTr="00115993">
        <w:tc>
          <w:tcPr>
            <w:tcW w:w="750" w:type="pct"/>
          </w:tcPr>
          <w:p w14:paraId="33925E75" w14:textId="77777777" w:rsidR="00F350F9" w:rsidRDefault="00F350F9" w:rsidP="008B45A1"/>
        </w:tc>
        <w:tc>
          <w:tcPr>
            <w:tcW w:w="0" w:type="auto"/>
          </w:tcPr>
          <w:p w14:paraId="113E6F52" w14:textId="5B5F7D59" w:rsidR="00F350F9" w:rsidRDefault="00FD0138" w:rsidP="00B509D7">
            <w:pPr>
              <w:jc w:val="center"/>
            </w:pPr>
            <m:oMathPara>
              <m:oMath>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d</m:t>
                    </m:r>
                  </m:sub>
                </m:sSub>
                <m:r>
                  <w:rPr>
                    <w:rStyle w:val="Zstupntext"/>
                    <w:rFonts w:ascii="Cambria Math" w:hAnsi="Cambria Math"/>
                    <w:color w:val="auto"/>
                  </w:rPr>
                  <m:t>T</m:t>
                </m:r>
                <m:r>
                  <w:rPr>
                    <w:rStyle w:val="Zstupntext"/>
                    <w:rFonts w:ascii="Cambria Math" w:hAnsi="Cambria Math"/>
                  </w:rPr>
                  <m:t>=</m:t>
                </m:r>
                <m:r>
                  <w:rPr>
                    <w:rStyle w:val="Zstupntext"/>
                    <w:rFonts w:ascii="Cambria Math" w:hAnsi="Cambria Math"/>
                    <w:color w:val="auto"/>
                  </w:rPr>
                  <m:t>2</m:t>
                </m:r>
                <m:r>
                  <m:rPr>
                    <m:sty m:val="p"/>
                  </m:rPr>
                  <w:rPr>
                    <w:rStyle w:val="Zstupntext"/>
                    <w:rFonts w:ascii="Cambria Math" w:hAnsi="Cambria Math"/>
                    <w:color w:val="auto"/>
                  </w:rPr>
                  <m:t>arctan⁡</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a</m:t>
                    </m:r>
                  </m:sub>
                </m:sSub>
                <m:r>
                  <w:rPr>
                    <w:rStyle w:val="Zstupntext"/>
                    <w:rFonts w:ascii="Cambria Math" w:hAnsi="Cambria Math"/>
                    <w:color w:val="auto"/>
                  </w:rPr>
                  <m:t>)</m:t>
                </m:r>
              </m:oMath>
            </m:oMathPara>
          </w:p>
        </w:tc>
        <w:tc>
          <w:tcPr>
            <w:tcW w:w="750" w:type="pct"/>
            <w:tcMar>
              <w:right w:w="0" w:type="dxa"/>
            </w:tcMar>
            <w:vAlign w:val="center"/>
          </w:tcPr>
          <w:p w14:paraId="234154D6" w14:textId="133E32EE" w:rsidR="00F350F9" w:rsidRDefault="00F350F9" w:rsidP="00115993">
            <w:pPr>
              <w:jc w:val="right"/>
            </w:pPr>
            <w:bookmarkStart w:id="118" w:name="_Ref33206688"/>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12</w:t>
            </w:r>
            <w:r w:rsidR="001C2707">
              <w:rPr>
                <w:noProof/>
              </w:rPr>
              <w:fldChar w:fldCharType="end"/>
            </w:r>
            <w:r>
              <w:t>)</w:t>
            </w:r>
            <w:bookmarkEnd w:id="118"/>
          </w:p>
        </w:tc>
      </w:tr>
    </w:tbl>
    <w:p w14:paraId="0D067BDB" w14:textId="77777777" w:rsidR="00713A8E" w:rsidRDefault="00713A8E" w:rsidP="00BA2E7C">
      <w:pPr>
        <w:pStyle w:val="BPDPNormln"/>
        <w:ind w:firstLine="0"/>
      </w:pPr>
    </w:p>
    <w:p w14:paraId="507DB383" w14:textId="637D4636" w:rsidR="00E13F6B" w:rsidRDefault="00C60AA4" w:rsidP="00B01F74">
      <w:pPr>
        <w:pStyle w:val="BPDPNormln"/>
      </w:pPr>
      <w:r>
        <w:t>V </w:t>
      </w:r>
      <w:proofErr w:type="spellStart"/>
      <w:r>
        <w:t>Matlabu</w:t>
      </w:r>
      <w:proofErr w:type="spellEnd"/>
      <w:r>
        <w:t xml:space="preserve"> se IIR filtry realizují </w:t>
      </w:r>
      <w:r w:rsidR="0007407C">
        <w:t>za pomoci</w:t>
      </w:r>
      <w:r>
        <w:t xml:space="preserve"> funkcí, které jsou rozdělené podle </w:t>
      </w:r>
      <w:r w:rsidR="0042575F">
        <w:t>charakteru filtru</w:t>
      </w:r>
      <w:r>
        <w:t xml:space="preserve">. Jsou to funkce </w:t>
      </w:r>
      <w:proofErr w:type="spellStart"/>
      <w:r>
        <w:t>butter</w:t>
      </w:r>
      <w:proofErr w:type="spellEnd"/>
      <w:r>
        <w:t xml:space="preserve">, cheby1, cheby2 a </w:t>
      </w:r>
      <w:proofErr w:type="spellStart"/>
      <w:r>
        <w:t>ellip</w:t>
      </w:r>
      <w:proofErr w:type="spellEnd"/>
      <w:r>
        <w:t xml:space="preserve">. </w:t>
      </w:r>
      <w:r w:rsidR="00407D9B">
        <w:t>Každá z</w:t>
      </w:r>
      <w:r w:rsidR="00054D9B">
        <w:t> </w:t>
      </w:r>
      <w:r w:rsidR="00407D9B">
        <w:t>těch</w:t>
      </w:r>
      <w:r w:rsidR="00054D9B">
        <w:t>to funkcí vrací přímo koeficienty</w:t>
      </w:r>
      <w:r w:rsidR="0027252D">
        <w:t xml:space="preserve"> přenosové funkce</w:t>
      </w:r>
      <w:r w:rsidR="00054D9B">
        <w:t xml:space="preserve"> nebo nulové body</w:t>
      </w:r>
      <w:r w:rsidR="0027252D">
        <w:t xml:space="preserve">, </w:t>
      </w:r>
      <w:r w:rsidR="00054D9B">
        <w:t>póly</w:t>
      </w:r>
      <w:r w:rsidR="0027252D">
        <w:t xml:space="preserve"> a zesílení</w:t>
      </w:r>
      <w:r w:rsidR="00054D9B">
        <w:t>. Pro</w:t>
      </w:r>
      <w:r w:rsidR="00EC643D">
        <w:t> </w:t>
      </w:r>
      <w:r w:rsidR="00054D9B">
        <w:t>filtry vyššího řádu než čtvrtého</w:t>
      </w:r>
      <w:r w:rsidR="0007407C">
        <w:t>,</w:t>
      </w:r>
      <w:r w:rsidR="00054D9B">
        <w:t xml:space="preserve"> je </w:t>
      </w:r>
      <w:r w:rsidR="0042575F">
        <w:t xml:space="preserve">v dokumentaci pro </w:t>
      </w:r>
      <w:proofErr w:type="spellStart"/>
      <w:r w:rsidR="0042575F">
        <w:t>Matlab</w:t>
      </w:r>
      <w:proofErr w:type="spellEnd"/>
      <w:r w:rsidR="00CF5732">
        <w:t>, [5]</w:t>
      </w:r>
      <w:r w:rsidR="0042575F">
        <w:t xml:space="preserve"> </w:t>
      </w:r>
      <w:r w:rsidR="00054D9B">
        <w:t>doporučeno používat jako výstup rozložení nulových bodů a pólu</w:t>
      </w:r>
      <w:r w:rsidR="0007407C">
        <w:t>,</w:t>
      </w:r>
      <w:r w:rsidR="00054D9B">
        <w:t xml:space="preserve"> nikoli přímo koeficienty filtru.</w:t>
      </w:r>
      <w:r w:rsidR="00407D9B">
        <w:t xml:space="preserve"> </w:t>
      </w:r>
      <w:r w:rsidR="00054D9B">
        <w:t>Vzhledem k zaokrouhlení by</w:t>
      </w:r>
      <w:r w:rsidR="00F34C13">
        <w:t> </w:t>
      </w:r>
      <w:r w:rsidR="00054D9B">
        <w:t>mohlo dojít k nestabilitě systému.</w:t>
      </w:r>
      <w:r w:rsidR="00DE0CD0">
        <w:t xml:space="preserve"> </w:t>
      </w:r>
      <w:r w:rsidR="004F61FC">
        <w:t>V tabulce (</w:t>
      </w:r>
      <w:r w:rsidR="004F61FC">
        <w:fldChar w:fldCharType="begin"/>
      </w:r>
      <w:r w:rsidR="004F61FC">
        <w:instrText xml:space="preserve"> REF _Ref33209722 \h </w:instrText>
      </w:r>
      <w:r w:rsidR="004F61FC">
        <w:fldChar w:fldCharType="separate"/>
      </w:r>
      <w:r w:rsidR="002B7859">
        <w:t xml:space="preserve">Tab. </w:t>
      </w:r>
      <w:r w:rsidR="002B7859">
        <w:rPr>
          <w:noProof/>
        </w:rPr>
        <w:t>3</w:t>
      </w:r>
      <w:r w:rsidR="002B7859">
        <w:t>.</w:t>
      </w:r>
      <w:r w:rsidR="002B7859">
        <w:rPr>
          <w:noProof/>
        </w:rPr>
        <w:t>1</w:t>
      </w:r>
      <w:r w:rsidR="004F61FC">
        <w:fldChar w:fldCharType="end"/>
      </w:r>
      <w:r w:rsidR="004F61FC">
        <w:t>) jsou uvedeny vstupní parametry pro jednotlivé funkce.</w:t>
      </w:r>
    </w:p>
    <w:p w14:paraId="3FD5A139" w14:textId="75F7B074" w:rsidR="004F61FC" w:rsidRPr="004F61FC" w:rsidRDefault="004F61FC" w:rsidP="004F61FC">
      <w:pPr>
        <w:pStyle w:val="Titulek"/>
        <w:keepNext/>
        <w:ind w:left="0"/>
        <w:rPr>
          <w:ins w:id="119" w:author="Konzal Jan (164745)" w:date="2020-02-21T20:31:00Z"/>
          <w:b w:val="0"/>
        </w:rPr>
      </w:pPr>
    </w:p>
    <w:p w14:paraId="1BE1DF00" w14:textId="0775862B" w:rsidR="004F61FC" w:rsidRDefault="004F61FC" w:rsidP="004F61FC">
      <w:pPr>
        <w:pStyle w:val="Titulek"/>
        <w:keepNext/>
        <w:jc w:val="center"/>
      </w:pPr>
      <w:bookmarkStart w:id="120" w:name="_Ref33209722"/>
      <w:r>
        <w:t xml:space="preserve">Tab. </w:t>
      </w:r>
      <w:r w:rsidR="00C71A5C">
        <w:rPr>
          <w:noProof/>
        </w:rPr>
        <w:fldChar w:fldCharType="begin"/>
      </w:r>
      <w:r w:rsidR="00C71A5C">
        <w:rPr>
          <w:noProof/>
        </w:rPr>
        <w:instrText xml:space="preserve"> STYLEREF 1 \s </w:instrText>
      </w:r>
      <w:r w:rsidR="00C71A5C">
        <w:rPr>
          <w:noProof/>
        </w:rPr>
        <w:fldChar w:fldCharType="separate"/>
      </w:r>
      <w:r w:rsidR="002B7859">
        <w:rPr>
          <w:noProof/>
        </w:rPr>
        <w:t>3</w:t>
      </w:r>
      <w:r w:rsidR="00C71A5C">
        <w:rPr>
          <w:noProof/>
        </w:rPr>
        <w:fldChar w:fldCharType="end"/>
      </w:r>
      <w:r w:rsidR="00C53017">
        <w:t>.</w:t>
      </w:r>
      <w:r w:rsidR="00C71A5C">
        <w:rPr>
          <w:noProof/>
        </w:rPr>
        <w:fldChar w:fldCharType="begin"/>
      </w:r>
      <w:r w:rsidR="00C71A5C">
        <w:rPr>
          <w:noProof/>
        </w:rPr>
        <w:instrText xml:space="preserve"> SEQ Tab. \* ARABIC \s 1 </w:instrText>
      </w:r>
      <w:r w:rsidR="00C71A5C">
        <w:rPr>
          <w:noProof/>
        </w:rPr>
        <w:fldChar w:fldCharType="separate"/>
      </w:r>
      <w:r w:rsidR="002B7859">
        <w:rPr>
          <w:noProof/>
        </w:rPr>
        <w:t>1</w:t>
      </w:r>
      <w:r w:rsidR="00C71A5C">
        <w:rPr>
          <w:noProof/>
        </w:rPr>
        <w:fldChar w:fldCharType="end"/>
      </w:r>
      <w:bookmarkEnd w:id="120"/>
      <w:r>
        <w:t xml:space="preserve">: </w:t>
      </w:r>
      <w:r w:rsidRPr="0038442F">
        <w:t>Vstupní parametry funkcí pro realizaci IIR filtrů</w:t>
      </w:r>
    </w:p>
    <w:tbl>
      <w:tblPr>
        <w:tblW w:w="7180" w:type="dxa"/>
        <w:jc w:val="center"/>
        <w:tblCellMar>
          <w:left w:w="70" w:type="dxa"/>
          <w:right w:w="70" w:type="dxa"/>
        </w:tblCellMar>
        <w:tblLook w:val="04A0" w:firstRow="1" w:lastRow="0" w:firstColumn="1" w:lastColumn="0" w:noHBand="0" w:noVBand="1"/>
      </w:tblPr>
      <w:tblGrid>
        <w:gridCol w:w="3340"/>
        <w:gridCol w:w="972"/>
        <w:gridCol w:w="1102"/>
        <w:gridCol w:w="1102"/>
        <w:gridCol w:w="664"/>
      </w:tblGrid>
      <w:tr w:rsidR="004F61FC" w:rsidRPr="004F61FC" w14:paraId="1D87D3B2" w14:textId="77777777" w:rsidTr="004F61FC">
        <w:trPr>
          <w:trHeight w:val="300"/>
          <w:jc w:val="center"/>
        </w:trPr>
        <w:tc>
          <w:tcPr>
            <w:tcW w:w="33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2E854C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vstupní parametry</w:t>
            </w:r>
          </w:p>
        </w:tc>
        <w:tc>
          <w:tcPr>
            <w:tcW w:w="3840" w:type="dxa"/>
            <w:gridSpan w:val="4"/>
            <w:tcBorders>
              <w:top w:val="single" w:sz="8" w:space="0" w:color="auto"/>
              <w:left w:val="nil"/>
              <w:bottom w:val="single" w:sz="4" w:space="0" w:color="auto"/>
              <w:right w:val="single" w:sz="8" w:space="0" w:color="000000"/>
            </w:tcBorders>
            <w:shd w:val="clear" w:color="auto" w:fill="auto"/>
            <w:noWrap/>
            <w:vAlign w:val="bottom"/>
            <w:hideMark/>
          </w:tcPr>
          <w:p w14:paraId="6609B59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názvy funkcí</w:t>
            </w:r>
          </w:p>
        </w:tc>
      </w:tr>
      <w:tr w:rsidR="004F61FC" w:rsidRPr="004F61FC" w14:paraId="48E60D73" w14:textId="77777777" w:rsidTr="004F61FC">
        <w:trPr>
          <w:trHeight w:val="315"/>
          <w:jc w:val="center"/>
        </w:trPr>
        <w:tc>
          <w:tcPr>
            <w:tcW w:w="3340" w:type="dxa"/>
            <w:vMerge/>
            <w:tcBorders>
              <w:top w:val="single" w:sz="8" w:space="0" w:color="auto"/>
              <w:left w:val="single" w:sz="8" w:space="0" w:color="auto"/>
              <w:bottom w:val="single" w:sz="8" w:space="0" w:color="000000"/>
              <w:right w:val="single" w:sz="4" w:space="0" w:color="auto"/>
            </w:tcBorders>
            <w:vAlign w:val="center"/>
            <w:hideMark/>
          </w:tcPr>
          <w:p w14:paraId="7ED120D6" w14:textId="77777777" w:rsidR="004F61FC" w:rsidRPr="004F61FC" w:rsidRDefault="004F61FC" w:rsidP="004F61FC">
            <w:pPr>
              <w:spacing w:line="240" w:lineRule="auto"/>
              <w:ind w:left="0"/>
              <w:rPr>
                <w:rFonts w:ascii="Calibri" w:hAnsi="Calibri" w:cs="Calibri"/>
                <w:color w:val="000000"/>
                <w:sz w:val="22"/>
                <w:szCs w:val="22"/>
              </w:rPr>
            </w:pPr>
          </w:p>
        </w:tc>
        <w:tc>
          <w:tcPr>
            <w:tcW w:w="972" w:type="dxa"/>
            <w:tcBorders>
              <w:top w:val="nil"/>
              <w:left w:val="nil"/>
              <w:bottom w:val="single" w:sz="8" w:space="0" w:color="auto"/>
              <w:right w:val="single" w:sz="4" w:space="0" w:color="auto"/>
            </w:tcBorders>
            <w:shd w:val="clear" w:color="auto" w:fill="auto"/>
            <w:noWrap/>
            <w:vAlign w:val="bottom"/>
            <w:hideMark/>
          </w:tcPr>
          <w:p w14:paraId="37E5B564"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butter</w:t>
            </w:r>
            <w:proofErr w:type="spellEnd"/>
          </w:p>
        </w:tc>
        <w:tc>
          <w:tcPr>
            <w:tcW w:w="1102" w:type="dxa"/>
            <w:tcBorders>
              <w:top w:val="nil"/>
              <w:left w:val="nil"/>
              <w:bottom w:val="single" w:sz="8" w:space="0" w:color="auto"/>
              <w:right w:val="single" w:sz="4" w:space="0" w:color="auto"/>
            </w:tcBorders>
            <w:shd w:val="clear" w:color="auto" w:fill="auto"/>
            <w:noWrap/>
            <w:vAlign w:val="bottom"/>
            <w:hideMark/>
          </w:tcPr>
          <w:p w14:paraId="026C9CB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cheby1</w:t>
            </w:r>
          </w:p>
        </w:tc>
        <w:tc>
          <w:tcPr>
            <w:tcW w:w="1102" w:type="dxa"/>
            <w:tcBorders>
              <w:top w:val="nil"/>
              <w:left w:val="nil"/>
              <w:bottom w:val="single" w:sz="8" w:space="0" w:color="auto"/>
              <w:right w:val="single" w:sz="4" w:space="0" w:color="auto"/>
            </w:tcBorders>
            <w:shd w:val="clear" w:color="auto" w:fill="auto"/>
            <w:noWrap/>
            <w:vAlign w:val="bottom"/>
            <w:hideMark/>
          </w:tcPr>
          <w:p w14:paraId="1BC4D4B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cheby2</w:t>
            </w:r>
          </w:p>
        </w:tc>
        <w:tc>
          <w:tcPr>
            <w:tcW w:w="664" w:type="dxa"/>
            <w:tcBorders>
              <w:top w:val="nil"/>
              <w:left w:val="nil"/>
              <w:bottom w:val="single" w:sz="8" w:space="0" w:color="auto"/>
              <w:right w:val="single" w:sz="8" w:space="0" w:color="auto"/>
            </w:tcBorders>
            <w:shd w:val="clear" w:color="auto" w:fill="auto"/>
            <w:noWrap/>
            <w:vAlign w:val="bottom"/>
            <w:hideMark/>
          </w:tcPr>
          <w:p w14:paraId="6921988B"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ellip</w:t>
            </w:r>
            <w:proofErr w:type="spellEnd"/>
          </w:p>
        </w:tc>
      </w:tr>
      <w:tr w:rsidR="004F61FC" w:rsidRPr="004F61FC" w14:paraId="406D1724"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C9EBF6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řád filtru</w:t>
            </w:r>
          </w:p>
        </w:tc>
        <w:tc>
          <w:tcPr>
            <w:tcW w:w="972" w:type="dxa"/>
            <w:tcBorders>
              <w:top w:val="nil"/>
              <w:left w:val="nil"/>
              <w:bottom w:val="single" w:sz="4" w:space="0" w:color="auto"/>
              <w:right w:val="single" w:sz="4" w:space="0" w:color="auto"/>
            </w:tcBorders>
            <w:shd w:val="clear" w:color="auto" w:fill="auto"/>
            <w:noWrap/>
            <w:vAlign w:val="center"/>
            <w:hideMark/>
          </w:tcPr>
          <w:p w14:paraId="3121CF53" w14:textId="77777777" w:rsidR="004F61FC" w:rsidRPr="004F61FC" w:rsidRDefault="004F61FC" w:rsidP="004F61FC">
            <w:pPr>
              <w:spacing w:line="240" w:lineRule="auto"/>
              <w:ind w:left="0"/>
              <w:jc w:val="center"/>
              <w:rPr>
                <w:rFonts w:ascii="Microsoft GothicNeo" w:eastAsia="Microsoft GothicNeo" w:hAnsi="Microsoft GothicNeo" w:cs="Microsoft GothicNeo"/>
                <w:color w:val="000000"/>
                <w:sz w:val="22"/>
                <w:szCs w:val="22"/>
              </w:rPr>
            </w:pPr>
            <w:r w:rsidRPr="004F61FC">
              <w:rPr>
                <w:rFonts w:ascii="MS Gothic" w:eastAsia="MS Gothic" w:hAnsi="MS Gothic" w:cs="MS Gothic" w:hint="eastAsia"/>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91B751F"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2D691B8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3451C7D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525A6598"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41DA036"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 xml:space="preserve">mezní frekvence </w:t>
            </w:r>
          </w:p>
        </w:tc>
        <w:tc>
          <w:tcPr>
            <w:tcW w:w="972" w:type="dxa"/>
            <w:tcBorders>
              <w:top w:val="nil"/>
              <w:left w:val="nil"/>
              <w:bottom w:val="single" w:sz="4" w:space="0" w:color="auto"/>
              <w:right w:val="single" w:sz="4" w:space="0" w:color="auto"/>
            </w:tcBorders>
            <w:shd w:val="clear" w:color="auto" w:fill="auto"/>
            <w:noWrap/>
            <w:vAlign w:val="center"/>
            <w:hideMark/>
          </w:tcPr>
          <w:p w14:paraId="6F98132D"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3824A43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0BC264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7D160F6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6B77C35F"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70F85D72"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tip filtru</w:t>
            </w:r>
          </w:p>
        </w:tc>
        <w:tc>
          <w:tcPr>
            <w:tcW w:w="972" w:type="dxa"/>
            <w:tcBorders>
              <w:top w:val="nil"/>
              <w:left w:val="nil"/>
              <w:bottom w:val="single" w:sz="4" w:space="0" w:color="auto"/>
              <w:right w:val="single" w:sz="4" w:space="0" w:color="auto"/>
            </w:tcBorders>
            <w:shd w:val="clear" w:color="auto" w:fill="auto"/>
            <w:noWrap/>
            <w:vAlign w:val="center"/>
            <w:hideMark/>
          </w:tcPr>
          <w:p w14:paraId="0325C778"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B61ED2E"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6D4EC75"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418020D1"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44631C07"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6C8EFE5B"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velikost zvlnění [dB]</w:t>
            </w:r>
          </w:p>
        </w:tc>
        <w:tc>
          <w:tcPr>
            <w:tcW w:w="972" w:type="dxa"/>
            <w:tcBorders>
              <w:top w:val="nil"/>
              <w:left w:val="nil"/>
              <w:bottom w:val="single" w:sz="4" w:space="0" w:color="auto"/>
              <w:right w:val="single" w:sz="4" w:space="0" w:color="auto"/>
            </w:tcBorders>
            <w:shd w:val="clear" w:color="auto" w:fill="auto"/>
            <w:noWrap/>
            <w:vAlign w:val="center"/>
            <w:hideMark/>
          </w:tcPr>
          <w:p w14:paraId="44C0EA2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4" w:space="0" w:color="auto"/>
              <w:right w:val="single" w:sz="4" w:space="0" w:color="auto"/>
            </w:tcBorders>
            <w:shd w:val="clear" w:color="auto" w:fill="auto"/>
            <w:noWrap/>
            <w:vAlign w:val="center"/>
            <w:hideMark/>
          </w:tcPr>
          <w:p w14:paraId="37E3FF8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40CF000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664" w:type="dxa"/>
            <w:tcBorders>
              <w:top w:val="nil"/>
              <w:left w:val="nil"/>
              <w:bottom w:val="single" w:sz="4" w:space="0" w:color="auto"/>
              <w:right w:val="single" w:sz="8" w:space="0" w:color="auto"/>
            </w:tcBorders>
            <w:shd w:val="clear" w:color="auto" w:fill="auto"/>
            <w:noWrap/>
            <w:vAlign w:val="center"/>
            <w:hideMark/>
          </w:tcPr>
          <w:p w14:paraId="60414E3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0C3988DF" w14:textId="77777777" w:rsidTr="004F61FC">
        <w:trPr>
          <w:trHeight w:val="315"/>
          <w:jc w:val="center"/>
        </w:trPr>
        <w:tc>
          <w:tcPr>
            <w:tcW w:w="3340" w:type="dxa"/>
            <w:tcBorders>
              <w:top w:val="nil"/>
              <w:left w:val="single" w:sz="8" w:space="0" w:color="auto"/>
              <w:bottom w:val="single" w:sz="8" w:space="0" w:color="auto"/>
              <w:right w:val="single" w:sz="4" w:space="0" w:color="auto"/>
            </w:tcBorders>
            <w:shd w:val="clear" w:color="auto" w:fill="auto"/>
            <w:noWrap/>
            <w:vAlign w:val="bottom"/>
            <w:hideMark/>
          </w:tcPr>
          <w:p w14:paraId="2937164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útlum v nepropustném pásmu [dB]</w:t>
            </w:r>
          </w:p>
        </w:tc>
        <w:tc>
          <w:tcPr>
            <w:tcW w:w="972" w:type="dxa"/>
            <w:tcBorders>
              <w:top w:val="nil"/>
              <w:left w:val="nil"/>
              <w:bottom w:val="single" w:sz="8" w:space="0" w:color="auto"/>
              <w:right w:val="single" w:sz="4" w:space="0" w:color="auto"/>
            </w:tcBorders>
            <w:shd w:val="clear" w:color="auto" w:fill="auto"/>
            <w:noWrap/>
            <w:vAlign w:val="center"/>
            <w:hideMark/>
          </w:tcPr>
          <w:p w14:paraId="415E848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620FD822"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14E37210"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8" w:space="0" w:color="auto"/>
              <w:right w:val="single" w:sz="8" w:space="0" w:color="auto"/>
            </w:tcBorders>
            <w:shd w:val="clear" w:color="auto" w:fill="auto"/>
            <w:noWrap/>
            <w:vAlign w:val="center"/>
            <w:hideMark/>
          </w:tcPr>
          <w:p w14:paraId="749B7DE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bl>
    <w:p w14:paraId="790C9BFD" w14:textId="77777777" w:rsidR="004F61FC" w:rsidRDefault="004F61FC" w:rsidP="00B01F74">
      <w:pPr>
        <w:pStyle w:val="BPDPNormln"/>
      </w:pPr>
    </w:p>
    <w:p w14:paraId="54524FA6" w14:textId="77777777" w:rsidR="00E13F6B" w:rsidRDefault="00E13F6B" w:rsidP="00B01F74">
      <w:pPr>
        <w:pStyle w:val="BPDPNormln"/>
      </w:pPr>
    </w:p>
    <w:p w14:paraId="21D0265D" w14:textId="719CF213" w:rsidR="00A87B5B" w:rsidRDefault="00C00D7D" w:rsidP="00B01F74">
      <w:pPr>
        <w:pStyle w:val="BPDPNormln"/>
      </w:pPr>
      <w:r>
        <w:lastRenderedPageBreak/>
        <w:t>Pokud je mezní frekvence definována dvouprvkovým vektorem funkce</w:t>
      </w:r>
      <w:r w:rsidR="0007407C">
        <w:t>,</w:t>
      </w:r>
      <w:r>
        <w:t xml:space="preserve"> vytvoří pásmovou propust nebo pásmovou zádrž</w:t>
      </w:r>
      <w:r w:rsidR="00AE6565">
        <w:t>, kde první prvek vektoru je dolní mezní frekvence, a druhým prvkem je horní mezní frekvence.</w:t>
      </w:r>
      <w:r>
        <w:t xml:space="preserve"> Mezní kmitočet může nabývat hodnot 0 až 1</w:t>
      </w:r>
      <w:r w:rsidR="00AE6565">
        <w:t>, kde hodnota 1 představuje polovinu vzorkovacího kmitočtu. [5]</w:t>
      </w:r>
    </w:p>
    <w:p w14:paraId="495C7229" w14:textId="77777777" w:rsidR="00DF4BD4" w:rsidRDefault="00DF4BD4" w:rsidP="00B01F74">
      <w:pPr>
        <w:pStyle w:val="BPDPNormln"/>
      </w:pPr>
    </w:p>
    <w:p w14:paraId="7A946775" w14:textId="77777777" w:rsidR="00BA6B17" w:rsidRDefault="00BA6B17" w:rsidP="00BA6B17">
      <w:pPr>
        <w:pStyle w:val="Nadpis3"/>
      </w:pPr>
      <w:bookmarkStart w:id="121" w:name="_Toc40436409"/>
      <w:r>
        <w:t>Banky filtrů</w:t>
      </w:r>
      <w:bookmarkEnd w:id="121"/>
    </w:p>
    <w:p w14:paraId="6F99B40C" w14:textId="53DAA48B" w:rsidR="00267057" w:rsidRDefault="0008007D" w:rsidP="00EB4EBE">
      <w:pPr>
        <w:pStyle w:val="BPDPNormln"/>
      </w:pPr>
      <w:r>
        <w:t xml:space="preserve">Pro rozdělení signálu na jednotlivé frekvenční pásma bude použita banka filtrů. </w:t>
      </w:r>
      <w:commentRangeStart w:id="122"/>
      <w:r>
        <w:t>V tuto chvíli</w:t>
      </w:r>
      <w:r w:rsidR="00267057">
        <w:t xml:space="preserve"> není jasné,</w:t>
      </w:r>
      <w:r>
        <w:t xml:space="preserve"> na kolik frekvenčních pásem bude třeba signál rozdělit, aby mohly být jednotlivé údery správně klasifikovány. Pro začátek bude banka filtr</w:t>
      </w:r>
      <w:r w:rsidR="00DE0CD0">
        <w:t>ů</w:t>
      </w:r>
      <w:r>
        <w:t xml:space="preserve"> nastavena na základě fyziologie lidského sluchu. Později bude experimentálně určen počet potřebných frekvenčních pásem pro</w:t>
      </w:r>
      <w:r w:rsidR="00267057">
        <w:t xml:space="preserve"> správnou klasifikaci signálu.</w:t>
      </w:r>
      <w:commentRangeEnd w:id="122"/>
      <w:r w:rsidR="009A1B5E">
        <w:rPr>
          <w:rStyle w:val="Odkaznakoment"/>
          <w:color w:val="auto"/>
        </w:rPr>
        <w:commentReference w:id="122"/>
      </w:r>
    </w:p>
    <w:p w14:paraId="06501AA8" w14:textId="6F89681F" w:rsidR="00B158F7" w:rsidRDefault="0008007D" w:rsidP="00EB4EBE">
      <w:pPr>
        <w:pStyle w:val="BPDPNormln"/>
      </w:pPr>
      <w:r>
        <w:t xml:space="preserve"> </w:t>
      </w:r>
      <w:r w:rsidR="00912ABC">
        <w:t xml:space="preserve">Podle Harvey </w:t>
      </w:r>
      <w:proofErr w:type="spellStart"/>
      <w:r w:rsidR="00912ABC">
        <w:t>Fletchrea</w:t>
      </w:r>
      <w:proofErr w:type="spellEnd"/>
      <w:r w:rsidR="00912ABC">
        <w:t xml:space="preserve"> j</w:t>
      </w:r>
      <w:r w:rsidR="003B25E6">
        <w:t xml:space="preserve">e-li </w:t>
      </w:r>
      <w:r w:rsidR="00912ABC">
        <w:t xml:space="preserve">tón maskován bílím šumem, na maskování se podílí jen určité pásmo spektra, které leží v okolí maskovaného tónu. Rozsah toho pásma se nazývá šířka kritického pásma. V lidském sluchovém ústrojí šířka kritického pásma odpovídá konstantní vzdálenosti na bazilární membráně.  </w:t>
      </w:r>
      <w:r w:rsidR="00740984" w:rsidRPr="00740984">
        <w:t xml:space="preserve">Eberhard </w:t>
      </w:r>
      <w:proofErr w:type="spellStart"/>
      <w:r w:rsidR="00740984" w:rsidRPr="00740984">
        <w:t>Zwicker</w:t>
      </w:r>
      <w:proofErr w:type="spellEnd"/>
      <w:r w:rsidR="00740984">
        <w:t xml:space="preserve"> na základě svých psycho akustických měření stanovil jednotlivým pásmům jejích střední kmitočty a šířky pásma. </w:t>
      </w:r>
      <w:r w:rsidR="007968A0">
        <w:t xml:space="preserve">Pro aproximaci šířky kritického pásma podle </w:t>
      </w:r>
      <w:r w:rsidR="007968A0" w:rsidRPr="00740984">
        <w:t xml:space="preserve">Eberhard </w:t>
      </w:r>
      <w:proofErr w:type="spellStart"/>
      <w:r w:rsidR="007968A0" w:rsidRPr="00740984">
        <w:t>Zwicker</w:t>
      </w:r>
      <w:proofErr w:type="spellEnd"/>
      <w:r w:rsidR="007968A0">
        <w:t xml:space="preserve"> se</w:t>
      </w:r>
      <w:r w:rsidR="00520F59">
        <w:t> </w:t>
      </w:r>
      <w:r w:rsidR="007968A0">
        <w:t>používá banka třetino-oktávových filtrů. [6, 7, 18]</w:t>
      </w:r>
    </w:p>
    <w:p w14:paraId="466A6289" w14:textId="247CBE65" w:rsidR="007968A0" w:rsidRDefault="007968A0" w:rsidP="00EB4EBE">
      <w:pPr>
        <w:pStyle w:val="BPDPNormln"/>
      </w:pPr>
      <w:r>
        <w:t xml:space="preserve">Střední kmitočty oktávových a </w:t>
      </w:r>
      <w:proofErr w:type="spellStart"/>
      <w:r>
        <w:t>zlomko</w:t>
      </w:r>
      <w:proofErr w:type="spellEnd"/>
      <w:r>
        <w:t xml:space="preserve">-oktávových filtrů se počítají dle vztahu </w:t>
      </w:r>
      <w:r w:rsidR="00DA25FA">
        <w:fldChar w:fldCharType="begin"/>
      </w:r>
      <w:r w:rsidR="00DA25FA">
        <w:instrText xml:space="preserve"> REF _Ref33206688 \h </w:instrText>
      </w:r>
      <w:r w:rsidR="00DA25FA">
        <w:fldChar w:fldCharType="separate"/>
      </w:r>
      <w:r w:rsidR="002B7859">
        <w:t>(</w:t>
      </w:r>
      <w:r w:rsidR="002B7859">
        <w:rPr>
          <w:noProof/>
        </w:rPr>
        <w:t>3</w:t>
      </w:r>
      <w:r w:rsidR="002B7859">
        <w:t>.</w:t>
      </w:r>
      <w:r w:rsidR="002B7859">
        <w:rPr>
          <w:noProof/>
        </w:rPr>
        <w:t>12</w:t>
      </w:r>
      <w:r w:rsidR="002B7859">
        <w:t>)</w:t>
      </w:r>
      <w:r w:rsidR="00DA25FA">
        <w:fldChar w:fldCharType="end"/>
      </w:r>
      <w:r>
        <w:t xml:space="preserve"> pro lichý počet pásem na oktávu a podle vztahu </w:t>
      </w:r>
      <w:r w:rsidR="00D8303D">
        <w:fldChar w:fldCharType="begin"/>
      </w:r>
      <w:r w:rsidR="00D8303D">
        <w:instrText xml:space="preserve"> REF _Ref33226601 \h </w:instrText>
      </w:r>
      <w:r w:rsidR="00D8303D">
        <w:fldChar w:fldCharType="separate"/>
      </w:r>
      <w:r w:rsidR="002B7859">
        <w:t>(</w:t>
      </w:r>
      <w:r w:rsidR="002B7859">
        <w:rPr>
          <w:noProof/>
        </w:rPr>
        <w:t>3</w:t>
      </w:r>
      <w:r w:rsidR="002B7859">
        <w:t>.</w:t>
      </w:r>
      <w:r w:rsidR="002B7859">
        <w:rPr>
          <w:noProof/>
        </w:rPr>
        <w:t>14</w:t>
      </w:r>
      <w:r w:rsidR="002B7859">
        <w:t>)</w:t>
      </w:r>
      <w:r w:rsidR="00D8303D">
        <w:fldChar w:fldCharType="end"/>
      </w:r>
      <w:r>
        <w:t xml:space="preserve"> pro sudý počet</w:t>
      </w:r>
      <w:r w:rsidR="00812672">
        <w:t xml:space="preserve"> pásem na</w:t>
      </w:r>
      <w:r w:rsidR="00520F59">
        <w:t> </w:t>
      </w:r>
      <w:r w:rsidR="00812672">
        <w:t>oktávu. [6]</w:t>
      </w:r>
    </w:p>
    <w:p w14:paraId="3BFCE1B8" w14:textId="6F6C1AB2" w:rsidR="007968A0" w:rsidRDefault="007968A0" w:rsidP="00EB4EBE">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2A208360" w14:textId="77777777" w:rsidTr="007656C5">
        <w:tc>
          <w:tcPr>
            <w:tcW w:w="750" w:type="pct"/>
          </w:tcPr>
          <w:p w14:paraId="1D8C03CE" w14:textId="77777777" w:rsidR="007968A0" w:rsidRDefault="007968A0" w:rsidP="008B45A1"/>
        </w:tc>
        <w:tc>
          <w:tcPr>
            <w:tcW w:w="0" w:type="auto"/>
          </w:tcPr>
          <w:p w14:paraId="1F7AAA37" w14:textId="08597D18" w:rsidR="007968A0" w:rsidRDefault="00FD0138"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x</m:t>
                        </m:r>
                      </m:num>
                      <m:den>
                        <m:r>
                          <w:rPr>
                            <w:rFonts w:ascii="Cambria Math" w:hAnsi="Cambria Math"/>
                          </w:rPr>
                          <m:t>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3FE0B22F" w14:textId="65B4398B" w:rsidR="007968A0" w:rsidRDefault="007968A0" w:rsidP="00812672">
            <w:pPr>
              <w:jc w:val="right"/>
            </w:pPr>
            <w:bookmarkStart w:id="123" w:name="_Ref33226560"/>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13</w:t>
            </w:r>
            <w:r w:rsidR="001C2707">
              <w:rPr>
                <w:noProof/>
              </w:rPr>
              <w:fldChar w:fldCharType="end"/>
            </w:r>
            <w:r>
              <w:t>)</w:t>
            </w:r>
            <w:bookmarkEnd w:id="123"/>
          </w:p>
        </w:tc>
      </w:tr>
    </w:tbl>
    <w:p w14:paraId="21490A1D" w14:textId="6C20B2CB" w:rsidR="007968A0" w:rsidRDefault="007968A0" w:rsidP="007968A0">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5080AFB1" w14:textId="77777777" w:rsidTr="007656C5">
        <w:tc>
          <w:tcPr>
            <w:tcW w:w="750" w:type="pct"/>
          </w:tcPr>
          <w:p w14:paraId="42C97EC8" w14:textId="77777777" w:rsidR="007968A0" w:rsidRDefault="007968A0" w:rsidP="008B45A1"/>
        </w:tc>
        <w:tc>
          <w:tcPr>
            <w:tcW w:w="0" w:type="auto"/>
          </w:tcPr>
          <w:p w14:paraId="47118ED4" w14:textId="5DE9B0FE" w:rsidR="007968A0" w:rsidRDefault="00FD0138"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2x+1</m:t>
                        </m:r>
                      </m:num>
                      <m:den>
                        <m:r>
                          <w:rPr>
                            <w:rFonts w:ascii="Cambria Math" w:hAnsi="Cambria Math"/>
                          </w:rPr>
                          <m:t>2n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07A1427F" w14:textId="5AAFA091" w:rsidR="007968A0" w:rsidRDefault="007968A0" w:rsidP="00812672">
            <w:pPr>
              <w:jc w:val="right"/>
            </w:pPr>
            <w:bookmarkStart w:id="124" w:name="_Ref33226601"/>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14</w:t>
            </w:r>
            <w:r w:rsidR="001C2707">
              <w:rPr>
                <w:noProof/>
              </w:rPr>
              <w:fldChar w:fldCharType="end"/>
            </w:r>
            <w:r>
              <w:t>)</w:t>
            </w:r>
            <w:bookmarkEnd w:id="124"/>
          </w:p>
        </w:tc>
      </w:tr>
    </w:tbl>
    <w:p w14:paraId="3D7814FA" w14:textId="77777777" w:rsidR="007968A0" w:rsidRDefault="007968A0" w:rsidP="007656C5">
      <w:pPr>
        <w:pStyle w:val="BPDPNormln"/>
        <w:ind w:firstLine="0"/>
      </w:pPr>
    </w:p>
    <w:p w14:paraId="280D92AB" w14:textId="50DE1B9B" w:rsidR="00812672" w:rsidRDefault="00812672" w:rsidP="00812672">
      <w:pPr>
        <w:pStyle w:val="BPDPNormln"/>
        <w:ind w:firstLine="0"/>
      </w:pPr>
      <w:r>
        <w:t xml:space="preserve">Šířka pásma se spočítá dle vztahu </w:t>
      </w:r>
      <w:r w:rsidR="00D8303D">
        <w:fldChar w:fldCharType="begin"/>
      </w:r>
      <w:r w:rsidR="00D8303D">
        <w:instrText xml:space="preserve"> REF _Ref33226847 \h </w:instrText>
      </w:r>
      <w:r w:rsidR="00D8303D">
        <w:fldChar w:fldCharType="separate"/>
      </w:r>
      <w:r w:rsidR="002B7859">
        <w:t>(</w:t>
      </w:r>
      <w:r w:rsidR="002B7859">
        <w:rPr>
          <w:noProof/>
        </w:rPr>
        <w:t>3</w:t>
      </w:r>
      <w:r w:rsidR="002B7859">
        <w:t>.</w:t>
      </w:r>
      <w:r w:rsidR="002B7859">
        <w:rPr>
          <w:noProof/>
        </w:rPr>
        <w:t>15</w:t>
      </w:r>
      <w:r w:rsidR="002B7859">
        <w:t>)</w:t>
      </w:r>
      <w:r w:rsidR="00D8303D">
        <w:fldChar w:fldCharType="end"/>
      </w:r>
      <w:r>
        <w:t>.</w:t>
      </w:r>
    </w:p>
    <w:p w14:paraId="1231B5F3" w14:textId="77777777" w:rsidR="00812672" w:rsidRDefault="00812672" w:rsidP="00812672">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12672" w14:paraId="29EBD50C" w14:textId="77777777" w:rsidTr="007656C5">
        <w:tc>
          <w:tcPr>
            <w:tcW w:w="750" w:type="pct"/>
          </w:tcPr>
          <w:p w14:paraId="28108A26" w14:textId="77777777" w:rsidR="00812672" w:rsidRDefault="00812672" w:rsidP="008B45A1"/>
        </w:tc>
        <w:tc>
          <w:tcPr>
            <w:tcW w:w="0" w:type="auto"/>
          </w:tcPr>
          <w:p w14:paraId="1D90A242" w14:textId="0BA3E290" w:rsidR="00812672" w:rsidRDefault="00FD0138" w:rsidP="00B509D7">
            <w:pPr>
              <w:jc w:val="center"/>
            </w:pPr>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x</m:t>
                      </m:r>
                    </m:num>
                    <m:den>
                      <m:r>
                        <w:rPr>
                          <w:rFonts w:ascii="Cambria Math" w:hAnsi="Cambria Math"/>
                        </w:rPr>
                        <m:t>n</m:t>
                      </m:r>
                    </m:den>
                  </m:f>
                </m:sup>
              </m:sSup>
            </m:oMath>
            <w:r w:rsidR="00812672">
              <w:t xml:space="preserve"> </w:t>
            </w:r>
          </w:p>
        </w:tc>
        <w:tc>
          <w:tcPr>
            <w:tcW w:w="750" w:type="pct"/>
            <w:tcMar>
              <w:right w:w="0" w:type="dxa"/>
            </w:tcMar>
            <w:vAlign w:val="center"/>
          </w:tcPr>
          <w:p w14:paraId="50AD7845" w14:textId="57A87632" w:rsidR="00812672" w:rsidRDefault="00812672" w:rsidP="00812672">
            <w:pPr>
              <w:jc w:val="right"/>
            </w:pPr>
            <w:bookmarkStart w:id="125" w:name="_Ref33226847"/>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15</w:t>
            </w:r>
            <w:r w:rsidR="001C2707">
              <w:rPr>
                <w:noProof/>
              </w:rPr>
              <w:fldChar w:fldCharType="end"/>
            </w:r>
            <w:r>
              <w:t>)</w:t>
            </w:r>
            <w:bookmarkEnd w:id="125"/>
          </w:p>
        </w:tc>
      </w:tr>
    </w:tbl>
    <w:p w14:paraId="4E1F7677" w14:textId="77777777" w:rsidR="00812672" w:rsidRDefault="00812672" w:rsidP="00812672">
      <w:pPr>
        <w:pStyle w:val="BPDPNormln"/>
        <w:ind w:firstLine="0"/>
      </w:pPr>
    </w:p>
    <w:p w14:paraId="4A1B4877" w14:textId="6A90DF96" w:rsidR="00935BE9" w:rsidRDefault="00812672" w:rsidP="00812672">
      <w:pPr>
        <w:pStyle w:val="BPDPNormln"/>
        <w:ind w:firstLine="0"/>
      </w:pPr>
      <w:r>
        <w:t>Kde G = 10</w:t>
      </w:r>
      <w:r>
        <w:rPr>
          <w:vertAlign w:val="superscript"/>
        </w:rPr>
        <w:t>3/10</w:t>
      </w:r>
      <w:r>
        <w:t xml:space="preserve">, </w:t>
      </w:r>
      <w:proofErr w:type="spellStart"/>
      <w:r>
        <w:t>f</w:t>
      </w:r>
      <w:r>
        <w:rPr>
          <w:vertAlign w:val="subscript"/>
        </w:rPr>
        <w:t>ref</w:t>
      </w:r>
      <w:proofErr w:type="spellEnd"/>
      <w:r>
        <w:t xml:space="preserve"> = 1 kHz, n je počet pásem </w:t>
      </w:r>
      <w:r w:rsidR="00DE0CD0">
        <w:t>na</w:t>
      </w:r>
      <w:r>
        <w:t> oktáv</w:t>
      </w:r>
      <w:r w:rsidR="00DE0CD0">
        <w:t>u</w:t>
      </w:r>
      <w:r>
        <w:t xml:space="preserve"> a x je pořadí filtru. [6] Jako počáteční realizace banky filtrů, byla zvolena banka třetino-oktávových filtr</w:t>
      </w:r>
      <w:r w:rsidR="00DE0CD0">
        <w:t>ů</w:t>
      </w:r>
      <w:r>
        <w:t>. N</w:t>
      </w:r>
      <w:r w:rsidR="00892EDB">
        <w:t>a</w:t>
      </w:r>
      <w:r w:rsidR="00520F59">
        <w:t> </w:t>
      </w:r>
      <w:r w:rsidR="00892EDB">
        <w:t>obrázku</w:t>
      </w:r>
      <w:r w:rsidR="00EC643D">
        <w:t xml:space="preserve"> </w:t>
      </w:r>
      <w:r w:rsidR="0098573B">
        <w:t>(</w:t>
      </w:r>
      <w:r w:rsidR="0098573B" w:rsidRPr="0098573B">
        <w:fldChar w:fldCharType="begin"/>
      </w:r>
      <w:r w:rsidR="0098573B" w:rsidRPr="0098573B">
        <w:instrText xml:space="preserve"> REF _Ref33221695 \h  \* MERGEFORMAT </w:instrText>
      </w:r>
      <w:r w:rsidR="0098573B" w:rsidRPr="0098573B">
        <w:fldChar w:fldCharType="separate"/>
      </w:r>
      <w:r w:rsidR="002B7859" w:rsidRPr="00935BE9">
        <w:t xml:space="preserve">Obr. </w:t>
      </w:r>
      <w:r w:rsidR="002B7859" w:rsidRPr="002B7859">
        <w:rPr>
          <w:noProof/>
        </w:rPr>
        <w:t>3</w:t>
      </w:r>
      <w:r w:rsidR="002B7859">
        <w:t>.</w:t>
      </w:r>
      <w:r w:rsidR="002B7859" w:rsidRPr="002B7859">
        <w:rPr>
          <w:noProof/>
        </w:rPr>
        <w:t>3</w:t>
      </w:r>
      <w:r w:rsidR="0098573B" w:rsidRPr="0098573B">
        <w:fldChar w:fldCharType="end"/>
      </w:r>
      <w:r w:rsidR="0098573B">
        <w:t>)</w:t>
      </w:r>
      <w:r w:rsidR="00892EDB">
        <w:t xml:space="preserve"> je znázorněna modulová </w:t>
      </w:r>
      <w:r w:rsidR="00EC643D">
        <w:t>frekvenční</w:t>
      </w:r>
      <w:r w:rsidR="00892EDB">
        <w:t xml:space="preserve"> charakteristika banky třetino-oktávových filtrů realizovaná v </w:t>
      </w:r>
      <w:proofErr w:type="spellStart"/>
      <w:r w:rsidR="00892EDB">
        <w:t>Matlabu</w:t>
      </w:r>
      <w:proofErr w:type="spellEnd"/>
      <w:r w:rsidR="00892EDB">
        <w:t>.</w:t>
      </w:r>
      <w:r w:rsidR="00935BE9">
        <w:t xml:space="preserve"> Pro názornost je zobrazena v rozsahu 100 až 400 Hz.</w:t>
      </w:r>
      <w:r w:rsidR="00EC643D">
        <w:t xml:space="preserve"> </w:t>
      </w:r>
    </w:p>
    <w:p w14:paraId="13B7E83B" w14:textId="77777777" w:rsidR="00935BE9" w:rsidRDefault="00935BE9" w:rsidP="00EB4EBE">
      <w:pPr>
        <w:pStyle w:val="BPDPNormln"/>
      </w:pPr>
    </w:p>
    <w:p w14:paraId="1154E199" w14:textId="77777777" w:rsidR="00935BE9" w:rsidRDefault="00935BE9" w:rsidP="00935BE9">
      <w:pPr>
        <w:pStyle w:val="BPDPNormln"/>
        <w:keepNext/>
        <w:jc w:val="center"/>
      </w:pPr>
      <w:r>
        <w:rPr>
          <w:noProof/>
        </w:rPr>
        <w:lastRenderedPageBreak/>
        <w:drawing>
          <wp:inline distT="0" distB="0" distL="0" distR="0" wp14:anchorId="3170554B" wp14:editId="0BDFB9FC">
            <wp:extent cx="4327200" cy="3240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a_filtru.emf"/>
                    <pic:cNvPicPr/>
                  </pic:nvPicPr>
                  <pic:blipFill>
                    <a:blip r:embed="rId20">
                      <a:extLst>
                        <a:ext uri="{28A0092B-C50C-407E-A947-70E740481C1C}">
                          <a14:useLocalDpi xmlns:a14="http://schemas.microsoft.com/office/drawing/2010/main" val="0"/>
                        </a:ext>
                      </a:extLst>
                    </a:blip>
                    <a:stretch>
                      <a:fillRect/>
                    </a:stretch>
                  </pic:blipFill>
                  <pic:spPr>
                    <a:xfrm>
                      <a:off x="0" y="0"/>
                      <a:ext cx="4327200" cy="3240000"/>
                    </a:xfrm>
                    <a:prstGeom prst="rect">
                      <a:avLst/>
                    </a:prstGeom>
                  </pic:spPr>
                </pic:pic>
              </a:graphicData>
            </a:graphic>
          </wp:inline>
        </w:drawing>
      </w:r>
    </w:p>
    <w:p w14:paraId="005F6CF9" w14:textId="46400C02" w:rsidR="00935BE9" w:rsidRPr="00935BE9" w:rsidRDefault="00935BE9" w:rsidP="00935BE9">
      <w:pPr>
        <w:pStyle w:val="Titulek"/>
        <w:jc w:val="center"/>
        <w:rPr>
          <w:b w:val="0"/>
        </w:rPr>
      </w:pPr>
      <w:bookmarkStart w:id="126" w:name="_Ref33221695"/>
      <w:bookmarkStart w:id="127" w:name="_Toc40436444"/>
      <w:r w:rsidRPr="00935BE9">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3</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3</w:t>
      </w:r>
      <w:r w:rsidR="00C53017">
        <w:rPr>
          <w:b w:val="0"/>
        </w:rPr>
        <w:fldChar w:fldCharType="end"/>
      </w:r>
      <w:bookmarkEnd w:id="126"/>
      <w:r w:rsidRPr="00935BE9">
        <w:rPr>
          <w:b w:val="0"/>
        </w:rPr>
        <w:t>: Modulová frekvenční charakteristika banky filtrů</w:t>
      </w:r>
      <w:bookmarkEnd w:id="127"/>
    </w:p>
    <w:p w14:paraId="25ABB12B" w14:textId="77777777" w:rsidR="0024279E" w:rsidRDefault="0024279E">
      <w:pPr>
        <w:spacing w:line="240" w:lineRule="auto"/>
        <w:ind w:left="0"/>
        <w:rPr>
          <w:color w:val="000000"/>
        </w:rPr>
      </w:pPr>
      <w:r>
        <w:br w:type="page"/>
      </w:r>
    </w:p>
    <w:p w14:paraId="67E43D62" w14:textId="46B886A1" w:rsidR="00B53C4B" w:rsidRPr="0053274A" w:rsidRDefault="00B53C4B" w:rsidP="00935BE9">
      <w:pPr>
        <w:pStyle w:val="BPDPNormln"/>
        <w:jc w:val="center"/>
      </w:pPr>
    </w:p>
    <w:p w14:paraId="3A13C9E5" w14:textId="1137F9F2" w:rsidR="00BC1D8E" w:rsidRDefault="003F37D5" w:rsidP="003F37D5">
      <w:pPr>
        <w:pStyle w:val="Nadpis1"/>
      </w:pPr>
      <w:bookmarkStart w:id="128" w:name="_Toc40436410"/>
      <w:commentRangeStart w:id="129"/>
      <w:r>
        <w:t>Analýza hlavních komponent</w:t>
      </w:r>
      <w:commentRangeEnd w:id="129"/>
      <w:r w:rsidR="008952C7">
        <w:rPr>
          <w:rStyle w:val="Odkaznakoment"/>
          <w:b w:val="0"/>
          <w:bCs w:val="0"/>
          <w:caps w:val="0"/>
          <w:kern w:val="0"/>
        </w:rPr>
        <w:commentReference w:id="129"/>
      </w:r>
      <w:bookmarkEnd w:id="128"/>
    </w:p>
    <w:p w14:paraId="4AF22503" w14:textId="579A9927" w:rsidR="0039742C" w:rsidRDefault="00D049E0" w:rsidP="00DF4BD4">
      <w:pPr>
        <w:pStyle w:val="BPDPNormln"/>
        <w:ind w:firstLine="0"/>
        <w:rPr>
          <w:ins w:id="130" w:author="Konzal Jan (164745) [2]" w:date="2020-05-09T15:12:00Z"/>
        </w:rPr>
      </w:pPr>
      <w:r>
        <w:t xml:space="preserve">Analýza hlavních komponent </w:t>
      </w:r>
      <w:r w:rsidR="00E47654">
        <w:t xml:space="preserve">(PCA, </w:t>
      </w:r>
      <w:proofErr w:type="spellStart"/>
      <w:r w:rsidR="00E47654">
        <w:rPr>
          <w:sz w:val="23"/>
          <w:szCs w:val="23"/>
        </w:rPr>
        <w:t>principal</w:t>
      </w:r>
      <w:proofErr w:type="spellEnd"/>
      <w:r w:rsidR="00E47654">
        <w:rPr>
          <w:sz w:val="23"/>
          <w:szCs w:val="23"/>
        </w:rPr>
        <w:t xml:space="preserve"> </w:t>
      </w:r>
      <w:proofErr w:type="spellStart"/>
      <w:r w:rsidR="00E47654">
        <w:rPr>
          <w:sz w:val="23"/>
          <w:szCs w:val="23"/>
        </w:rPr>
        <w:t>component</w:t>
      </w:r>
      <w:proofErr w:type="spellEnd"/>
      <w:r w:rsidR="00E47654">
        <w:rPr>
          <w:sz w:val="23"/>
          <w:szCs w:val="23"/>
        </w:rPr>
        <w:t xml:space="preserve"> </w:t>
      </w:r>
      <w:proofErr w:type="spellStart"/>
      <w:r w:rsidR="00E47654">
        <w:rPr>
          <w:sz w:val="23"/>
          <w:szCs w:val="23"/>
        </w:rPr>
        <w:t>analysis</w:t>
      </w:r>
      <w:proofErr w:type="spellEnd"/>
      <w:r w:rsidR="00E47654">
        <w:t>) je jednou z nejpoužívanější</w:t>
      </w:r>
      <w:r w:rsidR="003675FE">
        <w:t>ch</w:t>
      </w:r>
      <w:r w:rsidR="00CF6CD3">
        <w:t xml:space="preserve"> metod pro analýzu více</w:t>
      </w:r>
      <w:r w:rsidR="00E47654">
        <w:t>rozměrných dat</w:t>
      </w:r>
      <w:r w:rsidR="0003398E">
        <w:t xml:space="preserve"> a</w:t>
      </w:r>
      <w:r w:rsidR="00E47654">
        <w:t xml:space="preserve"> redukci </w:t>
      </w:r>
      <w:r w:rsidR="0003398E">
        <w:t xml:space="preserve">jejich </w:t>
      </w:r>
      <w:proofErr w:type="spellStart"/>
      <w:r w:rsidR="00E47654">
        <w:t>dimenzionalit</w:t>
      </w:r>
      <w:r w:rsidR="0003398E">
        <w:t>y</w:t>
      </w:r>
      <w:proofErr w:type="spellEnd"/>
      <w:r w:rsidR="00A5472A">
        <w:t xml:space="preserve">. </w:t>
      </w:r>
      <w:r w:rsidR="00F3552F">
        <w:t xml:space="preserve">Metoda může být popsána jako lineární transformace vstupních proměnných na nové nekorelované, </w:t>
      </w:r>
      <w:r w:rsidR="0003398E">
        <w:t>které</w:t>
      </w:r>
      <w:r w:rsidR="00F3552F">
        <w:t xml:space="preserve"> nazýváme hlavními komponentami. Hlavní komponenty jsou na sobě nezávislé a jsou seřazeny podle </w:t>
      </w:r>
      <w:ins w:id="131" w:author="Konzal Jan (164745) [2]" w:date="2020-05-06T16:22:00Z">
        <w:r w:rsidR="00D31180">
          <w:t>obsahu</w:t>
        </w:r>
      </w:ins>
      <w:ins w:id="132" w:author="Konzal Jan (164745) [2]" w:date="2020-05-06T16:23:00Z">
        <w:r w:rsidR="00D31180">
          <w:t xml:space="preserve"> </w:t>
        </w:r>
      </w:ins>
      <w:commentRangeStart w:id="133"/>
      <w:commentRangeStart w:id="134"/>
      <w:ins w:id="135" w:author="Konzal Jan (164745) [2]" w:date="2020-03-17T18:54:00Z">
        <w:r w:rsidR="004F2ADD">
          <w:t>rozptylu</w:t>
        </w:r>
      </w:ins>
      <w:commentRangeEnd w:id="133"/>
      <w:r w:rsidR="0003398E">
        <w:rPr>
          <w:rStyle w:val="Odkaznakoment"/>
          <w:color w:val="auto"/>
        </w:rPr>
        <w:commentReference w:id="133"/>
      </w:r>
      <w:commentRangeEnd w:id="134"/>
      <w:r w:rsidR="00D31180">
        <w:rPr>
          <w:rStyle w:val="Odkaznakoment"/>
          <w:color w:val="auto"/>
        </w:rPr>
        <w:commentReference w:id="134"/>
      </w:r>
      <w:ins w:id="136" w:author="Konzal Jan (164745) [2]" w:date="2020-05-06T16:22:00Z">
        <w:r w:rsidR="00D31180">
          <w:t xml:space="preserve"> původních </w:t>
        </w:r>
      </w:ins>
      <w:ins w:id="137" w:author="Konzal Jan (164745) [2]" w:date="2020-05-06T16:23:00Z">
        <w:r w:rsidR="00D31180">
          <w:t>proměnných v nich obsažených</w:t>
        </w:r>
      </w:ins>
      <w:r w:rsidR="00F3552F">
        <w:t xml:space="preserve">. První jsou komponenty s vysokým rozptylem. Komponenty s nízkým rozptylem nejsou pro další analýzu použity, tím dojde k redukci dat neboli odstranění Redundance.  </w:t>
      </w:r>
      <w:r w:rsidR="00A5472A">
        <w:t xml:space="preserve">Toto může být využito ke grafickému znázornění vícerozměrných dat, k čemuž se používají první dvě nebo tři hlavní komponenty. První hlavní komponenta </w:t>
      </w:r>
      <w:r w:rsidR="004D573A">
        <w:t>bývá v některých případech využita jako komplexní ukazatel, tedy rozložení dat je vyjádřeno pouze první hlavní komponentou</w:t>
      </w:r>
      <w:r w:rsidR="009C4CFC">
        <w:t xml:space="preserve">. </w:t>
      </w:r>
      <w:ins w:id="138" w:author="Konzal Jan (164745) [2]" w:date="2020-05-09T11:44:00Z">
        <w:r w:rsidR="009C4CFC">
          <w:t>PCA byla vyvinuta pro data s mnoharozměrným normálním rozdělení. Není vhodná pro analýzu v</w:t>
        </w:r>
      </w:ins>
      <w:ins w:id="139" w:author="Konzal Jan (164745) [2]" w:date="2020-05-09T11:45:00Z">
        <w:r w:rsidR="009C4CFC">
          <w:t>í</w:t>
        </w:r>
      </w:ins>
      <w:ins w:id="140" w:author="Konzal Jan (164745) [2]" w:date="2020-05-09T11:44:00Z">
        <w:r w:rsidR="009C4CFC">
          <w:t>ce</w:t>
        </w:r>
      </w:ins>
      <w:ins w:id="141" w:author="Konzal Jan (164745) [2]" w:date="2020-05-09T11:45:00Z">
        <w:r w:rsidR="009C4CFC">
          <w:t xml:space="preserve"> </w:t>
        </w:r>
      </w:ins>
      <w:ins w:id="142" w:author="Konzal Jan (164745) [2]" w:date="2020-05-09T11:44:00Z">
        <w:r w:rsidR="009C4CFC">
          <w:t>stavov</w:t>
        </w:r>
      </w:ins>
      <w:ins w:id="143" w:author="Konzal Jan (164745) [2]" w:date="2020-05-09T11:45:00Z">
        <w:r w:rsidR="009C4CFC">
          <w:t>á</w:t>
        </w:r>
      </w:ins>
      <w:ins w:id="144" w:author="Konzal Jan (164745) [2]" w:date="2020-05-09T11:44:00Z">
        <w:r w:rsidR="009C4CFC">
          <w:t xml:space="preserve"> kvalitativní data, na které nelze aplikovat euklidovskou metriku. </w:t>
        </w:r>
      </w:ins>
      <w:ins w:id="145" w:author="Konzal Jan (164745) [2]" w:date="2020-05-09T11:45:00Z">
        <w:r w:rsidR="009C4CFC">
          <w:t xml:space="preserve">PCA také není vhodná pro data, která obsahují </w:t>
        </w:r>
      </w:ins>
      <w:ins w:id="146" w:author="Konzal Jan (164745) [2]" w:date="2020-05-09T11:46:00Z">
        <w:r w:rsidR="009D4187">
          <w:t>velké množství nul.</w:t>
        </w:r>
      </w:ins>
      <w:ins w:id="147" w:author="Konzal Jan (164745) [2]" w:date="2020-05-09T11:47:00Z">
        <w:r w:rsidR="009D4187">
          <w:t xml:space="preserve"> Je vhodné, aby počet proměnných nepřevyšoval počet prvků. Obecně je doporučeno</w:t>
        </w:r>
      </w:ins>
      <w:ins w:id="148" w:author="Konzal Jan (164745) [2]" w:date="2020-05-09T11:48:00Z">
        <w:r w:rsidR="009D4187">
          <w:t xml:space="preserve">, aby se počet prvků blížil druhé mocnině počtu </w:t>
        </w:r>
        <w:proofErr w:type="spellStart"/>
        <w:r w:rsidR="009D4187">
          <w:t>proměnných.</w:t>
        </w:r>
      </w:ins>
      <w:del w:id="149" w:author="Konzal Jan (164745) [2]" w:date="2020-05-09T11:45:00Z">
        <w:r w:rsidR="009C4CFC" w:rsidDel="009C4CFC">
          <w:delText xml:space="preserve"> </w:delText>
        </w:r>
      </w:del>
      <w:r w:rsidR="004D573A">
        <w:t>Často</w:t>
      </w:r>
      <w:proofErr w:type="spellEnd"/>
      <w:r w:rsidR="004D573A">
        <w:t xml:space="preserve"> bývá metoda hlavních komponent součástí komplexnější analýzy dat.</w:t>
      </w:r>
      <w:r w:rsidR="00A5472A">
        <w:t xml:space="preserve"> </w:t>
      </w:r>
      <w:r w:rsidR="00B2247C">
        <w:t>[11</w:t>
      </w:r>
      <w:r w:rsidR="006935CA">
        <w:t>, 12</w:t>
      </w:r>
      <w:r w:rsidR="00C97A5B">
        <w:t>, 13</w:t>
      </w:r>
      <w:r w:rsidR="00B2247C">
        <w:t>]</w:t>
      </w:r>
    </w:p>
    <w:p w14:paraId="60F2644D" w14:textId="75B74DFE" w:rsidR="0039742C" w:rsidRPr="0039742C" w:rsidRDefault="0039742C" w:rsidP="00AA3469">
      <w:pPr>
        <w:pStyle w:val="BPDPNormln"/>
      </w:pPr>
      <w:commentRangeStart w:id="150"/>
      <w:ins w:id="151" w:author="Konzal Jan (164745) [2]" w:date="2020-05-09T15:14:00Z">
        <w:r>
          <w:t xml:space="preserve">Signál, který prošel bankou filtrů má </w:t>
        </w:r>
      </w:ins>
      <w:ins w:id="152" w:author="Konzal Jan (164745) [2]" w:date="2020-05-09T15:15:00Z">
        <w:r>
          <w:t xml:space="preserve">tolik dimenzí, do kolika je rozdělen pásem. </w:t>
        </w:r>
      </w:ins>
      <w:ins w:id="153" w:author="Konzal Jan (164745) [2]" w:date="2020-05-09T15:22:00Z">
        <w:r w:rsidR="00515F02">
          <w:t xml:space="preserve">Pro snížení náročnosti </w:t>
        </w:r>
      </w:ins>
      <w:ins w:id="154" w:author="Konzal Jan (164745) [2]" w:date="2020-05-09T15:23:00Z">
        <w:r w:rsidR="00515F02">
          <w:t xml:space="preserve">následných výpočtů </w:t>
        </w:r>
      </w:ins>
      <w:ins w:id="155" w:author="Konzal Jan (164745) [2]" w:date="2020-05-09T15:24:00Z">
        <w:r w:rsidR="00515F02">
          <w:t xml:space="preserve">a tím i procesního zpoždění, </w:t>
        </w:r>
      </w:ins>
      <w:ins w:id="156" w:author="Konzal Jan (164745) [2]" w:date="2020-05-09T15:23:00Z">
        <w:r w:rsidR="00515F02">
          <w:t xml:space="preserve">byla hledána </w:t>
        </w:r>
      </w:ins>
      <w:ins w:id="157" w:author="Konzal Jan (164745) [2]" w:date="2020-05-09T15:24:00Z">
        <w:r w:rsidR="00515F02">
          <w:t>metoda pro snížení počtu dimenzí signá</w:t>
        </w:r>
      </w:ins>
      <w:ins w:id="158" w:author="Konzal Jan (164745) [2]" w:date="2020-05-09T15:25:00Z">
        <w:r w:rsidR="00515F02">
          <w:t>lu. Tedy k odstranění redundance.</w:t>
        </w:r>
      </w:ins>
      <w:ins w:id="159" w:author="Konzal Jan (164745) [2]" w:date="2020-05-09T15:22:00Z">
        <w:r w:rsidR="00515F02">
          <w:t xml:space="preserve"> </w:t>
        </w:r>
      </w:ins>
      <w:ins w:id="160" w:author="Konzal Jan (164745) [2]" w:date="2020-05-09T15:25:00Z">
        <w:r w:rsidR="00515F02">
          <w:t xml:space="preserve">Analýza hlavních komponent (PCA, </w:t>
        </w:r>
        <w:proofErr w:type="spellStart"/>
        <w:r w:rsidR="00515F02">
          <w:rPr>
            <w:sz w:val="23"/>
            <w:szCs w:val="23"/>
          </w:rPr>
          <w:t>principal</w:t>
        </w:r>
        <w:proofErr w:type="spellEnd"/>
        <w:r w:rsidR="00515F02">
          <w:rPr>
            <w:sz w:val="23"/>
            <w:szCs w:val="23"/>
          </w:rPr>
          <w:t xml:space="preserve"> </w:t>
        </w:r>
        <w:proofErr w:type="spellStart"/>
        <w:r w:rsidR="00515F02">
          <w:rPr>
            <w:sz w:val="23"/>
            <w:szCs w:val="23"/>
          </w:rPr>
          <w:t>component</w:t>
        </w:r>
        <w:proofErr w:type="spellEnd"/>
        <w:r w:rsidR="00515F02">
          <w:rPr>
            <w:sz w:val="23"/>
            <w:szCs w:val="23"/>
          </w:rPr>
          <w:t xml:space="preserve"> </w:t>
        </w:r>
        <w:proofErr w:type="spellStart"/>
        <w:r w:rsidR="00515F02">
          <w:rPr>
            <w:sz w:val="23"/>
            <w:szCs w:val="23"/>
          </w:rPr>
          <w:t>analysis</w:t>
        </w:r>
        <w:proofErr w:type="spellEnd"/>
        <w:r w:rsidR="00515F02">
          <w:t xml:space="preserve">) je jednou z nejpoužívanějších metod pro analýzu vícerozměrných dat a redukci jejich </w:t>
        </w:r>
        <w:proofErr w:type="spellStart"/>
        <w:r w:rsidR="00515F02">
          <w:t>dimenzionality</w:t>
        </w:r>
        <w:proofErr w:type="spellEnd"/>
        <w:r w:rsidR="00515F02">
          <w:t xml:space="preserve">. </w:t>
        </w:r>
      </w:ins>
      <w:ins w:id="161" w:author="Konzal Jan (164745) [2]" w:date="2020-05-09T15:26:00Z">
        <w:r w:rsidR="00515F02">
          <w:t xml:space="preserve">Metoda může být popsána jako lineární transformace vstupních proměnných na nové nekorelované, které nazýváme hlavními komponentami. </w:t>
        </w:r>
      </w:ins>
      <w:ins w:id="162" w:author="Konzal Jan (164745) [2]" w:date="2020-05-09T15:27:00Z">
        <w:r w:rsidR="00515F02">
          <w:t>Z geometrického hlediska dochá</w:t>
        </w:r>
      </w:ins>
      <w:ins w:id="163" w:author="Konzal Jan (164745) [2]" w:date="2020-05-09T15:28:00Z">
        <w:r w:rsidR="00515F02">
          <w:t>z</w:t>
        </w:r>
      </w:ins>
      <w:ins w:id="164" w:author="Konzal Jan (164745) [2]" w:date="2020-05-09T15:27:00Z">
        <w:r w:rsidR="00515F02">
          <w:t xml:space="preserve">í </w:t>
        </w:r>
      </w:ins>
      <w:ins w:id="165" w:author="Konzal Jan (164745) [2]" w:date="2020-05-09T15:28:00Z">
        <w:r w:rsidR="00515F02">
          <w:t xml:space="preserve">k hledání nového prostoru, ve kterém lze </w:t>
        </w:r>
      </w:ins>
      <w:ins w:id="166" w:author="Konzal Jan (164745) [2]" w:date="2020-05-09T15:29:00Z">
        <w:r w:rsidR="00515F02">
          <w:t xml:space="preserve">popsat rozložení vstupních dat, pomocí menšího počtu os označovaných jako hlavní komponenty. </w:t>
        </w:r>
      </w:ins>
      <w:ins w:id="167" w:author="Konzal Jan (164745) [2]" w:date="2020-05-09T15:31:00Z">
        <w:r w:rsidR="00515F02">
          <w:t>PCA byla vyvinuta pro data s mnoharozměrným normálním rozdělení. Není vhodná pro analýzu více stavová kvalitativní data, na které nelze aplikovat euklidovskou metriku. PCA také není vhodná pro data, která obsahují velké množství nul. Je vhodné, aby počet proměnných nepřevyšoval počet prvků. Obecně je doporučeno, aby se počet prvků blížil druhé mocnině počtu proměnných.</w:t>
        </w:r>
      </w:ins>
      <w:ins w:id="168" w:author="Konzal Jan (164745) [2]" w:date="2020-05-09T15:32:00Z">
        <w:r w:rsidR="00AA3469">
          <w:t xml:space="preserve"> </w:t>
        </w:r>
      </w:ins>
      <w:ins w:id="169" w:author="Konzal Jan (164745) [2]" w:date="2020-05-09T15:31:00Z">
        <w:r w:rsidR="00515F02">
          <w:t>Často bývá metoda hlavních komponent součástí komplexnější analýzy dat.</w:t>
        </w:r>
        <w:commentRangeEnd w:id="150"/>
        <w:r w:rsidR="00515F02">
          <w:rPr>
            <w:rStyle w:val="Odkaznakoment"/>
            <w:color w:val="auto"/>
          </w:rPr>
          <w:commentReference w:id="150"/>
        </w:r>
      </w:ins>
    </w:p>
    <w:p w14:paraId="2797738C" w14:textId="77777777" w:rsidR="00DF4BD4" w:rsidRPr="00D049E0" w:rsidRDefault="00DF4BD4" w:rsidP="00D049E0">
      <w:pPr>
        <w:pStyle w:val="BPDPNormln"/>
      </w:pPr>
    </w:p>
    <w:p w14:paraId="78387A47" w14:textId="77777777" w:rsidR="009A5AFE" w:rsidRDefault="00D049E0" w:rsidP="00DF4BD4">
      <w:pPr>
        <w:pStyle w:val="Nadpis2"/>
      </w:pPr>
      <w:bookmarkStart w:id="170" w:name="_Toc40436411"/>
      <w:r>
        <w:t>Princip</w:t>
      </w:r>
      <w:bookmarkEnd w:id="170"/>
    </w:p>
    <w:p w14:paraId="29B7ED61" w14:textId="143805BB" w:rsidR="009A5AFE" w:rsidRDefault="007F7A73" w:rsidP="00DF4BD4">
      <w:pPr>
        <w:pStyle w:val="BPDPNormln"/>
        <w:ind w:firstLine="0"/>
        <w:rPr>
          <w:ins w:id="171" w:author="Konzal Jan (164745) [2]" w:date="2020-05-09T15:33:00Z"/>
        </w:rPr>
      </w:pPr>
      <w:r>
        <w:t xml:space="preserve">Cílem metody hlavních komponent je </w:t>
      </w:r>
      <w:r w:rsidR="00723D3B">
        <w:t xml:space="preserve">zobrazení </w:t>
      </w:r>
      <w:r>
        <w:t>vstupních</w:t>
      </w:r>
      <w:r w:rsidR="00723D3B">
        <w:t xml:space="preserve">, obecně vícerozměrných, dat </w:t>
      </w:r>
      <w:r>
        <w:t xml:space="preserve">do </w:t>
      </w:r>
      <w:r w:rsidR="00723D3B">
        <w:t xml:space="preserve">nového prostoru s nižší dimenzí. Tento nový prostor je reprezentován sadou </w:t>
      </w:r>
      <w:r>
        <w:t xml:space="preserve">latentních výstupních proměnných. Výstupní proměnné označované jako hlavní komponenty </w:t>
      </w:r>
      <w:r w:rsidR="00723D3B">
        <w:t xml:space="preserve">jsou vzájemně nekorelované, popisují téměř v neredukované míře přesně </w:t>
      </w:r>
      <w:del w:id="172" w:author="Konzal Jan (164745) [2]" w:date="2020-05-09T15:33:00Z">
        <w:r w:rsidR="00723D3B" w:rsidDel="00AA3469">
          <w:delText xml:space="preserve"> </w:delText>
        </w:r>
      </w:del>
      <w:r w:rsidR="00723D3B">
        <w:t xml:space="preserve">rozložení původních znaků a poskytují </w:t>
      </w:r>
      <w:r>
        <w:t xml:space="preserve">vhodnější vlastnosti pro další analýzu. </w:t>
      </w:r>
      <w:r w:rsidR="00612E41">
        <w:t>[11]</w:t>
      </w:r>
    </w:p>
    <w:p w14:paraId="4440A589" w14:textId="6A5F841D" w:rsidR="00AA3469" w:rsidRPr="00AA3469" w:rsidRDefault="00AA3469" w:rsidP="001C2707">
      <w:pPr>
        <w:pStyle w:val="BPDPNormln"/>
      </w:pPr>
      <w:ins w:id="173" w:author="Konzal Jan (164745) [2]" w:date="2020-05-09T15:34:00Z">
        <w:r>
          <w:t>Metoda hlavních komponent transformuje vstupní, obecně v</w:t>
        </w:r>
      </w:ins>
      <w:ins w:id="174" w:author="Konzal Jan (164745) [2]" w:date="2020-05-09T15:35:00Z">
        <w:r>
          <w:t>í</w:t>
        </w:r>
      </w:ins>
      <w:ins w:id="175" w:author="Konzal Jan (164745) [2]" w:date="2020-05-09T15:34:00Z">
        <w:r>
          <w:t>cerozměrn</w:t>
        </w:r>
      </w:ins>
      <w:ins w:id="176" w:author="Konzal Jan (164745) [2]" w:date="2020-05-09T15:35:00Z">
        <w:r>
          <w:t>á</w:t>
        </w:r>
      </w:ins>
      <w:ins w:id="177" w:author="Konzal Jan (164745) [2]" w:date="2020-05-09T15:34:00Z">
        <w:r>
          <w:t>, data</w:t>
        </w:r>
      </w:ins>
      <w:ins w:id="178" w:author="Konzal Jan (164745) [2]" w:date="2020-05-09T15:35:00Z">
        <w:r>
          <w:t xml:space="preserve"> do nového prostoru s nižší dimenzí. </w:t>
        </w:r>
      </w:ins>
    </w:p>
    <w:p w14:paraId="48D88758" w14:textId="2D72206D" w:rsidR="004D573A" w:rsidRDefault="00582070" w:rsidP="009A5AFE">
      <w:pPr>
        <w:pStyle w:val="BPDPNormln"/>
      </w:pPr>
      <w:r>
        <w:lastRenderedPageBreak/>
        <w:t xml:space="preserve">Pro jednoduchost si představme objekty rozmístěny ve dvourozměrném prostoru popsány souřadnicemi </w:t>
      </w:r>
      <w:r w:rsidRPr="00582070">
        <w:rPr>
          <w:i/>
        </w:rPr>
        <w:t>X</w:t>
      </w:r>
      <w:r>
        <w:t xml:space="preserve"> a </w:t>
      </w:r>
      <w:r w:rsidRPr="00582070">
        <w:rPr>
          <w:i/>
        </w:rPr>
        <w:t>Y</w:t>
      </w:r>
      <w:r w:rsidR="003C7BF7">
        <w:rPr>
          <w:i/>
        </w:rPr>
        <w:t xml:space="preserve"> </w:t>
      </w:r>
      <w:r w:rsidR="003C7BF7" w:rsidRPr="003C7BF7">
        <w:t>(</w:t>
      </w:r>
      <w:r w:rsidR="003C7BF7" w:rsidRPr="003C7BF7">
        <w:fldChar w:fldCharType="begin"/>
      </w:r>
      <w:r w:rsidR="003C7BF7" w:rsidRPr="003C7BF7">
        <w:rPr>
          <w:i/>
        </w:rPr>
        <w:instrText xml:space="preserve"> REF _Ref40107256 \h </w:instrText>
      </w:r>
      <w:r w:rsidR="003C7BF7" w:rsidRPr="003C7BF7">
        <w:instrText xml:space="preserve"> \* MERGEFORMAT </w:instrText>
      </w:r>
      <w:r w:rsidR="003C7BF7" w:rsidRPr="003C7BF7">
        <w:fldChar w:fldCharType="separate"/>
      </w:r>
      <w:r w:rsidR="002B7859" w:rsidRPr="004D573A">
        <w:t xml:space="preserve">Obr. </w:t>
      </w:r>
      <w:r w:rsidR="002B7859" w:rsidRPr="002B7859">
        <w:rPr>
          <w:noProof/>
        </w:rPr>
        <w:t>4</w:t>
      </w:r>
      <w:r w:rsidR="002B7859">
        <w:t>.</w:t>
      </w:r>
      <w:r w:rsidR="002B7859" w:rsidRPr="002B7859">
        <w:rPr>
          <w:noProof/>
        </w:rPr>
        <w:t>1</w:t>
      </w:r>
      <w:r w:rsidR="003C7BF7" w:rsidRPr="003C7BF7">
        <w:fldChar w:fldCharType="end"/>
      </w:r>
      <w:r w:rsidR="003C7BF7">
        <w:t xml:space="preserve"> A)</w:t>
      </w:r>
      <w:r w:rsidR="004D573A">
        <w:t>.</w:t>
      </w:r>
    </w:p>
    <w:p w14:paraId="161D2C76" w14:textId="77777777" w:rsidR="004D573A" w:rsidRDefault="004D573A" w:rsidP="009A5AFE">
      <w:pPr>
        <w:pStyle w:val="BPDPNormln"/>
      </w:pPr>
    </w:p>
    <w:p w14:paraId="67B53467" w14:textId="2E687863" w:rsidR="004D573A" w:rsidRDefault="00620A15" w:rsidP="004D573A">
      <w:pPr>
        <w:pStyle w:val="BPDPNormln"/>
        <w:keepNext/>
        <w:jc w:val="center"/>
      </w:pPr>
      <w:r>
        <w:rPr>
          <w:noProof/>
        </w:rPr>
        <w:drawing>
          <wp:inline distT="0" distB="0" distL="0" distR="0" wp14:anchorId="78DF3152" wp14:editId="6D52411C">
            <wp:extent cx="5399405" cy="2372360"/>
            <wp:effectExtent l="0" t="0" r="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 princip.emf"/>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2360"/>
                    </a:xfrm>
                    <a:prstGeom prst="rect">
                      <a:avLst/>
                    </a:prstGeom>
                  </pic:spPr>
                </pic:pic>
              </a:graphicData>
            </a:graphic>
          </wp:inline>
        </w:drawing>
      </w:r>
    </w:p>
    <w:p w14:paraId="3582C011" w14:textId="1DDFFCA2" w:rsidR="004D573A" w:rsidRPr="004D573A" w:rsidRDefault="004D573A" w:rsidP="004D573A">
      <w:pPr>
        <w:pStyle w:val="Titulek"/>
        <w:jc w:val="center"/>
        <w:rPr>
          <w:b w:val="0"/>
        </w:rPr>
      </w:pPr>
      <w:bookmarkStart w:id="179" w:name="_Ref40107256"/>
      <w:bookmarkStart w:id="180" w:name="_Ref33538146"/>
      <w:bookmarkStart w:id="181" w:name="_Toc40436445"/>
      <w:r w:rsidRPr="004D573A">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1</w:t>
      </w:r>
      <w:r w:rsidR="00C53017">
        <w:rPr>
          <w:b w:val="0"/>
        </w:rPr>
        <w:fldChar w:fldCharType="end"/>
      </w:r>
      <w:bookmarkEnd w:id="179"/>
      <w:r>
        <w:rPr>
          <w:b w:val="0"/>
        </w:rPr>
        <w:t xml:space="preserve">: </w:t>
      </w:r>
      <w:proofErr w:type="gramStart"/>
      <w:r w:rsidR="003C7BF7">
        <w:rPr>
          <w:b w:val="0"/>
        </w:rPr>
        <w:t>A - o</w:t>
      </w:r>
      <w:r w:rsidRPr="004D573A">
        <w:rPr>
          <w:b w:val="0"/>
        </w:rPr>
        <w:t>bjekty</w:t>
      </w:r>
      <w:proofErr w:type="gramEnd"/>
      <w:r w:rsidRPr="004D573A">
        <w:rPr>
          <w:b w:val="0"/>
        </w:rPr>
        <w:t xml:space="preserve"> v prostoru souřadnic X a Y</w:t>
      </w:r>
      <w:bookmarkEnd w:id="180"/>
      <w:r w:rsidR="003C7BF7">
        <w:rPr>
          <w:b w:val="0"/>
        </w:rPr>
        <w:t xml:space="preserve"> B - objekty v novém prostoru X</w:t>
      </w:r>
      <w:r w:rsidR="003C7BF7" w:rsidRPr="003C7BF7">
        <w:rPr>
          <w:b w:val="0"/>
          <w:vertAlign w:val="subscript"/>
        </w:rPr>
        <w:t>2</w:t>
      </w:r>
      <w:r w:rsidR="003C7BF7">
        <w:rPr>
          <w:b w:val="0"/>
        </w:rPr>
        <w:t xml:space="preserve"> a Y</w:t>
      </w:r>
      <w:r w:rsidR="003C7BF7" w:rsidRPr="003C7BF7">
        <w:rPr>
          <w:b w:val="0"/>
          <w:vertAlign w:val="subscript"/>
        </w:rPr>
        <w:t>2</w:t>
      </w:r>
      <w:bookmarkEnd w:id="181"/>
    </w:p>
    <w:p w14:paraId="2F31DDD3" w14:textId="6A6DA461" w:rsidR="003C7BF7" w:rsidRDefault="00582070" w:rsidP="003C7BF7">
      <w:pPr>
        <w:pStyle w:val="BPDPNormln"/>
      </w:pPr>
      <w:r>
        <w:t>Pootáčením souřadného systému j</w:t>
      </w:r>
      <w:r w:rsidR="00CF6CD3">
        <w:t>e nalezen nový prostor, který lé</w:t>
      </w:r>
      <w:r>
        <w:t xml:space="preserve">pe popisuje rozložení </w:t>
      </w:r>
      <w:r w:rsidR="003B3C99">
        <w:t xml:space="preserve">objektů. Takovýto nový prostor má nové souřadnice </w:t>
      </w:r>
      <w:r w:rsidR="003B3C99" w:rsidRPr="003B3C99">
        <w:rPr>
          <w:i/>
        </w:rPr>
        <w:t>X</w:t>
      </w:r>
      <w:r w:rsidR="003B3C99" w:rsidRPr="003B3C99">
        <w:rPr>
          <w:i/>
          <w:vertAlign w:val="subscript"/>
        </w:rPr>
        <w:t>2</w:t>
      </w:r>
      <w:r w:rsidR="003B3C99">
        <w:rPr>
          <w:vertAlign w:val="subscript"/>
        </w:rPr>
        <w:t xml:space="preserve"> </w:t>
      </w:r>
      <w:r w:rsidR="003B3C99">
        <w:t>a</w:t>
      </w:r>
      <w:r w:rsidR="00F34C13">
        <w:t> </w:t>
      </w:r>
      <w:r w:rsidR="003B3C99" w:rsidRPr="003B3C99">
        <w:rPr>
          <w:i/>
        </w:rPr>
        <w:t>Y</w:t>
      </w:r>
      <w:r w:rsidR="003B3C99" w:rsidRPr="003B3C99">
        <w:rPr>
          <w:i/>
          <w:vertAlign w:val="subscript"/>
        </w:rPr>
        <w:t>2</w:t>
      </w:r>
      <w:r w:rsidR="003B3C99">
        <w:t xml:space="preserve">, ty jsou dány lineární </w:t>
      </w:r>
      <w:r w:rsidR="003C7BF7">
        <w:t>k</w:t>
      </w:r>
      <w:r w:rsidR="003B3C99">
        <w:t xml:space="preserve">ombinací původních souřadnic </w:t>
      </w:r>
      <w:r w:rsidR="003B3C99" w:rsidRPr="003B3C99">
        <w:rPr>
          <w:i/>
        </w:rPr>
        <w:t>X, Y</w:t>
      </w:r>
      <w:r w:rsidR="003C7BF7">
        <w:t xml:space="preserve"> (</w:t>
      </w:r>
      <w:r w:rsidR="003C7BF7" w:rsidRPr="003C7BF7">
        <w:fldChar w:fldCharType="begin"/>
      </w:r>
      <w:r w:rsidR="003C7BF7" w:rsidRPr="003C7BF7">
        <w:instrText xml:space="preserve"> REF _Ref40107256 \h  \* MERGEFORMAT </w:instrText>
      </w:r>
      <w:r w:rsidR="003C7BF7" w:rsidRPr="003C7BF7">
        <w:fldChar w:fldCharType="separate"/>
      </w:r>
      <w:r w:rsidR="002B7859" w:rsidRPr="004D573A">
        <w:t xml:space="preserve">Obr. </w:t>
      </w:r>
      <w:r w:rsidR="002B7859" w:rsidRPr="002B7859">
        <w:rPr>
          <w:noProof/>
        </w:rPr>
        <w:t>4</w:t>
      </w:r>
      <w:r w:rsidR="002B7859">
        <w:t>.</w:t>
      </w:r>
      <w:r w:rsidR="002B7859" w:rsidRPr="002B7859">
        <w:rPr>
          <w:noProof/>
        </w:rPr>
        <w:t>1</w:t>
      </w:r>
      <w:r w:rsidR="003C7BF7" w:rsidRPr="003C7BF7">
        <w:fldChar w:fldCharType="end"/>
      </w:r>
      <w:r w:rsidR="003C7BF7">
        <w:t xml:space="preserve"> B)</w:t>
      </w:r>
      <w:r w:rsidR="003B3C99">
        <w:t xml:space="preserve">. </w:t>
      </w:r>
    </w:p>
    <w:p w14:paraId="16EF6DA7" w14:textId="2717AD6A" w:rsidR="001963E9" w:rsidRDefault="003B3C99" w:rsidP="003C7BF7">
      <w:pPr>
        <w:pStyle w:val="BPDPNormln"/>
      </w:pPr>
      <w:r>
        <w:t>Jsou-li objekty rozloženy na přímce, po nalezení nového prostoru</w:t>
      </w:r>
      <w:r w:rsidR="00CF6CD3">
        <w:t>,</w:t>
      </w:r>
      <w:r>
        <w:t xml:space="preserve"> doj</w:t>
      </w:r>
      <w:r w:rsidR="00CF6CD3">
        <w:t>d</w:t>
      </w:r>
      <w:r>
        <w:t>e k popisu jejich rozložení pomocí pouze jedné souřadnice. Toto je hlavní princip redukce dimenzí prostor</w:t>
      </w:r>
      <w:r w:rsidR="00B064EF">
        <w:t>u</w:t>
      </w:r>
      <w:r>
        <w:t>. K popisu rozložení objektů pomocí jedné nové souřadnice zpravidla nedochází</w:t>
      </w:r>
      <w:r w:rsidR="006F71A2">
        <w:t>.</w:t>
      </w:r>
      <w:r>
        <w:t xml:space="preserve"> </w:t>
      </w:r>
      <w:r w:rsidR="006F71A2">
        <w:t>Proto</w:t>
      </w:r>
      <w:r>
        <w:t xml:space="preserve"> je hledán nový prostor, kde je</w:t>
      </w:r>
      <w:r w:rsidR="006F71A2">
        <w:t xml:space="preserve"> rozložení objektů co nejpřesněji popsané</w:t>
      </w:r>
      <w:r w:rsidR="00CF6CD3">
        <w:t>, v co nejmenším počtu</w:t>
      </w:r>
      <w:r w:rsidR="006F71A2">
        <w:t xml:space="preserve"> souřadnic</w:t>
      </w:r>
      <w:r w:rsidR="00723D3B">
        <w:t xml:space="preserve"> </w:t>
      </w:r>
      <w:r w:rsidR="006F71A2">
        <w:t>tak</w:t>
      </w:r>
      <w:r w:rsidR="00723D3B">
        <w:t>,</w:t>
      </w:r>
      <w:r w:rsidR="006F71A2">
        <w:t xml:space="preserve"> aby souřadnice</w:t>
      </w:r>
      <w:r w:rsidR="003E455F">
        <w:t>,</w:t>
      </w:r>
      <w:r w:rsidR="006F71A2">
        <w:t xml:space="preserve"> které mají malý vliv na</w:t>
      </w:r>
      <w:r w:rsidR="00520F59">
        <w:t> </w:t>
      </w:r>
      <w:r w:rsidR="006F71A2">
        <w:t>rozložení objektů</w:t>
      </w:r>
      <w:r w:rsidR="00CF6CD3">
        <w:t>,</w:t>
      </w:r>
      <w:r w:rsidR="006F71A2">
        <w:t xml:space="preserve"> mohly být zanedbány. </w:t>
      </w:r>
      <w:r w:rsidR="00C40285">
        <w:t xml:space="preserve">Matematický popis </w:t>
      </w:r>
      <w:r w:rsidR="00893821">
        <w:t>tohoto principu je dán</w:t>
      </w:r>
      <w:r w:rsidR="00C40285">
        <w:t xml:space="preserve"> j</w:t>
      </w:r>
      <w:r w:rsidR="00893821">
        <w:t>ako</w:t>
      </w:r>
      <w:r w:rsidR="00C40285">
        <w:t xml:space="preserve"> odchylka všech bodů od redukované reprezentace, popsaná minimální střední kvadratickou odchylkou.</w:t>
      </w:r>
      <w:r w:rsidR="005341AC">
        <w:t xml:space="preserve"> </w:t>
      </w:r>
    </w:p>
    <w:p w14:paraId="28D2EFE2" w14:textId="77777777" w:rsidR="001963E9" w:rsidRDefault="001963E9" w:rsidP="004D573A">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1963E9" w14:paraId="707FEC45" w14:textId="77777777" w:rsidTr="00624EDD">
        <w:tc>
          <w:tcPr>
            <w:tcW w:w="750" w:type="pct"/>
          </w:tcPr>
          <w:p w14:paraId="6D6CE59C" w14:textId="77777777" w:rsidR="001963E9" w:rsidRDefault="001963E9" w:rsidP="008B45A1"/>
        </w:tc>
        <w:tc>
          <w:tcPr>
            <w:tcW w:w="0" w:type="auto"/>
          </w:tcPr>
          <w:p w14:paraId="05B175EE" w14:textId="2EAC242A" w:rsidR="001963E9" w:rsidRDefault="00FD0138" w:rsidP="00B509D7">
            <w:pPr>
              <w:jc w:val="center"/>
            </w:pPr>
            <m:oMathPara>
              <m:oMath>
                <m:sSubSup>
                  <m:sSubSupPr>
                    <m:ctrlPr>
                      <w:rPr>
                        <w:rFonts w:ascii="Cambria Math" w:hAnsi="Cambria Math"/>
                        <w:i/>
                      </w:rPr>
                    </m:ctrlPr>
                  </m:sSubSupPr>
                  <m:e>
                    <m:r>
                      <w:rPr>
                        <w:rFonts w:ascii="Cambria Math" w:hAnsi="Cambria Math"/>
                      </w:rPr>
                      <m:t>ε</m:t>
                    </m:r>
                  </m:e>
                  <m:sub>
                    <m:r>
                      <w:rPr>
                        <w:rFonts w:ascii="Cambria Math" w:hAnsi="Cambria Math"/>
                      </w:rPr>
                      <m:t>k</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oMath>
            </m:oMathPara>
          </w:p>
        </w:tc>
        <w:tc>
          <w:tcPr>
            <w:tcW w:w="750" w:type="pct"/>
            <w:tcMar>
              <w:right w:w="0" w:type="dxa"/>
            </w:tcMar>
            <w:vAlign w:val="center"/>
          </w:tcPr>
          <w:p w14:paraId="0405E070" w14:textId="67302828" w:rsidR="001963E9" w:rsidRDefault="001963E9" w:rsidP="00624EDD">
            <w:pPr>
              <w:jc w:val="right"/>
            </w:pPr>
            <w:bookmarkStart w:id="182" w:name="_Ref33602296"/>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w:t>
            </w:r>
            <w:r w:rsidR="001C2707">
              <w:rPr>
                <w:noProof/>
              </w:rPr>
              <w:fldChar w:fldCharType="end"/>
            </w:r>
            <w:r>
              <w:t>)</w:t>
            </w:r>
            <w:bookmarkEnd w:id="182"/>
          </w:p>
        </w:tc>
      </w:tr>
    </w:tbl>
    <w:p w14:paraId="020B20BF" w14:textId="77777777" w:rsidR="001963E9" w:rsidRDefault="001963E9" w:rsidP="004D573A">
      <w:pPr>
        <w:pStyle w:val="BPDPNormln"/>
        <w:ind w:firstLine="0"/>
      </w:pPr>
    </w:p>
    <w:p w14:paraId="4C06A1FA" w14:textId="77777777" w:rsidR="001963E9" w:rsidRDefault="001963E9" w:rsidP="004D573A">
      <w:pPr>
        <w:pStyle w:val="BPDPNormln"/>
        <w:ind w:firstLine="0"/>
      </w:pPr>
    </w:p>
    <w:p w14:paraId="101A782F" w14:textId="1FDC0A61" w:rsidR="00BA6C35" w:rsidRDefault="00624EDD" w:rsidP="004D573A">
      <w:pPr>
        <w:pStyle w:val="BPDPNormln"/>
        <w:ind w:firstLine="0"/>
      </w:pPr>
      <w:r>
        <w:t xml:space="preserve">Kde </w:t>
      </w:r>
      <w:proofErr w:type="spellStart"/>
      <w:r>
        <w:t>x</w:t>
      </w:r>
      <w:r w:rsidRPr="00624EDD">
        <w:rPr>
          <w:vertAlign w:val="subscript"/>
        </w:rPr>
        <w:t>k</w:t>
      </w:r>
      <w:proofErr w:type="spellEnd"/>
      <w:r>
        <w:t xml:space="preserve"> je původní </w:t>
      </w:r>
      <w:r w:rsidR="00787BB0">
        <w:t>reprezentace</w:t>
      </w:r>
      <w:r>
        <w:t xml:space="preserve"> a </w:t>
      </w:r>
      <w:proofErr w:type="spellStart"/>
      <w:r w:rsidR="003C7BF7">
        <w:t>x‘</w:t>
      </w:r>
      <w:r w:rsidRPr="00624EDD">
        <w:rPr>
          <w:vertAlign w:val="subscript"/>
        </w:rPr>
        <w:t>k</w:t>
      </w:r>
      <w:proofErr w:type="spellEnd"/>
      <w:r>
        <w:t xml:space="preserve"> </w:t>
      </w:r>
      <w:r w:rsidR="00787BB0">
        <w:t>redukovaná reprezentace</w:t>
      </w:r>
      <w:r>
        <w:t xml:space="preserve">. </w:t>
      </w:r>
      <w:r w:rsidR="005341AC">
        <w:t xml:space="preserve">Analýza dat pomocí metody hlavních komponent se počítá nejčastěji dvěma </w:t>
      </w:r>
      <w:r w:rsidR="00893821">
        <w:t>způsoby</w:t>
      </w:r>
      <w:r w:rsidR="005341AC">
        <w:t>, a to</w:t>
      </w:r>
      <w:r w:rsidR="00893821">
        <w:t xml:space="preserve"> </w:t>
      </w:r>
      <w:proofErr w:type="spellStart"/>
      <w:r w:rsidR="005341AC">
        <w:t>kovarianční</w:t>
      </w:r>
      <w:proofErr w:type="spellEnd"/>
      <w:r w:rsidR="005341AC">
        <w:t xml:space="preserve"> matici nebo matici korelačních koeficientů. [</w:t>
      </w:r>
      <w:r w:rsidR="0022350C">
        <w:t>9,</w:t>
      </w:r>
      <w:r w:rsidR="006F0AB1">
        <w:t xml:space="preserve"> </w:t>
      </w:r>
      <w:r w:rsidR="0022350C">
        <w:t>10,</w:t>
      </w:r>
      <w:r w:rsidR="006F0AB1">
        <w:t xml:space="preserve"> </w:t>
      </w:r>
      <w:r w:rsidR="0022350C">
        <w:t>11</w:t>
      </w:r>
      <w:r w:rsidR="006F0AB1">
        <w:t>, 12</w:t>
      </w:r>
      <w:r w:rsidR="005341AC">
        <w:t>]</w:t>
      </w:r>
    </w:p>
    <w:p w14:paraId="628163A9" w14:textId="77777777" w:rsidR="00DF4BD4" w:rsidRDefault="00DF4BD4" w:rsidP="009A5AFE">
      <w:pPr>
        <w:pStyle w:val="BPDPNormln"/>
      </w:pPr>
    </w:p>
    <w:p w14:paraId="18D93A44" w14:textId="77777777" w:rsidR="005341AC" w:rsidRDefault="00DF4BD4" w:rsidP="005341AC">
      <w:pPr>
        <w:pStyle w:val="Nadpis3"/>
      </w:pPr>
      <w:bookmarkStart w:id="183" w:name="_Toc40436412"/>
      <w:proofErr w:type="spellStart"/>
      <w:r>
        <w:t>K</w:t>
      </w:r>
      <w:r w:rsidR="005341AC">
        <w:t>ovarianční</w:t>
      </w:r>
      <w:proofErr w:type="spellEnd"/>
      <w:r w:rsidR="005341AC">
        <w:t xml:space="preserve"> matice</w:t>
      </w:r>
      <w:bookmarkEnd w:id="183"/>
    </w:p>
    <w:p w14:paraId="6BA0EBA5" w14:textId="09C403F1" w:rsidR="0043017E" w:rsidRDefault="00E42735" w:rsidP="00DF4BD4">
      <w:pPr>
        <w:pStyle w:val="BPDPNormln"/>
        <w:ind w:firstLine="0"/>
      </w:pPr>
      <w:r>
        <w:t>Analýza hlavních komponent s </w:t>
      </w:r>
      <w:proofErr w:type="spellStart"/>
      <w:r>
        <w:t>kovarianční</w:t>
      </w:r>
      <w:proofErr w:type="spellEnd"/>
      <w:r>
        <w:t xml:space="preserve"> maticí se někdy nazývá též centrovaná PCA.</w:t>
      </w:r>
      <w:ins w:id="184" w:author="Konzal Jan (164745)" w:date="2020-02-26T09:38:00Z">
        <w:r w:rsidR="009E53D7">
          <w:fldChar w:fldCharType="begin"/>
        </w:r>
        <w:r w:rsidR="009E53D7">
          <w:instrText xml:space="preserve"> REF _Ref32489285 \h </w:instrText>
        </w:r>
      </w:ins>
      <w:r w:rsidR="009E53D7">
        <w:fldChar w:fldCharType="separate"/>
      </w:r>
      <w:r w:rsidR="002B7859">
        <w:t>(</w:t>
      </w:r>
      <w:r w:rsidR="002B7859">
        <w:rPr>
          <w:noProof/>
        </w:rPr>
        <w:t>4</w:t>
      </w:r>
      <w:r w:rsidR="002B7859">
        <w:t>.</w:t>
      </w:r>
      <w:r w:rsidR="002B7859">
        <w:rPr>
          <w:noProof/>
        </w:rPr>
        <w:t>4</w:t>
      </w:r>
      <w:r w:rsidR="002B7859">
        <w:t>)</w:t>
      </w:r>
      <w:ins w:id="185" w:author="Konzal Jan (164745)" w:date="2020-02-26T09:38:00Z">
        <w:r w:rsidR="009E53D7">
          <w:fldChar w:fldCharType="end"/>
        </w:r>
      </w:ins>
      <w:r w:rsidR="009E53D7">
        <w:t xml:space="preserve">, </w:t>
      </w:r>
      <w:r w:rsidR="009E53D7">
        <w:fldChar w:fldCharType="begin"/>
      </w:r>
      <w:r w:rsidR="009E53D7">
        <w:instrText xml:space="preserve"> REF _Ref32587789 \h </w:instrText>
      </w:r>
      <w:r w:rsidR="009E53D7">
        <w:fldChar w:fldCharType="separate"/>
      </w:r>
      <w:r w:rsidR="002B7859">
        <w:t>(</w:t>
      </w:r>
      <w:r w:rsidR="002B7859">
        <w:rPr>
          <w:noProof/>
        </w:rPr>
        <w:t>4</w:t>
      </w:r>
      <w:r w:rsidR="002B7859">
        <w:t>.</w:t>
      </w:r>
      <w:r w:rsidR="002B7859">
        <w:rPr>
          <w:noProof/>
        </w:rPr>
        <w:t>5</w:t>
      </w:r>
      <w:r w:rsidR="002B7859">
        <w:t>)</w:t>
      </w:r>
      <w:r w:rsidR="009E53D7">
        <w:fldChar w:fldCharType="end"/>
      </w:r>
      <w:r w:rsidR="008C7054">
        <w:t xml:space="preserve">. Počátek nového souřadného systému je </w:t>
      </w:r>
      <w:r w:rsidR="00F51345">
        <w:t xml:space="preserve">posunut do </w:t>
      </w:r>
      <w:proofErr w:type="spellStart"/>
      <w:r w:rsidR="00F51345">
        <w:t>centroidu</w:t>
      </w:r>
      <w:proofErr w:type="spellEnd"/>
      <w:r w:rsidR="00F51345">
        <w:t xml:space="preserve"> objektů. Vzdálenosti mezi objekty se s převodem do nového souřadného systému nemění. </w:t>
      </w:r>
      <w:r w:rsidR="00755703">
        <w:t xml:space="preserve">Součet vlastních hodnot </w:t>
      </w:r>
      <w:proofErr w:type="spellStart"/>
      <w:r w:rsidR="00755703">
        <w:t>kovarianční</w:t>
      </w:r>
      <w:proofErr w:type="spellEnd"/>
      <w:r w:rsidR="00755703">
        <w:t xml:space="preserve"> matice je roven součtu rozptylů proměnných. </w:t>
      </w:r>
    </w:p>
    <w:p w14:paraId="33E181B5" w14:textId="6D39D8EA" w:rsidR="0043017E" w:rsidRDefault="0043017E" w:rsidP="00DF4BD4">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3017E" w14:paraId="2186AC6D" w14:textId="77777777" w:rsidTr="00314A13">
        <w:tc>
          <w:tcPr>
            <w:tcW w:w="750" w:type="pct"/>
          </w:tcPr>
          <w:p w14:paraId="38EF286E" w14:textId="77777777" w:rsidR="0043017E" w:rsidRDefault="0043017E" w:rsidP="008B45A1"/>
        </w:tc>
        <w:tc>
          <w:tcPr>
            <w:tcW w:w="0" w:type="auto"/>
          </w:tcPr>
          <w:p w14:paraId="49EEDAA7" w14:textId="1B4EA6FA" w:rsidR="0043017E" w:rsidRDefault="00FD0138" w:rsidP="00B509D7">
            <w:pPr>
              <w:jc w:val="center"/>
            </w:pPr>
            <m:oMathPara>
              <m:oMath>
                <m:sSup>
                  <m:sSupPr>
                    <m:ctrlPr>
                      <w:rPr>
                        <w:rFonts w:ascii="Cambria Math" w:hAnsi="Cambria Math"/>
                        <w:i/>
                      </w:rPr>
                    </m:ctrlPr>
                  </m:sSupPr>
                  <m:e>
                    <m:r>
                      <w:rPr>
                        <w:rFonts w:ascii="Cambria Math" w:hAnsi="Cambria Math"/>
                      </w:rPr>
                      <m:t>ε</m:t>
                    </m:r>
                  </m:e>
                  <m:sup>
                    <m:r>
                      <w:rPr>
                        <w:rFonts w:ascii="Cambria Math" w:hAnsi="Cambria Math"/>
                      </w:rPr>
                      <m:t>2</m:t>
                    </m:r>
                  </m:sup>
                </m:sSup>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e>
                        </m:d>
                      </m:e>
                      <m:sup>
                        <m:r>
                          <w:rPr>
                            <w:rStyle w:val="Zstupntext"/>
                            <w:rFonts w:ascii="Cambria Math" w:hAnsi="Cambria Math"/>
                            <w:color w:val="auto"/>
                          </w:rPr>
                          <m:t>2</m:t>
                        </m:r>
                      </m:sup>
                    </m:sSup>
                  </m:e>
                </m:nary>
                <m:r>
                  <w:rPr>
                    <w:rStyle w:val="Zstupntext"/>
                    <w:rFonts w:ascii="Cambria Math" w:hAnsi="Cambria Math"/>
                    <w:color w:val="auto"/>
                  </w:rPr>
                  <m:t>=</m:t>
                </m:r>
                <m:nary>
                  <m:naryPr>
                    <m:chr m:val="∑"/>
                    <m:limLoc m:val="undOvr"/>
                    <m:ctrlPr>
                      <w:rPr>
                        <w:rStyle w:val="Zstupntext"/>
                        <w:rFonts w:ascii="Cambria Math" w:hAnsi="Cambria Math"/>
                        <w:i/>
                        <w:color w:val="auto"/>
                      </w:rPr>
                    </m:ctrlPr>
                  </m:naryPr>
                  <m:sub>
                    <m:r>
                      <w:rPr>
                        <w:rStyle w:val="Zstupntext"/>
                        <w:rFonts w:ascii="Cambria Math" w:hAnsi="Cambria Math"/>
                        <w:color w:val="auto"/>
                      </w:rPr>
                      <m:t>i=1</m:t>
                    </m:r>
                  </m:sub>
                  <m:sup>
                    <m:r>
                      <w:rPr>
                        <w:rStyle w:val="Zstupntext"/>
                        <w:rFonts w:ascii="Cambria Math" w:hAnsi="Cambria Math"/>
                        <w:color w:val="auto"/>
                      </w:rPr>
                      <m:t>n</m:t>
                    </m:r>
                  </m:sup>
                  <m:e>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e>
                </m:nary>
              </m:oMath>
            </m:oMathPara>
          </w:p>
        </w:tc>
        <w:tc>
          <w:tcPr>
            <w:tcW w:w="750" w:type="pct"/>
            <w:tcMar>
              <w:right w:w="0" w:type="dxa"/>
            </w:tcMar>
            <w:vAlign w:val="center"/>
          </w:tcPr>
          <w:p w14:paraId="6B471893" w14:textId="2EAE183F" w:rsidR="0043017E" w:rsidRDefault="0043017E" w:rsidP="00314A13">
            <w:pPr>
              <w:jc w:val="center"/>
            </w:pPr>
            <w:r>
              <w:t>(</w:t>
            </w:r>
            <w:ins w:id="186" w:author="Konzal Jan (164745) [2]" w:date="2020-03-17T17:22:00Z">
              <w:r w:rsidR="0042187D">
                <w:fldChar w:fldCharType="begin"/>
              </w:r>
              <w:r w:rsidR="0042187D">
                <w:instrText xml:space="preserve"> STYLEREF 1 \s </w:instrText>
              </w:r>
            </w:ins>
            <w:r w:rsidR="0042187D">
              <w:fldChar w:fldCharType="separate"/>
            </w:r>
            <w:r w:rsidR="002B7859">
              <w:rPr>
                <w:noProof/>
              </w:rPr>
              <w:t>4</w:t>
            </w:r>
            <w:ins w:id="187"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2</w:t>
            </w:r>
            <w:r w:rsidR="001C2707">
              <w:rPr>
                <w:noProof/>
              </w:rPr>
              <w:fldChar w:fldCharType="end"/>
            </w:r>
            <w:r>
              <w:t>)</w:t>
            </w:r>
          </w:p>
        </w:tc>
      </w:tr>
    </w:tbl>
    <w:p w14:paraId="5F4372E1" w14:textId="399B14E7" w:rsidR="0043017E" w:rsidRDefault="0043017E" w:rsidP="00DF4BD4">
      <w:pPr>
        <w:pStyle w:val="BPDPNormln"/>
        <w:ind w:firstLine="0"/>
      </w:pPr>
    </w:p>
    <w:p w14:paraId="0D7DC2BB" w14:textId="77777777" w:rsidR="0043017E" w:rsidRDefault="0043017E" w:rsidP="00DF4BD4">
      <w:pPr>
        <w:pStyle w:val="BPDPNormln"/>
        <w:ind w:firstLine="0"/>
      </w:pPr>
    </w:p>
    <w:p w14:paraId="609CFD72" w14:textId="1D162BFF" w:rsidR="006F783D" w:rsidRPr="00B7447E" w:rsidRDefault="00314A13" w:rsidP="00DF4BD4">
      <w:pPr>
        <w:pStyle w:val="BPDPNormln"/>
        <w:ind w:firstLine="0"/>
      </w:pPr>
      <w:r>
        <w:t xml:space="preserve">Kde </w:t>
      </w:r>
      <w:proofErr w:type="spellStart"/>
      <w:r w:rsidRPr="00314A13">
        <w:t>λ</w:t>
      </w:r>
      <w:r w:rsidRPr="00314A13">
        <w:rPr>
          <w:vertAlign w:val="subscript"/>
        </w:rPr>
        <w:t>i</w:t>
      </w:r>
      <w:proofErr w:type="spellEnd"/>
      <w:r>
        <w:t xml:space="preserve"> jsou vlastní čísla. </w:t>
      </w:r>
      <w:r w:rsidR="00F51345">
        <w:t>Tato metoda výpočtu PCA se hodí pro data, která jsou ve</w:t>
      </w:r>
      <w:r w:rsidR="00F34C13">
        <w:t> </w:t>
      </w:r>
      <w:r w:rsidR="00F51345">
        <w:t xml:space="preserve">stejných </w:t>
      </w:r>
      <w:commentRangeStart w:id="188"/>
      <w:commentRangeStart w:id="189"/>
      <w:r w:rsidR="00F51345">
        <w:t>jednotkách</w:t>
      </w:r>
      <w:commentRangeEnd w:id="188"/>
      <w:r w:rsidR="00893821">
        <w:rPr>
          <w:rStyle w:val="Odkaznakoment"/>
          <w:color w:val="auto"/>
        </w:rPr>
        <w:commentReference w:id="188"/>
      </w:r>
      <w:commentRangeEnd w:id="189"/>
      <w:r w:rsidR="00B6682F">
        <w:rPr>
          <w:rStyle w:val="Odkaznakoment"/>
          <w:color w:val="auto"/>
        </w:rPr>
        <w:commentReference w:id="189"/>
      </w:r>
      <w:r w:rsidR="00B6682F">
        <w:t xml:space="preserve"> a ve stejné škále</w:t>
      </w:r>
      <w:r w:rsidR="00F51345">
        <w:t>. Nebo pro data v rozdílných jednotkách, které lze přepočítat na</w:t>
      </w:r>
      <w:r w:rsidR="00F34C13">
        <w:t> </w:t>
      </w:r>
      <w:r w:rsidR="00F51345">
        <w:t>stejné číselné reprezentace.</w:t>
      </w:r>
      <w:r w:rsidR="00B704E8">
        <w:t xml:space="preserve"> [9]</w:t>
      </w:r>
    </w:p>
    <w:p w14:paraId="01B3E7D8" w14:textId="77777777" w:rsidR="006F0AB1" w:rsidRPr="006F0AB1" w:rsidRDefault="00DF4BD4" w:rsidP="006F0AB1">
      <w:pPr>
        <w:pStyle w:val="Nadpis3"/>
      </w:pPr>
      <w:bookmarkStart w:id="190" w:name="_Toc40436413"/>
      <w:r>
        <w:t>M</w:t>
      </w:r>
      <w:r w:rsidR="006F0AB1">
        <w:t>atice korelační koeficientů</w:t>
      </w:r>
      <w:bookmarkEnd w:id="190"/>
    </w:p>
    <w:p w14:paraId="6DD1EC62" w14:textId="664869FD" w:rsidR="005341AC" w:rsidRDefault="00755703" w:rsidP="00DF4BD4">
      <w:pPr>
        <w:pStyle w:val="BPDPNormln"/>
        <w:ind w:firstLine="0"/>
      </w:pPr>
      <w:r>
        <w:t>Vstupní data</w:t>
      </w:r>
      <w:r w:rsidR="008A6953">
        <w:t>,</w:t>
      </w:r>
      <w:r>
        <w:t xml:space="preserve"> jsou </w:t>
      </w:r>
      <w:r w:rsidR="00314A13">
        <w:t xml:space="preserve">normalizována </w:t>
      </w:r>
      <w:r>
        <w:t>na jednotkový rozptyl a nulový průměr. Součet hodnot matice korelačních koeficientů je roven počtu proměnných. Počet proměnný</w:t>
      </w:r>
      <w:r w:rsidR="00CF6CD3">
        <w:t>ch</w:t>
      </w:r>
      <w:r>
        <w:t xml:space="preserve"> určuje řád korelační matice. Počátek nového souřadného systému je opět posunut do</w:t>
      </w:r>
      <w:r w:rsidR="00F34C13">
        <w:t> </w:t>
      </w:r>
      <w:proofErr w:type="spellStart"/>
      <w:r>
        <w:t>centroidu</w:t>
      </w:r>
      <w:proofErr w:type="spellEnd"/>
      <w:r>
        <w:t xml:space="preserve"> objektů. Po normalizaci původních proměnných na jednotkový rozptyl, vzdálenosti mezi objekty již nejsou </w:t>
      </w:r>
      <w:r w:rsidR="006F783D">
        <w:t>závislé na jednotkách, v kterých byly naměřeny. Tato m</w:t>
      </w:r>
      <w:r w:rsidR="00A53157">
        <w:t>etoda se hodí pro data vyjádřená</w:t>
      </w:r>
      <w:r w:rsidR="006F783D">
        <w:t xml:space="preserve"> ve zcela rozdílných jednotkách</w:t>
      </w:r>
      <w:r w:rsidR="002B5D8B">
        <w:t>, a nelze je vyjádřit ve stejné číselné škále.</w:t>
      </w:r>
      <w:r w:rsidR="006F783D">
        <w:t xml:space="preserve"> </w:t>
      </w:r>
      <w:r w:rsidR="00B704E8">
        <w:t>[9</w:t>
      </w:r>
      <w:r w:rsidR="002B5D8B">
        <w:t>, 10</w:t>
      </w:r>
      <w:r w:rsidR="00B704E8">
        <w:t>]</w:t>
      </w:r>
    </w:p>
    <w:p w14:paraId="29665E2C" w14:textId="77777777" w:rsidR="00C94445" w:rsidRDefault="00C94445" w:rsidP="00DF4BD4">
      <w:pPr>
        <w:pStyle w:val="BPDPNormln"/>
        <w:ind w:firstLine="0"/>
      </w:pPr>
    </w:p>
    <w:p w14:paraId="57377E0C" w14:textId="77777777" w:rsidR="00C94445" w:rsidRDefault="00C94445" w:rsidP="00C94445">
      <w:pPr>
        <w:pStyle w:val="Nadpis2"/>
      </w:pPr>
      <w:bookmarkStart w:id="191" w:name="_Ref32497547"/>
      <w:bookmarkStart w:id="192" w:name="_Toc40436414"/>
      <w:r>
        <w:t>Výběr počtu hlavních komponent</w:t>
      </w:r>
      <w:bookmarkEnd w:id="191"/>
      <w:bookmarkEnd w:id="192"/>
    </w:p>
    <w:p w14:paraId="06EB77D1" w14:textId="5D0B7EA4" w:rsidR="00C94445" w:rsidRDefault="00C94445" w:rsidP="00C94445">
      <w:pPr>
        <w:pStyle w:val="BPDPNormln"/>
        <w:ind w:firstLine="0"/>
      </w:pPr>
      <w:commentRangeStart w:id="193"/>
      <w:commentRangeStart w:id="194"/>
      <w:r>
        <w:t>Po výpočtu PCA je</w:t>
      </w:r>
      <w:r w:rsidR="0023628C">
        <w:t xml:space="preserve"> vytvořen nový prostor daný hlavními komponentami.</w:t>
      </w:r>
      <w:r w:rsidR="00893821">
        <w:t xml:space="preserve"> </w:t>
      </w:r>
      <w:r>
        <w:t>Hlavní komponenty jsou seřazeny podle velikosti části rozptylu</w:t>
      </w:r>
      <w:r w:rsidR="008277CC">
        <w:t xml:space="preserve"> původních dat</w:t>
      </w:r>
      <w:r>
        <w:t xml:space="preserve">, </w:t>
      </w:r>
      <w:commentRangeStart w:id="195"/>
      <w:commentRangeStart w:id="196"/>
      <w:r>
        <w:t xml:space="preserve">v nich obsaženém. </w:t>
      </w:r>
      <w:commentRangeEnd w:id="195"/>
      <w:r w:rsidR="00893821">
        <w:rPr>
          <w:rStyle w:val="Odkaznakoment"/>
          <w:color w:val="auto"/>
        </w:rPr>
        <w:commentReference w:id="195"/>
      </w:r>
      <w:commentRangeEnd w:id="196"/>
      <w:r w:rsidR="003A23B1">
        <w:rPr>
          <w:rStyle w:val="Odkaznakoment"/>
          <w:color w:val="auto"/>
        </w:rPr>
        <w:commentReference w:id="196"/>
      </w:r>
      <w:r>
        <w:t>Nyní je třeba z množiny hlavních komponent vybrat několik s nejnižšími pořadovými čísly</w:t>
      </w:r>
      <w:r w:rsidR="0023628C">
        <w:t xml:space="preserve">, </w:t>
      </w:r>
      <w:r w:rsidR="00432249">
        <w:t>tak aby mohlo být dostatečně popsáno rozložení dat</w:t>
      </w:r>
      <w:r>
        <w:t xml:space="preserve">. </w:t>
      </w:r>
      <w:commentRangeEnd w:id="193"/>
      <w:r w:rsidR="00432249">
        <w:rPr>
          <w:rStyle w:val="Odkaznakoment"/>
          <w:color w:val="auto"/>
        </w:rPr>
        <w:commentReference w:id="193"/>
      </w:r>
      <w:commentRangeEnd w:id="194"/>
      <w:r w:rsidR="00893821">
        <w:rPr>
          <w:rStyle w:val="Odkaznakoment"/>
          <w:color w:val="auto"/>
        </w:rPr>
        <w:commentReference w:id="194"/>
      </w:r>
      <w:r>
        <w:t>Obecně je dobré brát v úvahu jen komponenty, které mají vlastní hodnoty vyšší, než je průměr všech vlastních hodnot.</w:t>
      </w:r>
      <w:ins w:id="197" w:author="Konzal Jan (164745)" w:date="2020-02-26T11:37:00Z">
        <w:r w:rsidR="0043271C">
          <w:t xml:space="preserve"> </w:t>
        </w:r>
      </w:ins>
      <w:r w:rsidR="0043271C">
        <w:t>Vlastní hodnota</w:t>
      </w:r>
      <w:r w:rsidR="0043271C" w:rsidRPr="0043271C">
        <w:t xml:space="preserve"> </w:t>
      </w:r>
      <w:proofErr w:type="spellStart"/>
      <w:r w:rsidR="0043271C" w:rsidRPr="00314A13">
        <w:t>λ</w:t>
      </w:r>
      <w:r w:rsidR="0043271C" w:rsidRPr="00314A13">
        <w:rPr>
          <w:vertAlign w:val="subscript"/>
        </w:rPr>
        <w:t>i</w:t>
      </w:r>
      <w:proofErr w:type="spellEnd"/>
      <w:r w:rsidR="0043271C">
        <w:rPr>
          <w:vertAlign w:val="subscript"/>
        </w:rPr>
        <w:t xml:space="preserve"> </w:t>
      </w:r>
      <w:r w:rsidR="0043271C" w:rsidRPr="0043271C">
        <w:t>udává</w:t>
      </w:r>
      <w:r w:rsidR="0043271C">
        <w:t xml:space="preserve"> rozptyl v dané hlavní komponentě.</w:t>
      </w:r>
      <w:r>
        <w:t xml:space="preserve"> </w:t>
      </w:r>
      <w:r w:rsidR="00612E41">
        <w:t>[9]</w:t>
      </w:r>
    </w:p>
    <w:p w14:paraId="12603E28" w14:textId="515754E9" w:rsidR="00C94445" w:rsidRDefault="00C94445" w:rsidP="00C94445">
      <w:pPr>
        <w:pStyle w:val="BPDPNormln"/>
      </w:pPr>
      <w:r>
        <w:t>Pokud je využita metoda s korelační maticí, tak se nejčastěji ke stanovení počtu hlavních komponent používá Kaiserovo kritérium.</w:t>
      </w:r>
      <w:r w:rsidR="0043271C">
        <w:t xml:space="preserve"> [9]</w:t>
      </w:r>
      <w:r>
        <w:t xml:space="preserve"> Toto kritérium předpokládá užití hlavních komponent s vlastní hodnotou</w:t>
      </w:r>
      <w:r w:rsidR="003A23B1">
        <w:t xml:space="preserve"> </w:t>
      </w:r>
      <w:r w:rsidR="003A23B1">
        <w:fldChar w:fldCharType="begin"/>
      </w:r>
      <w:r w:rsidR="003A23B1">
        <w:instrText xml:space="preserve"> REF _Ref32591903 \h </w:instrText>
      </w:r>
      <w:r w:rsidR="003A23B1">
        <w:fldChar w:fldCharType="separate"/>
      </w:r>
      <w:r w:rsidR="002B7859">
        <w:t>(</w:t>
      </w:r>
      <w:r w:rsidR="002B7859">
        <w:rPr>
          <w:noProof/>
        </w:rPr>
        <w:t>4</w:t>
      </w:r>
      <w:r w:rsidR="002B7859">
        <w:t>.</w:t>
      </w:r>
      <w:r w:rsidR="002B7859">
        <w:rPr>
          <w:noProof/>
        </w:rPr>
        <w:t>8</w:t>
      </w:r>
      <w:r w:rsidR="002B7859">
        <w:t>)</w:t>
      </w:r>
      <w:r w:rsidR="003A23B1">
        <w:fldChar w:fldCharType="end"/>
      </w:r>
      <w:r>
        <w:t xml:space="preserve"> větší než 1. </w:t>
      </w:r>
      <w:r w:rsidR="003A23B1">
        <w:t xml:space="preserve">Popis výpočtu vlastní hodnoty je uveden v kapitole </w:t>
      </w:r>
      <w:r w:rsidR="003A23B1">
        <w:fldChar w:fldCharType="begin"/>
      </w:r>
      <w:r w:rsidR="003A23B1">
        <w:instrText xml:space="preserve"> REF _Ref40114708 \r \h </w:instrText>
      </w:r>
      <w:r w:rsidR="003A23B1">
        <w:fldChar w:fldCharType="separate"/>
      </w:r>
      <w:r w:rsidR="002B7859">
        <w:t>4.3</w:t>
      </w:r>
      <w:r w:rsidR="003A23B1">
        <w:fldChar w:fldCharType="end"/>
      </w:r>
      <w:r w:rsidR="003A23B1">
        <w:t xml:space="preserve">. </w:t>
      </w:r>
      <w:r>
        <w:t>Součet vlastních hodnot je roven počtu vstupních proměnných. Nemá tedy cenu uvažovat komponenty, které mají vlastní hodnotu menší než 1.</w:t>
      </w:r>
      <w:r w:rsidR="00612E41">
        <w:t xml:space="preserve"> [9]</w:t>
      </w:r>
    </w:p>
    <w:p w14:paraId="113D44F9" w14:textId="724AEA52" w:rsidR="00C94445" w:rsidRDefault="00C94445" w:rsidP="00C94445">
      <w:pPr>
        <w:pStyle w:val="BPDPNormln"/>
      </w:pPr>
      <w:r>
        <w:t xml:space="preserve">Je-li použita </w:t>
      </w:r>
      <w:proofErr w:type="spellStart"/>
      <w:r>
        <w:t>kovarianční</w:t>
      </w:r>
      <w:proofErr w:type="spellEnd"/>
      <w:r>
        <w:t xml:space="preserve"> matice, součet vlastních hodnot se rovná součtu rozptylu vstupních proměnných. U této metody můžeme využít hlavní komponenty s vlastní hodnotou vyšší, než je průměr všech vlastních hodnot. </w:t>
      </w:r>
      <w:r w:rsidR="00612E41">
        <w:t>[9]</w:t>
      </w:r>
    </w:p>
    <w:p w14:paraId="768BC006" w14:textId="77AA1FF4" w:rsidR="00C94445" w:rsidRDefault="00C94445" w:rsidP="00C94445">
      <w:pPr>
        <w:pStyle w:val="BPDPNormln"/>
      </w:pPr>
      <w:r>
        <w:t>Obecnou možností výběru počtu hlavních komponent může být grafické zobrazení jejich vlastních hodnot. Toto zobrazení se nazývá indexový graf úpatí vlastních čísel (</w:t>
      </w:r>
      <w:proofErr w:type="spellStart"/>
      <w:r>
        <w:t>Scree</w:t>
      </w:r>
      <w:proofErr w:type="spellEnd"/>
      <w:r>
        <w:t xml:space="preserve"> Plot) (</w:t>
      </w:r>
      <w:r w:rsidRPr="008C2645">
        <w:fldChar w:fldCharType="begin"/>
      </w:r>
      <w:r w:rsidRPr="008C2645">
        <w:instrText xml:space="preserve"> REF _Ref32494947 \h  \* MERGEFORMAT </w:instrText>
      </w:r>
      <w:r w:rsidRPr="008C2645">
        <w:fldChar w:fldCharType="separate"/>
      </w:r>
      <w:r w:rsidR="002B7859" w:rsidRPr="005D568C">
        <w:t xml:space="preserve">Obr. </w:t>
      </w:r>
      <w:r w:rsidR="002B7859" w:rsidRPr="002B7859">
        <w:rPr>
          <w:noProof/>
        </w:rPr>
        <w:t>4</w:t>
      </w:r>
      <w:r w:rsidR="002B7859">
        <w:t>.</w:t>
      </w:r>
      <w:r w:rsidR="002B7859" w:rsidRPr="002B7859">
        <w:rPr>
          <w:noProof/>
        </w:rPr>
        <w:t>2</w:t>
      </w:r>
      <w:r w:rsidRPr="008C2645">
        <w:fldChar w:fldCharType="end"/>
      </w:r>
      <w:r>
        <w:t>).</w:t>
      </w:r>
    </w:p>
    <w:p w14:paraId="6A528F87" w14:textId="77777777" w:rsidR="00C94445" w:rsidRDefault="00C94445" w:rsidP="00C94445">
      <w:pPr>
        <w:pStyle w:val="BPDPNormln"/>
      </w:pPr>
    </w:p>
    <w:p w14:paraId="7C5916DD" w14:textId="77777777" w:rsidR="00C94445" w:rsidRDefault="002D4518" w:rsidP="00C94445">
      <w:pPr>
        <w:pStyle w:val="BPDPNormln"/>
        <w:keepNext/>
        <w:jc w:val="center"/>
      </w:pPr>
      <w:r>
        <w:rPr>
          <w:noProof/>
        </w:rPr>
        <w:lastRenderedPageBreak/>
        <w:drawing>
          <wp:inline distT="0" distB="0" distL="0" distR="0" wp14:anchorId="2E3FF76B" wp14:editId="67039EAF">
            <wp:extent cx="4323559" cy="324000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poradi.emf"/>
                    <pic:cNvPicPr/>
                  </pic:nvPicPr>
                  <pic:blipFill>
                    <a:blip r:embed="rId2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00CF20EA" w14:textId="17B0D119" w:rsidR="00C94445" w:rsidRPr="005D568C" w:rsidRDefault="00C94445" w:rsidP="00C94445">
      <w:pPr>
        <w:pStyle w:val="Titulek"/>
        <w:jc w:val="center"/>
        <w:rPr>
          <w:b w:val="0"/>
        </w:rPr>
      </w:pPr>
      <w:bookmarkStart w:id="198" w:name="_Ref32494947"/>
      <w:bookmarkStart w:id="199" w:name="_Toc40436446"/>
      <w:r w:rsidRPr="005D568C">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2</w:t>
      </w:r>
      <w:r w:rsidR="00C53017">
        <w:rPr>
          <w:b w:val="0"/>
        </w:rPr>
        <w:fldChar w:fldCharType="end"/>
      </w:r>
      <w:bookmarkEnd w:id="198"/>
      <w:r w:rsidRPr="005D568C">
        <w:rPr>
          <w:b w:val="0"/>
        </w:rPr>
        <w:t xml:space="preserve"> </w:t>
      </w:r>
      <w:r w:rsidR="003822DC">
        <w:rPr>
          <w:b w:val="0"/>
        </w:rPr>
        <w:t>I</w:t>
      </w:r>
      <w:r w:rsidR="003822DC" w:rsidRPr="003822DC">
        <w:rPr>
          <w:b w:val="0"/>
        </w:rPr>
        <w:t>ndexový graf úpatí vlastních čísel</w:t>
      </w:r>
      <w:bookmarkEnd w:id="199"/>
    </w:p>
    <w:p w14:paraId="252E519B" w14:textId="77777777" w:rsidR="00C94445" w:rsidRPr="00B704E8" w:rsidRDefault="00C94445" w:rsidP="00C94445">
      <w:pPr>
        <w:pStyle w:val="BPDPNormln"/>
      </w:pPr>
    </w:p>
    <w:p w14:paraId="7CFD5B4E" w14:textId="23AD97BB" w:rsidR="00DF4BD4" w:rsidRDefault="00C94445" w:rsidP="00C94445">
      <w:pPr>
        <w:pStyle w:val="BPDPNormln"/>
        <w:ind w:firstLine="0"/>
        <w:rPr>
          <w:ins w:id="200" w:author="Konzal Jan (164745)" w:date="2020-02-26T11:20:00Z"/>
        </w:rPr>
      </w:pPr>
      <w:r>
        <w:t xml:space="preserve">Jedná se o graf závislosti vlastních hodnot na hlavních komponentách. Počet hlavních komponent z grafu odečteme tak, že sledujeme pokles vlastních hodnot, když se tento pokles zmírní a křivka se </w:t>
      </w:r>
      <w:r w:rsidR="00612E41">
        <w:t>„</w:t>
      </w:r>
      <w:r>
        <w:t>ohne</w:t>
      </w:r>
      <w:r w:rsidR="00612E41">
        <w:t>“</w:t>
      </w:r>
      <w:r w:rsidR="00A53157">
        <w:t>,</w:t>
      </w:r>
      <w:r>
        <w:t xml:space="preserve"> odečteme pořadí příslušné poslední komponenty. V </w:t>
      </w:r>
      <w:r w:rsidR="00612E41">
        <w:t>příkladu</w:t>
      </w:r>
      <w:r>
        <w:t xml:space="preserve"> na obr. 4.1 by byly použity první tři </w:t>
      </w:r>
      <w:r w:rsidR="00612E41">
        <w:t xml:space="preserve">hlavní </w:t>
      </w:r>
      <w:r>
        <w:t>komponenty. [9, 11, 13]</w:t>
      </w:r>
    </w:p>
    <w:p w14:paraId="55A2A2A5" w14:textId="45AA66A2" w:rsidR="00E41541" w:rsidRPr="00E41541" w:rsidRDefault="00E41541" w:rsidP="0048415D">
      <w:pPr>
        <w:pStyle w:val="BPDPNormln"/>
      </w:pPr>
      <w:r>
        <w:t>Další metodou může být výběr komponent</w:t>
      </w:r>
      <w:r w:rsidR="0048415D">
        <w:t>, které dohromady vyjadřují 90 až 99 % celkového rozptylu. [13]</w:t>
      </w:r>
    </w:p>
    <w:p w14:paraId="1EA4CD4A" w14:textId="787AEB9D" w:rsidR="006935CA" w:rsidRDefault="00DF4BD4" w:rsidP="00DF4BD4">
      <w:pPr>
        <w:pStyle w:val="Nadpis2"/>
      </w:pPr>
      <w:bookmarkStart w:id="201" w:name="_Ref40114708"/>
      <w:bookmarkStart w:id="202" w:name="_Toc40436415"/>
      <w:r>
        <w:t>V</w:t>
      </w:r>
      <w:r w:rsidR="006935CA">
        <w:t>ýpočet</w:t>
      </w:r>
      <w:r w:rsidR="00AF5F8A">
        <w:t xml:space="preserve"> </w:t>
      </w:r>
      <w:r w:rsidR="004F2ADD">
        <w:t>analýzy hlavních komponent</w:t>
      </w:r>
      <w:bookmarkEnd w:id="201"/>
      <w:bookmarkEnd w:id="202"/>
    </w:p>
    <w:p w14:paraId="33645B30" w14:textId="35B6F620" w:rsidR="00DF4BD4" w:rsidRDefault="004A4508" w:rsidP="00DF4BD4">
      <w:pPr>
        <w:pStyle w:val="BPDPNormln"/>
        <w:ind w:firstLine="0"/>
      </w:pPr>
      <w:r>
        <w:t>Nejpoužívan</w:t>
      </w:r>
      <w:r w:rsidR="00917919">
        <w:t>ě</w:t>
      </w:r>
      <w:r>
        <w:t>jším al</w:t>
      </w:r>
      <w:r w:rsidR="00917919">
        <w:t xml:space="preserve">goritmem pro výpočet hlavních komponent je </w:t>
      </w:r>
      <w:r w:rsidR="00DA171A">
        <w:t xml:space="preserve">singulární </w:t>
      </w:r>
      <w:r w:rsidR="00917919">
        <w:t>rozklad</w:t>
      </w:r>
      <w:r w:rsidR="00DA171A">
        <w:t xml:space="preserve"> matice </w:t>
      </w:r>
      <w:r w:rsidR="00917919">
        <w:t xml:space="preserve">(SVD – </w:t>
      </w:r>
      <w:proofErr w:type="spellStart"/>
      <w:r w:rsidR="00917919">
        <w:t>Singula</w:t>
      </w:r>
      <w:r w:rsidR="00DA171A">
        <w:t>r</w:t>
      </w:r>
      <w:proofErr w:type="spellEnd"/>
      <w:r w:rsidR="00917919">
        <w:t xml:space="preserve"> </w:t>
      </w:r>
      <w:proofErr w:type="spellStart"/>
      <w:r w:rsidR="00917919">
        <w:t>Value</w:t>
      </w:r>
      <w:proofErr w:type="spellEnd"/>
      <w:r w:rsidR="00917919">
        <w:t xml:space="preserve"> </w:t>
      </w:r>
      <w:proofErr w:type="spellStart"/>
      <w:r w:rsidR="00917919">
        <w:t>Decomposition</w:t>
      </w:r>
      <w:proofErr w:type="spellEnd"/>
      <w:r w:rsidR="00917919">
        <w:t>). Tento algoritmus je založen na</w:t>
      </w:r>
      <w:r w:rsidR="00C40968">
        <w:t> </w:t>
      </w:r>
      <w:proofErr w:type="spellStart"/>
      <w:r w:rsidR="00917919">
        <w:t>Karhunenově</w:t>
      </w:r>
      <w:proofErr w:type="spellEnd"/>
      <w:r w:rsidR="00917919">
        <w:t xml:space="preserve"> – </w:t>
      </w:r>
      <w:proofErr w:type="spellStart"/>
      <w:r w:rsidR="00917919">
        <w:t>Lo</w:t>
      </w:r>
      <w:r w:rsidR="001810C7">
        <w:t>è</w:t>
      </w:r>
      <w:r w:rsidR="00917919">
        <w:t>vově</w:t>
      </w:r>
      <w:proofErr w:type="spellEnd"/>
      <w:r w:rsidR="00917919">
        <w:t xml:space="preserve"> transformaci, a zaručuje globální optimum. [12]</w:t>
      </w:r>
      <w:r w:rsidR="00A60C04">
        <w:t xml:space="preserve"> </w:t>
      </w:r>
      <w:r w:rsidR="00CC65DF">
        <w:t>Dále je uveden postup výpočtu analýzy hlavních komponent pomocí algoritmu SVD.</w:t>
      </w:r>
    </w:p>
    <w:p w14:paraId="546168E0" w14:textId="62950581" w:rsidR="0084508C" w:rsidRDefault="00CC65DF" w:rsidP="00CC65DF">
      <w:pPr>
        <w:pStyle w:val="BPDPNormln"/>
      </w:pPr>
      <w:r>
        <w:t>Nejdříve je potřeba vstupní data uspořádat do matice</w:t>
      </w:r>
      <w:r w:rsidR="006E386E">
        <w:t xml:space="preserve"> </w:t>
      </w:r>
      <w:r w:rsidR="00824118" w:rsidRPr="00824118">
        <w:rPr>
          <w:b/>
          <w:bCs/>
        </w:rPr>
        <w:t>X</w:t>
      </w:r>
      <w:r w:rsidR="00824118">
        <w:rPr>
          <w:b/>
        </w:rPr>
        <w:t xml:space="preserve"> </w:t>
      </w:r>
      <w:r w:rsidR="00AE73E7">
        <w:rPr>
          <w:b/>
        </w:rPr>
        <w:fldChar w:fldCharType="begin"/>
      </w:r>
      <w:r w:rsidR="00AE73E7">
        <w:instrText xml:space="preserve"> REF _Ref32489285 \h </w:instrText>
      </w:r>
      <w:r w:rsidR="00AE73E7">
        <w:rPr>
          <w:b/>
        </w:rPr>
      </w:r>
      <w:r w:rsidR="00AE73E7">
        <w:rPr>
          <w:b/>
        </w:rPr>
        <w:fldChar w:fldCharType="separate"/>
      </w:r>
      <w:r w:rsidR="002B7859">
        <w:t>(</w:t>
      </w:r>
      <w:r w:rsidR="002B7859">
        <w:rPr>
          <w:noProof/>
        </w:rPr>
        <w:t>4</w:t>
      </w:r>
      <w:r w:rsidR="002B7859">
        <w:t>.</w:t>
      </w:r>
      <w:r w:rsidR="002B7859">
        <w:rPr>
          <w:noProof/>
        </w:rPr>
        <w:t>4</w:t>
      </w:r>
      <w:r w:rsidR="002B7859">
        <w:t>)</w:t>
      </w:r>
      <w:r w:rsidR="00AE73E7">
        <w:rPr>
          <w:b/>
        </w:rPr>
        <w:fldChar w:fldCharType="end"/>
      </w:r>
      <w:r>
        <w:t xml:space="preserve">, </w:t>
      </w:r>
    </w:p>
    <w:p w14:paraId="250A6922" w14:textId="77777777" w:rsidR="0084508C" w:rsidRDefault="0084508C" w:rsidP="0084508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4508C" w14:paraId="6B1EF5E1" w14:textId="77777777" w:rsidTr="00A31813">
        <w:tc>
          <w:tcPr>
            <w:tcW w:w="750" w:type="pct"/>
          </w:tcPr>
          <w:p w14:paraId="42917120" w14:textId="77777777" w:rsidR="0084508C" w:rsidRDefault="0084508C" w:rsidP="006B26D9">
            <w:pPr>
              <w:pStyle w:val="BPDPNormln"/>
              <w:ind w:firstLine="0"/>
            </w:pPr>
          </w:p>
        </w:tc>
        <w:tc>
          <w:tcPr>
            <w:tcW w:w="3500" w:type="pct"/>
          </w:tcPr>
          <w:p w14:paraId="60ADA9D8" w14:textId="1FA6794F" w:rsidR="0084508C" w:rsidRDefault="00FD0138" w:rsidP="00AE73E7">
            <w:pPr>
              <w:pStyle w:val="BPDPNormln"/>
              <w:jc w:val="center"/>
            </w:pPr>
            <m:oMathPara>
              <m:oMath>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2,j</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i,1</m:t>
                                    </m:r>
                                  </m:sub>
                                </m:sSub>
                              </m:e>
                              <m:e>
                                <m:sSub>
                                  <m:sSubPr>
                                    <m:ctrlPr>
                                      <w:rPr>
                                        <w:rFonts w:ascii="Cambria Math" w:hAnsi="Cambria Math"/>
                                        <w:i/>
                                      </w:rPr>
                                    </m:ctrlPr>
                                  </m:sSubPr>
                                  <m:e>
                                    <m:r>
                                      <w:rPr>
                                        <w:rFonts w:ascii="Cambria Math" w:hAnsi="Cambria Math"/>
                                      </w:rPr>
                                      <m:t>x</m:t>
                                    </m:r>
                                  </m:e>
                                  <m:sub>
                                    <m:r>
                                      <w:rPr>
                                        <w:rFonts w:ascii="Cambria Math" w:hAnsi="Cambria Math"/>
                                      </w:rPr>
                                      <m:t>i,2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e>
                            </m:mr>
                          </m:m>
                        </m:e>
                      </m:mr>
                    </m:m>
                  </m:e>
                </m:d>
              </m:oMath>
            </m:oMathPara>
          </w:p>
        </w:tc>
        <w:tc>
          <w:tcPr>
            <w:tcW w:w="750" w:type="pct"/>
            <w:tcMar>
              <w:right w:w="0" w:type="dxa"/>
            </w:tcMar>
            <w:vAlign w:val="center"/>
          </w:tcPr>
          <w:p w14:paraId="0159BFC7" w14:textId="7E49AC97" w:rsidR="0084508C" w:rsidRDefault="0084508C" w:rsidP="00AE73E7">
            <w:pPr>
              <w:pStyle w:val="BPDPNormln"/>
              <w:jc w:val="right"/>
            </w:pPr>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3</w:t>
            </w:r>
            <w:r w:rsidR="001C2707">
              <w:rPr>
                <w:noProof/>
              </w:rPr>
              <w:fldChar w:fldCharType="end"/>
            </w:r>
            <w:r>
              <w:t>)</w:t>
            </w:r>
          </w:p>
        </w:tc>
      </w:tr>
    </w:tbl>
    <w:p w14:paraId="31797B0D" w14:textId="77777777" w:rsidR="0084508C" w:rsidRDefault="0084508C" w:rsidP="0084508C">
      <w:pPr>
        <w:pStyle w:val="BPDPNormln"/>
        <w:ind w:firstLine="0"/>
      </w:pPr>
    </w:p>
    <w:p w14:paraId="6B12C1FD" w14:textId="77777777" w:rsidR="0084508C" w:rsidRDefault="0084508C" w:rsidP="0084508C">
      <w:pPr>
        <w:pStyle w:val="BPDPNormln"/>
        <w:ind w:firstLine="0"/>
      </w:pPr>
    </w:p>
    <w:p w14:paraId="2C0B08F8" w14:textId="1C72617D" w:rsidR="00F12508" w:rsidRDefault="00CC65DF" w:rsidP="00AE73E7">
      <w:pPr>
        <w:pStyle w:val="BPDPNormln"/>
        <w:ind w:firstLine="0"/>
      </w:pPr>
      <w:r>
        <w:t xml:space="preserve">kde </w:t>
      </w:r>
      <w:r w:rsidR="00F12508">
        <w:t xml:space="preserve">řádky jsou jednotlivé body měření </w:t>
      </w:r>
      <w:r w:rsidR="006E386E">
        <w:t xml:space="preserve">a </w:t>
      </w:r>
      <w:r>
        <w:t xml:space="preserve">sloupce </w:t>
      </w:r>
      <w:r w:rsidR="00F12508">
        <w:t>měřené veličiny.</w:t>
      </w:r>
      <w:r w:rsidR="00DA2F69">
        <w:t xml:space="preserve"> [14, 15]</w:t>
      </w:r>
    </w:p>
    <w:p w14:paraId="3E63E557" w14:textId="2368B82A" w:rsidR="00CC65DF" w:rsidRDefault="00F12508" w:rsidP="00CC65DF">
      <w:pPr>
        <w:pStyle w:val="BPDPNormln"/>
      </w:pPr>
      <w:r>
        <w:t>V dalším bodě probíhá centrování dat</w:t>
      </w:r>
      <w:r w:rsidR="00BC737A">
        <w:t xml:space="preserve">. Nejprve se z vektorů </w:t>
      </w:r>
      <w:proofErr w:type="spellStart"/>
      <w:r w:rsidR="00A62125" w:rsidRPr="00A62125">
        <w:rPr>
          <w:b/>
        </w:rPr>
        <w:t>x</w:t>
      </w:r>
      <w:r w:rsidR="00E414DC">
        <w:rPr>
          <w:b/>
          <w:vertAlign w:val="subscript"/>
        </w:rPr>
        <w:t>k</w:t>
      </w:r>
      <w:proofErr w:type="spellEnd"/>
      <w:r w:rsidR="00A62125" w:rsidRPr="00534DD5">
        <w:rPr>
          <w:b/>
          <w:vertAlign w:val="subscript"/>
        </w:rPr>
        <w:t xml:space="preserve"> </w:t>
      </w:r>
      <w:r w:rsidR="00A62125" w:rsidRPr="00534DD5">
        <w:rPr>
          <w:b/>
        </w:rPr>
        <w:t>= x</w:t>
      </w:r>
      <w:r w:rsidR="00A62125" w:rsidRPr="00534DD5">
        <w:rPr>
          <w:b/>
          <w:vertAlign w:val="subscript"/>
        </w:rPr>
        <w:t>i,1</w:t>
      </w:r>
      <w:r w:rsidR="00A62125" w:rsidRPr="00534DD5">
        <w:rPr>
          <w:b/>
        </w:rPr>
        <w:t xml:space="preserve"> … </w:t>
      </w:r>
      <w:proofErr w:type="spellStart"/>
      <w:proofErr w:type="gramStart"/>
      <w:r w:rsidR="00A62125" w:rsidRPr="00534DD5">
        <w:rPr>
          <w:b/>
        </w:rPr>
        <w:t>x</w:t>
      </w:r>
      <w:r w:rsidR="00A62125" w:rsidRPr="00534DD5">
        <w:rPr>
          <w:b/>
          <w:vertAlign w:val="subscript"/>
        </w:rPr>
        <w:t>i,j</w:t>
      </w:r>
      <w:proofErr w:type="spellEnd"/>
      <w:proofErr w:type="gramEnd"/>
      <w:r w:rsidR="00BC737A">
        <w:rPr>
          <w:vertAlign w:val="subscript"/>
        </w:rPr>
        <w:t xml:space="preserve"> </w:t>
      </w:r>
      <w:r w:rsidR="00BC737A">
        <w:t xml:space="preserve">vypočte pomocí vztahu </w:t>
      </w:r>
      <w:r w:rsidR="00571EB3">
        <w:fldChar w:fldCharType="begin"/>
      </w:r>
      <w:r w:rsidR="00571EB3">
        <w:instrText xml:space="preserve"> REF _Ref32489285 \h </w:instrText>
      </w:r>
      <w:r w:rsidR="00571EB3">
        <w:fldChar w:fldCharType="separate"/>
      </w:r>
      <w:r w:rsidR="002B7859">
        <w:t>(</w:t>
      </w:r>
      <w:r w:rsidR="002B7859">
        <w:rPr>
          <w:noProof/>
        </w:rPr>
        <w:t>4</w:t>
      </w:r>
      <w:r w:rsidR="002B7859">
        <w:t>.</w:t>
      </w:r>
      <w:r w:rsidR="002B7859">
        <w:rPr>
          <w:noProof/>
        </w:rPr>
        <w:t>4</w:t>
      </w:r>
      <w:r w:rsidR="002B7859">
        <w:t>)</w:t>
      </w:r>
      <w:r w:rsidR="00571EB3">
        <w:fldChar w:fldCharType="end"/>
      </w:r>
      <w:r w:rsidR="00BC737A">
        <w:t xml:space="preserve"> průměr.</w:t>
      </w:r>
      <w:r w:rsidR="00DA2F69">
        <w:t xml:space="preserve"> [10]</w:t>
      </w:r>
    </w:p>
    <w:p w14:paraId="19620CE1" w14:textId="77777777" w:rsidR="008B45A1" w:rsidRDefault="008B45A1" w:rsidP="000C668B">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296BE580" w14:textId="77777777" w:rsidTr="000C668B">
        <w:tc>
          <w:tcPr>
            <w:tcW w:w="750" w:type="pct"/>
          </w:tcPr>
          <w:p w14:paraId="6194D825" w14:textId="77777777" w:rsidR="00B158F7" w:rsidRDefault="00B158F7" w:rsidP="008B45A1">
            <w:pPr>
              <w:ind w:left="0"/>
            </w:pPr>
          </w:p>
        </w:tc>
        <w:tc>
          <w:tcPr>
            <w:tcW w:w="0" w:type="auto"/>
          </w:tcPr>
          <w:p w14:paraId="2634FD6D" w14:textId="22DD5856" w:rsidR="00B158F7" w:rsidRPr="000C668B" w:rsidRDefault="000C668B" w:rsidP="00B509D7">
            <w:pPr>
              <w:ind w:left="0"/>
              <w:jc w:val="center"/>
              <w:rPr>
                <w:rFonts w:ascii="Cambria Math" w:hAnsi="Cambria Math"/>
                <w:i/>
              </w:rPr>
            </w:pPr>
            <m:oMathPara>
              <m:oMath>
                <m:r>
                  <w:rPr>
                    <w:rStyle w:val="Zstupntext"/>
                    <w:rFonts w:ascii="Cambria Math" w:hAnsi="Cambria Math"/>
                    <w:color w:val="auto"/>
                  </w:rPr>
                  <m:t>μ=</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r>
                  <w:rPr>
                    <w:rStyle w:val="Zstupntext"/>
                    <w:rFonts w:ascii="Cambria Math" w:hAnsi="Cambria Math"/>
                    <w:color w:val="auto"/>
                  </w:rPr>
                  <m:t xml:space="preserve"> </m:t>
                </m:r>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b/>
                            <w:bCs/>
                            <w:i/>
                            <w:color w:val="auto"/>
                          </w:rPr>
                        </m:ctrlPr>
                      </m:sSubPr>
                      <m:e>
                        <m:r>
                          <m:rPr>
                            <m:sty m:val="bi"/>
                          </m:rPr>
                          <w:rPr>
                            <w:rStyle w:val="Zstupntext"/>
                            <w:rFonts w:ascii="Cambria Math" w:hAnsi="Cambria Math"/>
                            <w:color w:val="auto"/>
                          </w:rPr>
                          <m:t>x</m:t>
                        </m:r>
                      </m:e>
                      <m:sub>
                        <m:r>
                          <m:rPr>
                            <m:sty m:val="bi"/>
                          </m:rPr>
                          <w:rPr>
                            <w:rStyle w:val="Zstupntext"/>
                            <w:rFonts w:ascii="Cambria Math" w:hAnsi="Cambria Math"/>
                            <w:color w:val="auto"/>
                          </w:rPr>
                          <m:t>k</m:t>
                        </m:r>
                      </m:sub>
                    </m:sSub>
                  </m:e>
                </m:nary>
              </m:oMath>
            </m:oMathPara>
          </w:p>
        </w:tc>
        <w:tc>
          <w:tcPr>
            <w:tcW w:w="750" w:type="pct"/>
            <w:tcMar>
              <w:right w:w="0" w:type="dxa"/>
            </w:tcMar>
            <w:vAlign w:val="center"/>
          </w:tcPr>
          <w:p w14:paraId="59EB0D59" w14:textId="2CB93317" w:rsidR="00B158F7" w:rsidRDefault="00B158F7" w:rsidP="000C668B">
            <w:pPr>
              <w:ind w:left="0"/>
              <w:jc w:val="right"/>
            </w:pPr>
            <w:bookmarkStart w:id="203" w:name="_Ref32489285"/>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4</w:t>
            </w:r>
            <w:r w:rsidR="001C2707">
              <w:rPr>
                <w:noProof/>
              </w:rPr>
              <w:fldChar w:fldCharType="end"/>
            </w:r>
            <w:r>
              <w:t>)</w:t>
            </w:r>
            <w:bookmarkEnd w:id="203"/>
          </w:p>
        </w:tc>
      </w:tr>
    </w:tbl>
    <w:p w14:paraId="2B5034FF" w14:textId="77777777" w:rsidR="008B45A1" w:rsidRDefault="008B45A1" w:rsidP="008C4C44">
      <w:pPr>
        <w:pStyle w:val="BPDPNormln"/>
      </w:pPr>
    </w:p>
    <w:p w14:paraId="3F0DD7C7" w14:textId="6317D9E8" w:rsidR="000C668B" w:rsidRPr="00DA2F69" w:rsidRDefault="000C668B" w:rsidP="005818A5">
      <w:pPr>
        <w:pStyle w:val="BPDPNormln"/>
        <w:ind w:firstLine="0"/>
      </w:pPr>
      <w:r>
        <w:t xml:space="preserve">Centrovaný vektor z matice </w:t>
      </w:r>
      <w:r w:rsidRPr="00DB135D">
        <w:rPr>
          <w:b/>
        </w:rPr>
        <w:t>X</w:t>
      </w:r>
      <w:r>
        <w:t xml:space="preserve"> se vypočítá pomocí vztahu </w:t>
      </w:r>
      <w:r w:rsidR="002A28E1">
        <w:fldChar w:fldCharType="begin"/>
      </w:r>
      <w:r w:rsidR="002A28E1">
        <w:instrText xml:space="preserve"> REF _Ref32587789 \h </w:instrText>
      </w:r>
      <w:r w:rsidR="008C4C44">
        <w:instrText xml:space="preserve"> \* MERGEFORMAT </w:instrText>
      </w:r>
      <w:r w:rsidR="002A28E1">
        <w:fldChar w:fldCharType="separate"/>
      </w:r>
      <w:r w:rsidR="002B7859">
        <w:t>(</w:t>
      </w:r>
      <w:r w:rsidR="002B7859">
        <w:rPr>
          <w:noProof/>
        </w:rPr>
        <w:t>4</w:t>
      </w:r>
      <w:r w:rsidR="002B7859">
        <w:t>.</w:t>
      </w:r>
      <w:r w:rsidR="002B7859">
        <w:rPr>
          <w:noProof/>
        </w:rPr>
        <w:t>5</w:t>
      </w:r>
      <w:r w:rsidR="002B7859">
        <w:t>)</w:t>
      </w:r>
      <w:r w:rsidR="002A28E1">
        <w:fldChar w:fldCharType="end"/>
      </w:r>
      <w:r w:rsidR="00D91DE9">
        <w:t>, z těchto vektorů je</w:t>
      </w:r>
      <w:r w:rsidR="005818A5">
        <w:t xml:space="preserve"> </w:t>
      </w:r>
      <w:r w:rsidR="00D91DE9">
        <w:t xml:space="preserve">složena centrovaná matice </w:t>
      </w:r>
      <w:r w:rsidR="00D91DE9" w:rsidRPr="00DB135D">
        <w:rPr>
          <w:b/>
        </w:rPr>
        <w:t>X</w:t>
      </w:r>
      <w:r w:rsidR="00D91DE9" w:rsidRPr="00DB135D">
        <w:rPr>
          <w:b/>
          <w:vertAlign w:val="subscript"/>
        </w:rPr>
        <w:t>C</w:t>
      </w:r>
      <w:r w:rsidR="00D91DE9">
        <w:rPr>
          <w:vertAlign w:val="subscript"/>
        </w:rPr>
        <w:t>.</w:t>
      </w:r>
      <w:r w:rsidR="00DA2F69">
        <w:rPr>
          <w:vertAlign w:val="subscript"/>
        </w:rPr>
        <w:t xml:space="preserve"> </w:t>
      </w:r>
      <w:r w:rsidR="00DA2F69">
        <w:t>[10]</w:t>
      </w:r>
    </w:p>
    <w:p w14:paraId="111BCF87" w14:textId="77777777" w:rsidR="000C668B" w:rsidRDefault="000C668B" w:rsidP="000C668B">
      <w:pPr>
        <w:ind w:left="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C668B" w14:paraId="50C1A8A7" w14:textId="77777777" w:rsidTr="008C2645">
        <w:tc>
          <w:tcPr>
            <w:tcW w:w="750" w:type="pct"/>
          </w:tcPr>
          <w:p w14:paraId="72F52689" w14:textId="77777777" w:rsidR="000C668B" w:rsidRDefault="000C668B" w:rsidP="008B45A1">
            <w:pPr>
              <w:ind w:left="0"/>
            </w:pPr>
          </w:p>
        </w:tc>
        <w:tc>
          <w:tcPr>
            <w:tcW w:w="0" w:type="auto"/>
          </w:tcPr>
          <w:p w14:paraId="41D45453" w14:textId="555E9884" w:rsidR="000C668B" w:rsidRDefault="00FD0138" w:rsidP="00B509D7">
            <w:pPr>
              <w:ind w:left="0"/>
              <w:jc w:val="cente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K</m:t>
                    </m:r>
                  </m:sub>
                </m:sSub>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w:rPr>
                        <w:rFonts w:ascii="Cambria Math" w:hAnsi="Cambria Math"/>
                      </w:rPr>
                      <m:t>K</m:t>
                    </m:r>
                  </m:sub>
                </m:sSub>
                <m:r>
                  <w:rPr>
                    <w:rFonts w:ascii="Cambria Math" w:hAnsi="Cambria Math"/>
                  </w:rPr>
                  <m:t>- μ</m:t>
                </m:r>
              </m:oMath>
            </m:oMathPara>
          </w:p>
        </w:tc>
        <w:tc>
          <w:tcPr>
            <w:tcW w:w="750" w:type="pct"/>
            <w:tcMar>
              <w:right w:w="0" w:type="dxa"/>
            </w:tcMar>
            <w:vAlign w:val="center"/>
          </w:tcPr>
          <w:p w14:paraId="09B3C60D" w14:textId="602E2BE7" w:rsidR="000C668B" w:rsidRDefault="000C668B" w:rsidP="008C2645">
            <w:pPr>
              <w:ind w:left="0"/>
              <w:jc w:val="right"/>
            </w:pPr>
            <w:bookmarkStart w:id="204" w:name="_Ref32587789"/>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5</w:t>
            </w:r>
            <w:r w:rsidR="001C2707">
              <w:rPr>
                <w:noProof/>
              </w:rPr>
              <w:fldChar w:fldCharType="end"/>
            </w:r>
            <w:r>
              <w:t>)</w:t>
            </w:r>
            <w:bookmarkEnd w:id="204"/>
          </w:p>
        </w:tc>
      </w:tr>
    </w:tbl>
    <w:p w14:paraId="2978075E" w14:textId="77777777" w:rsidR="002A28E1" w:rsidRDefault="002A28E1" w:rsidP="00794949">
      <w:pPr>
        <w:pStyle w:val="BPDPNormln"/>
        <w:ind w:firstLine="0"/>
      </w:pPr>
    </w:p>
    <w:p w14:paraId="7CBF676E" w14:textId="5AA136FB" w:rsidR="004626B0" w:rsidRDefault="00A67783" w:rsidP="00794949">
      <w:pPr>
        <w:pStyle w:val="BPDPNormln"/>
        <w:ind w:firstLine="0"/>
      </w:pPr>
      <w:r>
        <w:t xml:space="preserve">Následně se vypočítá </w:t>
      </w:r>
      <w:proofErr w:type="spellStart"/>
      <w:r>
        <w:t>kovarianční</w:t>
      </w:r>
      <w:proofErr w:type="spellEnd"/>
      <w:r>
        <w:t xml:space="preserve"> matice</w:t>
      </w:r>
      <w:r w:rsidR="00794949">
        <w:t xml:space="preserve"> </w:t>
      </w:r>
      <w:r w:rsidR="00794949" w:rsidRPr="00DB135D">
        <w:rPr>
          <w:b/>
        </w:rPr>
        <w:t>C</w:t>
      </w:r>
      <w:r w:rsidR="00DF46B9">
        <w:t xml:space="preserve">. </w:t>
      </w:r>
      <w:r w:rsidR="00794949">
        <w:t xml:space="preserve">Obsahem této matice jsou prvky s indexy </w:t>
      </w:r>
      <w:r w:rsidR="00794949" w:rsidRPr="00794949">
        <w:rPr>
          <w:i/>
        </w:rPr>
        <w:t>i, j</w:t>
      </w:r>
      <w:r w:rsidR="00794949">
        <w:t xml:space="preserve"> což jsou kovariance </w:t>
      </w:r>
      <w:r w:rsidR="00794949" w:rsidRPr="00794949">
        <w:rPr>
          <w:i/>
        </w:rPr>
        <w:t>i</w:t>
      </w:r>
      <w:r w:rsidR="00794949">
        <w:t xml:space="preserve">-té a </w:t>
      </w:r>
      <w:r w:rsidR="00794949" w:rsidRPr="00794949">
        <w:rPr>
          <w:i/>
        </w:rPr>
        <w:t>j</w:t>
      </w:r>
      <w:r w:rsidR="00794949">
        <w:t xml:space="preserve">-té složky původních dat </w:t>
      </w:r>
      <w:r w:rsidR="00794949" w:rsidRPr="00DB135D">
        <w:rPr>
          <w:b/>
        </w:rPr>
        <w:t>X</w:t>
      </w:r>
      <w:r w:rsidR="00794949">
        <w:t xml:space="preserve">. </w:t>
      </w:r>
      <w:r w:rsidR="001E39B9">
        <w:t>Kovariance</w:t>
      </w:r>
      <w:r w:rsidR="00794949">
        <w:t xml:space="preserve"> se spočítá na</w:t>
      </w:r>
      <w:r w:rsidR="00C40968">
        <w:t> </w:t>
      </w:r>
      <w:r w:rsidR="00794949">
        <w:t xml:space="preserve">základě vztahu  </w:t>
      </w:r>
      <w:r w:rsidR="008C2645">
        <w:fldChar w:fldCharType="begin"/>
      </w:r>
      <w:r w:rsidR="008C2645">
        <w:instrText xml:space="preserve"> REF _Ref32494744 \h </w:instrText>
      </w:r>
      <w:r w:rsidR="008C2645">
        <w:fldChar w:fldCharType="separate"/>
      </w:r>
      <w:r w:rsidR="002B7859">
        <w:t>(</w:t>
      </w:r>
      <w:r w:rsidR="002B7859">
        <w:rPr>
          <w:noProof/>
        </w:rPr>
        <w:t>4</w:t>
      </w:r>
      <w:r w:rsidR="002B7859">
        <w:t>.</w:t>
      </w:r>
      <w:r w:rsidR="002B7859">
        <w:rPr>
          <w:noProof/>
        </w:rPr>
        <w:t>6</w:t>
      </w:r>
      <w:r w:rsidR="002B7859">
        <w:t>)</w:t>
      </w:r>
      <w:r w:rsidR="008C2645">
        <w:fldChar w:fldCharType="end"/>
      </w:r>
      <w:r w:rsidR="001E39B9">
        <w:t xml:space="preserve">,  jednotlivé kovariance jsou </w:t>
      </w:r>
      <w:r w:rsidR="001810C7">
        <w:t xml:space="preserve">uspořádány </w:t>
      </w:r>
      <w:r w:rsidR="001E39B9">
        <w:t xml:space="preserve">do </w:t>
      </w:r>
      <w:proofErr w:type="spellStart"/>
      <w:r w:rsidR="001E39B9">
        <w:t>kovarianční</w:t>
      </w:r>
      <w:proofErr w:type="spellEnd"/>
      <w:r w:rsidR="001E39B9">
        <w:t xml:space="preserve"> matice </w:t>
      </w:r>
      <w:r w:rsidR="001E39B9" w:rsidRPr="00DB135D">
        <w:rPr>
          <w:b/>
        </w:rPr>
        <w:t>C</w:t>
      </w:r>
      <w:r w:rsidR="001E39B9">
        <w:t xml:space="preserve">. </w:t>
      </w:r>
      <w:r w:rsidR="00DA2F69">
        <w:t>[10,</w:t>
      </w:r>
      <w:r w:rsidR="004006DB">
        <w:t xml:space="preserve"> 11,</w:t>
      </w:r>
      <w:r w:rsidR="00DA2F69">
        <w:t xml:space="preserve"> 13]</w:t>
      </w:r>
    </w:p>
    <w:p w14:paraId="55EFCF56" w14:textId="77777777" w:rsidR="00794949" w:rsidRDefault="00794949" w:rsidP="00794949">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4949" w14:paraId="00F2B6DA" w14:textId="77777777" w:rsidTr="008C2645">
        <w:tc>
          <w:tcPr>
            <w:tcW w:w="750" w:type="pct"/>
          </w:tcPr>
          <w:p w14:paraId="6BF1F121" w14:textId="77777777" w:rsidR="00794949" w:rsidRDefault="00794949" w:rsidP="008B45A1">
            <w:pPr>
              <w:ind w:left="0"/>
            </w:pPr>
          </w:p>
        </w:tc>
        <w:tc>
          <w:tcPr>
            <w:tcW w:w="0" w:type="auto"/>
          </w:tcPr>
          <w:p w14:paraId="3BBC657E" w14:textId="6D2E9768" w:rsidR="00794949" w:rsidRDefault="00FC5247" w:rsidP="00B509D7">
            <w:pPr>
              <w:ind w:left="0"/>
              <w:jc w:val="center"/>
            </w:pPr>
            <w:commentRangeStart w:id="205"/>
            <m:oMathPara>
              <m:oMath>
                <m:r>
                  <m:rPr>
                    <m:sty m:val="bi"/>
                  </m:rPr>
                  <w:rPr>
                    <w:rStyle w:val="Zstupntext"/>
                    <w:rFonts w:ascii="Cambria Math" w:hAnsi="Cambria Math"/>
                    <w:color w:val="auto"/>
                  </w:rPr>
                  <m:t>C</m:t>
                </m:r>
                <m:d>
                  <m:dPr>
                    <m:ctrlPr>
                      <w:rPr>
                        <w:rStyle w:val="Zstupntext"/>
                        <w:rFonts w:ascii="Cambria Math" w:hAnsi="Cambria Math"/>
                        <w:i/>
                        <w:color w:val="auto"/>
                      </w:rPr>
                    </m:ctrlPr>
                  </m:dPr>
                  <m:e>
                    <m:r>
                      <m:rPr>
                        <m:sty m:val="bi"/>
                      </m:rPr>
                      <w:rPr>
                        <w:rStyle w:val="Zstupntext"/>
                        <w:rFonts w:ascii="Cambria Math" w:hAnsi="Cambria Math"/>
                        <w:color w:val="auto"/>
                      </w:rPr>
                      <m:t>x</m:t>
                    </m:r>
                  </m:e>
                </m:d>
                <m:r>
                  <w:rPr>
                    <w:rStyle w:val="Zstupntext"/>
                    <w:rFonts w:ascii="Cambria Math" w:hAnsi="Cambria Math"/>
                    <w:color w:val="auto"/>
                  </w:rPr>
                  <m:t xml:space="preserve">= </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e>
                </m:nary>
                <m:sSubSup>
                  <m:sSubSupPr>
                    <m:ctrlPr>
                      <w:rPr>
                        <w:rStyle w:val="Zstupntext"/>
                        <w:rFonts w:ascii="Cambria Math" w:hAnsi="Cambria Math"/>
                        <w:i/>
                        <w:color w:val="auto"/>
                      </w:rPr>
                    </m:ctrlPr>
                  </m:sSubSupPr>
                  <m:e>
                    <m:r>
                      <m:rPr>
                        <m:sty m:val="bi"/>
                      </m:rPr>
                      <w:rPr>
                        <w:rStyle w:val="Zstupntext"/>
                        <w:rFonts w:ascii="Cambria Math" w:hAnsi="Cambria Math"/>
                        <w:color w:val="auto"/>
                      </w:rPr>
                      <m:t>x̄</m:t>
                    </m:r>
                  </m:e>
                  <m:sub>
                    <m:r>
                      <w:rPr>
                        <w:rStyle w:val="Zstupntext"/>
                        <w:rFonts w:ascii="Cambria Math" w:hAnsi="Cambria Math"/>
                        <w:color w:val="auto"/>
                      </w:rPr>
                      <m:t>k</m:t>
                    </m:r>
                  </m:sub>
                  <m:sup>
                    <m:r>
                      <w:rPr>
                        <w:rStyle w:val="Zstupntext"/>
                        <w:rFonts w:ascii="Cambria Math" w:hAnsi="Cambria Math"/>
                        <w:color w:val="auto"/>
                      </w:rPr>
                      <m:t>T</m:t>
                    </m:r>
                  </m:sup>
                </m:sSubSup>
                <w:commentRangeEnd w:id="205"/>
                <m:r>
                  <m:rPr>
                    <m:sty m:val="p"/>
                  </m:rPr>
                  <w:rPr>
                    <w:rStyle w:val="Odkaznakoment"/>
                  </w:rPr>
                  <w:commentReference w:id="205"/>
                </m:r>
              </m:oMath>
            </m:oMathPara>
          </w:p>
        </w:tc>
        <w:tc>
          <w:tcPr>
            <w:tcW w:w="750" w:type="pct"/>
            <w:tcMar>
              <w:right w:w="0" w:type="dxa"/>
            </w:tcMar>
            <w:vAlign w:val="center"/>
          </w:tcPr>
          <w:p w14:paraId="458E58D5" w14:textId="2A39FFDB" w:rsidR="00794949" w:rsidRDefault="00794949" w:rsidP="008C2645">
            <w:pPr>
              <w:ind w:left="0"/>
              <w:jc w:val="right"/>
            </w:pPr>
            <w:bookmarkStart w:id="206" w:name="_Ref32494744"/>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6</w:t>
            </w:r>
            <w:r w:rsidR="001C2707">
              <w:rPr>
                <w:noProof/>
              </w:rPr>
              <w:fldChar w:fldCharType="end"/>
            </w:r>
            <w:r>
              <w:t>)</w:t>
            </w:r>
            <w:bookmarkEnd w:id="206"/>
          </w:p>
        </w:tc>
      </w:tr>
    </w:tbl>
    <w:p w14:paraId="7A5D8A01" w14:textId="77777777" w:rsidR="00794949" w:rsidRDefault="00794949" w:rsidP="00794949">
      <w:pPr>
        <w:pStyle w:val="BPDPNormln"/>
        <w:ind w:firstLine="0"/>
      </w:pPr>
    </w:p>
    <w:p w14:paraId="102AD78A" w14:textId="4ED2F1A1" w:rsidR="00A62125" w:rsidRDefault="008C2645" w:rsidP="00A62125">
      <w:pPr>
        <w:pStyle w:val="BPDPNormln"/>
        <w:ind w:firstLine="0"/>
      </w:pPr>
      <w:r>
        <w:t xml:space="preserve">Nyní se </w:t>
      </w:r>
      <w:r w:rsidR="00665C37">
        <w:t>vypočítají vlastní čísla (</w:t>
      </w:r>
      <w:proofErr w:type="spellStart"/>
      <w:r w:rsidR="00665C37" w:rsidRPr="00665C37">
        <w:t>eigenvalues</w:t>
      </w:r>
      <w:proofErr w:type="spellEnd"/>
      <w:r w:rsidR="00665C37">
        <w:t>) a vlastní vektory (</w:t>
      </w:r>
      <w:proofErr w:type="spellStart"/>
      <w:r w:rsidR="00665C37" w:rsidRPr="00665C37">
        <w:t>eigenvectors</w:t>
      </w:r>
      <w:proofErr w:type="spellEnd"/>
      <w:r w:rsidR="00665C37">
        <w:t xml:space="preserve">) </w:t>
      </w:r>
      <w:proofErr w:type="spellStart"/>
      <w:r w:rsidR="00665C37">
        <w:t>kovarianční</w:t>
      </w:r>
      <w:proofErr w:type="spellEnd"/>
      <w:r w:rsidR="00665C37">
        <w:t xml:space="preserve"> matice </w:t>
      </w:r>
      <w:r w:rsidR="00665C37" w:rsidRPr="00DB135D">
        <w:rPr>
          <w:b/>
        </w:rPr>
        <w:t>C</w:t>
      </w:r>
      <w:r w:rsidR="00665C37">
        <w:t xml:space="preserve">. </w:t>
      </w:r>
      <w:r w:rsidR="00A62125">
        <w:t xml:space="preserve">Vlastní vektory </w:t>
      </w:r>
      <w:proofErr w:type="spellStart"/>
      <w:r w:rsidR="00A62125" w:rsidRPr="00DB135D">
        <w:rPr>
          <w:b/>
        </w:rPr>
        <w:t>V</w:t>
      </w:r>
      <w:r w:rsidR="00A62125" w:rsidRPr="00DB135D">
        <w:rPr>
          <w:b/>
          <w:vertAlign w:val="subscript"/>
        </w:rPr>
        <w:t>i</w:t>
      </w:r>
      <w:proofErr w:type="spellEnd"/>
      <w:r w:rsidR="00A62125">
        <w:t xml:space="preserve"> jsou získány řešením rovnice </w:t>
      </w:r>
      <w:r w:rsidR="00A62125">
        <w:fldChar w:fldCharType="begin"/>
      </w:r>
      <w:r w:rsidR="00A62125">
        <w:instrText xml:space="preserve"> REF _Ref32590564 \h </w:instrText>
      </w:r>
      <w:r w:rsidR="00A62125">
        <w:fldChar w:fldCharType="separate"/>
      </w:r>
      <w:r w:rsidR="002B7859">
        <w:t>(</w:t>
      </w:r>
      <w:r w:rsidR="002B7859">
        <w:rPr>
          <w:noProof/>
        </w:rPr>
        <w:t>4</w:t>
      </w:r>
      <w:r w:rsidR="002B7859">
        <w:t>.</w:t>
      </w:r>
      <w:r w:rsidR="002B7859">
        <w:rPr>
          <w:noProof/>
        </w:rPr>
        <w:t>7</w:t>
      </w:r>
      <w:r w:rsidR="002B7859">
        <w:t>)</w:t>
      </w:r>
      <w:r w:rsidR="00A62125">
        <w:fldChar w:fldCharType="end"/>
      </w:r>
      <w:r w:rsidR="00A62125">
        <w:t xml:space="preserve">. </w:t>
      </w:r>
    </w:p>
    <w:p w14:paraId="569B7CE8" w14:textId="77777777" w:rsidR="00A62125" w:rsidRDefault="00A62125" w:rsidP="00A62125">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006B2B8A" w14:textId="77777777" w:rsidTr="009F2C6D">
        <w:tc>
          <w:tcPr>
            <w:tcW w:w="750" w:type="pct"/>
          </w:tcPr>
          <w:p w14:paraId="2613BDD4" w14:textId="77777777" w:rsidR="00A62125" w:rsidRDefault="00A62125" w:rsidP="009F2C6D"/>
        </w:tc>
        <w:tc>
          <w:tcPr>
            <w:tcW w:w="0" w:type="auto"/>
          </w:tcPr>
          <w:p w14:paraId="5E6636EB" w14:textId="77777777" w:rsidR="00A62125" w:rsidRDefault="00FD0138" w:rsidP="009F2C6D">
            <w:pPr>
              <w:jc w:val="center"/>
            </w:pPr>
            <m:oMathPara>
              <m:oMath>
                <m:d>
                  <m:dPr>
                    <m:ctrlPr>
                      <w:rPr>
                        <w:rStyle w:val="Zstupntext"/>
                        <w:rFonts w:ascii="Cambria Math" w:hAnsi="Cambria Math"/>
                        <w:i/>
                        <w:color w:val="auto"/>
                      </w:rPr>
                    </m:ctrlPr>
                  </m:dPr>
                  <m:e>
                    <m:r>
                      <m:rPr>
                        <m:sty m:val="bi"/>
                      </m:rPr>
                      <w:rPr>
                        <w:rStyle w:val="Zstupntext"/>
                        <w:rFonts w:ascii="Cambria Math" w:hAnsi="Cambria Math"/>
                        <w:color w:val="auto"/>
                      </w:rPr>
                      <m:t>C</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r>
                      <w:rPr>
                        <w:rStyle w:val="Zstupntext"/>
                        <w:rFonts w:ascii="Cambria Math" w:hAnsi="Cambria Math"/>
                        <w:color w:val="auto"/>
                      </w:rPr>
                      <m:t>I</m:t>
                    </m:r>
                  </m:e>
                </m:d>
                <m:sSub>
                  <m:sSubPr>
                    <m:ctrlPr>
                      <w:rPr>
                        <w:rStyle w:val="Zstupntext"/>
                        <w:rFonts w:ascii="Cambria Math" w:hAnsi="Cambria Math"/>
                        <w:i/>
                        <w:color w:val="auto"/>
                      </w:rPr>
                    </m:ctrlPr>
                  </m:sSubPr>
                  <m:e>
                    <m:r>
                      <m:rPr>
                        <m:sty m:val="bi"/>
                      </m:rPr>
                      <w:rPr>
                        <w:rStyle w:val="Zstupntext"/>
                        <w:rFonts w:ascii="Cambria Math" w:hAnsi="Cambria Math"/>
                        <w:color w:val="auto"/>
                      </w:rPr>
                      <m:t>V</m:t>
                    </m:r>
                  </m:e>
                  <m:sub>
                    <m:r>
                      <w:rPr>
                        <w:rStyle w:val="Zstupntext"/>
                        <w:rFonts w:ascii="Cambria Math" w:hAnsi="Cambria Math"/>
                        <w:color w:val="auto"/>
                      </w:rPr>
                      <m:t>i</m:t>
                    </m:r>
                  </m:sub>
                </m:sSub>
                <m:r>
                  <w:rPr>
                    <w:rStyle w:val="Zstupntext"/>
                    <w:rFonts w:ascii="Cambria Math" w:hAnsi="Cambria Math"/>
                    <w:color w:val="auto"/>
                  </w:rPr>
                  <m:t>=0</m:t>
                </m:r>
              </m:oMath>
            </m:oMathPara>
          </w:p>
        </w:tc>
        <w:tc>
          <w:tcPr>
            <w:tcW w:w="750" w:type="pct"/>
            <w:tcMar>
              <w:right w:w="0" w:type="dxa"/>
            </w:tcMar>
          </w:tcPr>
          <w:p w14:paraId="4CFC72E9" w14:textId="3EF22448" w:rsidR="00A62125" w:rsidRDefault="00A62125" w:rsidP="009F2C6D">
            <w:pPr>
              <w:jc w:val="right"/>
              <w:rPr>
                <w:ins w:id="207" w:author="Konzal Jan (164745) [2]" w:date="2020-03-19T15:21:00Z"/>
              </w:rPr>
            </w:pPr>
            <w:bookmarkStart w:id="208" w:name="_Ref32590564"/>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7</w:t>
            </w:r>
            <w:r w:rsidR="001C2707">
              <w:rPr>
                <w:noProof/>
              </w:rPr>
              <w:fldChar w:fldCharType="end"/>
            </w:r>
            <w:r>
              <w:t>)</w:t>
            </w:r>
            <w:bookmarkEnd w:id="208"/>
          </w:p>
          <w:p w14:paraId="1255CB76" w14:textId="2B8FF6D1" w:rsidR="00A62125" w:rsidRDefault="00A62125" w:rsidP="009F2C6D">
            <w:pPr>
              <w:jc w:val="right"/>
            </w:pPr>
          </w:p>
        </w:tc>
      </w:tr>
    </w:tbl>
    <w:p w14:paraId="7AF8EE17" w14:textId="64E10B4A" w:rsidR="00A62125" w:rsidRDefault="00A62125" w:rsidP="00A62125">
      <w:pPr>
        <w:pStyle w:val="BPDPNormln"/>
        <w:ind w:firstLine="0"/>
      </w:pPr>
      <w:r>
        <w:t xml:space="preserve">Kde </w:t>
      </w:r>
      <w:r w:rsidRPr="00DB135D">
        <w:rPr>
          <w:b/>
        </w:rPr>
        <w:t xml:space="preserve">(C – </w:t>
      </w:r>
      <w:proofErr w:type="spellStart"/>
      <w:r w:rsidRPr="00DB135D">
        <w:rPr>
          <w:rFonts w:ascii="Georgia" w:hAnsi="Georgia"/>
          <w:b/>
        </w:rPr>
        <w:t>λ</w:t>
      </w:r>
      <w:r w:rsidRPr="00DB135D">
        <w:rPr>
          <w:rFonts w:ascii="Georgia" w:hAnsi="Georgia"/>
          <w:b/>
          <w:vertAlign w:val="subscript"/>
        </w:rPr>
        <w:t>i</w:t>
      </w:r>
      <w:r w:rsidRPr="00DB135D">
        <w:rPr>
          <w:rFonts w:ascii="Georgia" w:hAnsi="Georgia"/>
          <w:b/>
        </w:rPr>
        <w:t>I</w:t>
      </w:r>
      <w:proofErr w:type="spellEnd"/>
      <w:r w:rsidRPr="00DB135D">
        <w:rPr>
          <w:b/>
        </w:rPr>
        <w:t>)</w:t>
      </w:r>
      <w:r>
        <w:t xml:space="preserve"> je charakteristická rovnice pro výpočet vlastních hodnot </w:t>
      </w:r>
      <w:proofErr w:type="spellStart"/>
      <w:r w:rsidRPr="00DB135D">
        <w:rPr>
          <w:rFonts w:ascii="Georgia" w:hAnsi="Georgia"/>
          <w:i/>
        </w:rPr>
        <w:t>λ</w:t>
      </w:r>
      <w:r w:rsidRPr="00DB135D">
        <w:rPr>
          <w:i/>
          <w:vertAlign w:val="subscript"/>
        </w:rPr>
        <w:t>i</w:t>
      </w:r>
      <w:proofErr w:type="spellEnd"/>
      <w:ins w:id="209" w:author="Konzal Jan (164745) [2]" w:date="2020-03-19T15:26:00Z">
        <w:r w:rsidRPr="00A62125">
          <w:rPr>
            <w:i/>
          </w:rPr>
          <w:t>.</w:t>
        </w:r>
      </w:ins>
      <w:r>
        <w:rPr>
          <w:vertAlign w:val="subscript"/>
        </w:rPr>
        <w:t xml:space="preserve"> </w:t>
      </w:r>
      <w:r>
        <w:t xml:space="preserve">Vlastní hodnoty jsou získány řešením rovnice </w:t>
      </w:r>
      <w:r>
        <w:fldChar w:fldCharType="begin"/>
      </w:r>
      <w:r>
        <w:instrText xml:space="preserve"> REF _Ref32591903 \h </w:instrText>
      </w:r>
      <w:r>
        <w:fldChar w:fldCharType="separate"/>
      </w:r>
      <w:r w:rsidR="002B7859">
        <w:t>(</w:t>
      </w:r>
      <w:r w:rsidR="002B7859">
        <w:rPr>
          <w:noProof/>
        </w:rPr>
        <w:t>4</w:t>
      </w:r>
      <w:r w:rsidR="002B7859">
        <w:t>.</w:t>
      </w:r>
      <w:r w:rsidR="002B7859">
        <w:rPr>
          <w:noProof/>
        </w:rPr>
        <w:t>8</w:t>
      </w:r>
      <w:r w:rsidR="002B7859">
        <w:t>)</w:t>
      </w:r>
      <w:r>
        <w:fldChar w:fldCharType="end"/>
      </w:r>
      <w:r>
        <w:t>. [10, 13, 14, 15]</w:t>
      </w:r>
    </w:p>
    <w:p w14:paraId="50E948AA" w14:textId="3AD2D1C8" w:rsidR="00A62125" w:rsidRDefault="00A62125" w:rsidP="00794949">
      <w:pPr>
        <w:pStyle w:val="BPDPNormln"/>
        <w:ind w:firstLine="0"/>
        <w:rPr>
          <w:ins w:id="210" w:author="Konzal Jan (164745) [2]" w:date="2020-03-19T15:24:00Z"/>
        </w:rPr>
      </w:pPr>
    </w:p>
    <w:p w14:paraId="474E3B02" w14:textId="77777777" w:rsidR="00A62125" w:rsidRDefault="00A62125" w:rsidP="00794949">
      <w:pPr>
        <w:pStyle w:val="BPDPNormln"/>
        <w:ind w:firstLine="0"/>
        <w:rPr>
          <w:ins w:id="211" w:author="Konzal Jan (164745) [2]" w:date="2020-03-19T15:24: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7B8FC855" w14:textId="77777777" w:rsidTr="009F2C6D">
        <w:tc>
          <w:tcPr>
            <w:tcW w:w="750" w:type="pct"/>
            <w:vAlign w:val="center"/>
          </w:tcPr>
          <w:p w14:paraId="20957F92" w14:textId="77777777" w:rsidR="00A62125" w:rsidRDefault="00A62125" w:rsidP="009F2C6D">
            <w:pPr>
              <w:jc w:val="right"/>
            </w:pPr>
          </w:p>
        </w:tc>
        <w:tc>
          <w:tcPr>
            <w:tcW w:w="0" w:type="auto"/>
            <w:vAlign w:val="center"/>
          </w:tcPr>
          <w:p w14:paraId="224BC767" w14:textId="77777777" w:rsidR="00A62125" w:rsidRDefault="00A62125" w:rsidP="009F2C6D">
            <w:pPr>
              <w:jc w:val="right"/>
            </w:pPr>
            <m:oMathPara>
              <m:oMath>
                <m:r>
                  <w:rPr>
                    <w:rFonts w:ascii="Cambria Math" w:hAnsi="Cambria Math"/>
                  </w:rPr>
                  <m:t>det</m:t>
                </m:r>
                <m:d>
                  <m:dPr>
                    <m:begChr m:val="|"/>
                    <m:endChr m:val="|"/>
                    <m:ctrlPr>
                      <w:rPr>
                        <w:rFonts w:ascii="Cambria Math" w:hAnsi="Cambria Math"/>
                        <w:i/>
                      </w:rPr>
                    </m:ctrlPr>
                  </m:dPr>
                  <m:e>
                    <m:r>
                      <m:rPr>
                        <m:sty m:val="bi"/>
                      </m:rP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I</m:t>
                    </m:r>
                  </m:e>
                </m:d>
                <m:r>
                  <w:rPr>
                    <w:rFonts w:ascii="Cambria Math" w:hAnsi="Cambria Math"/>
                  </w:rPr>
                  <m:t>=0</m:t>
                </m:r>
              </m:oMath>
            </m:oMathPara>
          </w:p>
        </w:tc>
        <w:tc>
          <w:tcPr>
            <w:tcW w:w="750" w:type="pct"/>
            <w:tcMar>
              <w:right w:w="0" w:type="dxa"/>
            </w:tcMar>
            <w:vAlign w:val="center"/>
          </w:tcPr>
          <w:p w14:paraId="502D7935" w14:textId="3F7DD94A" w:rsidR="00A62125" w:rsidRDefault="00A62125" w:rsidP="009F2C6D">
            <w:pPr>
              <w:jc w:val="right"/>
            </w:pPr>
            <w:bookmarkStart w:id="212" w:name="_Ref32591903"/>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8</w:t>
            </w:r>
            <w:r w:rsidR="001C2707">
              <w:rPr>
                <w:noProof/>
              </w:rPr>
              <w:fldChar w:fldCharType="end"/>
            </w:r>
            <w:r>
              <w:t>)</w:t>
            </w:r>
            <w:bookmarkEnd w:id="212"/>
          </w:p>
        </w:tc>
      </w:tr>
    </w:tbl>
    <w:p w14:paraId="6391C5CA" w14:textId="77777777" w:rsidR="00A62125" w:rsidRDefault="00A62125" w:rsidP="00794949">
      <w:pPr>
        <w:pStyle w:val="BPDPNormln"/>
        <w:ind w:firstLine="0"/>
      </w:pPr>
    </w:p>
    <w:p w14:paraId="59485473" w14:textId="77777777" w:rsidR="00A62125" w:rsidRPr="008372F8" w:rsidRDefault="00A62125" w:rsidP="00A62125">
      <w:pPr>
        <w:pStyle w:val="BPDPNormln"/>
        <w:ind w:firstLine="0"/>
      </w:pPr>
      <w:r>
        <w:t xml:space="preserve">Kde </w:t>
      </w:r>
      <m:oMath>
        <m:r>
          <w:rPr>
            <w:rFonts w:ascii="Cambria Math" w:hAnsi="Cambria Math"/>
          </w:rPr>
          <m:t>det</m:t>
        </m:r>
        <m:d>
          <m:dPr>
            <m:begChr m:val="|"/>
            <m:endChr m:val="|"/>
            <m:ctrlPr>
              <w:rPr>
                <w:rFonts w:ascii="Cambria Math" w:hAnsi="Cambria Math"/>
                <w:b/>
                <w:i/>
                <w:color w:val="auto"/>
              </w:rPr>
            </m:ctrlPr>
          </m:dPr>
          <m:e>
            <m:r>
              <m:rPr>
                <m:sty m:val="bi"/>
              </m:rPr>
              <w:rPr>
                <w:rFonts w:ascii="Cambria Math" w:hAnsi="Cambria Math"/>
              </w:rPr>
              <m:t>C-</m:t>
            </m:r>
            <m:sSub>
              <m:sSubPr>
                <m:ctrlPr>
                  <w:rPr>
                    <w:rFonts w:ascii="Cambria Math" w:hAnsi="Cambria Math"/>
                    <w:b/>
                    <w:i/>
                    <w:color w:val="auto"/>
                  </w:rPr>
                </m:ctrlPr>
              </m:sSubPr>
              <m:e>
                <m:r>
                  <m:rPr>
                    <m:sty m:val="bi"/>
                  </m:rPr>
                  <w:rPr>
                    <w:rFonts w:ascii="Cambria Math" w:hAnsi="Cambria Math"/>
                  </w:rPr>
                  <m:t>λ</m:t>
                </m:r>
              </m:e>
              <m:sub>
                <m:r>
                  <m:rPr>
                    <m:sty m:val="bi"/>
                  </m:rPr>
                  <w:rPr>
                    <w:rFonts w:ascii="Cambria Math" w:hAnsi="Cambria Math"/>
                  </w:rPr>
                  <m:t>i</m:t>
                </m:r>
              </m:sub>
            </m:sSub>
            <m:r>
              <m:rPr>
                <m:sty m:val="bi"/>
              </m:rPr>
              <w:rPr>
                <w:rFonts w:ascii="Cambria Math" w:hAnsi="Cambria Math"/>
              </w:rPr>
              <m:t>I</m:t>
            </m:r>
          </m:e>
        </m:d>
      </m:oMath>
      <w:r>
        <w:rPr>
          <w:b/>
          <w:color w:val="auto"/>
        </w:rPr>
        <w:t xml:space="preserve"> </w:t>
      </w:r>
      <w:r>
        <w:rPr>
          <w:color w:val="auto"/>
        </w:rPr>
        <w:t>je determinantem charakteristické rovnice. Vlastní hodnoty jsou rozptylem odpovídající příslušným hlavním komponentám. [10, 13]</w:t>
      </w:r>
    </w:p>
    <w:p w14:paraId="676C1F10" w14:textId="3E086830" w:rsidR="008372F8" w:rsidRDefault="00FC65E3" w:rsidP="00A62125">
      <w:pPr>
        <w:pStyle w:val="BPDPNormln"/>
      </w:pPr>
      <w:r>
        <w:t xml:space="preserve">Vlastní čísla </w:t>
      </w:r>
      <w:proofErr w:type="spellStart"/>
      <w:r w:rsidRPr="00DB135D">
        <w:rPr>
          <w:rFonts w:ascii="Georgia" w:hAnsi="Georgia"/>
          <w:i/>
        </w:rPr>
        <w:t>λ</w:t>
      </w:r>
      <w:r w:rsidRPr="00DB135D">
        <w:rPr>
          <w:i/>
          <w:vertAlign w:val="subscript"/>
        </w:rPr>
        <w:t>i</w:t>
      </w:r>
      <w:proofErr w:type="spellEnd"/>
      <w:r>
        <w:t xml:space="preserve"> jsou spolu s příslušnými vlastními vektory </w:t>
      </w:r>
      <w:proofErr w:type="spellStart"/>
      <w:r w:rsidRPr="00DB135D">
        <w:rPr>
          <w:b/>
        </w:rPr>
        <w:t>V</w:t>
      </w:r>
      <w:r w:rsidRPr="00DB135D">
        <w:rPr>
          <w:b/>
          <w:vertAlign w:val="subscript"/>
        </w:rPr>
        <w:t>i</w:t>
      </w:r>
      <w:proofErr w:type="spellEnd"/>
      <w:r w:rsidR="002D4518">
        <w:t> </w:t>
      </w:r>
      <w:r>
        <w:t xml:space="preserve">seřazeny podle velikosti, od největších k nejmenším. Z vlastních vektorů se složí transformační matice </w:t>
      </w:r>
      <w:r w:rsidRPr="00FC5247">
        <w:rPr>
          <w:b/>
          <w:bCs/>
        </w:rPr>
        <w:t>T</w:t>
      </w:r>
      <w:r>
        <w:t xml:space="preserve">. Jednotlivé vlastní vektory </w:t>
      </w:r>
      <w:proofErr w:type="spellStart"/>
      <w:r w:rsidRPr="00DB135D">
        <w:rPr>
          <w:b/>
        </w:rPr>
        <w:t>V</w:t>
      </w:r>
      <w:r w:rsidRPr="00DB135D">
        <w:rPr>
          <w:b/>
          <w:vertAlign w:val="subscript"/>
        </w:rPr>
        <w:t>i</w:t>
      </w:r>
      <w:proofErr w:type="spellEnd"/>
      <w:r>
        <w:t xml:space="preserve"> jsou v matici </w:t>
      </w:r>
      <w:r w:rsidRPr="00DB135D">
        <w:rPr>
          <w:b/>
        </w:rPr>
        <w:t>T</w:t>
      </w:r>
      <w:r>
        <w:t xml:space="preserve"> řazeny sestupně podle vlastních čísel </w:t>
      </w:r>
      <w:proofErr w:type="spellStart"/>
      <w:r w:rsidRPr="00DB135D">
        <w:rPr>
          <w:rFonts w:ascii="Georgia" w:hAnsi="Georgia"/>
          <w:i/>
        </w:rPr>
        <w:t>λ</w:t>
      </w:r>
      <w:r w:rsidRPr="00DB135D">
        <w:rPr>
          <w:i/>
          <w:vertAlign w:val="subscript"/>
        </w:rPr>
        <w:t>i</w:t>
      </w:r>
      <w:proofErr w:type="spellEnd"/>
      <w:r>
        <w:rPr>
          <w:vertAlign w:val="subscript"/>
        </w:rPr>
        <w:t xml:space="preserve"> </w:t>
      </w:r>
      <w:r w:rsidRPr="00FC65E3">
        <w:t>ve</w:t>
      </w:r>
      <w:r>
        <w:t xml:space="preserve"> sloupcích.</w:t>
      </w:r>
      <w:r w:rsidR="00D91DE9">
        <w:t xml:space="preserve"> </w:t>
      </w:r>
      <w:r w:rsidR="008372F8">
        <w:t xml:space="preserve">Prvky vlastních vektorů jsou váhy původních proměnných. Tyto váhy udávají pozici objektů v novém souřadném systému. </w:t>
      </w:r>
    </w:p>
    <w:p w14:paraId="7A22C4D7" w14:textId="0CBFB2EF" w:rsidR="00DB135D" w:rsidRDefault="00DA2F69" w:rsidP="00794949">
      <w:pPr>
        <w:pStyle w:val="BPDPNormln"/>
        <w:ind w:firstLine="0"/>
      </w:pPr>
      <w:r>
        <w:t xml:space="preserve"> [10, </w:t>
      </w:r>
      <w:r w:rsidR="004006DB">
        <w:t xml:space="preserve">11, </w:t>
      </w:r>
      <w:r>
        <w:t>13]</w:t>
      </w:r>
    </w:p>
    <w:p w14:paraId="7C548A56" w14:textId="4EEC6C57" w:rsidR="00C94445" w:rsidRDefault="00B0069D" w:rsidP="00C94445">
      <w:pPr>
        <w:pStyle w:val="BPDPNormln"/>
      </w:pPr>
      <w:r>
        <w:t xml:space="preserve">Nyní se vybírá počet hlavních komponent (vlastních vektorů), podle některého z kritérií uvedených v kapitole </w:t>
      </w:r>
      <w:r>
        <w:fldChar w:fldCharType="begin"/>
      </w:r>
      <w:r>
        <w:instrText xml:space="preserve"> REF _Ref32497547 \r \h </w:instrText>
      </w:r>
      <w:r>
        <w:fldChar w:fldCharType="separate"/>
      </w:r>
      <w:r w:rsidR="002B7859">
        <w:t>4.2</w:t>
      </w:r>
      <w:r>
        <w:fldChar w:fldCharType="end"/>
      </w:r>
      <w:r>
        <w:t xml:space="preserve">. Počet vybraných komponent </w:t>
      </w:r>
      <w:r w:rsidRPr="00DB135D">
        <w:rPr>
          <w:i/>
        </w:rPr>
        <w:t>n</w:t>
      </w:r>
      <w:r>
        <w:t xml:space="preserve"> se vloží do nové transformační matice </w:t>
      </w:r>
      <w:proofErr w:type="spellStart"/>
      <w:r w:rsidRPr="00DB135D">
        <w:rPr>
          <w:b/>
        </w:rPr>
        <w:t>T</w:t>
      </w:r>
      <w:r w:rsidRPr="00DB135D">
        <w:rPr>
          <w:b/>
          <w:vertAlign w:val="subscript"/>
        </w:rPr>
        <w:t>n</w:t>
      </w:r>
      <w:proofErr w:type="spellEnd"/>
      <w:r>
        <w:t xml:space="preserve">. Podle vybraných hlavních komponent jsou původní data promítnuta do nového prostoru. </w:t>
      </w:r>
      <w:r w:rsidR="00DA2F69">
        <w:t>[14, 15]</w:t>
      </w:r>
    </w:p>
    <w:p w14:paraId="524C0C90" w14:textId="5494C46A" w:rsidR="00630828" w:rsidRDefault="00630828" w:rsidP="00C94445">
      <w:pPr>
        <w:pStyle w:val="BPDPNormln"/>
      </w:pPr>
      <w:r>
        <w:t xml:space="preserve">Na závěr je vypočtena matice </w:t>
      </w:r>
      <w:r w:rsidRPr="00DB135D">
        <w:rPr>
          <w:b/>
        </w:rPr>
        <w:t>Y</w:t>
      </w:r>
      <w:r w:rsidR="00D91DE9">
        <w:t xml:space="preserve"> podle vztahu </w:t>
      </w:r>
      <w:r w:rsidR="00D91DE9">
        <w:fldChar w:fldCharType="begin"/>
      </w:r>
      <w:r w:rsidR="00D91DE9">
        <w:instrText xml:space="preserve"> REF _Ref32589161 \h </w:instrText>
      </w:r>
      <w:r w:rsidR="00D91DE9">
        <w:fldChar w:fldCharType="separate"/>
      </w:r>
      <w:r w:rsidR="002B7859">
        <w:t>(</w:t>
      </w:r>
      <w:r w:rsidR="002B7859">
        <w:rPr>
          <w:noProof/>
        </w:rPr>
        <w:t>4</w:t>
      </w:r>
      <w:r w:rsidR="002B7859">
        <w:t>.</w:t>
      </w:r>
      <w:r w:rsidR="002B7859">
        <w:rPr>
          <w:noProof/>
        </w:rPr>
        <w:t>9</w:t>
      </w:r>
      <w:r w:rsidR="002B7859">
        <w:t>)</w:t>
      </w:r>
      <w:r w:rsidR="00D91DE9">
        <w:fldChar w:fldCharType="end"/>
      </w:r>
      <w:r>
        <w:t>, která obsahuje původní data promítnutá do nového prostou s </w:t>
      </w:r>
      <w:r w:rsidRPr="00D91DE9">
        <w:rPr>
          <w:i/>
        </w:rPr>
        <w:t>n</w:t>
      </w:r>
      <w:r>
        <w:t xml:space="preserve"> dimenzemi. </w:t>
      </w:r>
      <w:r w:rsidR="00C52596">
        <w:t>[10, 13, 14, 15]</w:t>
      </w:r>
    </w:p>
    <w:p w14:paraId="4A8ACBF3" w14:textId="77777777" w:rsidR="00D91DE9" w:rsidRDefault="00D91DE9" w:rsidP="00C94445">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91DE9" w14:paraId="726D3A64" w14:textId="77777777" w:rsidTr="00D91DE9">
        <w:tc>
          <w:tcPr>
            <w:tcW w:w="750" w:type="pct"/>
          </w:tcPr>
          <w:p w14:paraId="49BF08BC" w14:textId="77777777" w:rsidR="00D91DE9" w:rsidRDefault="00D91DE9" w:rsidP="008B45A1"/>
        </w:tc>
        <w:tc>
          <w:tcPr>
            <w:tcW w:w="0" w:type="auto"/>
          </w:tcPr>
          <w:p w14:paraId="40BEFDDF" w14:textId="70BC455C" w:rsidR="00D91DE9" w:rsidRPr="00A74885" w:rsidRDefault="00A74885" w:rsidP="00B509D7">
            <w:pPr>
              <w:jc w:val="center"/>
              <w:rPr>
                <w:b/>
                <w:bCs/>
              </w:rPr>
            </w:pPr>
            <m:oMathPara>
              <m:oMath>
                <m:r>
                  <m:rPr>
                    <m:sty m:val="bi"/>
                  </m:rPr>
                  <w:rPr>
                    <w:rFonts w:ascii="Cambria Math" w:hAnsi="Cambria Math"/>
                  </w:rPr>
                  <m:t>Y=</m:t>
                </m:r>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X</m:t>
                        </m:r>
                      </m:e>
                      <m:sub>
                        <m:r>
                          <w:rPr>
                            <w:rFonts w:ascii="Cambria Math" w:hAnsi="Cambria Math"/>
                          </w:rPr>
                          <m:t>C</m:t>
                        </m:r>
                      </m:sub>
                    </m:sSub>
                    <m:r>
                      <m:rPr>
                        <m:sty m:val="bi"/>
                      </m:rPr>
                      <w:rPr>
                        <w:rFonts w:ascii="Cambria Math" w:hAnsi="Cambria Math"/>
                      </w:rPr>
                      <m:t>∙T</m:t>
                    </m:r>
                  </m:e>
                  <m:sub>
                    <m:r>
                      <w:rPr>
                        <w:rFonts w:ascii="Cambria Math" w:hAnsi="Cambria Math"/>
                      </w:rPr>
                      <m:t>n</m:t>
                    </m:r>
                  </m:sub>
                </m:sSub>
              </m:oMath>
            </m:oMathPara>
          </w:p>
        </w:tc>
        <w:tc>
          <w:tcPr>
            <w:tcW w:w="750" w:type="pct"/>
            <w:tcMar>
              <w:right w:w="0" w:type="dxa"/>
            </w:tcMar>
          </w:tcPr>
          <w:p w14:paraId="7A1E2B3A" w14:textId="7271FDBE" w:rsidR="00D91DE9" w:rsidRDefault="00D91DE9" w:rsidP="00B509D7">
            <w:pPr>
              <w:jc w:val="right"/>
            </w:pPr>
            <w:bookmarkStart w:id="213" w:name="_Ref32589161"/>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9</w:t>
            </w:r>
            <w:r w:rsidR="001C2707">
              <w:rPr>
                <w:noProof/>
              </w:rPr>
              <w:fldChar w:fldCharType="end"/>
            </w:r>
            <w:r>
              <w:t>)</w:t>
            </w:r>
            <w:bookmarkEnd w:id="213"/>
          </w:p>
        </w:tc>
      </w:tr>
    </w:tbl>
    <w:p w14:paraId="3750536A" w14:textId="1F9CCAEC" w:rsidR="001810C7" w:rsidRDefault="001810C7" w:rsidP="00C94445">
      <w:pPr>
        <w:pStyle w:val="BPDPNormln"/>
      </w:pPr>
    </w:p>
    <w:p w14:paraId="5D2194A0" w14:textId="784A38C6" w:rsidR="001810C7" w:rsidRPr="00B0069D" w:rsidRDefault="001810C7" w:rsidP="001810C7">
      <w:pPr>
        <w:pStyle w:val="BPDPNormln"/>
        <w:ind w:firstLine="0"/>
      </w:pPr>
      <w:r>
        <w:t xml:space="preserve">Kde </w:t>
      </w:r>
      <w:proofErr w:type="spellStart"/>
      <w:r w:rsidRPr="00A74885">
        <w:rPr>
          <w:b/>
          <w:bCs/>
        </w:rPr>
        <w:t>X</w:t>
      </w:r>
      <w:r w:rsidRPr="00FC5247">
        <w:t>c</w:t>
      </w:r>
      <w:proofErr w:type="spellEnd"/>
      <w:r>
        <w:t xml:space="preserve"> je centrovaná matice vstupních dat.</w:t>
      </w:r>
    </w:p>
    <w:p w14:paraId="5BD859B5" w14:textId="73361992" w:rsidR="00AF622A" w:rsidRDefault="00AF622A" w:rsidP="00AF622A">
      <w:pPr>
        <w:pStyle w:val="Nadpis2"/>
      </w:pPr>
      <w:bookmarkStart w:id="214" w:name="_Toc40436416"/>
      <w:r>
        <w:t>Výstupy</w:t>
      </w:r>
      <w:r w:rsidR="0043271C">
        <w:t xml:space="preserve"> </w:t>
      </w:r>
      <w:r w:rsidR="004F2ADD">
        <w:t>analýzy hlavních komponent</w:t>
      </w:r>
      <w:bookmarkEnd w:id="214"/>
    </w:p>
    <w:p w14:paraId="15F64B86" w14:textId="636FC9BF" w:rsidR="00AF622A" w:rsidRDefault="0043271C" w:rsidP="00DF4BD4">
      <w:pPr>
        <w:pStyle w:val="BPDPNormln"/>
        <w:ind w:firstLine="0"/>
      </w:pPr>
      <w:r>
        <w:t>Výstupy</w:t>
      </w:r>
      <w:r w:rsidR="00AF622A">
        <w:t xml:space="preserve"> důležité pro interpretaci výsledků</w:t>
      </w:r>
      <w:r>
        <w:t xml:space="preserve"> </w:t>
      </w:r>
      <w:proofErr w:type="gramStart"/>
      <w:r>
        <w:t>PCA</w:t>
      </w:r>
      <w:r w:rsidR="00AF622A">
        <w:t xml:space="preserve"> </w:t>
      </w:r>
      <w:r>
        <w:t>-</w:t>
      </w:r>
      <w:r w:rsidR="00AF622A">
        <w:t xml:space="preserve"> jsou</w:t>
      </w:r>
      <w:proofErr w:type="gramEnd"/>
      <w:r w:rsidR="00AF622A">
        <w:t xml:space="preserve"> vlastní hodnoty, </w:t>
      </w:r>
      <w:r w:rsidR="008214E1">
        <w:t>komponentní váhy</w:t>
      </w:r>
      <w:r w:rsidR="00AF622A">
        <w:t xml:space="preserve">, </w:t>
      </w:r>
      <w:r w:rsidR="0020199D">
        <w:t>komponentní skóre a grafy vyjadřující tyto hodnoty.</w:t>
      </w:r>
      <w:r w:rsidR="00DA2F69">
        <w:t xml:space="preserve"> [9]</w:t>
      </w:r>
    </w:p>
    <w:p w14:paraId="24BC1432" w14:textId="0E6415B6" w:rsidR="00AF622A" w:rsidRDefault="00A51418" w:rsidP="00AF622A">
      <w:pPr>
        <w:pStyle w:val="BPDPNormln"/>
        <w:rPr>
          <w:ins w:id="215" w:author="Konzal Jan (164745)" w:date="2020-02-26T12:03:00Z"/>
        </w:rPr>
      </w:pPr>
      <w:r w:rsidRPr="002F0701">
        <w:rPr>
          <w:b/>
        </w:rPr>
        <w:t>Vlastní hodnoty</w:t>
      </w:r>
      <w:r>
        <w:t xml:space="preserve"> vyjadřují podíl rozptylu rozložení původníc</w:t>
      </w:r>
      <w:r w:rsidR="00A53157">
        <w:t>h dat v hlavní komponentě, udávají</w:t>
      </w:r>
      <w:r>
        <w:t xml:space="preserve"> tedy význam dané hlavní komponenty pro vyjádření rozložení dat. Číselná hodnota není důležitá, důležitý je procentuální podíl</w:t>
      </w:r>
      <w:r w:rsidR="00AF622A">
        <w:t xml:space="preserve"> </w:t>
      </w:r>
      <w:r>
        <w:t>v dané hlavní komponentě z celkového součtu vlastních hodnot všech hlavních komponent.</w:t>
      </w:r>
      <w:r w:rsidR="00DA2F69">
        <w:t xml:space="preserve"> [9, 13]</w:t>
      </w:r>
    </w:p>
    <w:p w14:paraId="0A87C6AC" w14:textId="59817C55" w:rsidR="0020199D" w:rsidDel="00C919DD" w:rsidRDefault="0020199D" w:rsidP="00AF622A">
      <w:pPr>
        <w:pStyle w:val="BPDPNormln"/>
        <w:rPr>
          <w:del w:id="216" w:author="Konzal Jan (164745)" w:date="2020-02-26T12:15:00Z"/>
        </w:rPr>
      </w:pPr>
      <w:r w:rsidRPr="0020199D">
        <w:rPr>
          <w:b/>
        </w:rPr>
        <w:t>Komponentní váhy</w:t>
      </w:r>
      <w:r>
        <w:t xml:space="preserve"> představují míru vzájemné korelace mezi původními proměnnými a hlavními komponentami. Znázorňují, jak velký vliv mají původní proměnné na hlavní komponenty.</w:t>
      </w:r>
      <w:r w:rsidR="00C919DD">
        <w:t xml:space="preserve"> [13]</w:t>
      </w:r>
    </w:p>
    <w:p w14:paraId="5E5F84B3" w14:textId="1EA9E350" w:rsidR="002B1A07" w:rsidRDefault="00DA0E9D" w:rsidP="00E811FD">
      <w:pPr>
        <w:pStyle w:val="BPDPNormln"/>
      </w:pPr>
      <w:r w:rsidRPr="002F0701">
        <w:rPr>
          <w:b/>
        </w:rPr>
        <w:t xml:space="preserve">Graf komponentních </w:t>
      </w:r>
      <w:r w:rsidR="00E811FD" w:rsidRPr="002F0701">
        <w:rPr>
          <w:b/>
        </w:rPr>
        <w:t>vah</w:t>
      </w:r>
      <w:r w:rsidR="002B1A07" w:rsidRPr="002F0701">
        <w:rPr>
          <w:b/>
        </w:rPr>
        <w:t xml:space="preserve"> </w:t>
      </w:r>
      <w:r w:rsidR="00E811FD" w:rsidRPr="002F0701">
        <w:rPr>
          <w:b/>
        </w:rPr>
        <w:t xml:space="preserve">(Plot </w:t>
      </w:r>
      <w:proofErr w:type="spellStart"/>
      <w:r w:rsidR="00E811FD" w:rsidRPr="002F0701">
        <w:rPr>
          <w:b/>
        </w:rPr>
        <w:t>Components</w:t>
      </w:r>
      <w:proofErr w:type="spellEnd"/>
      <w:r w:rsidR="00E811FD" w:rsidRPr="002F0701">
        <w:rPr>
          <w:b/>
        </w:rPr>
        <w:t xml:space="preserve"> </w:t>
      </w:r>
      <w:proofErr w:type="spellStart"/>
      <w:r w:rsidR="00E811FD" w:rsidRPr="002F0701">
        <w:rPr>
          <w:b/>
        </w:rPr>
        <w:t>Weights</w:t>
      </w:r>
      <w:proofErr w:type="spellEnd"/>
      <w:r w:rsidR="00E811FD" w:rsidRPr="002F0701">
        <w:rPr>
          <w:b/>
        </w:rPr>
        <w:t>)</w:t>
      </w:r>
      <w:r w:rsidR="00E811FD">
        <w:t xml:space="preserve"> </w:t>
      </w:r>
      <w:r w:rsidR="002B1A07">
        <w:t xml:space="preserve">zobrazuje </w:t>
      </w:r>
      <w:r w:rsidR="00680B64">
        <w:t xml:space="preserve">původní </w:t>
      </w:r>
      <w:r w:rsidR="002B1A07">
        <w:t>proměnné v</w:t>
      </w:r>
      <w:r w:rsidR="002F0701">
        <w:t xml:space="preserve"> ordinačním prostoru </w:t>
      </w:r>
      <w:r w:rsidR="008C2645">
        <w:t>(</w:t>
      </w:r>
      <w:r w:rsidR="008C2645" w:rsidRPr="008C2645">
        <w:fldChar w:fldCharType="begin"/>
      </w:r>
      <w:r w:rsidR="008C2645" w:rsidRPr="008C2645">
        <w:instrText xml:space="preserve"> REF _Ref32494886 \h  \* MERGEFORMAT </w:instrText>
      </w:r>
      <w:r w:rsidR="008C2645" w:rsidRPr="008C2645">
        <w:fldChar w:fldCharType="separate"/>
      </w:r>
      <w:r w:rsidR="002B7859" w:rsidRPr="005862F0">
        <w:t xml:space="preserve">Obr. </w:t>
      </w:r>
      <w:r w:rsidR="002B7859" w:rsidRPr="002B7859">
        <w:t>4</w:t>
      </w:r>
      <w:r w:rsidR="002B7859">
        <w:rPr>
          <w:noProof/>
        </w:rPr>
        <w:t>.</w:t>
      </w:r>
      <w:r w:rsidR="002B7859">
        <w:rPr>
          <w:b/>
          <w:noProof/>
        </w:rPr>
        <w:t>3</w:t>
      </w:r>
      <w:r w:rsidR="008C2645" w:rsidRPr="008C2645">
        <w:fldChar w:fldCharType="end"/>
      </w:r>
      <w:r w:rsidR="008C2645">
        <w:t>)</w:t>
      </w:r>
      <w:r w:rsidR="002B1A07">
        <w:t xml:space="preserve">. </w:t>
      </w:r>
      <w:r w:rsidR="00B6682F">
        <w:t>Komponentní váhy</w:t>
      </w:r>
      <w:r w:rsidR="002B1A07">
        <w:t xml:space="preserve"> </w:t>
      </w:r>
      <w:r w:rsidR="00680B64">
        <w:t xml:space="preserve">(v1,2,3,4) představující původní proměnné. Mohou </w:t>
      </w:r>
      <w:r w:rsidR="00E811FD">
        <w:t>být</w:t>
      </w:r>
      <w:r w:rsidR="002B1A07">
        <w:t xml:space="preserve"> zobrazené pomocí vektorů vycházejících z počátku souřadného systému. Délka vektoru znázorňuje velikost vlivu proměnné. </w:t>
      </w:r>
      <w:r w:rsidR="00075BC1">
        <w:t xml:space="preserve">Úhel mezi proměnnou a hlavní komponentou vyjadřuje jejich vzájemnou korelaci. </w:t>
      </w:r>
      <w:r w:rsidR="00DA2F69">
        <w:t>[9, 13]</w:t>
      </w:r>
    </w:p>
    <w:p w14:paraId="1172AC42" w14:textId="77777777" w:rsidR="00613820" w:rsidRDefault="00613820" w:rsidP="00AF622A">
      <w:pPr>
        <w:pStyle w:val="BPDPNormln"/>
      </w:pPr>
    </w:p>
    <w:p w14:paraId="774722A9" w14:textId="77777777" w:rsidR="005862F0" w:rsidRDefault="00D521B9" w:rsidP="005862F0">
      <w:pPr>
        <w:pStyle w:val="BPDPNormln"/>
        <w:keepNext/>
        <w:jc w:val="center"/>
      </w:pPr>
      <w:r>
        <w:rPr>
          <w:noProof/>
        </w:rPr>
        <w:drawing>
          <wp:inline distT="0" distB="0" distL="0" distR="0" wp14:anchorId="10EB7F1C" wp14:editId="35781F5A">
            <wp:extent cx="4323559" cy="3240000"/>
            <wp:effectExtent l="0" t="0" r="127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inačni_promennych.emf"/>
                    <pic:cNvPicPr/>
                  </pic:nvPicPr>
                  <pic:blipFill>
                    <a:blip r:embed="rId2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F09A08E" w14:textId="6CAD950C" w:rsidR="00613820" w:rsidRDefault="005862F0" w:rsidP="005862F0">
      <w:pPr>
        <w:pStyle w:val="Titulek"/>
        <w:jc w:val="center"/>
        <w:rPr>
          <w:b w:val="0"/>
        </w:rPr>
      </w:pPr>
      <w:bookmarkStart w:id="217" w:name="_Ref32494886"/>
      <w:bookmarkStart w:id="218" w:name="_Toc40436447"/>
      <w:r w:rsidRPr="005862F0">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3</w:t>
      </w:r>
      <w:r w:rsidR="00C53017">
        <w:rPr>
          <w:b w:val="0"/>
        </w:rPr>
        <w:fldChar w:fldCharType="end"/>
      </w:r>
      <w:bookmarkEnd w:id="217"/>
      <w:r w:rsidRPr="005862F0">
        <w:rPr>
          <w:b w:val="0"/>
        </w:rPr>
        <w:t xml:space="preserve">: </w:t>
      </w:r>
      <w:r w:rsidR="00E811FD">
        <w:rPr>
          <w:b w:val="0"/>
        </w:rPr>
        <w:t>Graf komponentních vah</w:t>
      </w:r>
      <w:bookmarkEnd w:id="218"/>
    </w:p>
    <w:p w14:paraId="45D66C5C" w14:textId="77777777" w:rsidR="00C40968" w:rsidRPr="00C40968" w:rsidRDefault="00C40968" w:rsidP="00C40968"/>
    <w:p w14:paraId="2F616ED5" w14:textId="6D5C51C7" w:rsidR="00E811FD" w:rsidRDefault="00E811FD" w:rsidP="00E811FD">
      <w:pPr>
        <w:pStyle w:val="BPDPNormln"/>
        <w:ind w:firstLine="0"/>
        <w:rPr>
          <w:ins w:id="219" w:author="Konzal Jan (164745)" w:date="2020-02-26T12:15:00Z"/>
        </w:rPr>
      </w:pPr>
      <w:r>
        <w:t xml:space="preserve">Čím menší úhel mezi hlavní komponentou a vektorem proměnné je, tím více proměnná komponentu ovlivňuje. Korelace mezi proměnnými je dána kosinem úhlu mezi vektory daných proměnných. Vzdálenost mezi proměnnými zobrazuje jejich vzájemnou korelaci. </w:t>
      </w:r>
      <w:r w:rsidR="00DA2F69">
        <w:t>[9, 13]</w:t>
      </w:r>
    </w:p>
    <w:p w14:paraId="4717946C" w14:textId="6278A9D4" w:rsidR="00C919DD" w:rsidRDefault="00C919DD" w:rsidP="00C919DD">
      <w:pPr>
        <w:pStyle w:val="BPDPNormln"/>
      </w:pPr>
      <w:r w:rsidRPr="00C919DD">
        <w:rPr>
          <w:b/>
        </w:rPr>
        <w:lastRenderedPageBreak/>
        <w:t>Komponentní skóre</w:t>
      </w:r>
      <w:r>
        <w:t xml:space="preserve"> obsahuje souřadnice </w:t>
      </w:r>
      <w:r w:rsidR="00680B64">
        <w:t xml:space="preserve">původních </w:t>
      </w:r>
      <w:r>
        <w:t xml:space="preserve">objektů v prostoru hlavních komponent. </w:t>
      </w:r>
      <w:r w:rsidR="00AE78B5">
        <w:t>[13]</w:t>
      </w:r>
    </w:p>
    <w:p w14:paraId="09BA31DD" w14:textId="77777777" w:rsidR="00C919DD" w:rsidRPr="00E811FD" w:rsidRDefault="00C919DD" w:rsidP="00E811FD">
      <w:pPr>
        <w:pStyle w:val="BPDPNormln"/>
        <w:ind w:firstLine="0"/>
      </w:pPr>
    </w:p>
    <w:p w14:paraId="47E5B5F9" w14:textId="5E1399A9" w:rsidR="005862F0" w:rsidRDefault="002F0701" w:rsidP="002F0701">
      <w:pPr>
        <w:pStyle w:val="BPDPNormln"/>
      </w:pPr>
      <w:r w:rsidRPr="002F0701">
        <w:rPr>
          <w:b/>
        </w:rPr>
        <w:t>Graf komponentního skóre</w:t>
      </w:r>
      <w:r w:rsidR="005862F0" w:rsidRPr="002F0701">
        <w:rPr>
          <w:b/>
        </w:rPr>
        <w:t xml:space="preserve"> </w:t>
      </w:r>
      <w:r w:rsidRPr="002F0701">
        <w:rPr>
          <w:b/>
        </w:rPr>
        <w:t>(</w:t>
      </w:r>
      <w:proofErr w:type="spellStart"/>
      <w:r w:rsidRPr="002F0701">
        <w:rPr>
          <w:b/>
        </w:rPr>
        <w:t>Scatterplot</w:t>
      </w:r>
      <w:proofErr w:type="spellEnd"/>
      <w:r w:rsidRPr="002F0701">
        <w:rPr>
          <w:b/>
        </w:rPr>
        <w:t>)</w:t>
      </w:r>
      <w:r>
        <w:t xml:space="preserve"> </w:t>
      </w:r>
      <w:r w:rsidR="005862F0">
        <w:t xml:space="preserve">zobrazuje </w:t>
      </w:r>
      <w:r w:rsidR="00680B64">
        <w:t xml:space="preserve">původní </w:t>
      </w:r>
      <w:r w:rsidR="005862F0">
        <w:t>objekty v ordinačním prostoru. Objekty jsou znázorněny jako body</w:t>
      </w:r>
      <w:r w:rsidR="008E41B2">
        <w:t>,</w:t>
      </w:r>
      <w:r w:rsidR="005862F0">
        <w:t xml:space="preserve"> jejichž pozici určuje komponentní skóre. Na obrázku je vidět příklad ordinačního diagramu objektů </w:t>
      </w:r>
      <w:r w:rsidR="008C2645">
        <w:t>(</w:t>
      </w:r>
      <w:r w:rsidR="008C2645" w:rsidRPr="008C2645">
        <w:fldChar w:fldCharType="begin"/>
      </w:r>
      <w:r w:rsidR="008C2645" w:rsidRPr="008C2645">
        <w:instrText xml:space="preserve"> REF _Ref32494835 \h  \* MERGEFORMAT </w:instrText>
      </w:r>
      <w:r w:rsidR="008C2645" w:rsidRPr="008C2645">
        <w:fldChar w:fldCharType="separate"/>
      </w:r>
      <w:r w:rsidR="002B7859" w:rsidRPr="00EF775E">
        <w:t xml:space="preserve">Obr. </w:t>
      </w:r>
      <w:r w:rsidR="002B7859" w:rsidRPr="002B7859">
        <w:rPr>
          <w:noProof/>
        </w:rPr>
        <w:t>4</w:t>
      </w:r>
      <w:r w:rsidR="002B7859">
        <w:t>.</w:t>
      </w:r>
      <w:r w:rsidR="002B7859" w:rsidRPr="002B7859">
        <w:rPr>
          <w:noProof/>
        </w:rPr>
        <w:t>4</w:t>
      </w:r>
      <w:r w:rsidR="008C2645" w:rsidRPr="008C2645">
        <w:fldChar w:fldCharType="end"/>
      </w:r>
      <w:r w:rsidR="008C2645">
        <w:t>).</w:t>
      </w:r>
      <w:r w:rsidR="00DA2F69">
        <w:t xml:space="preserve"> [9, 13]</w:t>
      </w:r>
    </w:p>
    <w:p w14:paraId="5282EE11" w14:textId="77777777" w:rsidR="00EF775E" w:rsidRDefault="00EF775E" w:rsidP="005862F0">
      <w:pPr>
        <w:pStyle w:val="BPDPNormln"/>
      </w:pPr>
    </w:p>
    <w:p w14:paraId="03F3EF80" w14:textId="77777777" w:rsidR="00EF775E" w:rsidRDefault="002D4518" w:rsidP="00EF775E">
      <w:pPr>
        <w:pStyle w:val="BPDPNormln"/>
        <w:keepNext/>
        <w:jc w:val="center"/>
      </w:pPr>
      <w:r>
        <w:rPr>
          <w:noProof/>
        </w:rPr>
        <w:drawing>
          <wp:inline distT="0" distB="0" distL="0" distR="0" wp14:anchorId="5C5792CA" wp14:editId="26A73A15">
            <wp:extent cx="4323559" cy="3240000"/>
            <wp:effectExtent l="0" t="0" r="127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drinační_objektu.emf"/>
                    <pic:cNvPicPr/>
                  </pic:nvPicPr>
                  <pic:blipFill>
                    <a:blip r:embed="rId24">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037B580" w14:textId="3955A41E" w:rsidR="00EF775E" w:rsidRDefault="00EF775E" w:rsidP="00EF775E">
      <w:pPr>
        <w:pStyle w:val="Titulek"/>
        <w:jc w:val="center"/>
        <w:rPr>
          <w:b w:val="0"/>
        </w:rPr>
      </w:pPr>
      <w:bookmarkStart w:id="220" w:name="_Ref32494835"/>
      <w:bookmarkStart w:id="221" w:name="_Ref32494803"/>
      <w:bookmarkStart w:id="222" w:name="_Toc40436448"/>
      <w:r w:rsidRPr="00EF775E">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4</w:t>
      </w:r>
      <w:r w:rsidR="00C53017">
        <w:rPr>
          <w:b w:val="0"/>
        </w:rPr>
        <w:fldChar w:fldCharType="end"/>
      </w:r>
      <w:bookmarkEnd w:id="220"/>
      <w:r w:rsidRPr="00EF775E">
        <w:rPr>
          <w:b w:val="0"/>
        </w:rPr>
        <w:t xml:space="preserve">: </w:t>
      </w:r>
      <w:bookmarkEnd w:id="221"/>
      <w:r w:rsidR="002F0701" w:rsidRPr="002F0701">
        <w:rPr>
          <w:b w:val="0"/>
        </w:rPr>
        <w:t>Graf komponentního skóre</w:t>
      </w:r>
      <w:bookmarkEnd w:id="222"/>
    </w:p>
    <w:p w14:paraId="1F6EA615" w14:textId="77777777" w:rsidR="00C40968" w:rsidRPr="00C40968" w:rsidRDefault="00C40968" w:rsidP="00C40968"/>
    <w:p w14:paraId="343ACB97" w14:textId="13FECA46" w:rsidR="002F0701" w:rsidRPr="002F0701" w:rsidRDefault="008E41B2" w:rsidP="002F0701">
      <w:pPr>
        <w:pStyle w:val="BPDPNormln"/>
        <w:ind w:firstLine="0"/>
      </w:pPr>
      <w:r>
        <w:t>Tento graf slouží k na</w:t>
      </w:r>
      <w:r w:rsidR="002F0701">
        <w:t xml:space="preserve">lezení podobných objektů, které </w:t>
      </w:r>
      <w:r w:rsidR="00680B64">
        <w:t xml:space="preserve">v prostoru hlavních komponent </w:t>
      </w:r>
      <w:r w:rsidR="002F0701">
        <w:t>leží blízko sebe. Nebo také objek</w:t>
      </w:r>
      <w:r>
        <w:t>tů silně odlišných, tedy odlehlých</w:t>
      </w:r>
      <w:r w:rsidR="002F0701">
        <w:t xml:space="preserve"> od ostatních. </w:t>
      </w:r>
      <w:r w:rsidR="002E398B">
        <w:t>Objekty vzdálené od počátku jsou extrémy, naopak objekty umístěné blízko počátku, jsou objekty obvyklými.</w:t>
      </w:r>
      <w:ins w:id="223" w:author="Konzal Jan (164745)" w:date="2020-05-11T18:59:00Z">
        <w:r w:rsidR="002E398B">
          <w:t xml:space="preserve"> </w:t>
        </w:r>
      </w:ins>
      <w:ins w:id="224" w:author="Konzal Jan (164745)" w:date="2020-05-11T18:56:00Z">
        <w:r w:rsidR="002E398B">
          <w:t xml:space="preserve">Nejdůležitější vlastností </w:t>
        </w:r>
      </w:ins>
      <w:ins w:id="225" w:author="Konzal Jan (164745)" w:date="2020-05-11T18:57:00Z">
        <w:r w:rsidR="002E398B">
          <w:t xml:space="preserve">výstupu PCA je, že rozložení objektů v prostoru hlavních komponent je vhodné pro třídění dat </w:t>
        </w:r>
      </w:ins>
      <w:ins w:id="226" w:author="Konzal Jan (164745)" w:date="2020-05-11T18:58:00Z">
        <w:r w:rsidR="002E398B">
          <w:t xml:space="preserve">pomocí </w:t>
        </w:r>
        <w:proofErr w:type="spellStart"/>
        <w:r w:rsidR="002E398B">
          <w:t>shlukovacích</w:t>
        </w:r>
        <w:proofErr w:type="spellEnd"/>
        <w:r w:rsidR="002E398B">
          <w:t xml:space="preserve"> metod.</w:t>
        </w:r>
      </w:ins>
      <w:ins w:id="227" w:author="Konzal Jan (164745)" w:date="2020-05-11T18:56:00Z">
        <w:r w:rsidR="002E398B">
          <w:t xml:space="preserve"> </w:t>
        </w:r>
      </w:ins>
      <w:del w:id="228" w:author="Konzal Jan (164745)" w:date="2020-05-11T18:58:00Z">
        <w:r w:rsidR="002F0701" w:rsidDel="002E398B">
          <w:delText>Rozložení objektů v prostoru se dá</w:delText>
        </w:r>
        <w:r w:rsidR="00C40968" w:rsidDel="002E398B">
          <w:delText> </w:delText>
        </w:r>
        <w:r w:rsidDel="002E398B">
          <w:delText>dále využít pro třídě</w:delText>
        </w:r>
        <w:r w:rsidR="002F0701" w:rsidDel="002E398B">
          <w:delText>ní dat pomocí shlukova</w:delText>
        </w:r>
        <w:r w:rsidR="00E864C9" w:rsidDel="002E398B">
          <w:delText>c</w:delText>
        </w:r>
        <w:r w:rsidR="002F0701" w:rsidDel="002E398B">
          <w:delText>ích metod</w:delText>
        </w:r>
      </w:del>
      <w:r w:rsidR="002F0701">
        <w:t>.</w:t>
      </w:r>
      <w:r w:rsidR="003822DC">
        <w:t xml:space="preserve"> </w:t>
      </w:r>
      <w:r w:rsidR="00DA2F69">
        <w:t>[13]</w:t>
      </w:r>
    </w:p>
    <w:p w14:paraId="4EA11C66" w14:textId="786C15BF" w:rsidR="00EF775E" w:rsidRDefault="002F0701" w:rsidP="002F0701">
      <w:pPr>
        <w:pStyle w:val="BPDPNormln"/>
      </w:pPr>
      <w:r w:rsidRPr="002F0701">
        <w:rPr>
          <w:b/>
        </w:rPr>
        <w:t>Dvojný graf (</w:t>
      </w:r>
      <w:proofErr w:type="spellStart"/>
      <w:r w:rsidRPr="002F0701">
        <w:rPr>
          <w:b/>
        </w:rPr>
        <w:t>Biplot</w:t>
      </w:r>
      <w:proofErr w:type="spellEnd"/>
      <w:r w:rsidRPr="002F0701">
        <w:rPr>
          <w:b/>
        </w:rPr>
        <w:t>)</w:t>
      </w:r>
      <w:r>
        <w:t xml:space="preserve"> je g</w:t>
      </w:r>
      <w:r w:rsidR="000135CD">
        <w:t xml:space="preserve">rafem, který spojuje </w:t>
      </w:r>
      <w:r>
        <w:t>graf komponentních vah a</w:t>
      </w:r>
      <w:r w:rsidR="00C40968">
        <w:t> </w:t>
      </w:r>
      <w:r>
        <w:t>komponentního skóre.</w:t>
      </w:r>
      <w:r w:rsidR="008E41B2">
        <w:t xml:space="preserve"> Existují dva typy </w:t>
      </w:r>
      <w:proofErr w:type="spellStart"/>
      <w:r w:rsidR="008E41B2">
        <w:t>biplotů</w:t>
      </w:r>
      <w:proofErr w:type="spellEnd"/>
      <w:r w:rsidR="008E41B2">
        <w:t>. D</w:t>
      </w:r>
      <w:r w:rsidR="000135CD">
        <w:t xml:space="preserve">ělí se podle standardizace vlastních vektorů. Prvním je </w:t>
      </w:r>
      <w:proofErr w:type="spellStart"/>
      <w:r w:rsidR="000135CD">
        <w:t>biplot</w:t>
      </w:r>
      <w:proofErr w:type="spellEnd"/>
      <w:r w:rsidR="000135CD">
        <w:t xml:space="preserve"> vzdáleností (distance </w:t>
      </w:r>
      <w:proofErr w:type="spellStart"/>
      <w:r w:rsidR="000135CD">
        <w:t>biplot</w:t>
      </w:r>
      <w:proofErr w:type="spellEnd"/>
      <w:r w:rsidR="000135CD">
        <w:t>). Délky vlastních vektorů jsou standardizovány na</w:t>
      </w:r>
      <w:r w:rsidR="00F34C13">
        <w:t> </w:t>
      </w:r>
      <w:r w:rsidR="000135CD">
        <w:t xml:space="preserve">jednotkovou délku. Pozice objektů </w:t>
      </w:r>
      <w:r w:rsidR="00AF5F8A">
        <w:t xml:space="preserve">v grafu </w:t>
      </w:r>
      <w:r w:rsidR="000135CD">
        <w:t xml:space="preserve">mají rozptyl roven vlastnímu číslu. </w:t>
      </w:r>
      <w:r w:rsidR="000D7540">
        <w:t>Euklidovské vzdálenosti v PCA prostoru jsou aproximací euklidovských vzdáleností v původním prostoru, euklidovské vzdálenosti tedy lze interpretovat. Délka vektorů původních proměnných určuje jejich příspěvek k definici daného prostoru. Úhly mezi vektory znázorňující původní proměnné</w:t>
      </w:r>
      <w:r w:rsidR="008E41B2">
        <w:t>,</w:t>
      </w:r>
      <w:r w:rsidR="000D7540">
        <w:t xml:space="preserve"> nelze nijak interpretovat. Druhou variantou je </w:t>
      </w:r>
      <w:proofErr w:type="spellStart"/>
      <w:r w:rsidR="000D7540">
        <w:t>biplot</w:t>
      </w:r>
      <w:proofErr w:type="spellEnd"/>
      <w:r w:rsidR="000D7540">
        <w:t xml:space="preserve"> korelací (</w:t>
      </w:r>
      <w:proofErr w:type="spellStart"/>
      <w:r w:rsidR="000D7540">
        <w:t>correlation</w:t>
      </w:r>
      <w:proofErr w:type="spellEnd"/>
      <w:r w:rsidR="000D7540">
        <w:t xml:space="preserve"> </w:t>
      </w:r>
      <w:proofErr w:type="spellStart"/>
      <w:r w:rsidR="000D7540">
        <w:t>biplot</w:t>
      </w:r>
      <w:proofErr w:type="spellEnd"/>
      <w:r w:rsidR="000D7540">
        <w:t xml:space="preserve">). Délky vlastních vektorů standardizuje na druhou mocninu z vlastních čísel a pozice objektů mají jednotkový rozptyl. Euklidovské vzdálenosti v prostoru PCA nelze interpretovat, nejsou totiž aproximací euklidovských vzdáleností v původním prostoru. Délky vektorů </w:t>
      </w:r>
      <w:r w:rsidR="000D7540">
        <w:lastRenderedPageBreak/>
        <w:t xml:space="preserve">původních proměnných </w:t>
      </w:r>
      <w:r w:rsidR="00F34C13">
        <w:t>popisují jejich směrodatnou odchylku. Ú</w:t>
      </w:r>
      <w:r w:rsidR="008E41B2">
        <w:t>h</w:t>
      </w:r>
      <w:r w:rsidR="00F34C13">
        <w:t xml:space="preserve">ly mezi vektory původních proměnných zobrazují jejich vzájemnou korelaci. </w:t>
      </w:r>
      <w:r w:rsidR="00041767">
        <w:t>[9</w:t>
      </w:r>
      <w:r w:rsidR="006A0F00">
        <w:t>, 13</w:t>
      </w:r>
      <w:r w:rsidR="00041767">
        <w:t>]</w:t>
      </w:r>
    </w:p>
    <w:p w14:paraId="15CB45E8" w14:textId="77777777" w:rsidR="00DF4BD4" w:rsidRPr="00EF775E" w:rsidRDefault="00DF4BD4" w:rsidP="00EF775E">
      <w:pPr>
        <w:pStyle w:val="BPDPNormln"/>
      </w:pPr>
    </w:p>
    <w:p w14:paraId="32458862" w14:textId="148BE335" w:rsidR="00DF4BD4" w:rsidRDefault="00DF4BD4" w:rsidP="00DF4BD4">
      <w:pPr>
        <w:pStyle w:val="Nadpis2"/>
      </w:pPr>
      <w:bookmarkStart w:id="229" w:name="_Toc40436417"/>
      <w:commentRangeStart w:id="230"/>
      <w:r>
        <w:t>Příklad výpočtu</w:t>
      </w:r>
      <w:commentRangeEnd w:id="230"/>
      <w:r w:rsidR="00641581">
        <w:rPr>
          <w:rStyle w:val="Odkaznakoment"/>
          <w:b w:val="0"/>
          <w:bCs w:val="0"/>
          <w:iCs w:val="0"/>
        </w:rPr>
        <w:commentReference w:id="230"/>
      </w:r>
      <w:bookmarkEnd w:id="229"/>
    </w:p>
    <w:p w14:paraId="308DECCC" w14:textId="4D74173A" w:rsidR="00C40285" w:rsidRDefault="00C52596" w:rsidP="00C52596">
      <w:pPr>
        <w:pStyle w:val="BPDPNormln"/>
        <w:ind w:firstLine="0"/>
      </w:pPr>
      <w:r>
        <w:t>Pro názornost je v této kapitole uveden příklad analýzy hlavních komponent.</w:t>
      </w:r>
      <w:r w:rsidR="0089420D">
        <w:t xml:space="preserve"> </w:t>
      </w:r>
      <w:r w:rsidR="009A1831">
        <w:t>Jedná se</w:t>
      </w:r>
      <w:r w:rsidR="00A61C19">
        <w:t> </w:t>
      </w:r>
      <w:r w:rsidR="009A1831">
        <w:t>o</w:t>
      </w:r>
      <w:r w:rsidR="00A61C19">
        <w:t> </w:t>
      </w:r>
      <w:r w:rsidR="00755EAC">
        <w:t>srovnání parametrů bezdrátových sluchátek</w:t>
      </w:r>
      <w:r w:rsidR="009A1831">
        <w:t xml:space="preserve">. </w:t>
      </w:r>
      <w:r w:rsidR="006F3677">
        <w:t xml:space="preserve">I když není soubor dat příliš rozsáhlý, bylo by obtížné z něj vyvodit nějaké poznatky, </w:t>
      </w:r>
      <w:ins w:id="231" w:author="Konzal Jan (164745)" w:date="2020-05-11T19:51:00Z">
        <w:r w:rsidR="006837D2">
          <w:t>například podobnosti nebo rozdílnosti jednotlivých sluchátek</w:t>
        </w:r>
      </w:ins>
      <w:del w:id="232" w:author="Konzal Jan (164745)" w:date="2020-05-11T19:50:00Z">
        <w:r w:rsidR="006F3677" w:rsidDel="00DC7DCC">
          <w:delText>neb</w:delText>
        </w:r>
        <w:r w:rsidR="008E41B2" w:rsidDel="00DC7DCC">
          <w:delText>o jej názorně graficky zobrazit</w:delText>
        </w:r>
        <w:r w:rsidR="00A61C19" w:rsidDel="006837D2">
          <w:delText>,</w:delText>
        </w:r>
      </w:del>
      <w:r w:rsidR="008E41B2">
        <w:t xml:space="preserve"> a</w:t>
      </w:r>
      <w:r w:rsidR="00A61C19">
        <w:t> </w:t>
      </w:r>
      <w:r w:rsidR="006F3677">
        <w:t>to</w:t>
      </w:r>
      <w:r w:rsidR="00A61C19">
        <w:t> </w:t>
      </w:r>
      <w:r w:rsidR="006F3677">
        <w:t xml:space="preserve">hlavně proto, že data obsahují </w:t>
      </w:r>
      <w:r w:rsidR="00A61C19">
        <w:t>šest</w:t>
      </w:r>
      <w:r w:rsidR="006F3677">
        <w:t xml:space="preserve"> proměnn</w:t>
      </w:r>
      <w:r w:rsidR="00A61C19">
        <w:t>ých</w:t>
      </w:r>
      <w:r w:rsidR="006F3677">
        <w:t xml:space="preserve"> (</w:t>
      </w:r>
      <w:r w:rsidR="00A61C19">
        <w:t>šest parametrů</w:t>
      </w:r>
      <w:r w:rsidR="006F3677">
        <w:t xml:space="preserve">). </w:t>
      </w:r>
      <w:ins w:id="233" w:author="Konzal Jan (164745)" w:date="2020-05-12T10:30:00Z">
        <w:r w:rsidR="001F57BF">
          <w:t xml:space="preserve">Předpokladem je, že po výpočtu PCA bude možné </w:t>
        </w:r>
        <w:r w:rsidR="00443880">
          <w:t>vytv</w:t>
        </w:r>
      </w:ins>
      <w:ins w:id="234" w:author="Konzal Jan (164745)" w:date="2020-05-12T10:31:00Z">
        <w:r w:rsidR="00443880">
          <w:t>ořit skupiny sluchátek s podobnými vlastnostmi, nebo</w:t>
        </w:r>
      </w:ins>
      <w:ins w:id="235" w:author="Konzal Jan (164745)" w:date="2020-05-12T10:33:00Z">
        <w:r w:rsidR="00443880">
          <w:t xml:space="preserve"> </w:t>
        </w:r>
      </w:ins>
      <w:ins w:id="236" w:author="Konzal Jan (164745)" w:date="2020-05-12T10:32:00Z">
        <w:r w:rsidR="00443880">
          <w:t>najít sluchátka</w:t>
        </w:r>
      </w:ins>
      <w:ins w:id="237" w:author="Konzal Jan (164745)" w:date="2020-05-12T10:33:00Z">
        <w:r w:rsidR="00443880">
          <w:t>, která svými vlastnostmi vybočují. Případně, k</w:t>
        </w:r>
      </w:ins>
      <w:ins w:id="238" w:author="Konzal Jan (164745)" w:date="2020-05-12T10:34:00Z">
        <w:r w:rsidR="00443880">
          <w:t xml:space="preserve">teré vlastnosti to způsobují. </w:t>
        </w:r>
      </w:ins>
      <w:r w:rsidR="009E3C23">
        <w:t xml:space="preserve">Jednotlivé typy sluchátek budeme považovat za objekty a jejich parametry za proměnné. </w:t>
      </w:r>
      <w:r w:rsidR="006F3677">
        <w:t xml:space="preserve">Takovýto soubor dat má tedy </w:t>
      </w:r>
      <w:r w:rsidR="00A61C19">
        <w:t>šest</w:t>
      </w:r>
      <w:r w:rsidR="006F3677">
        <w:t xml:space="preserve"> dimenz</w:t>
      </w:r>
      <w:r w:rsidR="00A61C19">
        <w:t>í</w:t>
      </w:r>
      <w:r w:rsidR="006F3677">
        <w:t xml:space="preserve"> a nelze graficky </w:t>
      </w:r>
      <w:r w:rsidR="00901AB5">
        <w:t xml:space="preserve">vynést. </w:t>
      </w:r>
      <w:r w:rsidR="00A61C19">
        <w:t>Ke zpřehlednění dat využijeme analýzu hlavních komponent.</w:t>
      </w:r>
    </w:p>
    <w:p w14:paraId="4FC215BD" w14:textId="77777777" w:rsidR="007A4BA2" w:rsidRDefault="007A4BA2" w:rsidP="00C52596">
      <w:pPr>
        <w:pStyle w:val="BPDPNormln"/>
        <w:ind w:firstLine="0"/>
      </w:pPr>
    </w:p>
    <w:p w14:paraId="63C8E660" w14:textId="54820335" w:rsidR="009A1831" w:rsidRPr="009A1831" w:rsidRDefault="009A1831" w:rsidP="009A1831">
      <w:pPr>
        <w:pStyle w:val="Titulek"/>
        <w:keepNext/>
        <w:jc w:val="center"/>
        <w:rPr>
          <w:b w:val="0"/>
        </w:rPr>
      </w:pPr>
      <w:bookmarkStart w:id="239" w:name="_Ref32681955"/>
      <w:r w:rsidRPr="009A1831">
        <w:rPr>
          <w:b w:val="0"/>
        </w:rPr>
        <w:t xml:space="preserve">Tab.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Tab. \* ARABIC \s 1 </w:instrText>
      </w:r>
      <w:r w:rsidR="00C53017">
        <w:rPr>
          <w:b w:val="0"/>
        </w:rPr>
        <w:fldChar w:fldCharType="separate"/>
      </w:r>
      <w:r w:rsidR="002B7859">
        <w:rPr>
          <w:b w:val="0"/>
          <w:noProof/>
        </w:rPr>
        <w:t>1</w:t>
      </w:r>
      <w:r w:rsidR="00C53017">
        <w:rPr>
          <w:b w:val="0"/>
        </w:rPr>
        <w:fldChar w:fldCharType="end"/>
      </w:r>
      <w:bookmarkEnd w:id="239"/>
      <w:r w:rsidR="00D66706">
        <w:rPr>
          <w:b w:val="0"/>
        </w:rPr>
        <w:t>:</w:t>
      </w:r>
      <w:r w:rsidRPr="009A1831">
        <w:rPr>
          <w:b w:val="0"/>
        </w:rPr>
        <w:t xml:space="preserve"> </w:t>
      </w:r>
      <w:r w:rsidR="00A94056">
        <w:rPr>
          <w:b w:val="0"/>
        </w:rPr>
        <w:t>Srovnání parametrů bezdrátových sluchátek</w:t>
      </w:r>
    </w:p>
    <w:tbl>
      <w:tblPr>
        <w:tblW w:w="8389" w:type="dxa"/>
        <w:jc w:val="center"/>
        <w:tblCellMar>
          <w:left w:w="70" w:type="dxa"/>
          <w:right w:w="70" w:type="dxa"/>
        </w:tblCellMar>
        <w:tblLook w:val="04A0" w:firstRow="1" w:lastRow="0" w:firstColumn="1" w:lastColumn="0" w:noHBand="0" w:noVBand="1"/>
      </w:tblPr>
      <w:tblGrid>
        <w:gridCol w:w="2268"/>
        <w:gridCol w:w="709"/>
        <w:gridCol w:w="992"/>
        <w:gridCol w:w="1134"/>
        <w:gridCol w:w="1417"/>
        <w:gridCol w:w="856"/>
        <w:gridCol w:w="1013"/>
      </w:tblGrid>
      <w:tr w:rsidR="00BE208D" w:rsidRPr="00BE208D" w14:paraId="36D14E6D" w14:textId="77777777" w:rsidTr="00BE208D">
        <w:trPr>
          <w:trHeight w:val="300"/>
          <w:jc w:val="center"/>
        </w:trPr>
        <w:tc>
          <w:tcPr>
            <w:tcW w:w="226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637BDC6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09" w:type="dxa"/>
            <w:tcBorders>
              <w:top w:val="single" w:sz="4" w:space="0" w:color="auto"/>
              <w:left w:val="single" w:sz="4" w:space="0" w:color="auto"/>
              <w:bottom w:val="nil"/>
              <w:right w:val="single" w:sz="4" w:space="0" w:color="auto"/>
            </w:tcBorders>
            <w:shd w:val="clear" w:color="auto" w:fill="auto"/>
            <w:noWrap/>
            <w:vAlign w:val="center"/>
            <w:hideMark/>
          </w:tcPr>
          <w:p w14:paraId="21C2C80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cena</w:t>
            </w:r>
          </w:p>
        </w:tc>
        <w:tc>
          <w:tcPr>
            <w:tcW w:w="992" w:type="dxa"/>
            <w:tcBorders>
              <w:top w:val="single" w:sz="4" w:space="0" w:color="auto"/>
              <w:left w:val="nil"/>
              <w:bottom w:val="nil"/>
              <w:right w:val="single" w:sz="4" w:space="0" w:color="auto"/>
            </w:tcBorders>
            <w:shd w:val="clear" w:color="auto" w:fill="auto"/>
            <w:noWrap/>
            <w:vAlign w:val="center"/>
            <w:hideMark/>
          </w:tcPr>
          <w:p w14:paraId="487FF335"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citlivost</w:t>
            </w:r>
          </w:p>
        </w:tc>
        <w:tc>
          <w:tcPr>
            <w:tcW w:w="1134" w:type="dxa"/>
            <w:tcBorders>
              <w:top w:val="single" w:sz="4" w:space="0" w:color="auto"/>
              <w:left w:val="nil"/>
              <w:bottom w:val="nil"/>
              <w:right w:val="single" w:sz="4" w:space="0" w:color="auto"/>
            </w:tcBorders>
            <w:shd w:val="clear" w:color="auto" w:fill="auto"/>
            <w:noWrap/>
            <w:vAlign w:val="center"/>
            <w:hideMark/>
          </w:tcPr>
          <w:p w14:paraId="6FA2031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impedance</w:t>
            </w:r>
          </w:p>
        </w:tc>
        <w:tc>
          <w:tcPr>
            <w:tcW w:w="1417" w:type="dxa"/>
            <w:tcBorders>
              <w:top w:val="single" w:sz="4" w:space="0" w:color="auto"/>
              <w:left w:val="nil"/>
              <w:bottom w:val="nil"/>
              <w:right w:val="single" w:sz="4" w:space="0" w:color="auto"/>
            </w:tcBorders>
            <w:shd w:val="clear" w:color="auto" w:fill="auto"/>
            <w:noWrap/>
            <w:vAlign w:val="center"/>
            <w:hideMark/>
          </w:tcPr>
          <w:p w14:paraId="355E0E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výdrž baterie</w:t>
            </w:r>
          </w:p>
        </w:tc>
        <w:tc>
          <w:tcPr>
            <w:tcW w:w="856" w:type="dxa"/>
            <w:tcBorders>
              <w:top w:val="single" w:sz="4" w:space="0" w:color="auto"/>
              <w:left w:val="nil"/>
              <w:bottom w:val="nil"/>
              <w:right w:val="single" w:sz="4" w:space="0" w:color="auto"/>
            </w:tcBorders>
            <w:shd w:val="clear" w:color="auto" w:fill="auto"/>
            <w:noWrap/>
            <w:vAlign w:val="center"/>
            <w:hideMark/>
          </w:tcPr>
          <w:p w14:paraId="7455BFB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nabíjení</w:t>
            </w:r>
          </w:p>
        </w:tc>
        <w:tc>
          <w:tcPr>
            <w:tcW w:w="1013" w:type="dxa"/>
            <w:tcBorders>
              <w:top w:val="single" w:sz="4" w:space="0" w:color="auto"/>
              <w:left w:val="nil"/>
              <w:bottom w:val="nil"/>
              <w:right w:val="single" w:sz="4" w:space="0" w:color="auto"/>
            </w:tcBorders>
            <w:shd w:val="clear" w:color="auto" w:fill="auto"/>
            <w:noWrap/>
            <w:vAlign w:val="center"/>
            <w:hideMark/>
          </w:tcPr>
          <w:p w14:paraId="18A96D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hmotnost</w:t>
            </w:r>
          </w:p>
        </w:tc>
      </w:tr>
      <w:tr w:rsidR="00BE208D" w:rsidRPr="00BE208D" w14:paraId="5DF72C82" w14:textId="77777777" w:rsidTr="00BE208D">
        <w:trPr>
          <w:trHeight w:val="300"/>
          <w:jc w:val="center"/>
        </w:trPr>
        <w:tc>
          <w:tcPr>
            <w:tcW w:w="2268" w:type="dxa"/>
            <w:vMerge/>
            <w:tcBorders>
              <w:top w:val="single" w:sz="4" w:space="0" w:color="auto"/>
              <w:left w:val="single" w:sz="4" w:space="0" w:color="auto"/>
              <w:bottom w:val="single" w:sz="4" w:space="0" w:color="auto"/>
              <w:right w:val="nil"/>
            </w:tcBorders>
            <w:vAlign w:val="center"/>
            <w:hideMark/>
          </w:tcPr>
          <w:p w14:paraId="16BA7016" w14:textId="77777777" w:rsidR="00BE208D" w:rsidRPr="00BE208D" w:rsidRDefault="00BE208D" w:rsidP="00BE208D">
            <w:pPr>
              <w:spacing w:line="240" w:lineRule="auto"/>
              <w:ind w:left="0"/>
              <w:rPr>
                <w:rFonts w:ascii="Calibri" w:hAnsi="Calibri" w:cs="Calibri"/>
                <w:color w:val="000000"/>
                <w:sz w:val="22"/>
                <w:szCs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096AB03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Kč</w:t>
            </w:r>
          </w:p>
        </w:tc>
        <w:tc>
          <w:tcPr>
            <w:tcW w:w="992" w:type="dxa"/>
            <w:tcBorders>
              <w:top w:val="nil"/>
              <w:left w:val="nil"/>
              <w:bottom w:val="single" w:sz="4" w:space="0" w:color="auto"/>
              <w:right w:val="single" w:sz="4" w:space="0" w:color="auto"/>
            </w:tcBorders>
            <w:shd w:val="clear" w:color="auto" w:fill="auto"/>
            <w:noWrap/>
            <w:vAlign w:val="center"/>
            <w:hideMark/>
          </w:tcPr>
          <w:p w14:paraId="5CF71E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dB/</w:t>
            </w:r>
            <w:proofErr w:type="spellStart"/>
            <w:r w:rsidRPr="00BE208D">
              <w:rPr>
                <w:rFonts w:ascii="Calibri" w:hAnsi="Calibri" w:cs="Calibri"/>
                <w:color w:val="000000"/>
                <w:sz w:val="22"/>
                <w:szCs w:val="22"/>
              </w:rPr>
              <w:t>mW</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0F6C0D01"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Ω</w:t>
            </w:r>
          </w:p>
        </w:tc>
        <w:tc>
          <w:tcPr>
            <w:tcW w:w="1417" w:type="dxa"/>
            <w:tcBorders>
              <w:top w:val="nil"/>
              <w:left w:val="nil"/>
              <w:bottom w:val="single" w:sz="4" w:space="0" w:color="auto"/>
              <w:right w:val="single" w:sz="4" w:space="0" w:color="auto"/>
            </w:tcBorders>
            <w:shd w:val="clear" w:color="auto" w:fill="auto"/>
            <w:noWrap/>
            <w:vAlign w:val="center"/>
            <w:hideMark/>
          </w:tcPr>
          <w:p w14:paraId="3F3B8A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856" w:type="dxa"/>
            <w:tcBorders>
              <w:top w:val="nil"/>
              <w:left w:val="nil"/>
              <w:bottom w:val="single" w:sz="4" w:space="0" w:color="auto"/>
              <w:right w:val="single" w:sz="4" w:space="0" w:color="auto"/>
            </w:tcBorders>
            <w:shd w:val="clear" w:color="auto" w:fill="auto"/>
            <w:noWrap/>
            <w:vAlign w:val="center"/>
            <w:hideMark/>
          </w:tcPr>
          <w:p w14:paraId="6A4F415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1013" w:type="dxa"/>
            <w:tcBorders>
              <w:top w:val="nil"/>
              <w:left w:val="nil"/>
              <w:bottom w:val="single" w:sz="4" w:space="0" w:color="auto"/>
              <w:right w:val="single" w:sz="4" w:space="0" w:color="auto"/>
            </w:tcBorders>
            <w:shd w:val="clear" w:color="auto" w:fill="auto"/>
            <w:noWrap/>
            <w:vAlign w:val="center"/>
            <w:hideMark/>
          </w:tcPr>
          <w:p w14:paraId="7D8B242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g</w:t>
            </w:r>
          </w:p>
        </w:tc>
      </w:tr>
      <w:tr w:rsidR="00BE208D" w:rsidRPr="00BE208D" w14:paraId="6003D5E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E735B8E"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09" w:type="dxa"/>
            <w:tcBorders>
              <w:top w:val="nil"/>
              <w:left w:val="nil"/>
              <w:bottom w:val="single" w:sz="4" w:space="0" w:color="auto"/>
              <w:right w:val="single" w:sz="4" w:space="0" w:color="auto"/>
            </w:tcBorders>
            <w:shd w:val="clear" w:color="auto" w:fill="auto"/>
            <w:noWrap/>
            <w:vAlign w:val="center"/>
            <w:hideMark/>
          </w:tcPr>
          <w:p w14:paraId="5A8C38B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8500</w:t>
            </w:r>
          </w:p>
        </w:tc>
        <w:tc>
          <w:tcPr>
            <w:tcW w:w="992" w:type="dxa"/>
            <w:tcBorders>
              <w:top w:val="nil"/>
              <w:left w:val="nil"/>
              <w:bottom w:val="single" w:sz="4" w:space="0" w:color="auto"/>
              <w:right w:val="single" w:sz="4" w:space="0" w:color="auto"/>
            </w:tcBorders>
            <w:shd w:val="clear" w:color="auto" w:fill="auto"/>
            <w:noWrap/>
            <w:vAlign w:val="center"/>
            <w:hideMark/>
          </w:tcPr>
          <w:p w14:paraId="5069A91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104,5</w:t>
            </w:r>
          </w:p>
        </w:tc>
        <w:tc>
          <w:tcPr>
            <w:tcW w:w="1134" w:type="dxa"/>
            <w:tcBorders>
              <w:top w:val="nil"/>
              <w:left w:val="nil"/>
              <w:bottom w:val="single" w:sz="4" w:space="0" w:color="auto"/>
              <w:right w:val="single" w:sz="4" w:space="0" w:color="auto"/>
            </w:tcBorders>
            <w:shd w:val="clear" w:color="auto" w:fill="auto"/>
            <w:noWrap/>
            <w:vAlign w:val="center"/>
            <w:hideMark/>
          </w:tcPr>
          <w:p w14:paraId="0087B5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47</w:t>
            </w:r>
          </w:p>
        </w:tc>
        <w:tc>
          <w:tcPr>
            <w:tcW w:w="1417" w:type="dxa"/>
            <w:tcBorders>
              <w:top w:val="nil"/>
              <w:left w:val="nil"/>
              <w:bottom w:val="single" w:sz="4" w:space="0" w:color="auto"/>
              <w:right w:val="single" w:sz="4" w:space="0" w:color="auto"/>
            </w:tcBorders>
            <w:shd w:val="clear" w:color="auto" w:fill="auto"/>
            <w:noWrap/>
            <w:vAlign w:val="center"/>
            <w:hideMark/>
          </w:tcPr>
          <w:p w14:paraId="7139F00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38</w:t>
            </w:r>
          </w:p>
        </w:tc>
        <w:tc>
          <w:tcPr>
            <w:tcW w:w="856" w:type="dxa"/>
            <w:tcBorders>
              <w:top w:val="nil"/>
              <w:left w:val="nil"/>
              <w:bottom w:val="single" w:sz="4" w:space="0" w:color="auto"/>
              <w:right w:val="single" w:sz="4" w:space="0" w:color="auto"/>
            </w:tcBorders>
            <w:shd w:val="clear" w:color="auto" w:fill="auto"/>
            <w:noWrap/>
            <w:vAlign w:val="center"/>
            <w:hideMark/>
          </w:tcPr>
          <w:p w14:paraId="56B9B50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2D6392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255</w:t>
            </w:r>
          </w:p>
        </w:tc>
      </w:tr>
      <w:tr w:rsidR="00BE208D" w:rsidRPr="00BE208D" w14:paraId="13179D03"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E32F749" w14:textId="01A73A2C"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09" w:type="dxa"/>
            <w:tcBorders>
              <w:top w:val="nil"/>
              <w:left w:val="nil"/>
              <w:bottom w:val="single" w:sz="4" w:space="0" w:color="auto"/>
              <w:right w:val="single" w:sz="4" w:space="0" w:color="auto"/>
            </w:tcBorders>
            <w:shd w:val="clear" w:color="auto" w:fill="auto"/>
            <w:noWrap/>
            <w:vAlign w:val="center"/>
            <w:hideMark/>
          </w:tcPr>
          <w:p w14:paraId="54456D9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2500</w:t>
            </w:r>
          </w:p>
        </w:tc>
        <w:tc>
          <w:tcPr>
            <w:tcW w:w="992" w:type="dxa"/>
            <w:tcBorders>
              <w:top w:val="nil"/>
              <w:left w:val="nil"/>
              <w:bottom w:val="single" w:sz="4" w:space="0" w:color="auto"/>
              <w:right w:val="single" w:sz="4" w:space="0" w:color="auto"/>
            </w:tcBorders>
            <w:shd w:val="clear" w:color="auto" w:fill="auto"/>
            <w:noWrap/>
            <w:vAlign w:val="center"/>
            <w:hideMark/>
          </w:tcPr>
          <w:p w14:paraId="068AB5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97</w:t>
            </w:r>
          </w:p>
        </w:tc>
        <w:tc>
          <w:tcPr>
            <w:tcW w:w="1134" w:type="dxa"/>
            <w:tcBorders>
              <w:top w:val="nil"/>
              <w:left w:val="nil"/>
              <w:bottom w:val="single" w:sz="4" w:space="0" w:color="auto"/>
              <w:right w:val="single" w:sz="4" w:space="0" w:color="auto"/>
            </w:tcBorders>
            <w:shd w:val="clear" w:color="auto" w:fill="auto"/>
            <w:noWrap/>
            <w:vAlign w:val="center"/>
            <w:hideMark/>
          </w:tcPr>
          <w:p w14:paraId="12520EC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10D661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30</w:t>
            </w:r>
          </w:p>
        </w:tc>
        <w:tc>
          <w:tcPr>
            <w:tcW w:w="856" w:type="dxa"/>
            <w:tcBorders>
              <w:top w:val="nil"/>
              <w:left w:val="nil"/>
              <w:bottom w:val="single" w:sz="4" w:space="0" w:color="auto"/>
              <w:right w:val="single" w:sz="4" w:space="0" w:color="auto"/>
            </w:tcBorders>
            <w:shd w:val="clear" w:color="auto" w:fill="auto"/>
            <w:noWrap/>
            <w:vAlign w:val="center"/>
            <w:hideMark/>
          </w:tcPr>
          <w:p w14:paraId="2A1382D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498F21FC"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178</w:t>
            </w:r>
          </w:p>
        </w:tc>
      </w:tr>
      <w:tr w:rsidR="00BE208D" w:rsidRPr="00BE208D" w14:paraId="6231F72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BEF351D"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09" w:type="dxa"/>
            <w:tcBorders>
              <w:top w:val="nil"/>
              <w:left w:val="nil"/>
              <w:bottom w:val="single" w:sz="4" w:space="0" w:color="auto"/>
              <w:right w:val="single" w:sz="4" w:space="0" w:color="auto"/>
            </w:tcBorders>
            <w:shd w:val="clear" w:color="auto" w:fill="auto"/>
            <w:noWrap/>
            <w:vAlign w:val="center"/>
            <w:hideMark/>
          </w:tcPr>
          <w:p w14:paraId="72D555C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w:t>
            </w:r>
          </w:p>
        </w:tc>
        <w:tc>
          <w:tcPr>
            <w:tcW w:w="992" w:type="dxa"/>
            <w:tcBorders>
              <w:top w:val="nil"/>
              <w:left w:val="nil"/>
              <w:bottom w:val="single" w:sz="4" w:space="0" w:color="auto"/>
              <w:right w:val="single" w:sz="4" w:space="0" w:color="auto"/>
            </w:tcBorders>
            <w:shd w:val="clear" w:color="auto" w:fill="auto"/>
            <w:noWrap/>
            <w:vAlign w:val="center"/>
            <w:hideMark/>
          </w:tcPr>
          <w:p w14:paraId="7D488EA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6394A0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57DE9C5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w:t>
            </w:r>
          </w:p>
        </w:tc>
        <w:tc>
          <w:tcPr>
            <w:tcW w:w="856" w:type="dxa"/>
            <w:tcBorders>
              <w:top w:val="nil"/>
              <w:left w:val="nil"/>
              <w:bottom w:val="single" w:sz="4" w:space="0" w:color="auto"/>
              <w:right w:val="single" w:sz="4" w:space="0" w:color="auto"/>
            </w:tcBorders>
            <w:shd w:val="clear" w:color="auto" w:fill="auto"/>
            <w:noWrap/>
            <w:vAlign w:val="center"/>
            <w:hideMark/>
          </w:tcPr>
          <w:p w14:paraId="12201B1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auto" w:fill="auto"/>
            <w:noWrap/>
            <w:vAlign w:val="center"/>
            <w:hideMark/>
          </w:tcPr>
          <w:p w14:paraId="74BBC2E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115</w:t>
            </w:r>
          </w:p>
        </w:tc>
      </w:tr>
      <w:tr w:rsidR="00BE208D" w:rsidRPr="00BE208D" w14:paraId="0F58640F"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1E48DEE" w14:textId="0567FED1"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09" w:type="dxa"/>
            <w:tcBorders>
              <w:top w:val="nil"/>
              <w:left w:val="nil"/>
              <w:bottom w:val="single" w:sz="4" w:space="0" w:color="auto"/>
              <w:right w:val="single" w:sz="4" w:space="0" w:color="auto"/>
            </w:tcBorders>
            <w:shd w:val="clear" w:color="auto" w:fill="auto"/>
            <w:noWrap/>
            <w:vAlign w:val="center"/>
            <w:hideMark/>
          </w:tcPr>
          <w:p w14:paraId="2825C4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5000</w:t>
            </w:r>
          </w:p>
        </w:tc>
        <w:tc>
          <w:tcPr>
            <w:tcW w:w="992" w:type="dxa"/>
            <w:tcBorders>
              <w:top w:val="nil"/>
              <w:left w:val="nil"/>
              <w:bottom w:val="single" w:sz="4" w:space="0" w:color="auto"/>
              <w:right w:val="single" w:sz="4" w:space="0" w:color="auto"/>
            </w:tcBorders>
            <w:shd w:val="clear" w:color="auto" w:fill="auto"/>
            <w:noWrap/>
            <w:vAlign w:val="center"/>
            <w:hideMark/>
          </w:tcPr>
          <w:p w14:paraId="4BF89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102</w:t>
            </w:r>
          </w:p>
        </w:tc>
        <w:tc>
          <w:tcPr>
            <w:tcW w:w="1134" w:type="dxa"/>
            <w:tcBorders>
              <w:top w:val="nil"/>
              <w:left w:val="nil"/>
              <w:bottom w:val="single" w:sz="4" w:space="0" w:color="auto"/>
              <w:right w:val="single" w:sz="4" w:space="0" w:color="auto"/>
            </w:tcBorders>
            <w:shd w:val="clear" w:color="auto" w:fill="auto"/>
            <w:noWrap/>
            <w:vAlign w:val="center"/>
            <w:hideMark/>
          </w:tcPr>
          <w:p w14:paraId="1AE5FA8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03C81A2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40</w:t>
            </w:r>
          </w:p>
        </w:tc>
        <w:tc>
          <w:tcPr>
            <w:tcW w:w="856" w:type="dxa"/>
            <w:tcBorders>
              <w:top w:val="nil"/>
              <w:left w:val="nil"/>
              <w:bottom w:val="single" w:sz="4" w:space="0" w:color="auto"/>
              <w:right w:val="single" w:sz="4" w:space="0" w:color="auto"/>
            </w:tcBorders>
            <w:shd w:val="clear" w:color="auto" w:fill="auto"/>
            <w:noWrap/>
            <w:vAlign w:val="center"/>
            <w:hideMark/>
          </w:tcPr>
          <w:p w14:paraId="2EA11F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632A10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215</w:t>
            </w:r>
          </w:p>
        </w:tc>
      </w:tr>
      <w:tr w:rsidR="00BE208D" w:rsidRPr="00BE208D" w14:paraId="6ED7C8FA"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D03571C"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09" w:type="dxa"/>
            <w:tcBorders>
              <w:top w:val="nil"/>
              <w:left w:val="nil"/>
              <w:bottom w:val="single" w:sz="4" w:space="0" w:color="auto"/>
              <w:right w:val="single" w:sz="4" w:space="0" w:color="auto"/>
            </w:tcBorders>
            <w:shd w:val="clear" w:color="auto" w:fill="auto"/>
            <w:noWrap/>
            <w:vAlign w:val="center"/>
            <w:hideMark/>
          </w:tcPr>
          <w:p w14:paraId="1431A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1350</w:t>
            </w:r>
          </w:p>
        </w:tc>
        <w:tc>
          <w:tcPr>
            <w:tcW w:w="992" w:type="dxa"/>
            <w:tcBorders>
              <w:top w:val="nil"/>
              <w:left w:val="nil"/>
              <w:bottom w:val="single" w:sz="4" w:space="0" w:color="auto"/>
              <w:right w:val="single" w:sz="4" w:space="0" w:color="auto"/>
            </w:tcBorders>
            <w:shd w:val="clear" w:color="auto" w:fill="auto"/>
            <w:noWrap/>
            <w:vAlign w:val="center"/>
            <w:hideMark/>
          </w:tcPr>
          <w:p w14:paraId="50008E5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24</w:t>
            </w:r>
          </w:p>
        </w:tc>
        <w:tc>
          <w:tcPr>
            <w:tcW w:w="1134" w:type="dxa"/>
            <w:tcBorders>
              <w:top w:val="nil"/>
              <w:left w:val="nil"/>
              <w:bottom w:val="single" w:sz="4" w:space="0" w:color="auto"/>
              <w:right w:val="single" w:sz="4" w:space="0" w:color="auto"/>
            </w:tcBorders>
            <w:shd w:val="clear" w:color="auto" w:fill="auto"/>
            <w:noWrap/>
            <w:vAlign w:val="center"/>
            <w:hideMark/>
          </w:tcPr>
          <w:p w14:paraId="4061720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6048E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856" w:type="dxa"/>
            <w:tcBorders>
              <w:top w:val="nil"/>
              <w:left w:val="nil"/>
              <w:bottom w:val="single" w:sz="4" w:space="0" w:color="auto"/>
              <w:right w:val="single" w:sz="4" w:space="0" w:color="auto"/>
            </w:tcBorders>
            <w:shd w:val="clear" w:color="auto" w:fill="auto"/>
            <w:noWrap/>
            <w:vAlign w:val="center"/>
            <w:hideMark/>
          </w:tcPr>
          <w:p w14:paraId="09D91E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6968A6E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155</w:t>
            </w:r>
          </w:p>
        </w:tc>
      </w:tr>
      <w:tr w:rsidR="00BE208D" w:rsidRPr="00BE208D" w14:paraId="03BB2CE6"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7460F96" w14:textId="66EFA8CC"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09" w:type="dxa"/>
            <w:tcBorders>
              <w:top w:val="nil"/>
              <w:left w:val="nil"/>
              <w:bottom w:val="single" w:sz="4" w:space="0" w:color="auto"/>
              <w:right w:val="single" w:sz="4" w:space="0" w:color="auto"/>
            </w:tcBorders>
            <w:shd w:val="clear" w:color="auto" w:fill="auto"/>
            <w:noWrap/>
            <w:vAlign w:val="center"/>
            <w:hideMark/>
          </w:tcPr>
          <w:p w14:paraId="05D0D59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7300</w:t>
            </w:r>
          </w:p>
        </w:tc>
        <w:tc>
          <w:tcPr>
            <w:tcW w:w="992" w:type="dxa"/>
            <w:tcBorders>
              <w:top w:val="nil"/>
              <w:left w:val="nil"/>
              <w:bottom w:val="single" w:sz="4" w:space="0" w:color="auto"/>
              <w:right w:val="single" w:sz="4" w:space="0" w:color="auto"/>
            </w:tcBorders>
            <w:shd w:val="clear" w:color="auto" w:fill="auto"/>
            <w:noWrap/>
            <w:vAlign w:val="center"/>
            <w:hideMark/>
          </w:tcPr>
          <w:p w14:paraId="379E00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105</w:t>
            </w:r>
          </w:p>
        </w:tc>
        <w:tc>
          <w:tcPr>
            <w:tcW w:w="1134" w:type="dxa"/>
            <w:tcBorders>
              <w:top w:val="nil"/>
              <w:left w:val="nil"/>
              <w:bottom w:val="single" w:sz="4" w:space="0" w:color="auto"/>
              <w:right w:val="single" w:sz="4" w:space="0" w:color="auto"/>
            </w:tcBorders>
            <w:shd w:val="clear" w:color="auto" w:fill="auto"/>
            <w:noWrap/>
            <w:vAlign w:val="center"/>
            <w:hideMark/>
          </w:tcPr>
          <w:p w14:paraId="439866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48AE0EC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w:t>
            </w:r>
          </w:p>
        </w:tc>
        <w:tc>
          <w:tcPr>
            <w:tcW w:w="856" w:type="dxa"/>
            <w:tcBorders>
              <w:top w:val="nil"/>
              <w:left w:val="nil"/>
              <w:bottom w:val="single" w:sz="4" w:space="0" w:color="auto"/>
              <w:right w:val="single" w:sz="4" w:space="0" w:color="auto"/>
            </w:tcBorders>
            <w:shd w:val="clear" w:color="auto" w:fill="auto"/>
            <w:noWrap/>
            <w:vAlign w:val="center"/>
            <w:hideMark/>
          </w:tcPr>
          <w:p w14:paraId="587A163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0,3</w:t>
            </w:r>
          </w:p>
        </w:tc>
        <w:tc>
          <w:tcPr>
            <w:tcW w:w="1013" w:type="dxa"/>
            <w:tcBorders>
              <w:top w:val="nil"/>
              <w:left w:val="nil"/>
              <w:bottom w:val="single" w:sz="4" w:space="0" w:color="auto"/>
              <w:right w:val="single" w:sz="4" w:space="0" w:color="auto"/>
            </w:tcBorders>
            <w:shd w:val="clear" w:color="auto" w:fill="auto"/>
            <w:noWrap/>
            <w:vAlign w:val="center"/>
            <w:hideMark/>
          </w:tcPr>
          <w:p w14:paraId="5EB292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w:t>
            </w:r>
          </w:p>
        </w:tc>
      </w:tr>
      <w:tr w:rsidR="00BE208D" w:rsidRPr="00BE208D" w14:paraId="1B1649AD"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EB619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B07667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950</w:t>
            </w:r>
          </w:p>
        </w:tc>
        <w:tc>
          <w:tcPr>
            <w:tcW w:w="992" w:type="dxa"/>
            <w:tcBorders>
              <w:top w:val="nil"/>
              <w:left w:val="nil"/>
              <w:bottom w:val="single" w:sz="4" w:space="0" w:color="auto"/>
              <w:right w:val="single" w:sz="4" w:space="0" w:color="auto"/>
            </w:tcBorders>
            <w:shd w:val="clear" w:color="auto" w:fill="auto"/>
            <w:noWrap/>
            <w:vAlign w:val="center"/>
            <w:hideMark/>
          </w:tcPr>
          <w:p w14:paraId="15F2E3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110</w:t>
            </w:r>
          </w:p>
        </w:tc>
        <w:tc>
          <w:tcPr>
            <w:tcW w:w="1134" w:type="dxa"/>
            <w:tcBorders>
              <w:top w:val="nil"/>
              <w:left w:val="nil"/>
              <w:bottom w:val="single" w:sz="4" w:space="0" w:color="auto"/>
              <w:right w:val="single" w:sz="4" w:space="0" w:color="auto"/>
            </w:tcBorders>
            <w:shd w:val="clear" w:color="auto" w:fill="auto"/>
            <w:noWrap/>
            <w:vAlign w:val="center"/>
            <w:hideMark/>
          </w:tcPr>
          <w:p w14:paraId="220ECAD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2C897B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3,5</w:t>
            </w:r>
          </w:p>
        </w:tc>
        <w:tc>
          <w:tcPr>
            <w:tcW w:w="856" w:type="dxa"/>
            <w:tcBorders>
              <w:top w:val="nil"/>
              <w:left w:val="nil"/>
              <w:bottom w:val="single" w:sz="4" w:space="0" w:color="auto"/>
              <w:right w:val="single" w:sz="4" w:space="0" w:color="auto"/>
            </w:tcBorders>
            <w:shd w:val="clear" w:color="auto" w:fill="auto"/>
            <w:noWrap/>
            <w:vAlign w:val="center"/>
            <w:hideMark/>
          </w:tcPr>
          <w:p w14:paraId="3163B4F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59227CB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w:t>
            </w:r>
          </w:p>
        </w:tc>
      </w:tr>
      <w:tr w:rsidR="00BE208D" w:rsidRPr="00BE208D" w14:paraId="0FFD1BF0"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1152E3D"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09" w:type="dxa"/>
            <w:tcBorders>
              <w:top w:val="nil"/>
              <w:left w:val="nil"/>
              <w:bottom w:val="single" w:sz="4" w:space="0" w:color="auto"/>
              <w:right w:val="single" w:sz="4" w:space="0" w:color="auto"/>
            </w:tcBorders>
            <w:shd w:val="clear" w:color="auto" w:fill="auto"/>
            <w:noWrap/>
            <w:vAlign w:val="center"/>
            <w:hideMark/>
          </w:tcPr>
          <w:p w14:paraId="649BC36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600</w:t>
            </w:r>
          </w:p>
        </w:tc>
        <w:tc>
          <w:tcPr>
            <w:tcW w:w="992" w:type="dxa"/>
            <w:tcBorders>
              <w:top w:val="nil"/>
              <w:left w:val="nil"/>
              <w:bottom w:val="single" w:sz="4" w:space="0" w:color="auto"/>
              <w:right w:val="single" w:sz="4" w:space="0" w:color="auto"/>
            </w:tcBorders>
            <w:shd w:val="clear" w:color="auto" w:fill="auto"/>
            <w:noWrap/>
            <w:vAlign w:val="center"/>
            <w:hideMark/>
          </w:tcPr>
          <w:p w14:paraId="46A55B0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180</w:t>
            </w:r>
          </w:p>
        </w:tc>
        <w:tc>
          <w:tcPr>
            <w:tcW w:w="1134" w:type="dxa"/>
            <w:tcBorders>
              <w:top w:val="nil"/>
              <w:left w:val="nil"/>
              <w:bottom w:val="single" w:sz="4" w:space="0" w:color="auto"/>
              <w:right w:val="single" w:sz="4" w:space="0" w:color="auto"/>
            </w:tcBorders>
            <w:shd w:val="clear" w:color="auto" w:fill="auto"/>
            <w:noWrap/>
            <w:vAlign w:val="center"/>
            <w:hideMark/>
          </w:tcPr>
          <w:p w14:paraId="50A2165A"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40495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w:t>
            </w:r>
          </w:p>
        </w:tc>
        <w:tc>
          <w:tcPr>
            <w:tcW w:w="856" w:type="dxa"/>
            <w:tcBorders>
              <w:top w:val="nil"/>
              <w:left w:val="nil"/>
              <w:bottom w:val="single" w:sz="4" w:space="0" w:color="auto"/>
              <w:right w:val="single" w:sz="4" w:space="0" w:color="auto"/>
            </w:tcBorders>
            <w:shd w:val="clear" w:color="auto" w:fill="auto"/>
            <w:noWrap/>
            <w:vAlign w:val="center"/>
            <w:hideMark/>
          </w:tcPr>
          <w:p w14:paraId="3E4B90B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3FB6FC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w:t>
            </w:r>
          </w:p>
        </w:tc>
      </w:tr>
      <w:tr w:rsidR="00BE208D" w:rsidRPr="00BE208D" w14:paraId="37B9642B"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C258174" w14:textId="132B7659"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45E432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4500</w:t>
            </w:r>
          </w:p>
        </w:tc>
        <w:tc>
          <w:tcPr>
            <w:tcW w:w="992" w:type="dxa"/>
            <w:tcBorders>
              <w:top w:val="nil"/>
              <w:left w:val="nil"/>
              <w:bottom w:val="single" w:sz="4" w:space="0" w:color="auto"/>
              <w:right w:val="single" w:sz="4" w:space="0" w:color="auto"/>
            </w:tcBorders>
            <w:shd w:val="clear" w:color="auto" w:fill="auto"/>
            <w:noWrap/>
            <w:vAlign w:val="center"/>
            <w:hideMark/>
          </w:tcPr>
          <w:p w14:paraId="5E849A2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w:t>
            </w:r>
          </w:p>
        </w:tc>
        <w:tc>
          <w:tcPr>
            <w:tcW w:w="1134" w:type="dxa"/>
            <w:tcBorders>
              <w:top w:val="nil"/>
              <w:left w:val="nil"/>
              <w:bottom w:val="single" w:sz="4" w:space="0" w:color="auto"/>
              <w:right w:val="single" w:sz="4" w:space="0" w:color="auto"/>
            </w:tcBorders>
            <w:shd w:val="clear" w:color="auto" w:fill="auto"/>
            <w:noWrap/>
            <w:vAlign w:val="center"/>
            <w:hideMark/>
          </w:tcPr>
          <w:p w14:paraId="2019C0C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17045A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w:t>
            </w:r>
          </w:p>
        </w:tc>
        <w:tc>
          <w:tcPr>
            <w:tcW w:w="856" w:type="dxa"/>
            <w:tcBorders>
              <w:top w:val="nil"/>
              <w:left w:val="nil"/>
              <w:bottom w:val="single" w:sz="4" w:space="0" w:color="auto"/>
              <w:right w:val="single" w:sz="4" w:space="0" w:color="auto"/>
            </w:tcBorders>
            <w:shd w:val="clear" w:color="auto" w:fill="auto"/>
            <w:noWrap/>
            <w:vAlign w:val="center"/>
            <w:hideMark/>
          </w:tcPr>
          <w:p w14:paraId="1D163E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0,4</w:t>
            </w:r>
          </w:p>
        </w:tc>
        <w:tc>
          <w:tcPr>
            <w:tcW w:w="1013" w:type="dxa"/>
            <w:tcBorders>
              <w:top w:val="nil"/>
              <w:left w:val="nil"/>
              <w:bottom w:val="single" w:sz="4" w:space="0" w:color="auto"/>
              <w:right w:val="single" w:sz="4" w:space="0" w:color="auto"/>
            </w:tcBorders>
            <w:shd w:val="clear" w:color="auto" w:fill="auto"/>
            <w:noWrap/>
            <w:vAlign w:val="center"/>
            <w:hideMark/>
          </w:tcPr>
          <w:p w14:paraId="7957C8A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r>
      <w:tr w:rsidR="00BE208D" w:rsidRPr="00BE208D" w14:paraId="26394C15"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E4493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07E5D7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1700</w:t>
            </w:r>
          </w:p>
        </w:tc>
        <w:tc>
          <w:tcPr>
            <w:tcW w:w="992" w:type="dxa"/>
            <w:tcBorders>
              <w:top w:val="nil"/>
              <w:left w:val="nil"/>
              <w:bottom w:val="single" w:sz="4" w:space="0" w:color="auto"/>
              <w:right w:val="single" w:sz="4" w:space="0" w:color="auto"/>
            </w:tcBorders>
            <w:shd w:val="clear" w:color="auto" w:fill="auto"/>
            <w:noWrap/>
            <w:vAlign w:val="center"/>
            <w:hideMark/>
          </w:tcPr>
          <w:p w14:paraId="1791579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92</w:t>
            </w:r>
          </w:p>
        </w:tc>
        <w:tc>
          <w:tcPr>
            <w:tcW w:w="1134" w:type="dxa"/>
            <w:tcBorders>
              <w:top w:val="nil"/>
              <w:left w:val="nil"/>
              <w:bottom w:val="single" w:sz="4" w:space="0" w:color="auto"/>
              <w:right w:val="single" w:sz="4" w:space="0" w:color="auto"/>
            </w:tcBorders>
            <w:shd w:val="clear" w:color="auto" w:fill="auto"/>
            <w:noWrap/>
            <w:vAlign w:val="center"/>
            <w:hideMark/>
          </w:tcPr>
          <w:p w14:paraId="3DD9A94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23FBA7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856" w:type="dxa"/>
            <w:tcBorders>
              <w:top w:val="nil"/>
              <w:left w:val="nil"/>
              <w:bottom w:val="single" w:sz="4" w:space="0" w:color="auto"/>
              <w:right w:val="single" w:sz="4" w:space="0" w:color="auto"/>
            </w:tcBorders>
            <w:shd w:val="clear" w:color="auto" w:fill="auto"/>
            <w:noWrap/>
            <w:vAlign w:val="center"/>
            <w:hideMark/>
          </w:tcPr>
          <w:p w14:paraId="41E177D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01BF62A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80</w:t>
            </w:r>
          </w:p>
        </w:tc>
      </w:tr>
      <w:tr w:rsidR="00BE208D" w:rsidRPr="00BE208D" w14:paraId="73A954EC"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F28952C"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09" w:type="dxa"/>
            <w:tcBorders>
              <w:top w:val="nil"/>
              <w:left w:val="nil"/>
              <w:bottom w:val="single" w:sz="4" w:space="0" w:color="auto"/>
              <w:right w:val="single" w:sz="4" w:space="0" w:color="auto"/>
            </w:tcBorders>
            <w:shd w:val="clear" w:color="auto" w:fill="auto"/>
            <w:noWrap/>
            <w:vAlign w:val="center"/>
            <w:hideMark/>
          </w:tcPr>
          <w:p w14:paraId="52EFBE2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700</w:t>
            </w:r>
          </w:p>
        </w:tc>
        <w:tc>
          <w:tcPr>
            <w:tcW w:w="992" w:type="dxa"/>
            <w:tcBorders>
              <w:top w:val="nil"/>
              <w:left w:val="nil"/>
              <w:bottom w:val="single" w:sz="4" w:space="0" w:color="auto"/>
              <w:right w:val="single" w:sz="4" w:space="0" w:color="auto"/>
            </w:tcBorders>
            <w:shd w:val="clear" w:color="auto" w:fill="auto"/>
            <w:noWrap/>
            <w:vAlign w:val="center"/>
            <w:hideMark/>
          </w:tcPr>
          <w:p w14:paraId="525DEF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42</w:t>
            </w:r>
          </w:p>
        </w:tc>
        <w:tc>
          <w:tcPr>
            <w:tcW w:w="1134" w:type="dxa"/>
            <w:tcBorders>
              <w:top w:val="nil"/>
              <w:left w:val="nil"/>
              <w:bottom w:val="single" w:sz="4" w:space="0" w:color="auto"/>
              <w:right w:val="single" w:sz="4" w:space="0" w:color="auto"/>
            </w:tcBorders>
            <w:shd w:val="clear" w:color="auto" w:fill="auto"/>
            <w:noWrap/>
            <w:vAlign w:val="center"/>
            <w:hideMark/>
          </w:tcPr>
          <w:p w14:paraId="78BF90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80C70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w:t>
            </w:r>
          </w:p>
        </w:tc>
        <w:tc>
          <w:tcPr>
            <w:tcW w:w="856" w:type="dxa"/>
            <w:tcBorders>
              <w:top w:val="nil"/>
              <w:left w:val="nil"/>
              <w:bottom w:val="single" w:sz="4" w:space="0" w:color="auto"/>
              <w:right w:val="single" w:sz="4" w:space="0" w:color="auto"/>
            </w:tcBorders>
            <w:shd w:val="clear" w:color="auto" w:fill="auto"/>
            <w:noWrap/>
            <w:vAlign w:val="center"/>
            <w:hideMark/>
          </w:tcPr>
          <w:p w14:paraId="4050A58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w:t>
            </w:r>
          </w:p>
        </w:tc>
        <w:tc>
          <w:tcPr>
            <w:tcW w:w="1013" w:type="dxa"/>
            <w:tcBorders>
              <w:top w:val="nil"/>
              <w:left w:val="nil"/>
              <w:bottom w:val="single" w:sz="4" w:space="0" w:color="auto"/>
              <w:right w:val="single" w:sz="4" w:space="0" w:color="auto"/>
            </w:tcBorders>
            <w:shd w:val="clear" w:color="auto" w:fill="auto"/>
            <w:noWrap/>
            <w:vAlign w:val="center"/>
            <w:hideMark/>
          </w:tcPr>
          <w:p w14:paraId="70EA9D8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33</w:t>
            </w:r>
          </w:p>
        </w:tc>
      </w:tr>
    </w:tbl>
    <w:p w14:paraId="15A88767" w14:textId="77777777" w:rsidR="007A4BA2" w:rsidRPr="003B3C99" w:rsidRDefault="007A4BA2" w:rsidP="00C52596">
      <w:pPr>
        <w:pStyle w:val="BPDPNormln"/>
        <w:ind w:firstLine="0"/>
      </w:pPr>
    </w:p>
    <w:p w14:paraId="7D5F3130" w14:textId="02672BEE" w:rsidR="009A5AFE" w:rsidRDefault="000E41AC" w:rsidP="000E41AC">
      <w:pPr>
        <w:pStyle w:val="BPDPNormln"/>
        <w:ind w:firstLine="0"/>
      </w:pPr>
      <w:r>
        <w:t xml:space="preserve">Nejprve </w:t>
      </w:r>
      <w:r w:rsidR="00A32A93">
        <w:t>jsou</w:t>
      </w:r>
      <w:r w:rsidR="00676EA5">
        <w:t xml:space="preserve"> data vložena</w:t>
      </w:r>
      <w:r>
        <w:t xml:space="preserve"> do matice vstupních dat</w:t>
      </w:r>
      <w:r w:rsidR="00A32A93">
        <w:t xml:space="preserve"> a</w:t>
      </w:r>
      <w:r>
        <w:t xml:space="preserve"> následně vypočteny průměry jednotlivých </w:t>
      </w:r>
      <w:r w:rsidR="00280066">
        <w:t>parametrů</w:t>
      </w:r>
      <w:r w:rsidR="00A32A93">
        <w:t>.</w:t>
      </w:r>
      <w:r w:rsidR="004006DB">
        <w:t xml:space="preserve"> </w:t>
      </w:r>
      <w:r w:rsidR="004006DB">
        <w:fldChar w:fldCharType="begin"/>
      </w:r>
      <w:r w:rsidR="004006DB">
        <w:instrText xml:space="preserve"> REF _Ref32489285 \h </w:instrText>
      </w:r>
      <w:r w:rsidR="004006DB">
        <w:fldChar w:fldCharType="separate"/>
      </w:r>
      <w:r w:rsidR="002B7859">
        <w:t>(</w:t>
      </w:r>
      <w:r w:rsidR="002B7859">
        <w:rPr>
          <w:noProof/>
        </w:rPr>
        <w:t>4</w:t>
      </w:r>
      <w:r w:rsidR="002B7859">
        <w:t>.</w:t>
      </w:r>
      <w:r w:rsidR="002B7859">
        <w:rPr>
          <w:noProof/>
        </w:rPr>
        <w:t>4</w:t>
      </w:r>
      <w:r w:rsidR="002B7859">
        <w:t>)</w:t>
      </w:r>
      <w:r w:rsidR="004006DB">
        <w:fldChar w:fldCharType="end"/>
      </w:r>
      <w:r w:rsidR="004006DB">
        <w:t xml:space="preserve"> </w:t>
      </w:r>
      <w:r>
        <w:t xml:space="preserve"> </w:t>
      </w:r>
      <w:r w:rsidR="00A32A93">
        <w:t>P</w:t>
      </w:r>
      <w:r>
        <w:t xml:space="preserve">omocí nich </w:t>
      </w:r>
      <w:r w:rsidR="00A32A93">
        <w:t xml:space="preserve">je </w:t>
      </w:r>
      <w:r>
        <w:t>vypočtena centrovaná matice.</w:t>
      </w:r>
      <w:r w:rsidR="004006DB">
        <w:t xml:space="preserve"> </w:t>
      </w:r>
      <w:r w:rsidR="004006DB">
        <w:fldChar w:fldCharType="begin"/>
      </w:r>
      <w:r w:rsidR="004006DB">
        <w:instrText xml:space="preserve"> REF _Ref32587789 \h </w:instrText>
      </w:r>
      <w:r w:rsidR="004006DB">
        <w:fldChar w:fldCharType="separate"/>
      </w:r>
      <w:r w:rsidR="002B7859">
        <w:t>(</w:t>
      </w:r>
      <w:r w:rsidR="002B7859">
        <w:rPr>
          <w:noProof/>
        </w:rPr>
        <w:t>4</w:t>
      </w:r>
      <w:r w:rsidR="002B7859">
        <w:t>.</w:t>
      </w:r>
      <w:r w:rsidR="002B7859">
        <w:rPr>
          <w:noProof/>
        </w:rPr>
        <w:t>5</w:t>
      </w:r>
      <w:r w:rsidR="002B7859">
        <w:t>)</w:t>
      </w:r>
      <w:r w:rsidR="004006DB">
        <w:fldChar w:fldCharType="end"/>
      </w:r>
      <w:r>
        <w:t xml:space="preserve"> Na obrázku </w:t>
      </w:r>
      <w:r w:rsidR="00A32A93">
        <w:t>(</w:t>
      </w:r>
      <w:r w:rsidR="00A32A93" w:rsidRPr="00A32A93">
        <w:fldChar w:fldCharType="begin"/>
      </w:r>
      <w:r w:rsidR="00A32A93" w:rsidRPr="00A32A93">
        <w:instrText xml:space="preserve"> REF _Ref32693503 \h  \* MERGEFORMAT </w:instrText>
      </w:r>
      <w:r w:rsidR="00A32A93" w:rsidRPr="00A32A93">
        <w:fldChar w:fldCharType="separate"/>
      </w:r>
      <w:r w:rsidR="002B7859" w:rsidRPr="000E41AC">
        <w:t xml:space="preserve">Obr. </w:t>
      </w:r>
      <w:r w:rsidR="002B7859" w:rsidRPr="002B7859">
        <w:rPr>
          <w:noProof/>
        </w:rPr>
        <w:t>4</w:t>
      </w:r>
      <w:r w:rsidR="002B7859">
        <w:t>.</w:t>
      </w:r>
      <w:r w:rsidR="002B7859" w:rsidRPr="002B7859">
        <w:rPr>
          <w:noProof/>
        </w:rPr>
        <w:t>5</w:t>
      </w:r>
      <w:r w:rsidR="00A32A93" w:rsidRPr="00A32A93">
        <w:fldChar w:fldCharType="end"/>
      </w:r>
      <w:r>
        <w:t xml:space="preserve">) jsou vidět centrované hodnoty pro </w:t>
      </w:r>
      <w:r w:rsidR="00A61C19">
        <w:t>Cenu a Citlivost</w:t>
      </w:r>
      <w:r>
        <w:t>.</w:t>
      </w:r>
    </w:p>
    <w:p w14:paraId="47EEF62C" w14:textId="77777777" w:rsidR="000E41AC" w:rsidRDefault="000E41AC" w:rsidP="000E41AC">
      <w:pPr>
        <w:pStyle w:val="BPDPNormln"/>
        <w:ind w:firstLine="0"/>
      </w:pPr>
    </w:p>
    <w:p w14:paraId="3566DA04" w14:textId="067EF699" w:rsidR="000E41AC" w:rsidRDefault="00BE208D" w:rsidP="000E41AC">
      <w:pPr>
        <w:pStyle w:val="BPDPNormln"/>
        <w:keepNext/>
        <w:ind w:firstLine="0"/>
        <w:jc w:val="center"/>
      </w:pPr>
      <w:r>
        <w:rPr>
          <w:noProof/>
        </w:rPr>
        <w:lastRenderedPageBreak/>
        <w:drawing>
          <wp:inline distT="0" distB="0" distL="0" distR="0" wp14:anchorId="4FC6FE02" wp14:editId="3DB37254">
            <wp:extent cx="4323559" cy="3240000"/>
            <wp:effectExtent l="0" t="0" r="127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kla_centrovana.emf"/>
                    <pic:cNvPicPr/>
                  </pic:nvPicPr>
                  <pic:blipFill>
                    <a:blip r:embed="rId2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5C691BC" w14:textId="548A8AAC" w:rsidR="000E41AC" w:rsidRPr="000E41AC" w:rsidRDefault="000E41AC" w:rsidP="000E41AC">
      <w:pPr>
        <w:pStyle w:val="Titulek"/>
        <w:jc w:val="center"/>
        <w:rPr>
          <w:b w:val="0"/>
        </w:rPr>
      </w:pPr>
      <w:bookmarkStart w:id="240" w:name="_Ref32693503"/>
      <w:bookmarkStart w:id="241" w:name="_Toc40436449"/>
      <w:r w:rsidRPr="000E41AC">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5</w:t>
      </w:r>
      <w:r w:rsidR="00C53017">
        <w:rPr>
          <w:b w:val="0"/>
        </w:rPr>
        <w:fldChar w:fldCharType="end"/>
      </w:r>
      <w:bookmarkEnd w:id="240"/>
      <w:r w:rsidRPr="000E41AC">
        <w:rPr>
          <w:b w:val="0"/>
        </w:rPr>
        <w:t xml:space="preserve">: Centrované hodnoty pro </w:t>
      </w:r>
      <w:r w:rsidR="00BE208D">
        <w:rPr>
          <w:b w:val="0"/>
        </w:rPr>
        <w:t>Cenu</w:t>
      </w:r>
      <w:r w:rsidRPr="000E41AC">
        <w:rPr>
          <w:b w:val="0"/>
        </w:rPr>
        <w:t xml:space="preserve"> a </w:t>
      </w:r>
      <w:r w:rsidR="00BE208D">
        <w:rPr>
          <w:b w:val="0"/>
        </w:rPr>
        <w:t>Citlivost</w:t>
      </w:r>
      <w:r w:rsidR="00A61C19">
        <w:rPr>
          <w:b w:val="0"/>
        </w:rPr>
        <w:t xml:space="preserve"> (červené křížky zobrazují jednotlivé typy sluchátek v prostoru prvních dvou parametrů)</w:t>
      </w:r>
      <w:bookmarkEnd w:id="241"/>
    </w:p>
    <w:p w14:paraId="6DD1C1AB" w14:textId="4FD79CB1" w:rsidR="003822DC" w:rsidRDefault="00A32A93" w:rsidP="00A32A93">
      <w:pPr>
        <w:pStyle w:val="BPDPNormln"/>
        <w:ind w:firstLine="0"/>
      </w:pPr>
      <w:r>
        <w:t xml:space="preserve">Dále se vypočte </w:t>
      </w:r>
      <w:proofErr w:type="spellStart"/>
      <w:r>
        <w:t>kovarianční</w:t>
      </w:r>
      <w:proofErr w:type="spellEnd"/>
      <w:r>
        <w:t xml:space="preserve"> matice</w:t>
      </w:r>
      <w:r w:rsidR="004006DB">
        <w:t xml:space="preserve"> </w:t>
      </w:r>
      <w:r w:rsidR="004006DB">
        <w:fldChar w:fldCharType="begin"/>
      </w:r>
      <w:r w:rsidR="004006DB">
        <w:instrText xml:space="preserve"> REF _Ref32494744 \h </w:instrText>
      </w:r>
      <w:r w:rsidR="004006DB">
        <w:fldChar w:fldCharType="separate"/>
      </w:r>
      <w:r w:rsidR="002B7859">
        <w:t>(</w:t>
      </w:r>
      <w:r w:rsidR="002B7859">
        <w:rPr>
          <w:noProof/>
        </w:rPr>
        <w:t>4</w:t>
      </w:r>
      <w:r w:rsidR="002B7859">
        <w:t>.</w:t>
      </w:r>
      <w:r w:rsidR="002B7859">
        <w:rPr>
          <w:noProof/>
        </w:rPr>
        <w:t>6</w:t>
      </w:r>
      <w:r w:rsidR="002B7859">
        <w:t>)</w:t>
      </w:r>
      <w:r w:rsidR="004006DB">
        <w:fldChar w:fldCharType="end"/>
      </w:r>
      <w:r>
        <w:t xml:space="preserve">, ze které jsou získány vlastní vektory a vlastní hodnoty, tedy hlavní komponenty a jejich váhy. </w:t>
      </w:r>
    </w:p>
    <w:p w14:paraId="22FFBE4D" w14:textId="77777777" w:rsidR="00D10357" w:rsidRDefault="00D10357" w:rsidP="00A32A93">
      <w:pPr>
        <w:pStyle w:val="BPDPNormln"/>
        <w:ind w:firstLine="0"/>
      </w:pPr>
    </w:p>
    <w:p w14:paraId="48344925" w14:textId="4C2F5642" w:rsidR="00830CCB" w:rsidRPr="00830CCB" w:rsidRDefault="00830CCB" w:rsidP="00830CCB">
      <w:pPr>
        <w:pStyle w:val="Titulek"/>
        <w:keepNext/>
        <w:jc w:val="center"/>
        <w:rPr>
          <w:b w:val="0"/>
        </w:rPr>
      </w:pPr>
      <w:r w:rsidRPr="00830CCB">
        <w:rPr>
          <w:b w:val="0"/>
        </w:rPr>
        <w:t xml:space="preserve">Tab.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Tab. \* ARABIC \s 1 </w:instrText>
      </w:r>
      <w:r w:rsidR="00C53017">
        <w:rPr>
          <w:b w:val="0"/>
        </w:rPr>
        <w:fldChar w:fldCharType="separate"/>
      </w:r>
      <w:r w:rsidR="002B7859">
        <w:rPr>
          <w:b w:val="0"/>
          <w:noProof/>
        </w:rPr>
        <w:t>2</w:t>
      </w:r>
      <w:r w:rsidR="00C53017">
        <w:rPr>
          <w:b w:val="0"/>
        </w:rPr>
        <w:fldChar w:fldCharType="end"/>
      </w:r>
      <w:r w:rsidR="00D66706">
        <w:rPr>
          <w:b w:val="0"/>
        </w:rPr>
        <w:t>:</w:t>
      </w:r>
      <w:r w:rsidRPr="00830CCB">
        <w:rPr>
          <w:b w:val="0"/>
        </w:rPr>
        <w:t xml:space="preserve"> Tabulka hodnot vlastních čísel</w:t>
      </w:r>
    </w:p>
    <w:tbl>
      <w:tblPr>
        <w:tblStyle w:val="Mkatabulky"/>
        <w:tblW w:w="0" w:type="auto"/>
        <w:jc w:val="center"/>
        <w:tblLook w:val="04A0" w:firstRow="1" w:lastRow="0" w:firstColumn="1" w:lastColumn="0" w:noHBand="0" w:noVBand="1"/>
      </w:tblPr>
      <w:tblGrid>
        <w:gridCol w:w="2268"/>
        <w:gridCol w:w="1985"/>
        <w:gridCol w:w="1985"/>
      </w:tblGrid>
      <w:tr w:rsidR="00830CCB" w14:paraId="01C294A2" w14:textId="77777777" w:rsidTr="00112CCD">
        <w:trPr>
          <w:jc w:val="center"/>
        </w:trPr>
        <w:tc>
          <w:tcPr>
            <w:tcW w:w="2268" w:type="dxa"/>
          </w:tcPr>
          <w:p w14:paraId="18E6DAA0" w14:textId="53268D7B" w:rsidR="00830CCB" w:rsidRDefault="00112CCD" w:rsidP="00112CCD">
            <w:pPr>
              <w:pStyle w:val="BPDPNormln"/>
              <w:ind w:firstLine="0"/>
              <w:jc w:val="center"/>
            </w:pPr>
            <w:r>
              <w:t>Hlavní komponenta</w:t>
            </w:r>
          </w:p>
        </w:tc>
        <w:tc>
          <w:tcPr>
            <w:tcW w:w="1985" w:type="dxa"/>
          </w:tcPr>
          <w:p w14:paraId="6B5DD8DB" w14:textId="77777777" w:rsidR="00830CCB" w:rsidRPr="00830CCB" w:rsidRDefault="00830CCB" w:rsidP="00112CCD">
            <w:pPr>
              <w:pStyle w:val="BPDPNormln"/>
              <w:ind w:firstLine="0"/>
              <w:jc w:val="center"/>
            </w:pPr>
            <w:r>
              <w:t xml:space="preserve">Vlastní číslo </w:t>
            </w:r>
            <w:proofErr w:type="spellStart"/>
            <w:r>
              <w:rPr>
                <w:rFonts w:ascii="Georgia" w:hAnsi="Georgia"/>
              </w:rPr>
              <w:t>λ</w:t>
            </w:r>
            <w:r>
              <w:rPr>
                <w:vertAlign w:val="subscript"/>
              </w:rPr>
              <w:t>i</w:t>
            </w:r>
            <w:proofErr w:type="spellEnd"/>
            <w:r w:rsidRPr="00112CCD">
              <w:t xml:space="preserve"> </w:t>
            </w:r>
            <w:r>
              <w:t>[-]</w:t>
            </w:r>
          </w:p>
        </w:tc>
        <w:tc>
          <w:tcPr>
            <w:tcW w:w="1985" w:type="dxa"/>
          </w:tcPr>
          <w:p w14:paraId="0A553443" w14:textId="77777777" w:rsidR="00830CCB" w:rsidRDefault="00830CCB" w:rsidP="00112CCD">
            <w:pPr>
              <w:pStyle w:val="BPDPNormln"/>
              <w:ind w:firstLine="0"/>
              <w:jc w:val="center"/>
            </w:pPr>
            <w:r>
              <w:t>Vlastní číslo [%]</w:t>
            </w:r>
          </w:p>
        </w:tc>
      </w:tr>
      <w:tr w:rsidR="00830CCB" w14:paraId="0ED3E8AF" w14:textId="77777777" w:rsidTr="00112CCD">
        <w:trPr>
          <w:jc w:val="center"/>
        </w:trPr>
        <w:tc>
          <w:tcPr>
            <w:tcW w:w="2268" w:type="dxa"/>
          </w:tcPr>
          <w:p w14:paraId="20CCB75C" w14:textId="53278290" w:rsidR="00830CCB" w:rsidRDefault="00112CCD" w:rsidP="00830CCB">
            <w:pPr>
              <w:pStyle w:val="BPDPNormln"/>
              <w:ind w:firstLine="0"/>
              <w:jc w:val="center"/>
            </w:pPr>
            <w:r>
              <w:t>PC</w:t>
            </w:r>
            <w:r w:rsidR="00830CCB">
              <w:t>1</w:t>
            </w:r>
          </w:p>
        </w:tc>
        <w:tc>
          <w:tcPr>
            <w:tcW w:w="1985" w:type="dxa"/>
          </w:tcPr>
          <w:p w14:paraId="68A31A37" w14:textId="663105B9" w:rsidR="00830CCB" w:rsidRPr="00830CCB" w:rsidRDefault="0065749E" w:rsidP="00830CCB">
            <w:pPr>
              <w:pStyle w:val="BPDPNormln"/>
              <w:ind w:firstLine="0"/>
              <w:jc w:val="center"/>
              <w:rPr>
                <w:vertAlign w:val="superscript"/>
              </w:rPr>
            </w:pPr>
            <w:r>
              <w:t>7,946</w:t>
            </w:r>
            <w:r w:rsidR="00830CCB">
              <w:t xml:space="preserve"> </w:t>
            </w:r>
            <w:r w:rsidR="00830CCB" w:rsidRPr="00830CCB">
              <w:t>∙</w:t>
            </w:r>
            <w:r w:rsidR="00830CCB">
              <w:t xml:space="preserve"> 10</w:t>
            </w:r>
            <w:r>
              <w:rPr>
                <w:vertAlign w:val="superscript"/>
              </w:rPr>
              <w:t>6</w:t>
            </w:r>
          </w:p>
        </w:tc>
        <w:tc>
          <w:tcPr>
            <w:tcW w:w="1985" w:type="dxa"/>
          </w:tcPr>
          <w:p w14:paraId="54319FFF" w14:textId="1728F9D1" w:rsidR="00830CCB" w:rsidRDefault="0065749E" w:rsidP="00830CCB">
            <w:pPr>
              <w:pStyle w:val="BPDPNormln"/>
              <w:ind w:firstLine="0"/>
              <w:jc w:val="center"/>
            </w:pPr>
            <w:r>
              <w:t>99,89</w:t>
            </w:r>
          </w:p>
        </w:tc>
      </w:tr>
      <w:tr w:rsidR="00830CCB" w14:paraId="656820CC" w14:textId="77777777" w:rsidTr="00112CCD">
        <w:trPr>
          <w:jc w:val="center"/>
        </w:trPr>
        <w:tc>
          <w:tcPr>
            <w:tcW w:w="2268" w:type="dxa"/>
          </w:tcPr>
          <w:p w14:paraId="72923C64" w14:textId="0990C7AF" w:rsidR="00830CCB" w:rsidRDefault="00112CCD" w:rsidP="00830CCB">
            <w:pPr>
              <w:pStyle w:val="BPDPNormln"/>
              <w:ind w:firstLine="0"/>
              <w:jc w:val="center"/>
            </w:pPr>
            <w:r>
              <w:t>PC</w:t>
            </w:r>
            <w:r w:rsidR="00830CCB">
              <w:t>2</w:t>
            </w:r>
          </w:p>
        </w:tc>
        <w:tc>
          <w:tcPr>
            <w:tcW w:w="1985" w:type="dxa"/>
          </w:tcPr>
          <w:p w14:paraId="6F23B8B8" w14:textId="216B6165" w:rsidR="00830CCB" w:rsidRPr="00830CCB" w:rsidRDefault="0065749E" w:rsidP="00830CCB">
            <w:pPr>
              <w:pStyle w:val="BPDPNormln"/>
              <w:ind w:firstLine="0"/>
              <w:jc w:val="center"/>
              <w:rPr>
                <w:vertAlign w:val="superscript"/>
              </w:rPr>
            </w:pPr>
            <w:r>
              <w:t>6,824</w:t>
            </w:r>
            <w:r w:rsidR="00830CCB">
              <w:t xml:space="preserve"> </w:t>
            </w:r>
            <w:r w:rsidR="00830CCB" w:rsidRPr="00830CCB">
              <w:t>∙</w:t>
            </w:r>
            <w:r w:rsidR="00830CCB">
              <w:t xml:space="preserve"> 10</w:t>
            </w:r>
            <w:r>
              <w:rPr>
                <w:vertAlign w:val="superscript"/>
              </w:rPr>
              <w:t>3</w:t>
            </w:r>
          </w:p>
        </w:tc>
        <w:tc>
          <w:tcPr>
            <w:tcW w:w="1985" w:type="dxa"/>
          </w:tcPr>
          <w:p w14:paraId="4872565E" w14:textId="60791010" w:rsidR="00830CCB" w:rsidRDefault="0065749E" w:rsidP="00830CCB">
            <w:pPr>
              <w:pStyle w:val="BPDPNormln"/>
              <w:ind w:firstLine="0"/>
              <w:jc w:val="center"/>
            </w:pPr>
            <w:r>
              <w:t>0,086</w:t>
            </w:r>
          </w:p>
        </w:tc>
      </w:tr>
      <w:tr w:rsidR="00830CCB" w14:paraId="3C6E944E" w14:textId="77777777" w:rsidTr="00112CCD">
        <w:trPr>
          <w:jc w:val="center"/>
        </w:trPr>
        <w:tc>
          <w:tcPr>
            <w:tcW w:w="2268" w:type="dxa"/>
          </w:tcPr>
          <w:p w14:paraId="66BF2B57" w14:textId="1DCA1E77" w:rsidR="00830CCB" w:rsidRDefault="00112CCD" w:rsidP="00830CCB">
            <w:pPr>
              <w:pStyle w:val="BPDPNormln"/>
              <w:ind w:firstLine="0"/>
              <w:jc w:val="center"/>
            </w:pPr>
            <w:r>
              <w:t>PC</w:t>
            </w:r>
            <w:r w:rsidR="00830CCB">
              <w:t>3</w:t>
            </w:r>
          </w:p>
        </w:tc>
        <w:tc>
          <w:tcPr>
            <w:tcW w:w="1985" w:type="dxa"/>
          </w:tcPr>
          <w:p w14:paraId="4EEEA4C3" w14:textId="575A192B" w:rsidR="00830CCB" w:rsidRPr="00830CCB" w:rsidRDefault="0065749E" w:rsidP="00830CCB">
            <w:pPr>
              <w:pStyle w:val="BPDPNormln"/>
              <w:ind w:firstLine="0"/>
              <w:jc w:val="center"/>
              <w:rPr>
                <w:vertAlign w:val="superscript"/>
              </w:rPr>
            </w:pPr>
            <w:r>
              <w:t>1,516</w:t>
            </w:r>
            <w:r w:rsidR="00830CCB" w:rsidRPr="00830CCB">
              <w:t>∙</w:t>
            </w:r>
            <w:r w:rsidR="00830CCB">
              <w:t xml:space="preserve"> 10</w:t>
            </w:r>
            <w:r w:rsidR="00830CCB">
              <w:rPr>
                <w:vertAlign w:val="superscript"/>
              </w:rPr>
              <w:t>3</w:t>
            </w:r>
          </w:p>
        </w:tc>
        <w:tc>
          <w:tcPr>
            <w:tcW w:w="1985" w:type="dxa"/>
          </w:tcPr>
          <w:p w14:paraId="3433A5DB" w14:textId="1F6A1E6A" w:rsidR="00830CCB" w:rsidRDefault="0065749E" w:rsidP="00830CCB">
            <w:pPr>
              <w:pStyle w:val="BPDPNormln"/>
              <w:ind w:firstLine="0"/>
              <w:jc w:val="center"/>
            </w:pPr>
            <w:r>
              <w:t>0,019</w:t>
            </w:r>
          </w:p>
        </w:tc>
      </w:tr>
      <w:tr w:rsidR="00830CCB" w14:paraId="7B770BFD" w14:textId="77777777" w:rsidTr="00112CCD">
        <w:trPr>
          <w:jc w:val="center"/>
        </w:trPr>
        <w:tc>
          <w:tcPr>
            <w:tcW w:w="2268" w:type="dxa"/>
          </w:tcPr>
          <w:p w14:paraId="793C54B1" w14:textId="7F57789B" w:rsidR="00830CCB" w:rsidRDefault="00112CCD" w:rsidP="00830CCB">
            <w:pPr>
              <w:pStyle w:val="BPDPNormln"/>
              <w:ind w:firstLine="0"/>
              <w:jc w:val="center"/>
            </w:pPr>
            <w:r>
              <w:t>PC</w:t>
            </w:r>
            <w:r w:rsidR="00830CCB">
              <w:t>4</w:t>
            </w:r>
          </w:p>
        </w:tc>
        <w:tc>
          <w:tcPr>
            <w:tcW w:w="1985" w:type="dxa"/>
          </w:tcPr>
          <w:p w14:paraId="1A89FAC5" w14:textId="1FC3DB5A" w:rsidR="00830CCB" w:rsidRPr="00830CCB" w:rsidRDefault="0065749E" w:rsidP="00830CCB">
            <w:pPr>
              <w:pStyle w:val="BPDPNormln"/>
              <w:ind w:firstLine="0"/>
              <w:jc w:val="center"/>
            </w:pPr>
            <w:r>
              <w:t>9,005</w:t>
            </w:r>
            <w:r w:rsidR="00830CCB">
              <w:t xml:space="preserve"> </w:t>
            </w:r>
            <w:r w:rsidR="00830CCB" w:rsidRPr="00830CCB">
              <w:t>∙</w:t>
            </w:r>
            <w:r w:rsidR="00830CCB">
              <w:t xml:space="preserve"> 10</w:t>
            </w:r>
            <w:r>
              <w:rPr>
                <w:vertAlign w:val="superscript"/>
              </w:rPr>
              <w:t>1</w:t>
            </w:r>
          </w:p>
        </w:tc>
        <w:tc>
          <w:tcPr>
            <w:tcW w:w="1985" w:type="dxa"/>
          </w:tcPr>
          <w:p w14:paraId="3A6623C5" w14:textId="173E932F" w:rsidR="00830CCB" w:rsidRDefault="00830CCB" w:rsidP="00830CCB">
            <w:pPr>
              <w:pStyle w:val="BPDPNormln"/>
              <w:ind w:firstLine="0"/>
              <w:jc w:val="center"/>
            </w:pPr>
            <w:r>
              <w:t>0</w:t>
            </w:r>
            <w:r w:rsidR="0065749E">
              <w:t>,00</w:t>
            </w:r>
            <w:r>
              <w:t>1</w:t>
            </w:r>
          </w:p>
        </w:tc>
      </w:tr>
      <w:tr w:rsidR="0065749E" w14:paraId="7A0493ED" w14:textId="77777777" w:rsidTr="00112CCD">
        <w:trPr>
          <w:jc w:val="center"/>
        </w:trPr>
        <w:tc>
          <w:tcPr>
            <w:tcW w:w="2268" w:type="dxa"/>
          </w:tcPr>
          <w:p w14:paraId="7F6CF2E3" w14:textId="0B3701A2" w:rsidR="0065749E" w:rsidRDefault="0065749E" w:rsidP="00830CCB">
            <w:pPr>
              <w:pStyle w:val="BPDPNormln"/>
              <w:ind w:firstLine="0"/>
              <w:jc w:val="center"/>
            </w:pPr>
            <w:r>
              <w:t>PC5</w:t>
            </w:r>
          </w:p>
        </w:tc>
        <w:tc>
          <w:tcPr>
            <w:tcW w:w="1985" w:type="dxa"/>
          </w:tcPr>
          <w:p w14:paraId="11AEF57D" w14:textId="79F9A82F" w:rsidR="0065749E" w:rsidRDefault="0065749E" w:rsidP="00830CCB">
            <w:pPr>
              <w:pStyle w:val="BPDPNormln"/>
              <w:ind w:firstLine="0"/>
              <w:jc w:val="center"/>
            </w:pPr>
            <w:r>
              <w:t>9,978</w:t>
            </w:r>
          </w:p>
        </w:tc>
        <w:tc>
          <w:tcPr>
            <w:tcW w:w="1985" w:type="dxa"/>
          </w:tcPr>
          <w:p w14:paraId="000C7C2E" w14:textId="62F0E987" w:rsidR="0065749E" w:rsidRDefault="0065749E" w:rsidP="00830CCB">
            <w:pPr>
              <w:pStyle w:val="BPDPNormln"/>
              <w:ind w:firstLine="0"/>
              <w:jc w:val="center"/>
            </w:pPr>
            <w:r>
              <w:t xml:space="preserve">1,255 </w:t>
            </w:r>
            <w:r w:rsidRPr="00830CCB">
              <w:t>∙</w:t>
            </w:r>
            <w:r>
              <w:t xml:space="preserve"> 10</w:t>
            </w:r>
            <w:r w:rsidRPr="0065749E">
              <w:rPr>
                <w:vertAlign w:val="superscript"/>
              </w:rPr>
              <w:t>-4</w:t>
            </w:r>
          </w:p>
        </w:tc>
      </w:tr>
      <w:tr w:rsidR="0065749E" w14:paraId="33CCB4E9" w14:textId="77777777" w:rsidTr="00112CCD">
        <w:trPr>
          <w:jc w:val="center"/>
        </w:trPr>
        <w:tc>
          <w:tcPr>
            <w:tcW w:w="2268" w:type="dxa"/>
          </w:tcPr>
          <w:p w14:paraId="702CCCCD" w14:textId="7924D9B9" w:rsidR="0065749E" w:rsidRDefault="0065749E" w:rsidP="00830CCB">
            <w:pPr>
              <w:pStyle w:val="BPDPNormln"/>
              <w:ind w:firstLine="0"/>
              <w:jc w:val="center"/>
            </w:pPr>
            <w:r>
              <w:t>PC6</w:t>
            </w:r>
          </w:p>
        </w:tc>
        <w:tc>
          <w:tcPr>
            <w:tcW w:w="1985" w:type="dxa"/>
          </w:tcPr>
          <w:p w14:paraId="01B9D3DB" w14:textId="784C59AF" w:rsidR="0065749E" w:rsidRDefault="0065749E" w:rsidP="00830CCB">
            <w:pPr>
              <w:pStyle w:val="BPDPNormln"/>
              <w:ind w:firstLine="0"/>
              <w:jc w:val="center"/>
            </w:pPr>
            <w:r>
              <w:t>0,126</w:t>
            </w:r>
          </w:p>
        </w:tc>
        <w:tc>
          <w:tcPr>
            <w:tcW w:w="1985" w:type="dxa"/>
          </w:tcPr>
          <w:p w14:paraId="510123F1" w14:textId="30C88AF3" w:rsidR="0065749E" w:rsidRDefault="0065749E" w:rsidP="00830CCB">
            <w:pPr>
              <w:pStyle w:val="BPDPNormln"/>
              <w:ind w:firstLine="0"/>
              <w:jc w:val="center"/>
            </w:pPr>
            <w:r>
              <w:t xml:space="preserve">1,578 </w:t>
            </w:r>
            <w:r w:rsidRPr="00830CCB">
              <w:t>∙</w:t>
            </w:r>
            <w:r>
              <w:t xml:space="preserve"> 10</w:t>
            </w:r>
            <w:r w:rsidRPr="0065749E">
              <w:rPr>
                <w:vertAlign w:val="superscript"/>
              </w:rPr>
              <w:t>-6</w:t>
            </w:r>
          </w:p>
        </w:tc>
      </w:tr>
    </w:tbl>
    <w:p w14:paraId="2113D76E" w14:textId="77777777" w:rsidR="003822DC" w:rsidRDefault="003822DC" w:rsidP="00A32A93">
      <w:pPr>
        <w:pStyle w:val="BPDPNormln"/>
        <w:ind w:firstLine="0"/>
      </w:pPr>
    </w:p>
    <w:p w14:paraId="113C6DCE" w14:textId="313C6066" w:rsidR="009A5AFE" w:rsidRDefault="00112CCD" w:rsidP="00A32A93">
      <w:pPr>
        <w:pStyle w:val="BPDPNormln"/>
        <w:ind w:firstLine="0"/>
      </w:pPr>
      <w:r>
        <w:t xml:space="preserve">Vlastní čísla slouží k </w:t>
      </w:r>
      <w:r w:rsidR="00A32A93">
        <w:t>urč</w:t>
      </w:r>
      <w:r>
        <w:t>ení</w:t>
      </w:r>
      <w:r w:rsidR="00A32A93">
        <w:t xml:space="preserve"> počt</w:t>
      </w:r>
      <w:r>
        <w:t>u</w:t>
      </w:r>
      <w:r w:rsidR="00A32A93">
        <w:t xml:space="preserve"> hlavních komponent, které budou využity pro</w:t>
      </w:r>
      <w:r w:rsidR="00C40968">
        <w:t> </w:t>
      </w:r>
      <w:r w:rsidR="00A32A93">
        <w:t xml:space="preserve">interpretaci dat. </w:t>
      </w:r>
      <w:r w:rsidR="00370F04">
        <w:t>Na grafu úpatí vlastních čísel (</w:t>
      </w:r>
      <w:r w:rsidR="002E398B" w:rsidRPr="009B4965">
        <w:fldChar w:fldCharType="begin"/>
      </w:r>
      <w:r w:rsidR="002E398B" w:rsidRPr="009B4965">
        <w:instrText xml:space="preserve"> REF _Ref32695294 \h  \* MERGEFORMAT </w:instrText>
      </w:r>
      <w:r w:rsidR="002E398B" w:rsidRPr="009B4965">
        <w:fldChar w:fldCharType="separate"/>
      </w:r>
      <w:r w:rsidR="002B7859" w:rsidRPr="003E0726">
        <w:t xml:space="preserve">Obr. </w:t>
      </w:r>
      <w:r w:rsidR="002B7859" w:rsidRPr="002B7859">
        <w:rPr>
          <w:noProof/>
        </w:rPr>
        <w:t>4</w:t>
      </w:r>
      <w:r w:rsidR="002B7859">
        <w:t>.</w:t>
      </w:r>
      <w:r w:rsidR="002B7859" w:rsidRPr="002B7859">
        <w:rPr>
          <w:noProof/>
        </w:rPr>
        <w:t>6</w:t>
      </w:r>
      <w:r w:rsidR="002E398B" w:rsidRPr="009B4965">
        <w:fldChar w:fldCharType="end"/>
      </w:r>
      <w:r w:rsidR="00370F04">
        <w:t>)</w:t>
      </w:r>
      <w:r w:rsidR="00676EA5">
        <w:t xml:space="preserve"> je vidět</w:t>
      </w:r>
      <w:r w:rsidR="00370F04">
        <w:t xml:space="preserve">, že </w:t>
      </w:r>
      <w:del w:id="242" w:author="Konzal Jan (164745)" w:date="2020-05-11T19:03:00Z">
        <w:r w:rsidR="00370F04" w:rsidDel="002E398B">
          <w:delText>ke zlomu úpatí dochází po druhé hlavní komponentě PC2</w:delText>
        </w:r>
      </w:del>
      <w:ins w:id="243" w:author="Konzal Jan (164745)" w:date="2020-05-11T19:03:00Z">
        <w:r w:rsidR="002E398B">
          <w:t>prvn</w:t>
        </w:r>
        <w:r w:rsidR="006B3517">
          <w:t xml:space="preserve">í hlavní komponenta </w:t>
        </w:r>
      </w:ins>
      <w:ins w:id="244" w:author="Konzal Jan (164745)" w:date="2020-05-11T19:05:00Z">
        <w:r w:rsidR="006B3517">
          <w:t xml:space="preserve">PC1, </w:t>
        </w:r>
      </w:ins>
      <w:ins w:id="245" w:author="Konzal Jan (164745)" w:date="2020-05-11T19:03:00Z">
        <w:r w:rsidR="006B3517">
          <w:t xml:space="preserve">obsahuje téměř </w:t>
        </w:r>
      </w:ins>
      <w:ins w:id="246" w:author="Konzal Jan (164745)" w:date="2020-05-11T19:04:00Z">
        <w:r w:rsidR="006B3517">
          <w:t>všechen rozpty</w:t>
        </w:r>
      </w:ins>
      <w:ins w:id="247" w:author="Konzal Jan (164745)" w:date="2020-05-11T19:05:00Z">
        <w:r w:rsidR="006B3517">
          <w:t xml:space="preserve">l </w:t>
        </w:r>
      </w:ins>
      <w:ins w:id="248" w:author="Konzal Jan (164745)" w:date="2020-05-11T19:04:00Z">
        <w:r w:rsidR="006B3517">
          <w:t>původn</w:t>
        </w:r>
      </w:ins>
      <w:ins w:id="249" w:author="Konzal Jan (164745)" w:date="2020-05-11T19:05:00Z">
        <w:r w:rsidR="006B3517">
          <w:t>ích dat.</w:t>
        </w:r>
      </w:ins>
      <w:r w:rsidR="00370F04">
        <w:t xml:space="preserve"> </w:t>
      </w:r>
      <w:r w:rsidR="00A61C19">
        <w:t>B</w:t>
      </w:r>
      <w:r w:rsidR="004E019C">
        <w:t>u</w:t>
      </w:r>
      <w:r w:rsidR="00A61C19">
        <w:t>d</w:t>
      </w:r>
      <w:del w:id="250" w:author="Konzal Jan (164745)" w:date="2020-05-11T19:05:00Z">
        <w:r w:rsidR="00A61C19" w:rsidDel="006B3517">
          <w:delText>ou</w:delText>
        </w:r>
      </w:del>
      <w:ins w:id="251" w:author="Konzal Jan (164745)" w:date="2020-05-11T19:05:00Z">
        <w:r w:rsidR="006B3517">
          <w:t>e</w:t>
        </w:r>
      </w:ins>
      <w:r w:rsidR="00A61C19">
        <w:t xml:space="preserve"> tedy využit</w:t>
      </w:r>
      <w:ins w:id="252" w:author="Konzal Jan (164745)" w:date="2020-05-11T19:05:00Z">
        <w:r w:rsidR="006B3517">
          <w:t>a</w:t>
        </w:r>
      </w:ins>
      <w:del w:id="253" w:author="Konzal Jan (164745)" w:date="2020-05-11T19:05:00Z">
        <w:r w:rsidR="00A61C19" w:rsidDel="006B3517">
          <w:delText>y</w:delText>
        </w:r>
      </w:del>
      <w:r w:rsidR="00A61C19">
        <w:t xml:space="preserve"> </w:t>
      </w:r>
      <w:ins w:id="254" w:author="Konzal Jan (164745)" w:date="2020-05-11T19:06:00Z">
        <w:r w:rsidR="006B3517">
          <w:t xml:space="preserve">pouze </w:t>
        </w:r>
      </w:ins>
      <w:r w:rsidR="00A61C19">
        <w:t xml:space="preserve">první </w:t>
      </w:r>
      <w:del w:id="255" w:author="Konzal Jan (164745)" w:date="2020-05-11T19:06:00Z">
        <w:r w:rsidR="00A61C19" w:rsidDel="006B3517">
          <w:delText xml:space="preserve">dvě </w:delText>
        </w:r>
      </w:del>
      <w:r w:rsidR="00A61C19">
        <w:t>hlavní komponent</w:t>
      </w:r>
      <w:del w:id="256" w:author="Konzal Jan (164745)" w:date="2020-05-11T19:06:00Z">
        <w:r w:rsidR="00A61C19" w:rsidDel="006B3517">
          <w:delText>y</w:delText>
        </w:r>
      </w:del>
      <w:ins w:id="257" w:author="Konzal Jan (164745)" w:date="2020-05-11T19:06:00Z">
        <w:r w:rsidR="006B3517">
          <w:t>a</w:t>
        </w:r>
      </w:ins>
      <w:r w:rsidR="00A61C19">
        <w:t xml:space="preserve"> PC1</w:t>
      </w:r>
      <w:del w:id="258" w:author="Konzal Jan (164745)" w:date="2020-05-11T19:06:00Z">
        <w:r w:rsidR="00A61C19" w:rsidDel="006B3517">
          <w:delText xml:space="preserve"> a PC2</w:delText>
        </w:r>
      </w:del>
      <w:r w:rsidR="00A61C19">
        <w:t>.</w:t>
      </w:r>
    </w:p>
    <w:p w14:paraId="564D3F51" w14:textId="77777777" w:rsidR="003E0726" w:rsidRDefault="003E0726" w:rsidP="00A32A93">
      <w:pPr>
        <w:pStyle w:val="BPDPNormln"/>
        <w:ind w:firstLine="0"/>
      </w:pPr>
    </w:p>
    <w:p w14:paraId="6C82EB34" w14:textId="14158B82" w:rsidR="003E0726" w:rsidRDefault="0065749E" w:rsidP="003E0726">
      <w:pPr>
        <w:pStyle w:val="BPDPNormln"/>
        <w:keepNext/>
        <w:ind w:firstLine="0"/>
        <w:jc w:val="center"/>
      </w:pPr>
      <w:r>
        <w:rPr>
          <w:noProof/>
        </w:rPr>
        <w:lastRenderedPageBreak/>
        <w:drawing>
          <wp:inline distT="0" distB="0" distL="0" distR="0" wp14:anchorId="1995A95C" wp14:editId="1463B5DE">
            <wp:extent cx="4323559" cy="3240000"/>
            <wp:effectExtent l="0" t="0" r="127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ponentni_vahy_priklad.emf"/>
                    <pic:cNvPicPr/>
                  </pic:nvPicPr>
                  <pic:blipFill>
                    <a:blip r:embed="rId2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D827A9C" w14:textId="5534E042" w:rsidR="009A5AFE" w:rsidRDefault="003E0726" w:rsidP="00370F04">
      <w:pPr>
        <w:pStyle w:val="Titulek"/>
        <w:jc w:val="center"/>
        <w:rPr>
          <w:b w:val="0"/>
        </w:rPr>
      </w:pPr>
      <w:bookmarkStart w:id="259" w:name="_Ref32695294"/>
      <w:bookmarkStart w:id="260" w:name="_Toc40436450"/>
      <w:r w:rsidRPr="003E0726">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6</w:t>
      </w:r>
      <w:r w:rsidR="00C53017">
        <w:rPr>
          <w:b w:val="0"/>
        </w:rPr>
        <w:fldChar w:fldCharType="end"/>
      </w:r>
      <w:bookmarkEnd w:id="259"/>
      <w:r w:rsidRPr="003E0726">
        <w:rPr>
          <w:b w:val="0"/>
        </w:rPr>
        <w:t xml:space="preserve">: </w:t>
      </w:r>
      <w:r w:rsidR="003822DC">
        <w:rPr>
          <w:b w:val="0"/>
        </w:rPr>
        <w:t>I</w:t>
      </w:r>
      <w:r w:rsidRPr="003E0726">
        <w:rPr>
          <w:b w:val="0"/>
        </w:rPr>
        <w:t>ndexový graf úpatí vlastních čísel</w:t>
      </w:r>
      <w:bookmarkEnd w:id="260"/>
    </w:p>
    <w:p w14:paraId="0331E014" w14:textId="77777777" w:rsidR="00C40968" w:rsidRPr="00C40968" w:rsidRDefault="00C40968" w:rsidP="00C40968"/>
    <w:p w14:paraId="19ADA7FF" w14:textId="7139C377" w:rsidR="00C40968" w:rsidRDefault="00370F04" w:rsidP="00D47FF2">
      <w:pPr>
        <w:pStyle w:val="BPDPNormln"/>
        <w:ind w:firstLine="0"/>
      </w:pPr>
      <w:r>
        <w:t xml:space="preserve">Hlavní komponenty </w:t>
      </w:r>
      <w:r w:rsidR="006B3517">
        <w:t xml:space="preserve">PC2, </w:t>
      </w:r>
      <w:r>
        <w:t>PC3</w:t>
      </w:r>
      <w:r w:rsidR="00A61C19">
        <w:t>, PC4, PC5</w:t>
      </w:r>
      <w:r>
        <w:t xml:space="preserve"> a PC</w:t>
      </w:r>
      <w:r w:rsidR="00A61C19">
        <w:t>6</w:t>
      </w:r>
      <w:r>
        <w:t xml:space="preserve"> budou zanedbány, protože </w:t>
      </w:r>
      <w:r w:rsidR="00C40968">
        <w:t>jejich popis rozložení objektů má velmi malý význam.</w:t>
      </w:r>
      <w:r w:rsidR="00D47FF2">
        <w:t xml:space="preserve"> V tabulce (</w:t>
      </w:r>
      <w:r w:rsidR="00CE1857" w:rsidRPr="00CE1857">
        <w:fldChar w:fldCharType="begin"/>
      </w:r>
      <w:r w:rsidR="00CE1857" w:rsidRPr="00CE1857">
        <w:instrText xml:space="preserve"> REF _Ref32840166 \h  \* MERGEFORMAT </w:instrText>
      </w:r>
      <w:r w:rsidR="00CE1857" w:rsidRPr="00CE1857">
        <w:fldChar w:fldCharType="separate"/>
      </w:r>
      <w:r w:rsidR="002B7859" w:rsidRPr="00CE1857">
        <w:t xml:space="preserve">Tab. </w:t>
      </w:r>
      <w:r w:rsidR="002B7859" w:rsidRPr="002B7859">
        <w:rPr>
          <w:noProof/>
        </w:rPr>
        <w:t>4</w:t>
      </w:r>
      <w:r w:rsidR="002B7859">
        <w:t>.</w:t>
      </w:r>
      <w:r w:rsidR="002B7859" w:rsidRPr="002B7859">
        <w:rPr>
          <w:noProof/>
        </w:rPr>
        <w:t>3</w:t>
      </w:r>
      <w:r w:rsidR="00CE1857" w:rsidRPr="00CE1857">
        <w:fldChar w:fldCharType="end"/>
      </w:r>
      <w:r w:rsidR="00D47FF2">
        <w:t xml:space="preserve">) jsou uvedeny vypočtené </w:t>
      </w:r>
      <w:r w:rsidR="00DC4C6B">
        <w:t>vlastní vektory</w:t>
      </w:r>
      <w:r w:rsidR="00D47FF2">
        <w:t xml:space="preserve">. </w:t>
      </w:r>
      <w:r w:rsidR="00DC4C6B">
        <w:t>Hodnoty</w:t>
      </w:r>
      <w:r w:rsidR="00676EA5">
        <w:t>,</w:t>
      </w:r>
      <w:r w:rsidR="00DC4C6B">
        <w:t xml:space="preserve"> v nich obsažené</w:t>
      </w:r>
      <w:r w:rsidR="00676EA5">
        <w:t>,</w:t>
      </w:r>
      <w:r w:rsidR="00DC4C6B">
        <w:t xml:space="preserve"> jsou</w:t>
      </w:r>
      <w:r w:rsidR="00B37C07">
        <w:t xml:space="preserve"> váhy určují</w:t>
      </w:r>
      <w:r w:rsidR="00676EA5">
        <w:t>cí</w:t>
      </w:r>
      <w:r w:rsidR="00B37C07">
        <w:t xml:space="preserve"> korelaci mezi původními proměnnými a hlavními komponentami. </w:t>
      </w:r>
    </w:p>
    <w:p w14:paraId="42969C87" w14:textId="77777777" w:rsidR="00DC4C6B" w:rsidRDefault="00DC4C6B" w:rsidP="00D47FF2">
      <w:pPr>
        <w:pStyle w:val="BPDPNormln"/>
        <w:ind w:firstLine="0"/>
      </w:pPr>
    </w:p>
    <w:p w14:paraId="7A5FE3DD" w14:textId="7BB21C72" w:rsidR="00CE1857" w:rsidRPr="00CE1857" w:rsidRDefault="00CE1857" w:rsidP="00CE1857">
      <w:pPr>
        <w:pStyle w:val="Titulek"/>
        <w:keepNext/>
        <w:jc w:val="center"/>
        <w:rPr>
          <w:b w:val="0"/>
        </w:rPr>
      </w:pPr>
      <w:bookmarkStart w:id="261" w:name="_Ref32840166"/>
      <w:r w:rsidRPr="00CE1857">
        <w:rPr>
          <w:b w:val="0"/>
        </w:rPr>
        <w:t xml:space="preserve">Tab.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Tab. \* ARABIC \s 1 </w:instrText>
      </w:r>
      <w:r w:rsidR="00C53017">
        <w:rPr>
          <w:b w:val="0"/>
        </w:rPr>
        <w:fldChar w:fldCharType="separate"/>
      </w:r>
      <w:r w:rsidR="002B7859">
        <w:rPr>
          <w:b w:val="0"/>
          <w:noProof/>
        </w:rPr>
        <w:t>3</w:t>
      </w:r>
      <w:r w:rsidR="00C53017">
        <w:rPr>
          <w:b w:val="0"/>
        </w:rPr>
        <w:fldChar w:fldCharType="end"/>
      </w:r>
      <w:bookmarkEnd w:id="261"/>
      <w:r w:rsidR="00D66706">
        <w:rPr>
          <w:b w:val="0"/>
        </w:rPr>
        <w:t>:</w:t>
      </w:r>
      <w:r w:rsidRPr="00CE1857">
        <w:rPr>
          <w:b w:val="0"/>
        </w:rPr>
        <w:t xml:space="preserve"> </w:t>
      </w:r>
      <w:r w:rsidR="00BB1EA0" w:rsidRPr="00430B95">
        <w:rPr>
          <w:b w:val="0"/>
        </w:rPr>
        <w:t xml:space="preserve">Tabulka </w:t>
      </w:r>
      <w:r w:rsidR="00A24C10">
        <w:rPr>
          <w:b w:val="0"/>
        </w:rPr>
        <w:t>komponentních vah</w:t>
      </w:r>
    </w:p>
    <w:tbl>
      <w:tblPr>
        <w:tblStyle w:val="Mkatabulky"/>
        <w:tblW w:w="0" w:type="auto"/>
        <w:jc w:val="center"/>
        <w:tblLook w:val="04A0" w:firstRow="1" w:lastRow="0" w:firstColumn="1" w:lastColumn="0" w:noHBand="0" w:noVBand="1"/>
      </w:tblPr>
      <w:tblGrid>
        <w:gridCol w:w="1585"/>
        <w:gridCol w:w="1500"/>
        <w:gridCol w:w="851"/>
        <w:gridCol w:w="850"/>
        <w:gridCol w:w="1418"/>
        <w:gridCol w:w="1134"/>
        <w:gridCol w:w="1381"/>
      </w:tblGrid>
      <w:tr w:rsidR="0065749E" w14:paraId="083BA84B" w14:textId="37DE9CA8" w:rsidTr="00996E79">
        <w:trPr>
          <w:jc w:val="center"/>
        </w:trPr>
        <w:tc>
          <w:tcPr>
            <w:tcW w:w="1585" w:type="dxa"/>
          </w:tcPr>
          <w:p w14:paraId="31D1E8B6" w14:textId="30BE0F80" w:rsidR="0065749E" w:rsidRDefault="0065749E" w:rsidP="00CE1857">
            <w:pPr>
              <w:pStyle w:val="BPDPNormln"/>
              <w:ind w:firstLine="0"/>
              <w:jc w:val="center"/>
            </w:pPr>
            <w:r>
              <w:t>proměnná</w:t>
            </w:r>
          </w:p>
        </w:tc>
        <w:tc>
          <w:tcPr>
            <w:tcW w:w="1500" w:type="dxa"/>
          </w:tcPr>
          <w:p w14:paraId="5CD9670E" w14:textId="13614722" w:rsidR="0065749E" w:rsidRPr="00DC4C6B" w:rsidRDefault="0065749E" w:rsidP="00CE1857">
            <w:pPr>
              <w:pStyle w:val="BPDPNormln"/>
              <w:ind w:firstLine="0"/>
              <w:jc w:val="center"/>
            </w:pPr>
            <w:r>
              <w:t>V</w:t>
            </w:r>
            <w:r>
              <w:rPr>
                <w:vertAlign w:val="subscript"/>
              </w:rPr>
              <w:t>1</w:t>
            </w:r>
          </w:p>
        </w:tc>
        <w:tc>
          <w:tcPr>
            <w:tcW w:w="851" w:type="dxa"/>
          </w:tcPr>
          <w:p w14:paraId="1B53753B" w14:textId="50CC7805" w:rsidR="0065749E" w:rsidRPr="00DC4C6B" w:rsidRDefault="0065749E" w:rsidP="00CE1857">
            <w:pPr>
              <w:pStyle w:val="BPDPNormln"/>
              <w:ind w:firstLine="0"/>
              <w:jc w:val="center"/>
              <w:rPr>
                <w:vertAlign w:val="subscript"/>
              </w:rPr>
            </w:pPr>
            <w:r>
              <w:t>V</w:t>
            </w:r>
            <w:r>
              <w:rPr>
                <w:vertAlign w:val="subscript"/>
              </w:rPr>
              <w:t>2</w:t>
            </w:r>
          </w:p>
        </w:tc>
        <w:tc>
          <w:tcPr>
            <w:tcW w:w="850" w:type="dxa"/>
          </w:tcPr>
          <w:p w14:paraId="6BC5168C" w14:textId="3842E214" w:rsidR="0065749E" w:rsidRPr="00DC4C6B" w:rsidRDefault="0065749E" w:rsidP="00CE1857">
            <w:pPr>
              <w:pStyle w:val="BPDPNormln"/>
              <w:ind w:firstLine="0"/>
              <w:jc w:val="center"/>
              <w:rPr>
                <w:vertAlign w:val="subscript"/>
              </w:rPr>
            </w:pPr>
            <w:r>
              <w:t>V</w:t>
            </w:r>
            <w:r>
              <w:rPr>
                <w:vertAlign w:val="subscript"/>
              </w:rPr>
              <w:t>3</w:t>
            </w:r>
          </w:p>
        </w:tc>
        <w:tc>
          <w:tcPr>
            <w:tcW w:w="1418" w:type="dxa"/>
          </w:tcPr>
          <w:p w14:paraId="02FEE8F5" w14:textId="14F0CEBB" w:rsidR="0065749E" w:rsidRPr="00DC4C6B" w:rsidRDefault="0065749E" w:rsidP="00CE1857">
            <w:pPr>
              <w:pStyle w:val="BPDPNormln"/>
              <w:ind w:firstLine="0"/>
              <w:jc w:val="center"/>
              <w:rPr>
                <w:vertAlign w:val="subscript"/>
              </w:rPr>
            </w:pPr>
            <w:r>
              <w:t>V</w:t>
            </w:r>
            <w:r>
              <w:rPr>
                <w:vertAlign w:val="subscript"/>
              </w:rPr>
              <w:t>4</w:t>
            </w:r>
          </w:p>
        </w:tc>
        <w:tc>
          <w:tcPr>
            <w:tcW w:w="1134" w:type="dxa"/>
          </w:tcPr>
          <w:p w14:paraId="24C0D3E2" w14:textId="1BC476FE" w:rsidR="0065749E" w:rsidRDefault="0065749E" w:rsidP="00CE1857">
            <w:pPr>
              <w:pStyle w:val="BPDPNormln"/>
              <w:ind w:firstLine="0"/>
              <w:jc w:val="center"/>
            </w:pPr>
            <w:r>
              <w:t>V</w:t>
            </w:r>
            <w:r>
              <w:rPr>
                <w:vertAlign w:val="subscript"/>
              </w:rPr>
              <w:t>5</w:t>
            </w:r>
          </w:p>
        </w:tc>
        <w:tc>
          <w:tcPr>
            <w:tcW w:w="1381" w:type="dxa"/>
          </w:tcPr>
          <w:p w14:paraId="722CB3C4" w14:textId="1CEFC8AA" w:rsidR="0065749E" w:rsidRDefault="0065749E" w:rsidP="00CE1857">
            <w:pPr>
              <w:pStyle w:val="BPDPNormln"/>
              <w:ind w:firstLine="0"/>
              <w:jc w:val="center"/>
            </w:pPr>
            <w:r>
              <w:t>V</w:t>
            </w:r>
            <w:r>
              <w:rPr>
                <w:vertAlign w:val="subscript"/>
              </w:rPr>
              <w:t>6</w:t>
            </w:r>
          </w:p>
        </w:tc>
      </w:tr>
      <w:tr w:rsidR="0065749E" w14:paraId="7CF67EF0" w14:textId="37F96522" w:rsidTr="00996E79">
        <w:trPr>
          <w:jc w:val="center"/>
        </w:trPr>
        <w:tc>
          <w:tcPr>
            <w:tcW w:w="1585" w:type="dxa"/>
          </w:tcPr>
          <w:p w14:paraId="73B3FBF1" w14:textId="0046D700" w:rsidR="0065749E" w:rsidRDefault="0065749E" w:rsidP="00CE1857">
            <w:pPr>
              <w:pStyle w:val="BPDPNormln"/>
              <w:ind w:firstLine="0"/>
              <w:jc w:val="center"/>
            </w:pPr>
            <w:r>
              <w:t>cena</w:t>
            </w:r>
          </w:p>
        </w:tc>
        <w:tc>
          <w:tcPr>
            <w:tcW w:w="1500" w:type="dxa"/>
          </w:tcPr>
          <w:p w14:paraId="5AD5544F" w14:textId="484FEA1F" w:rsidR="0065749E" w:rsidRDefault="0065749E" w:rsidP="00CE1857">
            <w:pPr>
              <w:pStyle w:val="BPDPNormln"/>
              <w:ind w:firstLine="0"/>
              <w:jc w:val="center"/>
            </w:pPr>
            <w:r>
              <w:t>0,1</w:t>
            </w:r>
          </w:p>
        </w:tc>
        <w:tc>
          <w:tcPr>
            <w:tcW w:w="851" w:type="dxa"/>
          </w:tcPr>
          <w:p w14:paraId="451050DC" w14:textId="452DA05C" w:rsidR="0065749E" w:rsidRDefault="0065749E" w:rsidP="00CE1857">
            <w:pPr>
              <w:pStyle w:val="BPDPNormln"/>
              <w:ind w:firstLine="0"/>
              <w:jc w:val="center"/>
            </w:pPr>
            <w:r>
              <w:t>-</w:t>
            </w:r>
            <w:r w:rsidR="00996E79">
              <w:t>0,011</w:t>
            </w:r>
          </w:p>
        </w:tc>
        <w:tc>
          <w:tcPr>
            <w:tcW w:w="850" w:type="dxa"/>
          </w:tcPr>
          <w:p w14:paraId="1DFAF2EC" w14:textId="0A4345C7" w:rsidR="0065749E" w:rsidRDefault="00996E79" w:rsidP="00CE1857">
            <w:pPr>
              <w:pStyle w:val="BPDPNormln"/>
              <w:ind w:firstLine="0"/>
              <w:jc w:val="center"/>
            </w:pPr>
            <w:r>
              <w:t>-0,002</w:t>
            </w:r>
          </w:p>
        </w:tc>
        <w:tc>
          <w:tcPr>
            <w:tcW w:w="1418" w:type="dxa"/>
          </w:tcPr>
          <w:p w14:paraId="3F4609E5" w14:textId="59A61A27" w:rsidR="0065749E" w:rsidRDefault="00996E79" w:rsidP="00CE1857">
            <w:pPr>
              <w:pStyle w:val="BPDPNormln"/>
              <w:ind w:firstLine="0"/>
              <w:jc w:val="center"/>
            </w:pPr>
            <w:r>
              <w:t xml:space="preserve">-1,841 </w:t>
            </w:r>
            <w:r w:rsidRPr="00830CCB">
              <w:t>∙</w:t>
            </w:r>
            <w:r>
              <w:t xml:space="preserve"> 10</w:t>
            </w:r>
            <w:r w:rsidRPr="00996E79">
              <w:rPr>
                <w:vertAlign w:val="superscript"/>
              </w:rPr>
              <w:t>-5</w:t>
            </w:r>
          </w:p>
        </w:tc>
        <w:tc>
          <w:tcPr>
            <w:tcW w:w="1134" w:type="dxa"/>
          </w:tcPr>
          <w:p w14:paraId="0D6F0183" w14:textId="27686236" w:rsidR="0065749E" w:rsidRDefault="00996E79" w:rsidP="00CE1857">
            <w:pPr>
              <w:pStyle w:val="BPDPNormln"/>
              <w:ind w:firstLine="0"/>
              <w:jc w:val="center"/>
            </w:pPr>
            <w:r>
              <w:t>-0,001</w:t>
            </w:r>
          </w:p>
        </w:tc>
        <w:tc>
          <w:tcPr>
            <w:tcW w:w="1381" w:type="dxa"/>
          </w:tcPr>
          <w:p w14:paraId="75A997CC" w14:textId="0E7777D4" w:rsidR="0065749E" w:rsidRDefault="00996E79" w:rsidP="00CE1857">
            <w:pPr>
              <w:pStyle w:val="BPDPNormln"/>
              <w:ind w:firstLine="0"/>
              <w:jc w:val="center"/>
            </w:pPr>
            <w:r>
              <w:t xml:space="preserve">2,077 </w:t>
            </w:r>
            <w:r w:rsidRPr="00830CCB">
              <w:t>∙</w:t>
            </w:r>
            <w:r>
              <w:t xml:space="preserve"> 10</w:t>
            </w:r>
            <w:r w:rsidRPr="00996E79">
              <w:rPr>
                <w:vertAlign w:val="superscript"/>
              </w:rPr>
              <w:t>-</w:t>
            </w:r>
            <w:r>
              <w:rPr>
                <w:vertAlign w:val="superscript"/>
              </w:rPr>
              <w:t xml:space="preserve">4 </w:t>
            </w:r>
          </w:p>
        </w:tc>
      </w:tr>
      <w:tr w:rsidR="0065749E" w14:paraId="62D4AF22" w14:textId="06317422" w:rsidTr="00996E79">
        <w:trPr>
          <w:jc w:val="center"/>
        </w:trPr>
        <w:tc>
          <w:tcPr>
            <w:tcW w:w="1585" w:type="dxa"/>
          </w:tcPr>
          <w:p w14:paraId="1770BAD8" w14:textId="3D0CE27D" w:rsidR="0065749E" w:rsidRDefault="0065749E" w:rsidP="00CE1857">
            <w:pPr>
              <w:pStyle w:val="BPDPNormln"/>
              <w:ind w:firstLine="0"/>
              <w:jc w:val="center"/>
            </w:pPr>
            <w:r>
              <w:t>citlivost</w:t>
            </w:r>
          </w:p>
        </w:tc>
        <w:tc>
          <w:tcPr>
            <w:tcW w:w="1500" w:type="dxa"/>
          </w:tcPr>
          <w:p w14:paraId="5ABCBB78" w14:textId="0B8D6F6F" w:rsidR="0065749E" w:rsidRDefault="0065749E" w:rsidP="00CE1857">
            <w:pPr>
              <w:pStyle w:val="BPDPNormln"/>
              <w:ind w:firstLine="0"/>
              <w:jc w:val="center"/>
            </w:pPr>
            <w:r>
              <w:t>0,001</w:t>
            </w:r>
          </w:p>
        </w:tc>
        <w:tc>
          <w:tcPr>
            <w:tcW w:w="851" w:type="dxa"/>
          </w:tcPr>
          <w:p w14:paraId="1570E3FB" w14:textId="19151211" w:rsidR="0065749E" w:rsidRDefault="00996E79" w:rsidP="00CE1857">
            <w:pPr>
              <w:pStyle w:val="BPDPNormln"/>
              <w:ind w:firstLine="0"/>
              <w:jc w:val="center"/>
            </w:pPr>
            <w:r>
              <w:t>-0,072</w:t>
            </w:r>
          </w:p>
        </w:tc>
        <w:tc>
          <w:tcPr>
            <w:tcW w:w="850" w:type="dxa"/>
          </w:tcPr>
          <w:p w14:paraId="26E6D18D" w14:textId="3B589EC9" w:rsidR="0065749E" w:rsidRDefault="00996E79" w:rsidP="00CE1857">
            <w:pPr>
              <w:pStyle w:val="BPDPNormln"/>
              <w:ind w:firstLine="0"/>
              <w:jc w:val="center"/>
            </w:pPr>
            <w:r>
              <w:t>0,998</w:t>
            </w:r>
          </w:p>
        </w:tc>
        <w:tc>
          <w:tcPr>
            <w:tcW w:w="1418" w:type="dxa"/>
          </w:tcPr>
          <w:p w14:paraId="0001DF00" w14:textId="11ED27F3" w:rsidR="0065749E" w:rsidRDefault="00996E79" w:rsidP="00CE1857">
            <w:pPr>
              <w:pStyle w:val="BPDPNormln"/>
              <w:ind w:firstLine="0"/>
              <w:jc w:val="center"/>
            </w:pPr>
            <w:r>
              <w:t>0,009</w:t>
            </w:r>
          </w:p>
        </w:tc>
        <w:tc>
          <w:tcPr>
            <w:tcW w:w="1134" w:type="dxa"/>
          </w:tcPr>
          <w:p w14:paraId="026D9B0C" w14:textId="75D3BD90" w:rsidR="0065749E" w:rsidRDefault="00996E79" w:rsidP="00CE1857">
            <w:pPr>
              <w:pStyle w:val="BPDPNormln"/>
              <w:ind w:firstLine="0"/>
              <w:jc w:val="center"/>
            </w:pPr>
            <w:r>
              <w:t>0,009</w:t>
            </w:r>
          </w:p>
        </w:tc>
        <w:tc>
          <w:tcPr>
            <w:tcW w:w="1381" w:type="dxa"/>
          </w:tcPr>
          <w:p w14:paraId="3240FC1E" w14:textId="2508E5DE" w:rsidR="0065749E" w:rsidRDefault="00996E79" w:rsidP="00CE1857">
            <w:pPr>
              <w:pStyle w:val="BPDPNormln"/>
              <w:ind w:firstLine="0"/>
              <w:jc w:val="center"/>
            </w:pPr>
            <w:r>
              <w:t>-0,005</w:t>
            </w:r>
          </w:p>
        </w:tc>
      </w:tr>
      <w:tr w:rsidR="0065749E" w14:paraId="58880E49" w14:textId="0214D47B" w:rsidTr="00996E79">
        <w:trPr>
          <w:jc w:val="center"/>
        </w:trPr>
        <w:tc>
          <w:tcPr>
            <w:tcW w:w="1585" w:type="dxa"/>
          </w:tcPr>
          <w:p w14:paraId="144F84AC" w14:textId="340FAE28" w:rsidR="0065749E" w:rsidRDefault="0065749E" w:rsidP="00CE1857">
            <w:pPr>
              <w:pStyle w:val="BPDPNormln"/>
              <w:ind w:firstLine="0"/>
              <w:jc w:val="center"/>
            </w:pPr>
            <w:r>
              <w:t>impedance</w:t>
            </w:r>
          </w:p>
        </w:tc>
        <w:tc>
          <w:tcPr>
            <w:tcW w:w="1500" w:type="dxa"/>
          </w:tcPr>
          <w:p w14:paraId="49A1693D" w14:textId="1FC67559" w:rsidR="0065749E" w:rsidRDefault="0065749E" w:rsidP="00CE1857">
            <w:pPr>
              <w:pStyle w:val="BPDPNormln"/>
              <w:ind w:firstLine="0"/>
              <w:jc w:val="center"/>
            </w:pPr>
            <w:r>
              <w:t xml:space="preserve">8,633 </w:t>
            </w:r>
            <w:r w:rsidRPr="00830CCB">
              <w:t>∙</w:t>
            </w:r>
            <w:r>
              <w:t xml:space="preserve"> 10</w:t>
            </w:r>
            <w:r w:rsidRPr="0065749E">
              <w:rPr>
                <w:vertAlign w:val="superscript"/>
              </w:rPr>
              <w:t>-4</w:t>
            </w:r>
          </w:p>
        </w:tc>
        <w:tc>
          <w:tcPr>
            <w:tcW w:w="851" w:type="dxa"/>
          </w:tcPr>
          <w:p w14:paraId="504F3030" w14:textId="5862DEEE" w:rsidR="0065749E" w:rsidRDefault="00996E79" w:rsidP="00CE1857">
            <w:pPr>
              <w:pStyle w:val="BPDPNormln"/>
              <w:ind w:firstLine="0"/>
              <w:jc w:val="center"/>
            </w:pPr>
            <w:r>
              <w:t>0,044</w:t>
            </w:r>
          </w:p>
        </w:tc>
        <w:tc>
          <w:tcPr>
            <w:tcW w:w="850" w:type="dxa"/>
          </w:tcPr>
          <w:p w14:paraId="08F871EA" w14:textId="0461FFFF" w:rsidR="0065749E" w:rsidRDefault="00996E79" w:rsidP="00CE1857">
            <w:pPr>
              <w:pStyle w:val="BPDPNormln"/>
              <w:ind w:firstLine="0"/>
              <w:jc w:val="center"/>
            </w:pPr>
            <w:r>
              <w:t>-0,008</w:t>
            </w:r>
          </w:p>
        </w:tc>
        <w:tc>
          <w:tcPr>
            <w:tcW w:w="1418" w:type="dxa"/>
          </w:tcPr>
          <w:p w14:paraId="3E36D4A2" w14:textId="4C8D09F4" w:rsidR="0065749E" w:rsidRDefault="00996E79" w:rsidP="00CE1857">
            <w:pPr>
              <w:pStyle w:val="BPDPNormln"/>
              <w:ind w:firstLine="0"/>
              <w:jc w:val="center"/>
            </w:pPr>
            <w:r>
              <w:t>0,928</w:t>
            </w:r>
          </w:p>
        </w:tc>
        <w:tc>
          <w:tcPr>
            <w:tcW w:w="1134" w:type="dxa"/>
          </w:tcPr>
          <w:p w14:paraId="10D3E1E2" w14:textId="647E857B" w:rsidR="0065749E" w:rsidRDefault="00996E79" w:rsidP="00CE1857">
            <w:pPr>
              <w:pStyle w:val="BPDPNormln"/>
              <w:ind w:firstLine="0"/>
              <w:jc w:val="center"/>
            </w:pPr>
            <w:r>
              <w:t>0,369</w:t>
            </w:r>
          </w:p>
        </w:tc>
        <w:tc>
          <w:tcPr>
            <w:tcW w:w="1381" w:type="dxa"/>
          </w:tcPr>
          <w:p w14:paraId="74283465" w14:textId="5DB84468" w:rsidR="0065749E" w:rsidRDefault="00996E79" w:rsidP="00CE1857">
            <w:pPr>
              <w:pStyle w:val="BPDPNormln"/>
              <w:ind w:firstLine="0"/>
              <w:jc w:val="center"/>
            </w:pPr>
            <w:r>
              <w:t>-0,029</w:t>
            </w:r>
          </w:p>
        </w:tc>
      </w:tr>
      <w:tr w:rsidR="0065749E" w14:paraId="503F9FD4" w14:textId="456EEBFF" w:rsidTr="00996E79">
        <w:trPr>
          <w:jc w:val="center"/>
        </w:trPr>
        <w:tc>
          <w:tcPr>
            <w:tcW w:w="1585" w:type="dxa"/>
          </w:tcPr>
          <w:p w14:paraId="7698F2A3" w14:textId="038F7B44" w:rsidR="0065749E" w:rsidRDefault="0065749E" w:rsidP="00CE1857">
            <w:pPr>
              <w:pStyle w:val="BPDPNormln"/>
              <w:ind w:firstLine="0"/>
              <w:jc w:val="center"/>
            </w:pPr>
            <w:r>
              <w:t>výdrž baterie</w:t>
            </w:r>
          </w:p>
        </w:tc>
        <w:tc>
          <w:tcPr>
            <w:tcW w:w="1500" w:type="dxa"/>
          </w:tcPr>
          <w:p w14:paraId="64A15B89" w14:textId="1B373DDD" w:rsidR="0065749E" w:rsidRDefault="0065749E" w:rsidP="00CE1857">
            <w:pPr>
              <w:pStyle w:val="BPDPNormln"/>
              <w:ind w:firstLine="0"/>
              <w:jc w:val="center"/>
            </w:pPr>
            <w:r>
              <w:t>0,003</w:t>
            </w:r>
          </w:p>
        </w:tc>
        <w:tc>
          <w:tcPr>
            <w:tcW w:w="851" w:type="dxa"/>
          </w:tcPr>
          <w:p w14:paraId="1D418E95" w14:textId="741B754A" w:rsidR="0065749E" w:rsidRDefault="00996E79" w:rsidP="00CE1857">
            <w:pPr>
              <w:pStyle w:val="BPDPNormln"/>
              <w:ind w:firstLine="0"/>
              <w:jc w:val="center"/>
            </w:pPr>
            <w:r>
              <w:t>0,142</w:t>
            </w:r>
          </w:p>
        </w:tc>
        <w:tc>
          <w:tcPr>
            <w:tcW w:w="850" w:type="dxa"/>
          </w:tcPr>
          <w:p w14:paraId="7707AE9C" w14:textId="2FF5EB04" w:rsidR="0065749E" w:rsidRDefault="00996E79" w:rsidP="00CE1857">
            <w:pPr>
              <w:pStyle w:val="BPDPNormln"/>
              <w:ind w:firstLine="0"/>
              <w:jc w:val="center"/>
            </w:pPr>
            <w:r>
              <w:t>0,005</w:t>
            </w:r>
          </w:p>
        </w:tc>
        <w:tc>
          <w:tcPr>
            <w:tcW w:w="1418" w:type="dxa"/>
          </w:tcPr>
          <w:p w14:paraId="7CC2979F" w14:textId="47029826" w:rsidR="0065749E" w:rsidRDefault="00996E79" w:rsidP="00CE1857">
            <w:pPr>
              <w:pStyle w:val="BPDPNormln"/>
              <w:ind w:firstLine="0"/>
              <w:jc w:val="center"/>
            </w:pPr>
            <w:r>
              <w:t>-0,372</w:t>
            </w:r>
          </w:p>
        </w:tc>
        <w:tc>
          <w:tcPr>
            <w:tcW w:w="1134" w:type="dxa"/>
          </w:tcPr>
          <w:p w14:paraId="6742F2FA" w14:textId="0FCA4A8C" w:rsidR="0065749E" w:rsidRDefault="00996E79" w:rsidP="00CE1857">
            <w:pPr>
              <w:pStyle w:val="BPDPNormln"/>
              <w:ind w:firstLine="0"/>
              <w:jc w:val="center"/>
            </w:pPr>
            <w:r>
              <w:t>0,917</w:t>
            </w:r>
          </w:p>
        </w:tc>
        <w:tc>
          <w:tcPr>
            <w:tcW w:w="1381" w:type="dxa"/>
          </w:tcPr>
          <w:p w14:paraId="4B60765E" w14:textId="31F779FD" w:rsidR="0065749E" w:rsidRDefault="00996E79" w:rsidP="00CE1857">
            <w:pPr>
              <w:pStyle w:val="BPDPNormln"/>
              <w:ind w:firstLine="0"/>
              <w:jc w:val="center"/>
            </w:pPr>
            <w:r>
              <w:t>-0,033</w:t>
            </w:r>
          </w:p>
        </w:tc>
      </w:tr>
      <w:tr w:rsidR="0065749E" w14:paraId="79E63407" w14:textId="4EA9E118" w:rsidTr="00996E79">
        <w:trPr>
          <w:jc w:val="center"/>
        </w:trPr>
        <w:tc>
          <w:tcPr>
            <w:tcW w:w="1585" w:type="dxa"/>
          </w:tcPr>
          <w:p w14:paraId="7C96EBF4" w14:textId="54435972" w:rsidR="0065749E" w:rsidRDefault="0065749E" w:rsidP="00CE1857">
            <w:pPr>
              <w:pStyle w:val="BPDPNormln"/>
              <w:ind w:firstLine="0"/>
              <w:jc w:val="center"/>
            </w:pPr>
            <w:r>
              <w:t>nabíjení</w:t>
            </w:r>
          </w:p>
        </w:tc>
        <w:tc>
          <w:tcPr>
            <w:tcW w:w="1500" w:type="dxa"/>
          </w:tcPr>
          <w:p w14:paraId="44E6F89C" w14:textId="5294B60A" w:rsidR="0065749E" w:rsidRDefault="0065749E" w:rsidP="00CE1857">
            <w:pPr>
              <w:pStyle w:val="BPDPNormln"/>
              <w:ind w:firstLine="0"/>
              <w:jc w:val="center"/>
            </w:pPr>
            <w:r>
              <w:t xml:space="preserve">-5,684 </w:t>
            </w:r>
            <w:r w:rsidRPr="00830CCB">
              <w:t>∙</w:t>
            </w:r>
            <w:r>
              <w:t xml:space="preserve"> 10</w:t>
            </w:r>
            <w:r w:rsidR="00996E79" w:rsidRPr="00996E79">
              <w:rPr>
                <w:vertAlign w:val="superscript"/>
              </w:rPr>
              <w:t>-5</w:t>
            </w:r>
          </w:p>
        </w:tc>
        <w:tc>
          <w:tcPr>
            <w:tcW w:w="851" w:type="dxa"/>
          </w:tcPr>
          <w:p w14:paraId="6BDC5402" w14:textId="326B33F3" w:rsidR="0065749E" w:rsidRDefault="00996E79" w:rsidP="00CE1857">
            <w:pPr>
              <w:pStyle w:val="BPDPNormln"/>
              <w:ind w:firstLine="0"/>
              <w:jc w:val="center"/>
            </w:pPr>
            <w:r>
              <w:t>0,009</w:t>
            </w:r>
          </w:p>
        </w:tc>
        <w:tc>
          <w:tcPr>
            <w:tcW w:w="850" w:type="dxa"/>
          </w:tcPr>
          <w:p w14:paraId="7E8FBAAC" w14:textId="73212E2F" w:rsidR="0065749E" w:rsidRDefault="00996E79" w:rsidP="00CE1857">
            <w:pPr>
              <w:pStyle w:val="BPDPNormln"/>
              <w:ind w:firstLine="0"/>
              <w:jc w:val="center"/>
            </w:pPr>
            <w:r>
              <w:t>0,005</w:t>
            </w:r>
          </w:p>
        </w:tc>
        <w:tc>
          <w:tcPr>
            <w:tcW w:w="1418" w:type="dxa"/>
          </w:tcPr>
          <w:p w14:paraId="6AF952B1" w14:textId="5AB7590C" w:rsidR="0065749E" w:rsidRDefault="00996E79" w:rsidP="00CE1857">
            <w:pPr>
              <w:pStyle w:val="BPDPNormln"/>
              <w:ind w:firstLine="0"/>
              <w:jc w:val="center"/>
            </w:pPr>
            <w:r>
              <w:t>0,015</w:t>
            </w:r>
          </w:p>
        </w:tc>
        <w:tc>
          <w:tcPr>
            <w:tcW w:w="1134" w:type="dxa"/>
          </w:tcPr>
          <w:p w14:paraId="07F95859" w14:textId="64E6E2E2" w:rsidR="0065749E" w:rsidRDefault="00996E79" w:rsidP="00CE1857">
            <w:pPr>
              <w:pStyle w:val="BPDPNormln"/>
              <w:ind w:firstLine="0"/>
              <w:jc w:val="center"/>
            </w:pPr>
            <w:r>
              <w:t>0,041</w:t>
            </w:r>
          </w:p>
        </w:tc>
        <w:tc>
          <w:tcPr>
            <w:tcW w:w="1381" w:type="dxa"/>
          </w:tcPr>
          <w:p w14:paraId="662D339A" w14:textId="35373996" w:rsidR="0065749E" w:rsidRDefault="00996E79" w:rsidP="00CE1857">
            <w:pPr>
              <w:pStyle w:val="BPDPNormln"/>
              <w:ind w:firstLine="0"/>
              <w:jc w:val="center"/>
            </w:pPr>
            <w:r>
              <w:t>0,1</w:t>
            </w:r>
          </w:p>
        </w:tc>
      </w:tr>
      <w:tr w:rsidR="0065749E" w14:paraId="35FCFFB0" w14:textId="6F218BA3" w:rsidTr="00996E79">
        <w:trPr>
          <w:jc w:val="center"/>
        </w:trPr>
        <w:tc>
          <w:tcPr>
            <w:tcW w:w="1585" w:type="dxa"/>
          </w:tcPr>
          <w:p w14:paraId="788B2EF8" w14:textId="39256DDB" w:rsidR="0065749E" w:rsidRDefault="0065749E" w:rsidP="00CE1857">
            <w:pPr>
              <w:pStyle w:val="BPDPNormln"/>
              <w:ind w:firstLine="0"/>
              <w:jc w:val="center"/>
            </w:pPr>
            <w:r>
              <w:t>hmotnost</w:t>
            </w:r>
          </w:p>
        </w:tc>
        <w:tc>
          <w:tcPr>
            <w:tcW w:w="1500" w:type="dxa"/>
          </w:tcPr>
          <w:p w14:paraId="0E95E073" w14:textId="15FC1293" w:rsidR="0065749E" w:rsidRDefault="00996E79" w:rsidP="00CE1857">
            <w:pPr>
              <w:pStyle w:val="BPDPNormln"/>
              <w:ind w:firstLine="0"/>
              <w:jc w:val="center"/>
            </w:pPr>
            <w:r>
              <w:t>0,011</w:t>
            </w:r>
          </w:p>
        </w:tc>
        <w:tc>
          <w:tcPr>
            <w:tcW w:w="851" w:type="dxa"/>
          </w:tcPr>
          <w:p w14:paraId="26D05519" w14:textId="4DFD23BD" w:rsidR="0065749E" w:rsidRDefault="00996E79" w:rsidP="00CE1857">
            <w:pPr>
              <w:pStyle w:val="BPDPNormln"/>
              <w:ind w:firstLine="0"/>
              <w:jc w:val="center"/>
            </w:pPr>
            <w:r>
              <w:t>0,986</w:t>
            </w:r>
          </w:p>
        </w:tc>
        <w:tc>
          <w:tcPr>
            <w:tcW w:w="850" w:type="dxa"/>
          </w:tcPr>
          <w:p w14:paraId="215D7833" w14:textId="4A19FF13" w:rsidR="0065749E" w:rsidRDefault="00996E79" w:rsidP="00CE1857">
            <w:pPr>
              <w:pStyle w:val="BPDPNormln"/>
              <w:ind w:firstLine="0"/>
              <w:jc w:val="center"/>
            </w:pPr>
            <w:r>
              <w:t>0,072</w:t>
            </w:r>
          </w:p>
        </w:tc>
        <w:tc>
          <w:tcPr>
            <w:tcW w:w="1418" w:type="dxa"/>
          </w:tcPr>
          <w:p w14:paraId="19D90762" w14:textId="27098A9D" w:rsidR="0065749E" w:rsidRDefault="00996E79" w:rsidP="00CE1857">
            <w:pPr>
              <w:pStyle w:val="BPDPNormln"/>
              <w:ind w:firstLine="0"/>
              <w:jc w:val="center"/>
            </w:pPr>
            <w:r>
              <w:t>0,013</w:t>
            </w:r>
          </w:p>
        </w:tc>
        <w:tc>
          <w:tcPr>
            <w:tcW w:w="1134" w:type="dxa"/>
          </w:tcPr>
          <w:p w14:paraId="51115B3E" w14:textId="59E26C37" w:rsidR="0065749E" w:rsidRDefault="00996E79" w:rsidP="00CE1857">
            <w:pPr>
              <w:pStyle w:val="BPDPNormln"/>
              <w:ind w:firstLine="0"/>
              <w:jc w:val="center"/>
            </w:pPr>
            <w:r>
              <w:t>-0,148</w:t>
            </w:r>
          </w:p>
        </w:tc>
        <w:tc>
          <w:tcPr>
            <w:tcW w:w="1381" w:type="dxa"/>
          </w:tcPr>
          <w:p w14:paraId="74F6CD3E" w14:textId="5A7925A8" w:rsidR="0065749E" w:rsidRDefault="00996E79" w:rsidP="00CE1857">
            <w:pPr>
              <w:pStyle w:val="BPDPNormln"/>
              <w:ind w:firstLine="0"/>
              <w:jc w:val="center"/>
            </w:pPr>
            <w:r>
              <w:t>-0,003</w:t>
            </w:r>
          </w:p>
        </w:tc>
      </w:tr>
    </w:tbl>
    <w:p w14:paraId="51CFEE3C" w14:textId="77777777" w:rsidR="00D47FF2" w:rsidRPr="00C40968" w:rsidRDefault="00D47FF2" w:rsidP="00D47FF2">
      <w:pPr>
        <w:pStyle w:val="BPDPNormln"/>
        <w:ind w:firstLine="0"/>
      </w:pPr>
    </w:p>
    <w:p w14:paraId="7F73051F" w14:textId="1B2E4051" w:rsidR="009A5AFE" w:rsidRDefault="009A5AFE" w:rsidP="00B37C07">
      <w:pPr>
        <w:pStyle w:val="BPDPNormln"/>
        <w:ind w:firstLine="0"/>
      </w:pPr>
    </w:p>
    <w:p w14:paraId="27D94F1E" w14:textId="35C66D51" w:rsidR="00430B95" w:rsidRDefault="00DC4C6B" w:rsidP="00B37C07">
      <w:pPr>
        <w:pStyle w:val="BPDPNormln"/>
        <w:ind w:firstLine="0"/>
      </w:pPr>
      <w:r>
        <w:t>V další tabulce (</w:t>
      </w:r>
      <w:r w:rsidRPr="00430B95">
        <w:fldChar w:fldCharType="begin"/>
      </w:r>
      <w:r w:rsidRPr="00430B95">
        <w:instrText xml:space="preserve"> REF _Ref32842516 \h  \* MERGEFORMAT </w:instrText>
      </w:r>
      <w:r w:rsidRPr="00430B95">
        <w:fldChar w:fldCharType="separate"/>
      </w:r>
      <w:r w:rsidR="002B7859" w:rsidRPr="00430B95">
        <w:t xml:space="preserve">Tab. </w:t>
      </w:r>
      <w:r w:rsidR="002B7859" w:rsidRPr="002B7859">
        <w:rPr>
          <w:noProof/>
        </w:rPr>
        <w:t>4</w:t>
      </w:r>
      <w:r w:rsidR="002B7859">
        <w:t>.</w:t>
      </w:r>
      <w:r w:rsidR="002B7859" w:rsidRPr="002B7859">
        <w:rPr>
          <w:noProof/>
        </w:rPr>
        <w:t>4</w:t>
      </w:r>
      <w:r w:rsidRPr="00430B95">
        <w:fldChar w:fldCharType="end"/>
      </w:r>
      <w:r>
        <w:t xml:space="preserve">) </w:t>
      </w:r>
      <w:r w:rsidR="00B37C07">
        <w:t xml:space="preserve">jsou hodnoty koeficientů hlavních </w:t>
      </w:r>
      <w:proofErr w:type="gramStart"/>
      <w:r w:rsidR="00B37C07">
        <w:t>komponent</w:t>
      </w:r>
      <w:r w:rsidR="00676EA5">
        <w:t>,</w:t>
      </w:r>
      <w:proofErr w:type="gramEnd"/>
      <w:r w:rsidR="00676EA5">
        <w:t xml:space="preserve"> n</w:t>
      </w:r>
      <w:r>
        <w:t xml:space="preserve">eboli komponentní skóre jednotlivých </w:t>
      </w:r>
      <w:r w:rsidR="00A61C19">
        <w:t>typů s</w:t>
      </w:r>
      <w:r w:rsidR="009E3C23">
        <w:t>l</w:t>
      </w:r>
      <w:r w:rsidR="00A61C19">
        <w:t>uchátek</w:t>
      </w:r>
      <w:r>
        <w:t xml:space="preserve">. </w:t>
      </w:r>
    </w:p>
    <w:p w14:paraId="2D24C715" w14:textId="77777777" w:rsidR="00430B95" w:rsidRDefault="00430B95" w:rsidP="00B37C07">
      <w:pPr>
        <w:pStyle w:val="BPDPNormln"/>
        <w:ind w:firstLine="0"/>
      </w:pPr>
    </w:p>
    <w:p w14:paraId="0A652CE1" w14:textId="42165182" w:rsidR="00430B95" w:rsidRPr="00430B95" w:rsidRDefault="00430B95" w:rsidP="00430B95">
      <w:pPr>
        <w:pStyle w:val="Titulek"/>
        <w:keepNext/>
        <w:jc w:val="center"/>
        <w:rPr>
          <w:b w:val="0"/>
        </w:rPr>
      </w:pPr>
      <w:bookmarkStart w:id="262" w:name="_Ref32842516"/>
      <w:bookmarkStart w:id="263" w:name="_Ref32846476"/>
      <w:r w:rsidRPr="00430B95">
        <w:rPr>
          <w:b w:val="0"/>
        </w:rPr>
        <w:t xml:space="preserve">Tab.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Tab. \* ARABIC \s 1 </w:instrText>
      </w:r>
      <w:r w:rsidR="00C53017">
        <w:rPr>
          <w:b w:val="0"/>
        </w:rPr>
        <w:fldChar w:fldCharType="separate"/>
      </w:r>
      <w:r w:rsidR="002B7859">
        <w:rPr>
          <w:b w:val="0"/>
          <w:noProof/>
        </w:rPr>
        <w:t>4</w:t>
      </w:r>
      <w:r w:rsidR="00C53017">
        <w:rPr>
          <w:b w:val="0"/>
        </w:rPr>
        <w:fldChar w:fldCharType="end"/>
      </w:r>
      <w:bookmarkEnd w:id="262"/>
      <w:r w:rsidR="00D66706">
        <w:rPr>
          <w:b w:val="0"/>
        </w:rPr>
        <w:t>:</w:t>
      </w:r>
      <w:r>
        <w:t xml:space="preserve"> </w:t>
      </w:r>
      <w:r w:rsidR="00BB1EA0" w:rsidRPr="00CE1857">
        <w:rPr>
          <w:b w:val="0"/>
        </w:rPr>
        <w:t xml:space="preserve">Tabulka </w:t>
      </w:r>
      <w:r w:rsidR="00A24C10">
        <w:rPr>
          <w:b w:val="0"/>
        </w:rPr>
        <w:t>komponentního skóre</w:t>
      </w:r>
      <w:bookmarkEnd w:id="263"/>
      <w:r w:rsidR="00BB1EA0" w:rsidRPr="00430B95">
        <w:rPr>
          <w:b w:val="0"/>
        </w:rPr>
        <w:t xml:space="preserve"> </w:t>
      </w:r>
    </w:p>
    <w:tbl>
      <w:tblPr>
        <w:tblW w:w="7722" w:type="dxa"/>
        <w:jc w:val="center"/>
        <w:tblCellMar>
          <w:left w:w="70" w:type="dxa"/>
          <w:right w:w="70" w:type="dxa"/>
        </w:tblCellMar>
        <w:tblLook w:val="04A0" w:firstRow="1" w:lastRow="0" w:firstColumn="1" w:lastColumn="0" w:noHBand="0" w:noVBand="1"/>
      </w:tblPr>
      <w:tblGrid>
        <w:gridCol w:w="1126"/>
        <w:gridCol w:w="2268"/>
        <w:gridCol w:w="794"/>
        <w:gridCol w:w="709"/>
        <w:gridCol w:w="708"/>
        <w:gridCol w:w="709"/>
        <w:gridCol w:w="699"/>
        <w:gridCol w:w="709"/>
      </w:tblGrid>
      <w:tr w:rsidR="007640D3" w:rsidRPr="00BE208D" w14:paraId="5951763F" w14:textId="77777777" w:rsidTr="007640D3">
        <w:trPr>
          <w:trHeight w:val="331"/>
          <w:jc w:val="center"/>
        </w:trPr>
        <w:tc>
          <w:tcPr>
            <w:tcW w:w="1126" w:type="dxa"/>
            <w:tcBorders>
              <w:top w:val="single" w:sz="4" w:space="0" w:color="auto"/>
              <w:left w:val="single" w:sz="4" w:space="0" w:color="auto"/>
              <w:bottom w:val="single" w:sz="4" w:space="0" w:color="auto"/>
              <w:right w:val="nil"/>
            </w:tcBorders>
          </w:tcPr>
          <w:p w14:paraId="20D38E2C" w14:textId="18D0804D"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Index</w:t>
            </w:r>
          </w:p>
        </w:tc>
        <w:tc>
          <w:tcPr>
            <w:tcW w:w="2268" w:type="dxa"/>
            <w:tcBorders>
              <w:top w:val="single" w:sz="4" w:space="0" w:color="auto"/>
              <w:left w:val="single" w:sz="4" w:space="0" w:color="auto"/>
              <w:bottom w:val="single" w:sz="4" w:space="0" w:color="auto"/>
              <w:right w:val="nil"/>
            </w:tcBorders>
            <w:shd w:val="clear" w:color="auto" w:fill="auto"/>
            <w:noWrap/>
            <w:vAlign w:val="center"/>
            <w:hideMark/>
          </w:tcPr>
          <w:p w14:paraId="4A146161" w14:textId="03F9CA53" w:rsidR="007640D3" w:rsidRPr="00BE208D" w:rsidRDefault="007640D3" w:rsidP="009F3938">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A5ED" w14:textId="0649B82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A3226DA" w14:textId="60E8314E"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PC2</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1109440D" w14:textId="79B54FCA"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PC3</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B846BCF" w14:textId="2CA2ED58"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PC4</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228A9D0" w14:textId="7943A949"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3D073A39" w14:textId="3F08DA5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PC6</w:t>
            </w:r>
          </w:p>
        </w:tc>
      </w:tr>
      <w:tr w:rsidR="007640D3" w:rsidRPr="00BE208D" w14:paraId="1650AF9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390A7CD2" w14:textId="11D6D54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0CA4CB4" w14:textId="6F01F46A"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14:paraId="7BED8482" w14:textId="0B6887B4" w:rsidR="007640D3" w:rsidRPr="00BE208D" w:rsidRDefault="007640D3" w:rsidP="007640D3">
            <w:pPr>
              <w:spacing w:line="240" w:lineRule="auto"/>
              <w:ind w:left="0"/>
              <w:jc w:val="center"/>
              <w:rPr>
                <w:rFonts w:ascii="Calibri" w:hAnsi="Calibri" w:cs="Calibri"/>
                <w:color w:val="000000"/>
                <w:sz w:val="22"/>
                <w:szCs w:val="22"/>
              </w:rPr>
            </w:pPr>
            <w:r w:rsidRPr="0030110B">
              <w:t>5</w:t>
            </w:r>
            <w:r>
              <w:t xml:space="preserve"> </w:t>
            </w:r>
            <w:r w:rsidRPr="0030110B">
              <w:t>415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2015760" w14:textId="2BE82A2E" w:rsidR="007640D3" w:rsidRPr="007640D3" w:rsidRDefault="007640D3" w:rsidP="007640D3">
            <w:pPr>
              <w:spacing w:line="240" w:lineRule="auto"/>
              <w:ind w:left="0"/>
              <w:jc w:val="center"/>
            </w:pPr>
            <w:r w:rsidRPr="00CD79E2">
              <w:t>94</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881EA4B" w14:textId="6BBAB491"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B063914" w14:textId="39CC9247" w:rsidR="007640D3" w:rsidRPr="00BE208D" w:rsidRDefault="007640D3" w:rsidP="007640D3">
            <w:pPr>
              <w:spacing w:line="240" w:lineRule="auto"/>
              <w:ind w:left="0"/>
              <w:jc w:val="center"/>
              <w:rPr>
                <w:rFonts w:ascii="Calibri" w:hAnsi="Calibri" w:cs="Calibri"/>
                <w:color w:val="000000"/>
                <w:sz w:val="22"/>
                <w:szCs w:val="22"/>
              </w:rPr>
            </w:pPr>
            <w:r w:rsidRPr="00333BC7">
              <w:t>10</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8C89B72" w14:textId="138BE59F" w:rsidR="007640D3" w:rsidRPr="00BE208D" w:rsidRDefault="007640D3" w:rsidP="007640D3">
            <w:pPr>
              <w:spacing w:line="240" w:lineRule="auto"/>
              <w:ind w:left="0"/>
              <w:jc w:val="center"/>
              <w:rPr>
                <w:rFonts w:ascii="Calibri" w:hAnsi="Calibri" w:cs="Calibri"/>
                <w:color w:val="000000"/>
                <w:sz w:val="22"/>
                <w:szCs w:val="22"/>
              </w:rPr>
            </w:pPr>
            <w:r w:rsidRPr="00877FDB">
              <w:t>0,</w:t>
            </w:r>
            <w:r>
              <w:t>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3001C75" w14:textId="7827E9B5" w:rsidR="007640D3" w:rsidRPr="00BE208D" w:rsidRDefault="007640D3" w:rsidP="007640D3">
            <w:pPr>
              <w:spacing w:line="240" w:lineRule="auto"/>
              <w:ind w:left="0"/>
              <w:jc w:val="center"/>
              <w:rPr>
                <w:rFonts w:ascii="Calibri" w:hAnsi="Calibri" w:cs="Calibri"/>
                <w:color w:val="000000"/>
                <w:sz w:val="22"/>
                <w:szCs w:val="22"/>
              </w:rPr>
            </w:pPr>
            <w:r>
              <w:t>0,4</w:t>
            </w:r>
          </w:p>
        </w:tc>
      </w:tr>
      <w:tr w:rsidR="007640D3" w:rsidRPr="00BE208D" w14:paraId="374FB02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180AF614" w14:textId="79C0CD52"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2</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06DDE39" w14:textId="626356EF"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94" w:type="dxa"/>
            <w:tcBorders>
              <w:top w:val="nil"/>
              <w:left w:val="nil"/>
              <w:bottom w:val="single" w:sz="4" w:space="0" w:color="auto"/>
              <w:right w:val="single" w:sz="4" w:space="0" w:color="auto"/>
            </w:tcBorders>
            <w:shd w:val="clear" w:color="auto" w:fill="auto"/>
            <w:noWrap/>
            <w:vAlign w:val="center"/>
            <w:hideMark/>
          </w:tcPr>
          <w:p w14:paraId="01F2EF6D" w14:textId="442AC115" w:rsidR="007640D3" w:rsidRPr="00BE208D" w:rsidRDefault="007640D3" w:rsidP="007640D3">
            <w:pPr>
              <w:spacing w:line="240" w:lineRule="auto"/>
              <w:ind w:left="0"/>
              <w:jc w:val="center"/>
              <w:rPr>
                <w:rFonts w:ascii="Calibri" w:hAnsi="Calibri" w:cs="Calibri"/>
                <w:color w:val="000000"/>
                <w:sz w:val="22"/>
                <w:szCs w:val="22"/>
              </w:rPr>
            </w:pPr>
            <w:r>
              <w:t>-</w:t>
            </w:r>
            <w:r w:rsidRPr="0030110B">
              <w:t>585</w:t>
            </w:r>
          </w:p>
        </w:tc>
        <w:tc>
          <w:tcPr>
            <w:tcW w:w="709" w:type="dxa"/>
            <w:tcBorders>
              <w:top w:val="nil"/>
              <w:left w:val="nil"/>
              <w:bottom w:val="single" w:sz="4" w:space="0" w:color="auto"/>
              <w:right w:val="single" w:sz="4" w:space="0" w:color="auto"/>
            </w:tcBorders>
            <w:shd w:val="clear" w:color="auto" w:fill="auto"/>
            <w:noWrap/>
            <w:vAlign w:val="center"/>
            <w:hideMark/>
          </w:tcPr>
          <w:p w14:paraId="5FD7DD58" w14:textId="152BFA24" w:rsidR="007640D3" w:rsidRPr="00BE208D" w:rsidRDefault="007640D3" w:rsidP="007640D3">
            <w:pPr>
              <w:spacing w:line="240" w:lineRule="auto"/>
              <w:ind w:left="0"/>
              <w:jc w:val="center"/>
              <w:rPr>
                <w:rFonts w:ascii="Calibri" w:hAnsi="Calibri" w:cs="Calibri"/>
                <w:color w:val="000000"/>
                <w:sz w:val="22"/>
                <w:szCs w:val="22"/>
              </w:rPr>
            </w:pPr>
            <w:r w:rsidRPr="00CD79E2">
              <w:t>82</w:t>
            </w:r>
          </w:p>
        </w:tc>
        <w:tc>
          <w:tcPr>
            <w:tcW w:w="708" w:type="dxa"/>
            <w:tcBorders>
              <w:top w:val="nil"/>
              <w:left w:val="nil"/>
              <w:bottom w:val="single" w:sz="4" w:space="0" w:color="auto"/>
              <w:right w:val="single" w:sz="4" w:space="0" w:color="auto"/>
            </w:tcBorders>
            <w:shd w:val="clear" w:color="auto" w:fill="auto"/>
            <w:noWrap/>
            <w:vAlign w:val="center"/>
            <w:hideMark/>
          </w:tcPr>
          <w:p w14:paraId="77537460" w14:textId="74AE0686"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nil"/>
              <w:left w:val="nil"/>
              <w:bottom w:val="single" w:sz="4" w:space="0" w:color="auto"/>
              <w:right w:val="single" w:sz="4" w:space="0" w:color="auto"/>
            </w:tcBorders>
            <w:shd w:val="clear" w:color="auto" w:fill="auto"/>
            <w:noWrap/>
            <w:vAlign w:val="center"/>
            <w:hideMark/>
          </w:tcPr>
          <w:p w14:paraId="57A47DEF" w14:textId="440661A8" w:rsidR="007640D3" w:rsidRPr="00BE208D" w:rsidRDefault="007640D3" w:rsidP="007640D3">
            <w:pPr>
              <w:spacing w:line="240" w:lineRule="auto"/>
              <w:ind w:left="0"/>
              <w:jc w:val="center"/>
              <w:rPr>
                <w:rFonts w:ascii="Calibri" w:hAnsi="Calibri" w:cs="Calibri"/>
                <w:color w:val="000000"/>
                <w:sz w:val="22"/>
                <w:szCs w:val="22"/>
              </w:rPr>
            </w:pPr>
            <w:r w:rsidRPr="00333BC7">
              <w:t>-</w:t>
            </w:r>
            <w:r>
              <w:t>2</w:t>
            </w:r>
          </w:p>
        </w:tc>
        <w:tc>
          <w:tcPr>
            <w:tcW w:w="699" w:type="dxa"/>
            <w:tcBorders>
              <w:top w:val="nil"/>
              <w:left w:val="nil"/>
              <w:bottom w:val="single" w:sz="4" w:space="0" w:color="auto"/>
              <w:right w:val="single" w:sz="4" w:space="0" w:color="auto"/>
            </w:tcBorders>
            <w:shd w:val="clear" w:color="auto" w:fill="auto"/>
            <w:noWrap/>
            <w:vAlign w:val="center"/>
            <w:hideMark/>
          </w:tcPr>
          <w:p w14:paraId="5C802BCA" w14:textId="61D390BB" w:rsidR="007640D3" w:rsidRPr="00BE208D" w:rsidRDefault="007640D3" w:rsidP="007640D3">
            <w:pPr>
              <w:spacing w:line="240" w:lineRule="auto"/>
              <w:ind w:left="0"/>
              <w:jc w:val="center"/>
              <w:rPr>
                <w:rFonts w:ascii="Calibri" w:hAnsi="Calibri" w:cs="Calibri"/>
                <w:color w:val="000000"/>
                <w:sz w:val="22"/>
                <w:szCs w:val="22"/>
              </w:rPr>
            </w:pPr>
            <w:r>
              <w:t>5</w:t>
            </w:r>
          </w:p>
        </w:tc>
        <w:tc>
          <w:tcPr>
            <w:tcW w:w="709" w:type="dxa"/>
            <w:tcBorders>
              <w:top w:val="nil"/>
              <w:left w:val="nil"/>
              <w:bottom w:val="single" w:sz="4" w:space="0" w:color="auto"/>
              <w:right w:val="single" w:sz="4" w:space="0" w:color="auto"/>
            </w:tcBorders>
            <w:shd w:val="clear" w:color="auto" w:fill="auto"/>
            <w:noWrap/>
            <w:vAlign w:val="center"/>
            <w:hideMark/>
          </w:tcPr>
          <w:p w14:paraId="3C1CC8CA" w14:textId="2E3DBDB1" w:rsidR="007640D3" w:rsidRPr="00BE208D" w:rsidRDefault="007640D3" w:rsidP="007640D3">
            <w:pPr>
              <w:spacing w:line="240" w:lineRule="auto"/>
              <w:ind w:left="0"/>
              <w:jc w:val="center"/>
              <w:rPr>
                <w:rFonts w:ascii="Calibri" w:hAnsi="Calibri" w:cs="Calibri"/>
                <w:color w:val="000000"/>
                <w:sz w:val="22"/>
                <w:szCs w:val="22"/>
              </w:rPr>
            </w:pPr>
            <w:r w:rsidRPr="00176EF8">
              <w:t>0,1</w:t>
            </w:r>
          </w:p>
        </w:tc>
      </w:tr>
      <w:tr w:rsidR="007640D3" w:rsidRPr="00BE208D" w14:paraId="615E8D69"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83CC6C7" w14:textId="7491BC65"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3</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7254F37" w14:textId="778F1C4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94" w:type="dxa"/>
            <w:tcBorders>
              <w:top w:val="nil"/>
              <w:left w:val="nil"/>
              <w:bottom w:val="single" w:sz="4" w:space="0" w:color="auto"/>
              <w:right w:val="single" w:sz="4" w:space="0" w:color="auto"/>
            </w:tcBorders>
            <w:shd w:val="clear" w:color="auto" w:fill="auto"/>
            <w:noWrap/>
            <w:vAlign w:val="center"/>
            <w:hideMark/>
          </w:tcPr>
          <w:p w14:paraId="3D5CA74E" w14:textId="1E87CAA3"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236</w:t>
            </w:r>
          </w:p>
        </w:tc>
        <w:tc>
          <w:tcPr>
            <w:tcW w:w="709" w:type="dxa"/>
            <w:tcBorders>
              <w:top w:val="nil"/>
              <w:left w:val="nil"/>
              <w:bottom w:val="single" w:sz="4" w:space="0" w:color="auto"/>
              <w:right w:val="single" w:sz="4" w:space="0" w:color="auto"/>
            </w:tcBorders>
            <w:shd w:val="clear" w:color="auto" w:fill="auto"/>
            <w:noWrap/>
            <w:vAlign w:val="center"/>
            <w:hideMark/>
          </w:tcPr>
          <w:p w14:paraId="268B2943" w14:textId="5327EAB4" w:rsidR="007640D3" w:rsidRPr="00BE208D" w:rsidRDefault="007640D3" w:rsidP="007640D3">
            <w:pPr>
              <w:spacing w:line="240" w:lineRule="auto"/>
              <w:ind w:left="0"/>
              <w:jc w:val="center"/>
              <w:rPr>
                <w:rFonts w:ascii="Calibri" w:hAnsi="Calibri" w:cs="Calibri"/>
                <w:color w:val="000000"/>
                <w:sz w:val="22"/>
                <w:szCs w:val="22"/>
              </w:rPr>
            </w:pPr>
            <w:r w:rsidRPr="00CD79E2">
              <w:t>35</w:t>
            </w:r>
          </w:p>
        </w:tc>
        <w:tc>
          <w:tcPr>
            <w:tcW w:w="708" w:type="dxa"/>
            <w:tcBorders>
              <w:top w:val="nil"/>
              <w:left w:val="nil"/>
              <w:bottom w:val="single" w:sz="4" w:space="0" w:color="auto"/>
              <w:right w:val="single" w:sz="4" w:space="0" w:color="auto"/>
            </w:tcBorders>
            <w:shd w:val="clear" w:color="auto" w:fill="auto"/>
            <w:noWrap/>
            <w:vAlign w:val="center"/>
            <w:hideMark/>
          </w:tcPr>
          <w:p w14:paraId="43BAC595" w14:textId="2A1716FA"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6F3AC196" w14:textId="1A9E5265" w:rsidR="007640D3" w:rsidRPr="00BE208D" w:rsidRDefault="007640D3" w:rsidP="007640D3">
            <w:pPr>
              <w:spacing w:line="240" w:lineRule="auto"/>
              <w:ind w:left="0"/>
              <w:jc w:val="center"/>
              <w:rPr>
                <w:rFonts w:ascii="Calibri" w:hAnsi="Calibri" w:cs="Calibri"/>
                <w:color w:val="000000"/>
                <w:sz w:val="22"/>
                <w:szCs w:val="22"/>
              </w:rPr>
            </w:pPr>
            <w:r>
              <w:t>4</w:t>
            </w:r>
          </w:p>
        </w:tc>
        <w:tc>
          <w:tcPr>
            <w:tcW w:w="699" w:type="dxa"/>
            <w:tcBorders>
              <w:top w:val="nil"/>
              <w:left w:val="nil"/>
              <w:bottom w:val="single" w:sz="4" w:space="0" w:color="auto"/>
              <w:right w:val="single" w:sz="4" w:space="0" w:color="auto"/>
            </w:tcBorders>
            <w:shd w:val="clear" w:color="auto" w:fill="auto"/>
            <w:noWrap/>
            <w:vAlign w:val="center"/>
            <w:hideMark/>
          </w:tcPr>
          <w:p w14:paraId="3C219D3D" w14:textId="58FC3045" w:rsidR="007640D3" w:rsidRPr="00BE208D" w:rsidRDefault="007640D3" w:rsidP="007640D3">
            <w:pPr>
              <w:spacing w:line="240" w:lineRule="auto"/>
              <w:ind w:left="0"/>
              <w:jc w:val="center"/>
              <w:rPr>
                <w:rFonts w:ascii="Calibri" w:hAnsi="Calibri" w:cs="Calibri"/>
                <w:color w:val="000000"/>
                <w:sz w:val="22"/>
                <w:szCs w:val="22"/>
              </w:rPr>
            </w:pPr>
            <w:r w:rsidRPr="00877FDB">
              <w:t>0</w:t>
            </w:r>
            <w:r>
              <w:t>,2</w:t>
            </w:r>
          </w:p>
        </w:tc>
        <w:tc>
          <w:tcPr>
            <w:tcW w:w="709" w:type="dxa"/>
            <w:tcBorders>
              <w:top w:val="nil"/>
              <w:left w:val="nil"/>
              <w:bottom w:val="single" w:sz="4" w:space="0" w:color="auto"/>
              <w:right w:val="single" w:sz="4" w:space="0" w:color="auto"/>
            </w:tcBorders>
            <w:shd w:val="clear" w:color="auto" w:fill="auto"/>
            <w:noWrap/>
            <w:vAlign w:val="center"/>
            <w:hideMark/>
          </w:tcPr>
          <w:p w14:paraId="709A0FD7" w14:textId="31DFB296" w:rsidR="007640D3" w:rsidRPr="00BE208D" w:rsidRDefault="007640D3" w:rsidP="007640D3">
            <w:pPr>
              <w:spacing w:line="240" w:lineRule="auto"/>
              <w:ind w:left="0"/>
              <w:jc w:val="center"/>
              <w:rPr>
                <w:rFonts w:ascii="Calibri" w:hAnsi="Calibri" w:cs="Calibri"/>
                <w:color w:val="000000"/>
                <w:sz w:val="22"/>
                <w:szCs w:val="22"/>
              </w:rPr>
            </w:pPr>
            <w:r w:rsidRPr="00176EF8">
              <w:t>0,</w:t>
            </w:r>
            <w:r>
              <w:t>1</w:t>
            </w:r>
          </w:p>
        </w:tc>
      </w:tr>
      <w:tr w:rsidR="007640D3" w:rsidRPr="00BE208D" w14:paraId="31CBFFC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18F3E8A" w14:textId="15F5676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4</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363DAFA" w14:textId="5EA2AB3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94" w:type="dxa"/>
            <w:tcBorders>
              <w:top w:val="nil"/>
              <w:left w:val="nil"/>
              <w:bottom w:val="single" w:sz="4" w:space="0" w:color="auto"/>
              <w:right w:val="single" w:sz="4" w:space="0" w:color="auto"/>
            </w:tcBorders>
            <w:shd w:val="clear" w:color="auto" w:fill="auto"/>
            <w:noWrap/>
            <w:vAlign w:val="center"/>
            <w:hideMark/>
          </w:tcPr>
          <w:p w14:paraId="28D45687" w14:textId="1AAA9E4E"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91</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75084B3D" w14:textId="3AD56026" w:rsidR="007640D3" w:rsidRPr="00BE208D" w:rsidRDefault="007640D3" w:rsidP="007640D3">
            <w:pPr>
              <w:spacing w:line="240" w:lineRule="auto"/>
              <w:ind w:left="0"/>
              <w:jc w:val="center"/>
              <w:rPr>
                <w:rFonts w:ascii="Calibri" w:hAnsi="Calibri" w:cs="Calibri"/>
                <w:color w:val="000000"/>
                <w:sz w:val="22"/>
                <w:szCs w:val="22"/>
              </w:rPr>
            </w:pPr>
            <w:r w:rsidRPr="00CD79E2">
              <w:t>9</w:t>
            </w:r>
            <w:r>
              <w:t>2</w:t>
            </w:r>
          </w:p>
        </w:tc>
        <w:tc>
          <w:tcPr>
            <w:tcW w:w="708" w:type="dxa"/>
            <w:tcBorders>
              <w:top w:val="nil"/>
              <w:left w:val="nil"/>
              <w:bottom w:val="single" w:sz="4" w:space="0" w:color="auto"/>
              <w:right w:val="single" w:sz="4" w:space="0" w:color="auto"/>
            </w:tcBorders>
            <w:shd w:val="clear" w:color="auto" w:fill="auto"/>
            <w:noWrap/>
            <w:vAlign w:val="center"/>
            <w:hideMark/>
          </w:tcPr>
          <w:p w14:paraId="5A3B46F7" w14:textId="72CAEF6C"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2F1E4979" w14:textId="23EFDA73" w:rsidR="007640D3" w:rsidRPr="00BE208D" w:rsidRDefault="007640D3" w:rsidP="007640D3">
            <w:pPr>
              <w:spacing w:line="240" w:lineRule="auto"/>
              <w:ind w:left="0"/>
              <w:jc w:val="center"/>
              <w:rPr>
                <w:rFonts w:ascii="Calibri" w:hAnsi="Calibri" w:cs="Calibri"/>
                <w:color w:val="000000"/>
                <w:sz w:val="22"/>
                <w:szCs w:val="22"/>
              </w:rPr>
            </w:pPr>
            <w:r w:rsidRPr="00333BC7">
              <w:t>-</w:t>
            </w:r>
            <w:r>
              <w:t>20</w:t>
            </w:r>
          </w:p>
        </w:tc>
        <w:tc>
          <w:tcPr>
            <w:tcW w:w="699" w:type="dxa"/>
            <w:tcBorders>
              <w:top w:val="nil"/>
              <w:left w:val="nil"/>
              <w:bottom w:val="single" w:sz="4" w:space="0" w:color="auto"/>
              <w:right w:val="single" w:sz="4" w:space="0" w:color="auto"/>
            </w:tcBorders>
            <w:shd w:val="clear" w:color="auto" w:fill="auto"/>
            <w:noWrap/>
            <w:vAlign w:val="center"/>
            <w:hideMark/>
          </w:tcPr>
          <w:p w14:paraId="37F57555" w14:textId="28C19CE1" w:rsidR="007640D3" w:rsidRPr="00BE208D" w:rsidRDefault="007640D3" w:rsidP="007640D3">
            <w:pPr>
              <w:spacing w:line="240" w:lineRule="auto"/>
              <w:ind w:left="0"/>
              <w:jc w:val="center"/>
              <w:rPr>
                <w:rFonts w:ascii="Calibri" w:hAnsi="Calibri" w:cs="Calibri"/>
                <w:color w:val="000000"/>
                <w:sz w:val="22"/>
                <w:szCs w:val="22"/>
              </w:rPr>
            </w:pPr>
            <w:r w:rsidRPr="00877FDB">
              <w:t>-</w:t>
            </w:r>
            <w:r>
              <w:t>0,04</w:t>
            </w:r>
          </w:p>
        </w:tc>
        <w:tc>
          <w:tcPr>
            <w:tcW w:w="709" w:type="dxa"/>
            <w:tcBorders>
              <w:top w:val="nil"/>
              <w:left w:val="nil"/>
              <w:bottom w:val="single" w:sz="4" w:space="0" w:color="auto"/>
              <w:right w:val="single" w:sz="4" w:space="0" w:color="auto"/>
            </w:tcBorders>
            <w:shd w:val="clear" w:color="auto" w:fill="auto"/>
            <w:noWrap/>
            <w:vAlign w:val="center"/>
            <w:hideMark/>
          </w:tcPr>
          <w:p w14:paraId="5EA31791" w14:textId="4FC7B354" w:rsidR="007640D3" w:rsidRPr="00BE208D" w:rsidRDefault="007640D3" w:rsidP="007640D3">
            <w:pPr>
              <w:spacing w:line="240" w:lineRule="auto"/>
              <w:ind w:left="0"/>
              <w:jc w:val="center"/>
              <w:rPr>
                <w:rFonts w:ascii="Calibri" w:hAnsi="Calibri" w:cs="Calibri"/>
                <w:color w:val="000000"/>
                <w:sz w:val="22"/>
                <w:szCs w:val="22"/>
              </w:rPr>
            </w:pPr>
            <w:r w:rsidRPr="00176EF8">
              <w:t>-0,</w:t>
            </w:r>
            <w:r>
              <w:t>4</w:t>
            </w:r>
          </w:p>
        </w:tc>
      </w:tr>
      <w:tr w:rsidR="007640D3" w:rsidRPr="00BE208D" w14:paraId="49D31662"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9C23C7F" w14:textId="028CA5E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lastRenderedPageBreak/>
              <w:t>5</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A20308F" w14:textId="0F5EFAA5"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94" w:type="dxa"/>
            <w:tcBorders>
              <w:top w:val="nil"/>
              <w:left w:val="nil"/>
              <w:bottom w:val="single" w:sz="4" w:space="0" w:color="auto"/>
              <w:right w:val="single" w:sz="4" w:space="0" w:color="auto"/>
            </w:tcBorders>
            <w:shd w:val="clear" w:color="auto" w:fill="auto"/>
            <w:noWrap/>
            <w:vAlign w:val="center"/>
            <w:hideMark/>
          </w:tcPr>
          <w:p w14:paraId="3FF3D1CA" w14:textId="3DF5D2F4" w:rsidR="007640D3" w:rsidRPr="00BE208D" w:rsidRDefault="007640D3" w:rsidP="007640D3">
            <w:pPr>
              <w:spacing w:line="240" w:lineRule="auto"/>
              <w:ind w:left="0"/>
              <w:jc w:val="center"/>
              <w:rPr>
                <w:rFonts w:ascii="Calibri" w:hAnsi="Calibri" w:cs="Calibri"/>
                <w:color w:val="000000"/>
                <w:sz w:val="22"/>
                <w:szCs w:val="22"/>
              </w:rPr>
            </w:pPr>
            <w:r>
              <w:t>-</w:t>
            </w:r>
            <w:r w:rsidRPr="0030110B">
              <w:t>1</w:t>
            </w:r>
            <w:r>
              <w:t xml:space="preserve"> </w:t>
            </w:r>
            <w:r w:rsidRPr="0030110B">
              <w:t>73</w:t>
            </w:r>
            <w:r>
              <w:t>6</w:t>
            </w:r>
          </w:p>
        </w:tc>
        <w:tc>
          <w:tcPr>
            <w:tcW w:w="709" w:type="dxa"/>
            <w:tcBorders>
              <w:top w:val="nil"/>
              <w:left w:val="nil"/>
              <w:bottom w:val="single" w:sz="4" w:space="0" w:color="auto"/>
              <w:right w:val="single" w:sz="4" w:space="0" w:color="auto"/>
            </w:tcBorders>
            <w:shd w:val="clear" w:color="auto" w:fill="auto"/>
            <w:noWrap/>
            <w:vAlign w:val="center"/>
            <w:hideMark/>
          </w:tcPr>
          <w:p w14:paraId="07C40555" w14:textId="26D660C8" w:rsidR="007640D3" w:rsidRPr="00BE208D" w:rsidRDefault="007640D3" w:rsidP="007640D3">
            <w:pPr>
              <w:spacing w:line="240" w:lineRule="auto"/>
              <w:ind w:left="0"/>
              <w:jc w:val="center"/>
              <w:rPr>
                <w:rFonts w:ascii="Calibri" w:hAnsi="Calibri" w:cs="Calibri"/>
                <w:color w:val="000000"/>
                <w:sz w:val="22"/>
                <w:szCs w:val="22"/>
              </w:rPr>
            </w:pPr>
            <w:r w:rsidRPr="00CD79E2">
              <w:t>75</w:t>
            </w:r>
          </w:p>
        </w:tc>
        <w:tc>
          <w:tcPr>
            <w:tcW w:w="708" w:type="dxa"/>
            <w:tcBorders>
              <w:top w:val="nil"/>
              <w:left w:val="nil"/>
              <w:bottom w:val="single" w:sz="4" w:space="0" w:color="auto"/>
              <w:right w:val="single" w:sz="4" w:space="0" w:color="auto"/>
            </w:tcBorders>
            <w:shd w:val="clear" w:color="auto" w:fill="auto"/>
            <w:noWrap/>
            <w:vAlign w:val="center"/>
            <w:hideMark/>
          </w:tcPr>
          <w:p w14:paraId="060D4448" w14:textId="6E4FFD7D" w:rsidR="007640D3" w:rsidRPr="00BE208D" w:rsidRDefault="007640D3" w:rsidP="007640D3">
            <w:pPr>
              <w:spacing w:line="240" w:lineRule="auto"/>
              <w:ind w:left="0"/>
              <w:jc w:val="center"/>
              <w:rPr>
                <w:rFonts w:ascii="Calibri" w:hAnsi="Calibri" w:cs="Calibri"/>
                <w:color w:val="000000"/>
                <w:sz w:val="22"/>
                <w:szCs w:val="22"/>
              </w:rPr>
            </w:pPr>
            <w:r w:rsidRPr="00D56FE3">
              <w:t>-64</w:t>
            </w:r>
          </w:p>
        </w:tc>
        <w:tc>
          <w:tcPr>
            <w:tcW w:w="709" w:type="dxa"/>
            <w:tcBorders>
              <w:top w:val="nil"/>
              <w:left w:val="nil"/>
              <w:bottom w:val="single" w:sz="4" w:space="0" w:color="auto"/>
              <w:right w:val="single" w:sz="4" w:space="0" w:color="auto"/>
            </w:tcBorders>
            <w:shd w:val="clear" w:color="auto" w:fill="auto"/>
            <w:noWrap/>
            <w:vAlign w:val="center"/>
            <w:hideMark/>
          </w:tcPr>
          <w:p w14:paraId="46012CB0" w14:textId="482550EE" w:rsidR="007640D3" w:rsidRPr="00BE208D" w:rsidRDefault="007640D3" w:rsidP="007640D3">
            <w:pPr>
              <w:spacing w:line="240" w:lineRule="auto"/>
              <w:ind w:left="0"/>
              <w:jc w:val="center"/>
              <w:rPr>
                <w:rFonts w:ascii="Calibri" w:hAnsi="Calibri" w:cs="Calibri"/>
                <w:color w:val="000000"/>
                <w:sz w:val="22"/>
                <w:szCs w:val="22"/>
              </w:rPr>
            </w:pPr>
            <w:r>
              <w:t>3</w:t>
            </w:r>
          </w:p>
        </w:tc>
        <w:tc>
          <w:tcPr>
            <w:tcW w:w="699" w:type="dxa"/>
            <w:tcBorders>
              <w:top w:val="nil"/>
              <w:left w:val="nil"/>
              <w:bottom w:val="single" w:sz="4" w:space="0" w:color="auto"/>
              <w:right w:val="single" w:sz="4" w:space="0" w:color="auto"/>
            </w:tcBorders>
            <w:shd w:val="clear" w:color="auto" w:fill="auto"/>
            <w:noWrap/>
            <w:vAlign w:val="center"/>
            <w:hideMark/>
          </w:tcPr>
          <w:p w14:paraId="361C2E0F" w14:textId="26AC2DC5" w:rsidR="007640D3" w:rsidRPr="00BE208D" w:rsidRDefault="007640D3" w:rsidP="007640D3">
            <w:pPr>
              <w:spacing w:line="240" w:lineRule="auto"/>
              <w:ind w:left="0"/>
              <w:jc w:val="center"/>
              <w:rPr>
                <w:rFonts w:ascii="Calibri" w:hAnsi="Calibri" w:cs="Calibri"/>
                <w:color w:val="000000"/>
                <w:sz w:val="22"/>
                <w:szCs w:val="22"/>
              </w:rPr>
            </w:pPr>
            <w:r w:rsidRPr="00877FDB">
              <w:t>-4</w:t>
            </w:r>
          </w:p>
        </w:tc>
        <w:tc>
          <w:tcPr>
            <w:tcW w:w="709" w:type="dxa"/>
            <w:tcBorders>
              <w:top w:val="nil"/>
              <w:left w:val="nil"/>
              <w:bottom w:val="single" w:sz="4" w:space="0" w:color="auto"/>
              <w:right w:val="single" w:sz="4" w:space="0" w:color="auto"/>
            </w:tcBorders>
            <w:shd w:val="clear" w:color="auto" w:fill="auto"/>
            <w:noWrap/>
            <w:vAlign w:val="center"/>
            <w:hideMark/>
          </w:tcPr>
          <w:p w14:paraId="721FD248" w14:textId="3B378CA3" w:rsidR="007640D3" w:rsidRPr="00BE208D" w:rsidRDefault="007640D3" w:rsidP="007640D3">
            <w:pPr>
              <w:spacing w:line="240" w:lineRule="auto"/>
              <w:ind w:left="0"/>
              <w:jc w:val="center"/>
              <w:rPr>
                <w:rFonts w:ascii="Calibri" w:hAnsi="Calibri" w:cs="Calibri"/>
                <w:color w:val="000000"/>
                <w:sz w:val="22"/>
                <w:szCs w:val="22"/>
              </w:rPr>
            </w:pPr>
            <w:r w:rsidRPr="00176EF8">
              <w:t>-0,2</w:t>
            </w:r>
          </w:p>
        </w:tc>
      </w:tr>
      <w:tr w:rsidR="007640D3" w:rsidRPr="00BE208D" w14:paraId="54DFC8AC"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3453526" w14:textId="68C4327A"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6</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20E7BC1" w14:textId="3B97A296"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94" w:type="dxa"/>
            <w:tcBorders>
              <w:top w:val="nil"/>
              <w:left w:val="nil"/>
              <w:bottom w:val="single" w:sz="4" w:space="0" w:color="auto"/>
              <w:right w:val="single" w:sz="4" w:space="0" w:color="auto"/>
            </w:tcBorders>
            <w:shd w:val="clear" w:color="auto" w:fill="auto"/>
            <w:noWrap/>
            <w:vAlign w:val="center"/>
            <w:hideMark/>
          </w:tcPr>
          <w:p w14:paraId="40AE5FE6" w14:textId="31DE7330" w:rsidR="007640D3" w:rsidRPr="00BE208D" w:rsidRDefault="007640D3" w:rsidP="007640D3">
            <w:pPr>
              <w:spacing w:line="240" w:lineRule="auto"/>
              <w:ind w:left="0"/>
              <w:jc w:val="center"/>
              <w:rPr>
                <w:rFonts w:ascii="Calibri" w:hAnsi="Calibri" w:cs="Calibri"/>
                <w:color w:val="000000"/>
                <w:sz w:val="22"/>
                <w:szCs w:val="22"/>
              </w:rPr>
            </w:pPr>
            <w:r w:rsidRPr="0030110B">
              <w:t>4</w:t>
            </w:r>
            <w:r>
              <w:t xml:space="preserve"> </w:t>
            </w:r>
            <w:r w:rsidRPr="0030110B">
              <w:t>212</w:t>
            </w:r>
          </w:p>
        </w:tc>
        <w:tc>
          <w:tcPr>
            <w:tcW w:w="709" w:type="dxa"/>
            <w:tcBorders>
              <w:top w:val="nil"/>
              <w:left w:val="nil"/>
              <w:bottom w:val="single" w:sz="4" w:space="0" w:color="auto"/>
              <w:right w:val="single" w:sz="4" w:space="0" w:color="auto"/>
            </w:tcBorders>
            <w:shd w:val="clear" w:color="auto" w:fill="auto"/>
            <w:noWrap/>
            <w:vAlign w:val="center"/>
            <w:hideMark/>
          </w:tcPr>
          <w:p w14:paraId="7CA1CAA6" w14:textId="333BD06C" w:rsidR="007640D3" w:rsidRPr="00BE208D" w:rsidRDefault="007640D3" w:rsidP="007640D3">
            <w:pPr>
              <w:spacing w:line="240" w:lineRule="auto"/>
              <w:ind w:left="0"/>
              <w:jc w:val="center"/>
              <w:rPr>
                <w:rFonts w:ascii="Calibri" w:hAnsi="Calibri" w:cs="Calibri"/>
                <w:color w:val="000000"/>
                <w:sz w:val="22"/>
                <w:szCs w:val="22"/>
              </w:rPr>
            </w:pPr>
            <w:r w:rsidRPr="00CD79E2">
              <w:t>-13</w:t>
            </w:r>
            <w:r>
              <w:t>9</w:t>
            </w:r>
          </w:p>
        </w:tc>
        <w:tc>
          <w:tcPr>
            <w:tcW w:w="708" w:type="dxa"/>
            <w:tcBorders>
              <w:top w:val="nil"/>
              <w:left w:val="nil"/>
              <w:bottom w:val="single" w:sz="4" w:space="0" w:color="auto"/>
              <w:right w:val="single" w:sz="4" w:space="0" w:color="auto"/>
            </w:tcBorders>
            <w:shd w:val="clear" w:color="auto" w:fill="auto"/>
            <w:noWrap/>
            <w:vAlign w:val="center"/>
            <w:hideMark/>
          </w:tcPr>
          <w:p w14:paraId="65E8492C" w14:textId="0DBC9CF9" w:rsidR="007640D3" w:rsidRPr="00BE208D" w:rsidRDefault="007640D3" w:rsidP="007640D3">
            <w:pPr>
              <w:spacing w:line="240" w:lineRule="auto"/>
              <w:ind w:left="0"/>
              <w:jc w:val="center"/>
              <w:rPr>
                <w:rFonts w:ascii="Calibri" w:hAnsi="Calibri" w:cs="Calibri"/>
                <w:color w:val="000000"/>
                <w:sz w:val="22"/>
                <w:szCs w:val="22"/>
              </w:rPr>
            </w:pPr>
            <w:r w:rsidRPr="00D56FE3">
              <w:t>-6</w:t>
            </w:r>
          </w:p>
        </w:tc>
        <w:tc>
          <w:tcPr>
            <w:tcW w:w="709" w:type="dxa"/>
            <w:tcBorders>
              <w:top w:val="nil"/>
              <w:left w:val="nil"/>
              <w:bottom w:val="single" w:sz="4" w:space="0" w:color="auto"/>
              <w:right w:val="single" w:sz="4" w:space="0" w:color="auto"/>
            </w:tcBorders>
            <w:shd w:val="clear" w:color="auto" w:fill="auto"/>
            <w:noWrap/>
            <w:vAlign w:val="center"/>
            <w:hideMark/>
          </w:tcPr>
          <w:p w14:paraId="1B4C1B64" w14:textId="10DFDD52" w:rsidR="007640D3" w:rsidRPr="00BE208D" w:rsidRDefault="007640D3" w:rsidP="007640D3">
            <w:pPr>
              <w:spacing w:line="240" w:lineRule="auto"/>
              <w:ind w:left="0"/>
              <w:jc w:val="center"/>
              <w:rPr>
                <w:rFonts w:ascii="Calibri" w:hAnsi="Calibri" w:cs="Calibri"/>
                <w:color w:val="000000"/>
                <w:sz w:val="22"/>
                <w:szCs w:val="22"/>
              </w:rPr>
            </w:pPr>
            <w:r>
              <w:t>6</w:t>
            </w:r>
          </w:p>
        </w:tc>
        <w:tc>
          <w:tcPr>
            <w:tcW w:w="699" w:type="dxa"/>
            <w:tcBorders>
              <w:top w:val="nil"/>
              <w:left w:val="nil"/>
              <w:bottom w:val="single" w:sz="4" w:space="0" w:color="auto"/>
              <w:right w:val="single" w:sz="4" w:space="0" w:color="auto"/>
            </w:tcBorders>
            <w:shd w:val="clear" w:color="auto" w:fill="auto"/>
            <w:noWrap/>
            <w:vAlign w:val="center"/>
            <w:hideMark/>
          </w:tcPr>
          <w:p w14:paraId="51C38F36" w14:textId="3664A3BA" w:rsidR="007640D3" w:rsidRPr="00BE208D" w:rsidRDefault="007640D3" w:rsidP="007640D3">
            <w:pPr>
              <w:spacing w:line="240" w:lineRule="auto"/>
              <w:ind w:left="0"/>
              <w:jc w:val="center"/>
              <w:rPr>
                <w:rFonts w:ascii="Calibri" w:hAnsi="Calibri" w:cs="Calibri"/>
                <w:color w:val="000000"/>
                <w:sz w:val="22"/>
                <w:szCs w:val="22"/>
              </w:rPr>
            </w:pPr>
            <w:r w:rsidRPr="00877FDB">
              <w:t>1</w:t>
            </w:r>
          </w:p>
        </w:tc>
        <w:tc>
          <w:tcPr>
            <w:tcW w:w="709" w:type="dxa"/>
            <w:tcBorders>
              <w:top w:val="nil"/>
              <w:left w:val="nil"/>
              <w:bottom w:val="single" w:sz="4" w:space="0" w:color="auto"/>
              <w:right w:val="single" w:sz="4" w:space="0" w:color="auto"/>
            </w:tcBorders>
            <w:shd w:val="clear" w:color="auto" w:fill="auto"/>
            <w:noWrap/>
            <w:vAlign w:val="center"/>
            <w:hideMark/>
          </w:tcPr>
          <w:p w14:paraId="5659FA2F" w14:textId="7181EB4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0C72BB6B"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7CD52AA" w14:textId="49D163B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7</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224208" w14:textId="5114D8C8"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454BF4B0" w14:textId="1F87A555"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137</w:t>
            </w:r>
          </w:p>
        </w:tc>
        <w:tc>
          <w:tcPr>
            <w:tcW w:w="709" w:type="dxa"/>
            <w:tcBorders>
              <w:top w:val="nil"/>
              <w:left w:val="nil"/>
              <w:bottom w:val="single" w:sz="4" w:space="0" w:color="auto"/>
              <w:right w:val="single" w:sz="4" w:space="0" w:color="auto"/>
            </w:tcBorders>
            <w:shd w:val="clear" w:color="auto" w:fill="auto"/>
            <w:noWrap/>
            <w:vAlign w:val="center"/>
            <w:hideMark/>
          </w:tcPr>
          <w:p w14:paraId="0DF6DE3B" w14:textId="5624E353" w:rsidR="007640D3" w:rsidRPr="00BE208D" w:rsidRDefault="007640D3" w:rsidP="007640D3">
            <w:pPr>
              <w:spacing w:line="240" w:lineRule="auto"/>
              <w:ind w:left="0"/>
              <w:jc w:val="center"/>
              <w:rPr>
                <w:rFonts w:ascii="Calibri" w:hAnsi="Calibri" w:cs="Calibri"/>
                <w:color w:val="000000"/>
                <w:sz w:val="22"/>
                <w:szCs w:val="22"/>
              </w:rPr>
            </w:pPr>
            <w:r w:rsidRPr="00CD79E2">
              <w:t>-73</w:t>
            </w:r>
          </w:p>
        </w:tc>
        <w:tc>
          <w:tcPr>
            <w:tcW w:w="708" w:type="dxa"/>
            <w:tcBorders>
              <w:top w:val="nil"/>
              <w:left w:val="nil"/>
              <w:bottom w:val="single" w:sz="4" w:space="0" w:color="auto"/>
              <w:right w:val="single" w:sz="4" w:space="0" w:color="auto"/>
            </w:tcBorders>
            <w:shd w:val="clear" w:color="auto" w:fill="auto"/>
            <w:noWrap/>
            <w:vAlign w:val="center"/>
            <w:hideMark/>
          </w:tcPr>
          <w:p w14:paraId="52B82C30" w14:textId="17DEB9FA" w:rsidR="007640D3" w:rsidRPr="00BE208D" w:rsidRDefault="007640D3" w:rsidP="007640D3">
            <w:pPr>
              <w:spacing w:line="240" w:lineRule="auto"/>
              <w:ind w:left="0"/>
              <w:jc w:val="center"/>
              <w:rPr>
                <w:rFonts w:ascii="Calibri" w:hAnsi="Calibri" w:cs="Calibri"/>
                <w:color w:val="000000"/>
                <w:sz w:val="22"/>
                <w:szCs w:val="22"/>
              </w:rPr>
            </w:pPr>
            <w:r w:rsidRPr="00D56FE3">
              <w:t>12</w:t>
            </w:r>
          </w:p>
        </w:tc>
        <w:tc>
          <w:tcPr>
            <w:tcW w:w="709" w:type="dxa"/>
            <w:tcBorders>
              <w:top w:val="nil"/>
              <w:left w:val="nil"/>
              <w:bottom w:val="single" w:sz="4" w:space="0" w:color="auto"/>
              <w:right w:val="single" w:sz="4" w:space="0" w:color="auto"/>
            </w:tcBorders>
            <w:shd w:val="clear" w:color="auto" w:fill="auto"/>
            <w:noWrap/>
            <w:vAlign w:val="center"/>
            <w:hideMark/>
          </w:tcPr>
          <w:p w14:paraId="7E841476" w14:textId="773A485C" w:rsidR="007640D3" w:rsidRPr="00BE208D" w:rsidRDefault="007640D3" w:rsidP="007640D3">
            <w:pPr>
              <w:spacing w:line="240" w:lineRule="auto"/>
              <w:ind w:left="0"/>
              <w:jc w:val="center"/>
              <w:rPr>
                <w:rFonts w:ascii="Calibri" w:hAnsi="Calibri" w:cs="Calibri"/>
                <w:color w:val="000000"/>
                <w:sz w:val="22"/>
                <w:szCs w:val="22"/>
              </w:rPr>
            </w:pPr>
            <w:r w:rsidRPr="00333BC7">
              <w:t>-11</w:t>
            </w:r>
          </w:p>
        </w:tc>
        <w:tc>
          <w:tcPr>
            <w:tcW w:w="699" w:type="dxa"/>
            <w:tcBorders>
              <w:top w:val="nil"/>
              <w:left w:val="nil"/>
              <w:bottom w:val="single" w:sz="4" w:space="0" w:color="auto"/>
              <w:right w:val="single" w:sz="4" w:space="0" w:color="auto"/>
            </w:tcBorders>
            <w:shd w:val="clear" w:color="auto" w:fill="auto"/>
            <w:noWrap/>
            <w:vAlign w:val="center"/>
            <w:hideMark/>
          </w:tcPr>
          <w:p w14:paraId="2C11E9B4" w14:textId="4DE9E326" w:rsidR="007640D3" w:rsidRPr="00BE208D" w:rsidRDefault="007640D3" w:rsidP="007640D3">
            <w:pPr>
              <w:spacing w:line="240" w:lineRule="auto"/>
              <w:ind w:left="0"/>
              <w:jc w:val="center"/>
              <w:rPr>
                <w:rFonts w:ascii="Calibri" w:hAnsi="Calibri" w:cs="Calibri"/>
                <w:color w:val="000000"/>
                <w:sz w:val="22"/>
                <w:szCs w:val="22"/>
              </w:rPr>
            </w:pPr>
            <w:r w:rsidRPr="00877FDB">
              <w:t>0,1</w:t>
            </w:r>
          </w:p>
        </w:tc>
        <w:tc>
          <w:tcPr>
            <w:tcW w:w="709" w:type="dxa"/>
            <w:tcBorders>
              <w:top w:val="nil"/>
              <w:left w:val="nil"/>
              <w:bottom w:val="single" w:sz="4" w:space="0" w:color="auto"/>
              <w:right w:val="single" w:sz="4" w:space="0" w:color="auto"/>
            </w:tcBorders>
            <w:shd w:val="clear" w:color="auto" w:fill="auto"/>
            <w:noWrap/>
            <w:vAlign w:val="center"/>
            <w:hideMark/>
          </w:tcPr>
          <w:p w14:paraId="463F7B87" w14:textId="44F149C9" w:rsidR="007640D3" w:rsidRPr="00BE208D" w:rsidRDefault="007640D3" w:rsidP="007640D3">
            <w:pPr>
              <w:spacing w:line="240" w:lineRule="auto"/>
              <w:ind w:left="0"/>
              <w:jc w:val="center"/>
              <w:rPr>
                <w:rFonts w:ascii="Calibri" w:hAnsi="Calibri" w:cs="Calibri"/>
                <w:color w:val="000000"/>
                <w:sz w:val="22"/>
                <w:szCs w:val="22"/>
              </w:rPr>
            </w:pPr>
            <w:r w:rsidRPr="00176EF8">
              <w:t>0,</w:t>
            </w:r>
            <w:r>
              <w:t>8</w:t>
            </w:r>
          </w:p>
        </w:tc>
      </w:tr>
      <w:tr w:rsidR="007640D3" w:rsidRPr="00BE208D" w14:paraId="4E0F366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9BFE3AC" w14:textId="00EA40F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8</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8CB564" w14:textId="0AE90DB7"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94" w:type="dxa"/>
            <w:tcBorders>
              <w:top w:val="nil"/>
              <w:left w:val="nil"/>
              <w:bottom w:val="single" w:sz="4" w:space="0" w:color="auto"/>
              <w:right w:val="single" w:sz="4" w:space="0" w:color="auto"/>
            </w:tcBorders>
            <w:shd w:val="clear" w:color="auto" w:fill="auto"/>
            <w:noWrap/>
            <w:vAlign w:val="center"/>
            <w:hideMark/>
          </w:tcPr>
          <w:p w14:paraId="391775AD" w14:textId="54E63B8E"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48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540A381A" w14:textId="705DFB17" w:rsidR="007640D3" w:rsidRPr="00BE208D" w:rsidRDefault="007640D3" w:rsidP="007640D3">
            <w:pPr>
              <w:spacing w:line="240" w:lineRule="auto"/>
              <w:ind w:left="0"/>
              <w:jc w:val="center"/>
              <w:rPr>
                <w:rFonts w:ascii="Calibri" w:hAnsi="Calibri" w:cs="Calibri"/>
                <w:color w:val="000000"/>
                <w:sz w:val="22"/>
                <w:szCs w:val="22"/>
              </w:rPr>
            </w:pPr>
            <w:r w:rsidRPr="00CD79E2">
              <w:t>-13</w:t>
            </w:r>
          </w:p>
        </w:tc>
        <w:tc>
          <w:tcPr>
            <w:tcW w:w="708" w:type="dxa"/>
            <w:tcBorders>
              <w:top w:val="nil"/>
              <w:left w:val="nil"/>
              <w:bottom w:val="single" w:sz="4" w:space="0" w:color="auto"/>
              <w:right w:val="single" w:sz="4" w:space="0" w:color="auto"/>
            </w:tcBorders>
            <w:shd w:val="clear" w:color="auto" w:fill="auto"/>
            <w:noWrap/>
            <w:vAlign w:val="center"/>
            <w:hideMark/>
          </w:tcPr>
          <w:p w14:paraId="27171783" w14:textId="22BC8FE1" w:rsidR="007640D3" w:rsidRPr="00BE208D" w:rsidRDefault="007640D3" w:rsidP="007640D3">
            <w:pPr>
              <w:spacing w:line="240" w:lineRule="auto"/>
              <w:ind w:left="0"/>
              <w:jc w:val="center"/>
              <w:rPr>
                <w:rFonts w:ascii="Calibri" w:hAnsi="Calibri" w:cs="Calibri"/>
                <w:color w:val="000000"/>
                <w:sz w:val="22"/>
                <w:szCs w:val="22"/>
              </w:rPr>
            </w:pPr>
            <w:r w:rsidRPr="00D56FE3">
              <w:t>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3BEDBCCE" w14:textId="11F6ECC2"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2A70F7DD" w14:textId="6A5881C2" w:rsidR="007640D3" w:rsidRPr="00BE208D" w:rsidRDefault="007640D3" w:rsidP="007640D3">
            <w:pPr>
              <w:spacing w:line="240" w:lineRule="auto"/>
              <w:ind w:left="0"/>
              <w:jc w:val="center"/>
              <w:rPr>
                <w:rFonts w:ascii="Calibri" w:hAnsi="Calibri" w:cs="Calibri"/>
                <w:color w:val="000000"/>
                <w:sz w:val="22"/>
                <w:szCs w:val="22"/>
              </w:rPr>
            </w:pPr>
            <w:r w:rsidRPr="00877FDB">
              <w:t>-0,</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4AE1A8A2" w14:textId="77A881AD" w:rsidR="007640D3" w:rsidRPr="00BE208D" w:rsidRDefault="007640D3" w:rsidP="007640D3">
            <w:pPr>
              <w:spacing w:line="240" w:lineRule="auto"/>
              <w:ind w:left="0"/>
              <w:jc w:val="center"/>
              <w:rPr>
                <w:rFonts w:ascii="Calibri" w:hAnsi="Calibri" w:cs="Calibri"/>
                <w:color w:val="000000"/>
                <w:sz w:val="22"/>
                <w:szCs w:val="22"/>
              </w:rPr>
            </w:pPr>
            <w:r w:rsidRPr="00176EF8">
              <w:t>-0,4</w:t>
            </w:r>
          </w:p>
        </w:tc>
      </w:tr>
      <w:tr w:rsidR="007640D3" w:rsidRPr="00BE208D" w14:paraId="557AD01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01C2EC9B" w14:textId="35CAF808"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9</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8A6E84F" w14:textId="418E0E2F"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14:paraId="762ADED6" w14:textId="08CDA958"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41</w:t>
            </w:r>
            <w:r>
              <w:t>3</w:t>
            </w:r>
          </w:p>
        </w:tc>
        <w:tc>
          <w:tcPr>
            <w:tcW w:w="709" w:type="dxa"/>
            <w:tcBorders>
              <w:top w:val="nil"/>
              <w:left w:val="nil"/>
              <w:bottom w:val="single" w:sz="4" w:space="0" w:color="auto"/>
              <w:right w:val="single" w:sz="4" w:space="0" w:color="auto"/>
            </w:tcBorders>
            <w:shd w:val="clear" w:color="auto" w:fill="auto"/>
            <w:noWrap/>
            <w:vAlign w:val="center"/>
            <w:hideMark/>
          </w:tcPr>
          <w:p w14:paraId="65B3A429" w14:textId="60768682" w:rsidR="007640D3" w:rsidRPr="00BE208D" w:rsidRDefault="007640D3" w:rsidP="007640D3">
            <w:pPr>
              <w:spacing w:line="240" w:lineRule="auto"/>
              <w:ind w:left="0"/>
              <w:jc w:val="center"/>
              <w:rPr>
                <w:rFonts w:ascii="Calibri" w:hAnsi="Calibri" w:cs="Calibri"/>
                <w:color w:val="000000"/>
                <w:sz w:val="22"/>
                <w:szCs w:val="22"/>
              </w:rPr>
            </w:pPr>
            <w:r w:rsidRPr="00CD79E2">
              <w:t>-103</w:t>
            </w:r>
          </w:p>
        </w:tc>
        <w:tc>
          <w:tcPr>
            <w:tcW w:w="708" w:type="dxa"/>
            <w:tcBorders>
              <w:top w:val="nil"/>
              <w:left w:val="nil"/>
              <w:bottom w:val="single" w:sz="4" w:space="0" w:color="auto"/>
              <w:right w:val="single" w:sz="4" w:space="0" w:color="auto"/>
            </w:tcBorders>
            <w:shd w:val="clear" w:color="auto" w:fill="auto"/>
            <w:noWrap/>
            <w:vAlign w:val="center"/>
            <w:hideMark/>
          </w:tcPr>
          <w:p w14:paraId="37ADB2CE" w14:textId="28B15EBB" w:rsidR="007640D3" w:rsidRPr="00BE208D" w:rsidRDefault="007640D3" w:rsidP="007640D3">
            <w:pPr>
              <w:spacing w:line="240" w:lineRule="auto"/>
              <w:ind w:left="0"/>
              <w:jc w:val="center"/>
              <w:rPr>
                <w:rFonts w:ascii="Calibri" w:hAnsi="Calibri" w:cs="Calibri"/>
                <w:color w:val="000000"/>
                <w:sz w:val="22"/>
                <w:szCs w:val="22"/>
              </w:rPr>
            </w:pPr>
            <w:r w:rsidRPr="00D56FE3">
              <w:t>-</w:t>
            </w:r>
            <w:r>
              <w:t>10</w:t>
            </w:r>
          </w:p>
        </w:tc>
        <w:tc>
          <w:tcPr>
            <w:tcW w:w="709" w:type="dxa"/>
            <w:tcBorders>
              <w:top w:val="nil"/>
              <w:left w:val="nil"/>
              <w:bottom w:val="single" w:sz="4" w:space="0" w:color="auto"/>
              <w:right w:val="single" w:sz="4" w:space="0" w:color="auto"/>
            </w:tcBorders>
            <w:shd w:val="clear" w:color="auto" w:fill="auto"/>
            <w:noWrap/>
            <w:vAlign w:val="center"/>
            <w:hideMark/>
          </w:tcPr>
          <w:p w14:paraId="1DB1509F" w14:textId="48E5815A" w:rsidR="007640D3" w:rsidRPr="00BE208D" w:rsidRDefault="007640D3" w:rsidP="007640D3">
            <w:pPr>
              <w:spacing w:line="240" w:lineRule="auto"/>
              <w:ind w:left="0"/>
              <w:jc w:val="center"/>
              <w:rPr>
                <w:rFonts w:ascii="Calibri" w:hAnsi="Calibri" w:cs="Calibri"/>
                <w:color w:val="000000"/>
                <w:sz w:val="22"/>
                <w:szCs w:val="22"/>
              </w:rPr>
            </w:pPr>
            <w:r w:rsidRPr="00333BC7">
              <w:t>-9</w:t>
            </w:r>
          </w:p>
        </w:tc>
        <w:tc>
          <w:tcPr>
            <w:tcW w:w="699" w:type="dxa"/>
            <w:tcBorders>
              <w:top w:val="nil"/>
              <w:left w:val="nil"/>
              <w:bottom w:val="single" w:sz="4" w:space="0" w:color="auto"/>
              <w:right w:val="single" w:sz="4" w:space="0" w:color="auto"/>
            </w:tcBorders>
            <w:shd w:val="clear" w:color="auto" w:fill="auto"/>
            <w:noWrap/>
            <w:vAlign w:val="center"/>
            <w:hideMark/>
          </w:tcPr>
          <w:p w14:paraId="366E97B0" w14:textId="6076EB1B" w:rsidR="007640D3" w:rsidRPr="00BE208D" w:rsidRDefault="007640D3" w:rsidP="007640D3">
            <w:pPr>
              <w:spacing w:line="240" w:lineRule="auto"/>
              <w:ind w:left="0"/>
              <w:jc w:val="center"/>
              <w:rPr>
                <w:rFonts w:ascii="Calibri" w:hAnsi="Calibri" w:cs="Calibri"/>
                <w:color w:val="000000"/>
                <w:sz w:val="22"/>
                <w:szCs w:val="22"/>
              </w:rPr>
            </w:pPr>
            <w:r w:rsidRPr="00877FDB">
              <w:t>-2</w:t>
            </w:r>
          </w:p>
        </w:tc>
        <w:tc>
          <w:tcPr>
            <w:tcW w:w="709" w:type="dxa"/>
            <w:tcBorders>
              <w:top w:val="nil"/>
              <w:left w:val="nil"/>
              <w:bottom w:val="single" w:sz="4" w:space="0" w:color="auto"/>
              <w:right w:val="single" w:sz="4" w:space="0" w:color="auto"/>
            </w:tcBorders>
            <w:shd w:val="clear" w:color="auto" w:fill="auto"/>
            <w:noWrap/>
            <w:vAlign w:val="center"/>
            <w:hideMark/>
          </w:tcPr>
          <w:p w14:paraId="4BBE100E" w14:textId="5935E31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F46A018"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B374F7D" w14:textId="21445EC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10</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38EB902" w14:textId="2DFBAD62"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755C5EB6" w14:textId="6E81E8D2"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38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73AA55EA" w14:textId="7BAB665C" w:rsidR="007640D3" w:rsidRPr="00BE208D" w:rsidRDefault="007640D3" w:rsidP="007640D3">
            <w:pPr>
              <w:spacing w:line="240" w:lineRule="auto"/>
              <w:ind w:left="0"/>
              <w:jc w:val="center"/>
              <w:rPr>
                <w:rFonts w:ascii="Calibri" w:hAnsi="Calibri" w:cs="Calibri"/>
                <w:color w:val="000000"/>
                <w:sz w:val="22"/>
                <w:szCs w:val="22"/>
              </w:rPr>
            </w:pPr>
            <w:r w:rsidRPr="00CD79E2">
              <w:t>-9</w:t>
            </w:r>
          </w:p>
        </w:tc>
        <w:tc>
          <w:tcPr>
            <w:tcW w:w="708" w:type="dxa"/>
            <w:tcBorders>
              <w:top w:val="nil"/>
              <w:left w:val="nil"/>
              <w:bottom w:val="single" w:sz="4" w:space="0" w:color="auto"/>
              <w:right w:val="single" w:sz="4" w:space="0" w:color="auto"/>
            </w:tcBorders>
            <w:shd w:val="clear" w:color="auto" w:fill="auto"/>
            <w:noWrap/>
            <w:vAlign w:val="center"/>
            <w:hideMark/>
          </w:tcPr>
          <w:p w14:paraId="68AEDE21" w14:textId="378BFB49" w:rsidR="007640D3" w:rsidRPr="00BE208D" w:rsidRDefault="007640D3" w:rsidP="007640D3">
            <w:pPr>
              <w:spacing w:line="240" w:lineRule="auto"/>
              <w:ind w:left="0"/>
              <w:jc w:val="center"/>
              <w:rPr>
                <w:rFonts w:ascii="Calibri" w:hAnsi="Calibri" w:cs="Calibri"/>
                <w:color w:val="000000"/>
                <w:sz w:val="22"/>
                <w:szCs w:val="22"/>
              </w:rPr>
            </w:pPr>
            <w:r w:rsidRPr="00D56FE3">
              <w:t>-2</w:t>
            </w:r>
          </w:p>
        </w:tc>
        <w:tc>
          <w:tcPr>
            <w:tcW w:w="709" w:type="dxa"/>
            <w:tcBorders>
              <w:top w:val="nil"/>
              <w:left w:val="nil"/>
              <w:bottom w:val="single" w:sz="4" w:space="0" w:color="auto"/>
              <w:right w:val="single" w:sz="4" w:space="0" w:color="auto"/>
            </w:tcBorders>
            <w:shd w:val="clear" w:color="auto" w:fill="auto"/>
            <w:noWrap/>
            <w:vAlign w:val="center"/>
            <w:hideMark/>
          </w:tcPr>
          <w:p w14:paraId="178C7607" w14:textId="27A04059"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02989C73" w14:textId="4449AC3E" w:rsidR="007640D3" w:rsidRPr="00BE208D" w:rsidRDefault="007640D3" w:rsidP="007640D3">
            <w:pPr>
              <w:spacing w:line="240" w:lineRule="auto"/>
              <w:ind w:left="0"/>
              <w:jc w:val="center"/>
              <w:rPr>
                <w:rFonts w:ascii="Calibri" w:hAnsi="Calibri" w:cs="Calibri"/>
                <w:color w:val="000000"/>
                <w:sz w:val="22"/>
                <w:szCs w:val="22"/>
              </w:rPr>
            </w:pPr>
            <w:r w:rsidRPr="00877FDB">
              <w:t>-</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33B69A35" w14:textId="2557E50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3F26C7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5729168E" w14:textId="5E9CFE4C"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378BC71" w14:textId="03F13273"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94" w:type="dxa"/>
            <w:tcBorders>
              <w:top w:val="nil"/>
              <w:left w:val="nil"/>
              <w:bottom w:val="single" w:sz="4" w:space="0" w:color="auto"/>
              <w:right w:val="single" w:sz="4" w:space="0" w:color="auto"/>
            </w:tcBorders>
            <w:shd w:val="clear" w:color="auto" w:fill="auto"/>
            <w:noWrap/>
            <w:vAlign w:val="center"/>
            <w:hideMark/>
          </w:tcPr>
          <w:p w14:paraId="59E2217A" w14:textId="53AEA878"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387</w:t>
            </w:r>
          </w:p>
        </w:tc>
        <w:tc>
          <w:tcPr>
            <w:tcW w:w="709" w:type="dxa"/>
            <w:tcBorders>
              <w:top w:val="nil"/>
              <w:left w:val="nil"/>
              <w:bottom w:val="single" w:sz="4" w:space="0" w:color="auto"/>
              <w:right w:val="single" w:sz="4" w:space="0" w:color="auto"/>
            </w:tcBorders>
            <w:shd w:val="clear" w:color="auto" w:fill="auto"/>
            <w:noWrap/>
            <w:vAlign w:val="center"/>
            <w:hideMark/>
          </w:tcPr>
          <w:p w14:paraId="532B2AC6" w14:textId="2B57A9B8" w:rsidR="007640D3" w:rsidRPr="00BE208D" w:rsidRDefault="007640D3" w:rsidP="007640D3">
            <w:pPr>
              <w:spacing w:line="240" w:lineRule="auto"/>
              <w:ind w:left="0"/>
              <w:jc w:val="center"/>
              <w:rPr>
                <w:rFonts w:ascii="Calibri" w:hAnsi="Calibri" w:cs="Calibri"/>
                <w:color w:val="000000"/>
                <w:sz w:val="22"/>
                <w:szCs w:val="22"/>
              </w:rPr>
            </w:pPr>
            <w:r w:rsidRPr="00CD79E2">
              <w:t>-4</w:t>
            </w:r>
            <w:r>
              <w:t>1</w:t>
            </w:r>
          </w:p>
        </w:tc>
        <w:tc>
          <w:tcPr>
            <w:tcW w:w="708" w:type="dxa"/>
            <w:tcBorders>
              <w:top w:val="nil"/>
              <w:left w:val="nil"/>
              <w:bottom w:val="single" w:sz="4" w:space="0" w:color="auto"/>
              <w:right w:val="single" w:sz="4" w:space="0" w:color="auto"/>
            </w:tcBorders>
            <w:shd w:val="clear" w:color="auto" w:fill="auto"/>
            <w:noWrap/>
            <w:vAlign w:val="center"/>
            <w:hideMark/>
          </w:tcPr>
          <w:p w14:paraId="3A14C586" w14:textId="5BC1E7AF" w:rsidR="007640D3" w:rsidRPr="00BE208D" w:rsidRDefault="007640D3" w:rsidP="007640D3">
            <w:pPr>
              <w:spacing w:line="240" w:lineRule="auto"/>
              <w:ind w:left="0"/>
              <w:jc w:val="center"/>
              <w:rPr>
                <w:rFonts w:ascii="Calibri" w:hAnsi="Calibri" w:cs="Calibri"/>
                <w:color w:val="000000"/>
                <w:sz w:val="22"/>
                <w:szCs w:val="22"/>
              </w:rPr>
            </w:pPr>
            <w:r w:rsidRPr="00D56FE3">
              <w:t>-5</w:t>
            </w:r>
            <w:r>
              <w:t>4</w:t>
            </w:r>
          </w:p>
        </w:tc>
        <w:tc>
          <w:tcPr>
            <w:tcW w:w="709" w:type="dxa"/>
            <w:tcBorders>
              <w:top w:val="nil"/>
              <w:left w:val="nil"/>
              <w:bottom w:val="single" w:sz="4" w:space="0" w:color="auto"/>
              <w:right w:val="single" w:sz="4" w:space="0" w:color="auto"/>
            </w:tcBorders>
            <w:shd w:val="clear" w:color="auto" w:fill="auto"/>
            <w:noWrap/>
            <w:vAlign w:val="center"/>
            <w:hideMark/>
          </w:tcPr>
          <w:p w14:paraId="49EA661E" w14:textId="49D16A54" w:rsidR="007640D3" w:rsidRPr="00BE208D" w:rsidRDefault="007640D3" w:rsidP="007640D3">
            <w:pPr>
              <w:spacing w:line="240" w:lineRule="auto"/>
              <w:ind w:left="0"/>
              <w:jc w:val="center"/>
              <w:rPr>
                <w:rFonts w:ascii="Calibri" w:hAnsi="Calibri" w:cs="Calibri"/>
                <w:color w:val="000000"/>
                <w:sz w:val="22"/>
                <w:szCs w:val="22"/>
              </w:rPr>
            </w:pPr>
            <w:r w:rsidRPr="00333BC7">
              <w:t>5</w:t>
            </w:r>
          </w:p>
        </w:tc>
        <w:tc>
          <w:tcPr>
            <w:tcW w:w="699" w:type="dxa"/>
            <w:tcBorders>
              <w:top w:val="nil"/>
              <w:left w:val="nil"/>
              <w:bottom w:val="single" w:sz="4" w:space="0" w:color="auto"/>
              <w:right w:val="single" w:sz="4" w:space="0" w:color="auto"/>
            </w:tcBorders>
            <w:shd w:val="clear" w:color="auto" w:fill="auto"/>
            <w:noWrap/>
            <w:vAlign w:val="center"/>
            <w:hideMark/>
          </w:tcPr>
          <w:p w14:paraId="405C6ED4" w14:textId="49EC545F"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rPr>
              <w:t>6</w:t>
            </w:r>
          </w:p>
        </w:tc>
        <w:tc>
          <w:tcPr>
            <w:tcW w:w="709" w:type="dxa"/>
            <w:tcBorders>
              <w:top w:val="nil"/>
              <w:left w:val="nil"/>
              <w:bottom w:val="single" w:sz="4" w:space="0" w:color="auto"/>
              <w:right w:val="single" w:sz="4" w:space="0" w:color="auto"/>
            </w:tcBorders>
            <w:shd w:val="clear" w:color="auto" w:fill="auto"/>
            <w:noWrap/>
            <w:vAlign w:val="center"/>
            <w:hideMark/>
          </w:tcPr>
          <w:p w14:paraId="3514A45E" w14:textId="009931F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bl>
    <w:p w14:paraId="7A988094" w14:textId="56BD0990" w:rsidR="009A5AFE" w:rsidRDefault="00B37C07" w:rsidP="00B37C07">
      <w:pPr>
        <w:pStyle w:val="BPDPNormln"/>
        <w:ind w:firstLine="0"/>
      </w:pPr>
      <w:r>
        <w:t xml:space="preserve"> </w:t>
      </w:r>
    </w:p>
    <w:p w14:paraId="4789AA85" w14:textId="77777777" w:rsidR="009A5AFE" w:rsidRDefault="009A5AFE" w:rsidP="009A5AFE">
      <w:pPr>
        <w:pStyle w:val="BPDPNormln"/>
      </w:pPr>
    </w:p>
    <w:p w14:paraId="075F9ACB" w14:textId="399415EF" w:rsidR="009A5AFE" w:rsidRDefault="00D66706" w:rsidP="00B61AF4">
      <w:pPr>
        <w:pStyle w:val="BPDPNormln"/>
        <w:ind w:firstLine="0"/>
      </w:pPr>
      <w:r>
        <w:t xml:space="preserve">Z uvedených hodnot v </w:t>
      </w:r>
      <w:r w:rsidR="00BB1EA0">
        <w:t>(</w:t>
      </w:r>
      <w:r w:rsidR="00DC4C6B" w:rsidRPr="00DC4C6B">
        <w:fldChar w:fldCharType="begin"/>
      </w:r>
      <w:r w:rsidR="00DC4C6B" w:rsidRPr="00DC4C6B">
        <w:instrText xml:space="preserve"> REF _Ref32840166 \h  \* MERGEFORMAT </w:instrText>
      </w:r>
      <w:r w:rsidR="00DC4C6B" w:rsidRPr="00DC4C6B">
        <w:fldChar w:fldCharType="separate"/>
      </w:r>
      <w:r w:rsidR="002B7859" w:rsidRPr="00CE1857">
        <w:t xml:space="preserve">Tab. </w:t>
      </w:r>
      <w:r w:rsidR="002B7859" w:rsidRPr="002B7859">
        <w:rPr>
          <w:noProof/>
        </w:rPr>
        <w:t>4</w:t>
      </w:r>
      <w:r w:rsidR="002B7859">
        <w:t>.</w:t>
      </w:r>
      <w:r w:rsidR="002B7859" w:rsidRPr="002B7859">
        <w:rPr>
          <w:noProof/>
        </w:rPr>
        <w:t>3</w:t>
      </w:r>
      <w:r w:rsidR="00DC4C6B" w:rsidRPr="00DC4C6B">
        <w:fldChar w:fldCharType="end"/>
      </w:r>
      <w:r>
        <w:t>) je vynesen graf komponentních vah (</w:t>
      </w:r>
      <w:r w:rsidRPr="00D66706">
        <w:fldChar w:fldCharType="begin"/>
      </w:r>
      <w:r w:rsidRPr="00D66706">
        <w:instrText xml:space="preserve"> REF _Ref32843150 \h  \* MERGEFORMAT </w:instrText>
      </w:r>
      <w:r w:rsidRPr="00D66706">
        <w:fldChar w:fldCharType="separate"/>
      </w:r>
      <w:r w:rsidR="002B7859" w:rsidRPr="00D66706">
        <w:t xml:space="preserve">Obr. </w:t>
      </w:r>
      <w:r w:rsidR="002B7859" w:rsidRPr="002B7859">
        <w:rPr>
          <w:noProof/>
        </w:rPr>
        <w:t>4</w:t>
      </w:r>
      <w:r w:rsidR="002B7859">
        <w:t>.</w:t>
      </w:r>
      <w:r w:rsidR="002B7859" w:rsidRPr="002B7859">
        <w:rPr>
          <w:noProof/>
        </w:rPr>
        <w:t>7</w:t>
      </w:r>
      <w:r w:rsidRPr="00D66706">
        <w:fldChar w:fldCharType="end"/>
      </w:r>
      <w:r>
        <w:t>).</w:t>
      </w:r>
      <w:r w:rsidR="00676EA5">
        <w:t xml:space="preserve"> Graf zobrazuje původní pro</w:t>
      </w:r>
      <w:r w:rsidR="00B61AF4">
        <w:t>měnné v prostoru první a druhé hlavní komponenty (PC1 a PC2). Z uvedeného grafu je m</w:t>
      </w:r>
      <w:r w:rsidR="00676EA5">
        <w:t xml:space="preserve">ožné vyčíst, že </w:t>
      </w:r>
      <w:r w:rsidR="00413357">
        <w:t>hmotnost a cena se zásadně liší od zbývajících parametrů</w:t>
      </w:r>
      <w:r w:rsidR="00B61AF4">
        <w:t>.</w:t>
      </w:r>
    </w:p>
    <w:p w14:paraId="7CEE24DF" w14:textId="77777777" w:rsidR="00D66706" w:rsidRDefault="00D66706" w:rsidP="009A5AFE">
      <w:pPr>
        <w:pStyle w:val="BPDPNormln"/>
      </w:pPr>
    </w:p>
    <w:p w14:paraId="5481AF02" w14:textId="1F9BE3E6" w:rsidR="00D66706" w:rsidRDefault="005D2819" w:rsidP="00D66706">
      <w:pPr>
        <w:pStyle w:val="BPDPNormln"/>
        <w:keepNext/>
        <w:jc w:val="center"/>
      </w:pPr>
      <w:r>
        <w:rPr>
          <w:noProof/>
        </w:rPr>
        <w:drawing>
          <wp:inline distT="0" distB="0" distL="0" distR="0" wp14:anchorId="3A82B955" wp14:editId="1A9E8ACF">
            <wp:extent cx="4323559" cy="3240000"/>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klad_coefplot.emf"/>
                    <pic:cNvPicPr/>
                  </pic:nvPicPr>
                  <pic:blipFill>
                    <a:blip r:embed="rId27">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CF7EF2" w14:textId="03D08D29" w:rsidR="00D66706" w:rsidRDefault="00D66706" w:rsidP="00D66706">
      <w:pPr>
        <w:pStyle w:val="Titulek"/>
        <w:jc w:val="center"/>
        <w:rPr>
          <w:b w:val="0"/>
        </w:rPr>
      </w:pPr>
      <w:bookmarkStart w:id="264" w:name="_Ref32843150"/>
      <w:bookmarkStart w:id="265" w:name="_Toc40436451"/>
      <w:r w:rsidRPr="00D66706">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7</w:t>
      </w:r>
      <w:r w:rsidR="00C53017">
        <w:rPr>
          <w:b w:val="0"/>
        </w:rPr>
        <w:fldChar w:fldCharType="end"/>
      </w:r>
      <w:bookmarkEnd w:id="264"/>
      <w:r w:rsidRPr="00D66706">
        <w:rPr>
          <w:b w:val="0"/>
        </w:rPr>
        <w:t>: Graf komponentních vah</w:t>
      </w:r>
      <w:bookmarkEnd w:id="265"/>
    </w:p>
    <w:p w14:paraId="3EB5FD9C" w14:textId="46FD5B70" w:rsidR="00B61AF4" w:rsidRDefault="00B61AF4" w:rsidP="00A24C10">
      <w:pPr>
        <w:pStyle w:val="BPDPNormln"/>
        <w:ind w:firstLine="0"/>
      </w:pPr>
      <w:r>
        <w:t xml:space="preserve">Je možné říci, že </w:t>
      </w:r>
      <w:r w:rsidR="00413357">
        <w:t>cena</w:t>
      </w:r>
      <w:r>
        <w:t xml:space="preserve"> koreluje s</w:t>
      </w:r>
      <w:r w:rsidR="00413357">
        <w:t> první</w:t>
      </w:r>
      <w:r>
        <w:t xml:space="preserve"> hlavní komponentou, </w:t>
      </w:r>
      <w:r w:rsidR="00A24C10">
        <w:t xml:space="preserve">kdežto </w:t>
      </w:r>
      <w:r w:rsidR="00413357">
        <w:t xml:space="preserve">zbývající parametry </w:t>
      </w:r>
      <w:r w:rsidR="00A24C10">
        <w:t>více korelují s </w:t>
      </w:r>
      <w:r w:rsidR="00413357">
        <w:t>druhou</w:t>
      </w:r>
      <w:r w:rsidR="00A24C10">
        <w:t xml:space="preserve"> hlavní komponentou. </w:t>
      </w:r>
      <w:r w:rsidR="00413357">
        <w:t>Největší vliv na první hlavní komponentu měla cena, na druhou hlavní komponentu měla nejvyšší vliv hmotnost</w:t>
      </w:r>
      <w:r w:rsidR="00A24C10">
        <w:t>.</w:t>
      </w:r>
    </w:p>
    <w:p w14:paraId="42ED010E" w14:textId="2165B8C8" w:rsidR="00A24C10" w:rsidRDefault="00DC4C6B" w:rsidP="00A24C10">
      <w:pPr>
        <w:pStyle w:val="BPDPNormln"/>
      </w:pPr>
      <w:r>
        <w:t>Rozptylový diagram komponentního skóre je vidět na obrázku (</w:t>
      </w:r>
      <w:r w:rsidR="00527829" w:rsidRPr="00527829">
        <w:fldChar w:fldCharType="begin"/>
      </w:r>
      <w:r w:rsidR="00527829" w:rsidRPr="00527829">
        <w:instrText xml:space="preserve"> REF _Ref32846202 \h  \* MERGEFORMAT </w:instrText>
      </w:r>
      <w:r w:rsidR="00527829" w:rsidRPr="00527829">
        <w:fldChar w:fldCharType="separate"/>
      </w:r>
      <w:r w:rsidR="002B7859" w:rsidRPr="00527829">
        <w:t xml:space="preserve">Obr. </w:t>
      </w:r>
      <w:r w:rsidR="002B7859" w:rsidRPr="002B7859">
        <w:rPr>
          <w:noProof/>
        </w:rPr>
        <w:t>4</w:t>
      </w:r>
      <w:r w:rsidR="002B7859">
        <w:t>.</w:t>
      </w:r>
      <w:r w:rsidR="002B7859" w:rsidRPr="002B7859">
        <w:rPr>
          <w:noProof/>
        </w:rPr>
        <w:t>8</w:t>
      </w:r>
      <w:r w:rsidR="00527829" w:rsidRPr="00527829">
        <w:fldChar w:fldCharType="end"/>
      </w:r>
      <w:r>
        <w:t>)</w:t>
      </w:r>
      <w:r w:rsidR="00527829">
        <w:t>. Body zobrazují jednotlivé objekty (</w:t>
      </w:r>
      <w:r w:rsidR="00413357">
        <w:t>sluchátka</w:t>
      </w:r>
      <w:r w:rsidR="00527829">
        <w:t xml:space="preserve">) v prostoru první a druhé komponenty. Čísla odpovídají indexům </w:t>
      </w:r>
      <w:r w:rsidR="00413357">
        <w:t>sluchátek</w:t>
      </w:r>
      <w:r w:rsidR="00527829">
        <w:t xml:space="preserve"> v tabulce (</w:t>
      </w:r>
      <w:r w:rsidR="00527829" w:rsidRPr="00527829">
        <w:fldChar w:fldCharType="begin"/>
      </w:r>
      <w:r w:rsidR="00527829" w:rsidRPr="00527829">
        <w:instrText xml:space="preserve"> REF _Ref32846476 \h  \* MERGEFORMAT </w:instrText>
      </w:r>
      <w:r w:rsidR="00527829" w:rsidRPr="00527829">
        <w:fldChar w:fldCharType="separate"/>
      </w:r>
      <w:r w:rsidR="002B7859" w:rsidRPr="00430B95">
        <w:t xml:space="preserve">Tab. </w:t>
      </w:r>
      <w:r w:rsidR="002B7859">
        <w:rPr>
          <w:b/>
          <w:noProof/>
        </w:rPr>
        <w:t>4</w:t>
      </w:r>
      <w:r w:rsidR="002B7859">
        <w:t>.</w:t>
      </w:r>
      <w:r w:rsidR="002B7859">
        <w:rPr>
          <w:b/>
          <w:noProof/>
        </w:rPr>
        <w:t>4</w:t>
      </w:r>
      <w:r w:rsidR="002B7859">
        <w:t xml:space="preserve">: </w:t>
      </w:r>
      <w:r w:rsidR="002B7859" w:rsidRPr="00CE1857">
        <w:t xml:space="preserve">Tabulka </w:t>
      </w:r>
      <w:r w:rsidR="002B7859">
        <w:t xml:space="preserve">komponentního </w:t>
      </w:r>
      <w:proofErr w:type="spellStart"/>
      <w:r w:rsidR="002B7859">
        <w:t>skóre</w:t>
      </w:r>
      <w:r w:rsidR="00527829" w:rsidRPr="00527829">
        <w:fldChar w:fldCharType="end"/>
      </w:r>
      <w:r w:rsidR="00527829" w:rsidRPr="00527829">
        <w:fldChar w:fldCharType="begin"/>
      </w:r>
      <w:r w:rsidR="00527829" w:rsidRPr="00527829">
        <w:instrText xml:space="preserve"> REF _Ref32842516 \h  \* MERGEFORMAT </w:instrText>
      </w:r>
      <w:r w:rsidR="00527829" w:rsidRPr="00527829">
        <w:fldChar w:fldCharType="separate"/>
      </w:r>
      <w:r w:rsidR="002B7859" w:rsidRPr="00430B95">
        <w:t>Tab</w:t>
      </w:r>
      <w:proofErr w:type="spellEnd"/>
      <w:r w:rsidR="002B7859" w:rsidRPr="00430B95">
        <w:t xml:space="preserve">. </w:t>
      </w:r>
      <w:r w:rsidR="002B7859" w:rsidRPr="002B7859">
        <w:rPr>
          <w:noProof/>
        </w:rPr>
        <w:t>4</w:t>
      </w:r>
      <w:r w:rsidR="002B7859">
        <w:t>.</w:t>
      </w:r>
      <w:r w:rsidR="002B7859" w:rsidRPr="002B7859">
        <w:rPr>
          <w:noProof/>
        </w:rPr>
        <w:t>4</w:t>
      </w:r>
      <w:r w:rsidR="00527829" w:rsidRPr="00527829">
        <w:rPr>
          <w:b/>
        </w:rPr>
        <w:fldChar w:fldCharType="end"/>
      </w:r>
      <w:r w:rsidR="00527829">
        <w:t>).</w:t>
      </w:r>
      <w:r w:rsidR="00413357">
        <w:t xml:space="preserve"> Sluchátka značek </w:t>
      </w:r>
      <w:proofErr w:type="spellStart"/>
      <w:r w:rsidR="00413357" w:rsidRPr="00BE208D">
        <w:rPr>
          <w:rFonts w:ascii="Calibri" w:hAnsi="Calibri" w:cs="Calibri"/>
          <w:sz w:val="22"/>
          <w:szCs w:val="22"/>
        </w:rPr>
        <w:t>Marshall</w:t>
      </w:r>
      <w:proofErr w:type="spellEnd"/>
      <w:r w:rsidR="00413357">
        <w:rPr>
          <w:rFonts w:ascii="Calibri" w:hAnsi="Calibri" w:cs="Calibri"/>
          <w:sz w:val="22"/>
          <w:szCs w:val="22"/>
        </w:rPr>
        <w:t xml:space="preserve">, </w:t>
      </w:r>
      <w:proofErr w:type="spellStart"/>
      <w:r w:rsidR="00413357" w:rsidRPr="00BE208D">
        <w:rPr>
          <w:rFonts w:ascii="Calibri" w:hAnsi="Calibri" w:cs="Calibri"/>
          <w:sz w:val="22"/>
          <w:szCs w:val="22"/>
        </w:rPr>
        <w:t>Niceboy</w:t>
      </w:r>
      <w:proofErr w:type="spellEnd"/>
      <w:r w:rsidR="00413357">
        <w:rPr>
          <w:rFonts w:ascii="Calibri" w:hAnsi="Calibri" w:cs="Calibri"/>
          <w:sz w:val="22"/>
          <w:szCs w:val="22"/>
        </w:rPr>
        <w:t>,</w:t>
      </w:r>
      <w:r w:rsidR="00413357">
        <w:t xml:space="preserve"> </w:t>
      </w:r>
      <w:r w:rsidR="00413357" w:rsidRPr="00BE208D">
        <w:rPr>
          <w:rFonts w:ascii="Calibri" w:hAnsi="Calibri" w:cs="Calibri"/>
          <w:sz w:val="22"/>
          <w:szCs w:val="22"/>
        </w:rPr>
        <w:t>JBL</w:t>
      </w:r>
      <w:r w:rsidR="00413357">
        <w:rPr>
          <w:rFonts w:ascii="Calibri" w:hAnsi="Calibri" w:cs="Calibri"/>
          <w:sz w:val="22"/>
          <w:szCs w:val="22"/>
        </w:rPr>
        <w:t xml:space="preserve">, </w:t>
      </w:r>
      <w:r w:rsidR="00413357" w:rsidRPr="00BE208D">
        <w:rPr>
          <w:rFonts w:ascii="Calibri" w:hAnsi="Calibri" w:cs="Calibri"/>
          <w:sz w:val="22"/>
          <w:szCs w:val="22"/>
        </w:rPr>
        <w:t>QCY</w:t>
      </w:r>
      <w:r w:rsidR="00413357">
        <w:rPr>
          <w:rFonts w:ascii="Calibri" w:hAnsi="Calibri" w:cs="Calibri"/>
          <w:sz w:val="22"/>
          <w:szCs w:val="22"/>
        </w:rPr>
        <w:t>,</w:t>
      </w:r>
      <w:r w:rsidR="00413357" w:rsidRPr="00413357">
        <w:rPr>
          <w:rFonts w:ascii="Calibri" w:hAnsi="Calibri" w:cs="Calibri"/>
          <w:sz w:val="22"/>
          <w:szCs w:val="22"/>
        </w:rPr>
        <w:t xml:space="preserve"> </w:t>
      </w:r>
      <w:proofErr w:type="spellStart"/>
      <w:r w:rsidR="00413357" w:rsidRPr="00BE208D">
        <w:rPr>
          <w:rFonts w:ascii="Calibri" w:hAnsi="Calibri" w:cs="Calibri"/>
          <w:sz w:val="22"/>
          <w:szCs w:val="22"/>
        </w:rPr>
        <w:t>Fixed</w:t>
      </w:r>
      <w:proofErr w:type="spellEnd"/>
      <w:r w:rsidR="00413357">
        <w:rPr>
          <w:rFonts w:ascii="Calibri" w:hAnsi="Calibri" w:cs="Calibri"/>
          <w:sz w:val="22"/>
          <w:szCs w:val="22"/>
        </w:rPr>
        <w:t xml:space="preserve"> si jsou podobná a tvoří shluk</w:t>
      </w:r>
      <w:r w:rsidR="00574C5C">
        <w:t xml:space="preserve">. Osamocené </w:t>
      </w:r>
      <w:r w:rsidR="00413357">
        <w:t>sluchátka</w:t>
      </w:r>
      <w:r w:rsidR="00574C5C">
        <w:t xml:space="preserve"> jako </w:t>
      </w:r>
      <w:r w:rsidR="00413357" w:rsidRPr="00BE208D">
        <w:rPr>
          <w:rFonts w:ascii="Calibri" w:hAnsi="Calibri" w:cs="Calibri"/>
          <w:sz w:val="22"/>
          <w:szCs w:val="22"/>
        </w:rPr>
        <w:t xml:space="preserve">Apple </w:t>
      </w:r>
      <w:proofErr w:type="spellStart"/>
      <w:r w:rsidR="00413357" w:rsidRPr="00BE208D">
        <w:rPr>
          <w:rFonts w:ascii="Calibri" w:hAnsi="Calibri" w:cs="Calibri"/>
          <w:sz w:val="22"/>
          <w:szCs w:val="22"/>
        </w:rPr>
        <w:t>AirPods</w:t>
      </w:r>
      <w:proofErr w:type="spellEnd"/>
      <w:r w:rsidR="00413357" w:rsidRPr="00BE208D">
        <w:rPr>
          <w:rFonts w:ascii="Calibri" w:hAnsi="Calibri" w:cs="Calibri"/>
          <w:sz w:val="22"/>
          <w:szCs w:val="22"/>
        </w:rPr>
        <w:t xml:space="preserve"> PRO</w:t>
      </w:r>
      <w:r w:rsidR="00413357">
        <w:t xml:space="preserve"> a</w:t>
      </w:r>
      <w:r w:rsidR="00574C5C">
        <w:t xml:space="preserve"> </w:t>
      </w:r>
      <w:r w:rsidR="00413357" w:rsidRPr="00BE208D">
        <w:rPr>
          <w:rFonts w:ascii="Calibri" w:hAnsi="Calibri" w:cs="Calibri"/>
          <w:sz w:val="22"/>
          <w:szCs w:val="22"/>
        </w:rPr>
        <w:t>Sony WH-1000XM3</w:t>
      </w:r>
      <w:r w:rsidR="00413357">
        <w:rPr>
          <w:rFonts w:ascii="Calibri" w:hAnsi="Calibri" w:cs="Calibri"/>
          <w:sz w:val="22"/>
          <w:szCs w:val="22"/>
        </w:rPr>
        <w:t xml:space="preserve"> </w:t>
      </w:r>
      <w:r w:rsidR="004E019C">
        <w:rPr>
          <w:rFonts w:ascii="Calibri" w:hAnsi="Calibri" w:cs="Calibri"/>
          <w:sz w:val="22"/>
          <w:szCs w:val="22"/>
        </w:rPr>
        <w:t xml:space="preserve">se </w:t>
      </w:r>
      <w:r w:rsidR="00574C5C">
        <w:t xml:space="preserve">vymykají. </w:t>
      </w:r>
      <w:r w:rsidR="002A7FE0">
        <w:t xml:space="preserve">Můžeme také říci, že </w:t>
      </w:r>
      <w:r w:rsidR="004E019C">
        <w:t xml:space="preserve">jejich vlastnosti nejsou v uvedeném výčtu </w:t>
      </w:r>
      <w:r w:rsidR="002A7FE0">
        <w:t>typické.</w:t>
      </w:r>
    </w:p>
    <w:p w14:paraId="3032970C" w14:textId="1FD9877F" w:rsidR="00DC4C6B" w:rsidRDefault="00DC4C6B" w:rsidP="00A24C10">
      <w:pPr>
        <w:pStyle w:val="BPDPNormln"/>
      </w:pPr>
    </w:p>
    <w:p w14:paraId="0C9B6C6E" w14:textId="22B26BBB" w:rsidR="00527829" w:rsidRDefault="00A94056" w:rsidP="00527829">
      <w:pPr>
        <w:pStyle w:val="BPDPNormln"/>
        <w:keepNext/>
        <w:jc w:val="center"/>
      </w:pPr>
      <w:r>
        <w:rPr>
          <w:noProof/>
        </w:rPr>
        <w:lastRenderedPageBreak/>
        <w:drawing>
          <wp:inline distT="0" distB="0" distL="0" distR="0" wp14:anchorId="31DBB4CF" wp14:editId="085FB50B">
            <wp:extent cx="4323559" cy="3240000"/>
            <wp:effectExtent l="0" t="0" r="127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klad_screeplot.emf"/>
                    <pic:cNvPicPr/>
                  </pic:nvPicPr>
                  <pic:blipFill>
                    <a:blip r:embed="rId28">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72FC855" w14:textId="1FFF5474" w:rsidR="00DC4C6B" w:rsidRDefault="00527829" w:rsidP="00527829">
      <w:pPr>
        <w:pStyle w:val="Titulek"/>
        <w:jc w:val="center"/>
        <w:rPr>
          <w:b w:val="0"/>
        </w:rPr>
      </w:pPr>
      <w:bookmarkStart w:id="266" w:name="_Ref32846202"/>
      <w:bookmarkStart w:id="267" w:name="_Toc40436452"/>
      <w:r w:rsidRPr="00527829">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8</w:t>
      </w:r>
      <w:r w:rsidR="00C53017">
        <w:rPr>
          <w:b w:val="0"/>
        </w:rPr>
        <w:fldChar w:fldCharType="end"/>
      </w:r>
      <w:bookmarkEnd w:id="266"/>
      <w:r w:rsidRPr="00527829">
        <w:rPr>
          <w:b w:val="0"/>
        </w:rPr>
        <w:t>: Rozptylový diagram komponentního skóre</w:t>
      </w:r>
      <w:bookmarkEnd w:id="267"/>
    </w:p>
    <w:p w14:paraId="758C0FFA" w14:textId="17B731EE" w:rsidR="002E248F" w:rsidRDefault="002E248F" w:rsidP="002E248F">
      <w:pPr>
        <w:pStyle w:val="BPDPNormln"/>
        <w:ind w:firstLine="0"/>
      </w:pPr>
      <w:r>
        <w:t>Posledním zobrazením výstupu ana</w:t>
      </w:r>
      <w:r w:rsidR="00676EA5">
        <w:t xml:space="preserve">lýzy hlavních komponent je dvoj </w:t>
      </w:r>
      <w:r>
        <w:t>graf (</w:t>
      </w:r>
      <w:proofErr w:type="spellStart"/>
      <w:r>
        <w:t>biplot</w:t>
      </w:r>
      <w:proofErr w:type="spellEnd"/>
      <w:r>
        <w:t xml:space="preserve">). Spojuje zobrazení </w:t>
      </w:r>
      <w:r w:rsidR="009E3C23">
        <w:t>komponentních vah</w:t>
      </w:r>
      <w:r>
        <w:t xml:space="preserve"> a </w:t>
      </w:r>
      <w:r w:rsidR="009E3C23">
        <w:t>komponentního skóre</w:t>
      </w:r>
      <w:r>
        <w:t xml:space="preserve"> do jednoho zobrazení (</w:t>
      </w:r>
      <w:r w:rsidR="00723320" w:rsidRPr="00723320">
        <w:fldChar w:fldCharType="begin"/>
      </w:r>
      <w:r w:rsidR="00723320" w:rsidRPr="00723320">
        <w:instrText xml:space="preserve"> REF _Ref32849215 \h  \* MERGEFORMAT </w:instrText>
      </w:r>
      <w:r w:rsidR="00723320" w:rsidRPr="00723320">
        <w:fldChar w:fldCharType="separate"/>
      </w:r>
      <w:r w:rsidR="002B7859" w:rsidRPr="002E248F">
        <w:t xml:space="preserve">Obr. </w:t>
      </w:r>
      <w:r w:rsidR="002B7859" w:rsidRPr="002B7859">
        <w:rPr>
          <w:noProof/>
        </w:rPr>
        <w:t>4</w:t>
      </w:r>
      <w:r w:rsidR="002B7859">
        <w:t>.</w:t>
      </w:r>
      <w:r w:rsidR="002B7859" w:rsidRPr="002B7859">
        <w:rPr>
          <w:noProof/>
        </w:rPr>
        <w:t>9</w:t>
      </w:r>
      <w:r w:rsidR="00723320" w:rsidRPr="00723320">
        <w:fldChar w:fldCharType="end"/>
      </w:r>
      <w:r>
        <w:t>).</w:t>
      </w:r>
      <w:r w:rsidR="00723320">
        <w:t xml:space="preserve"> U dvoj grafu se sleduje vzdálenost mezi proměnnými a objekty. </w:t>
      </w:r>
      <w:r w:rsidR="00D920C1">
        <w:t xml:space="preserve">Jedná se o </w:t>
      </w:r>
      <w:proofErr w:type="spellStart"/>
      <w:r w:rsidR="00D920C1">
        <w:t>dvojgraf</w:t>
      </w:r>
      <w:proofErr w:type="spellEnd"/>
      <w:r w:rsidR="00D920C1">
        <w:t xml:space="preserve"> korelací, pozice objektů (typů sluchátek) mají jednotkový rozptyl.</w:t>
      </w:r>
    </w:p>
    <w:p w14:paraId="16E28705" w14:textId="0B627D8C" w:rsidR="002E248F" w:rsidRDefault="002E248F" w:rsidP="002E248F">
      <w:pPr>
        <w:pStyle w:val="BPDPNormln"/>
        <w:ind w:firstLine="0"/>
      </w:pPr>
    </w:p>
    <w:p w14:paraId="5B8AA9C1" w14:textId="340AC32A" w:rsidR="002E248F" w:rsidRDefault="00A94056" w:rsidP="002E248F">
      <w:pPr>
        <w:pStyle w:val="BPDPNormln"/>
        <w:keepNext/>
        <w:ind w:firstLine="0"/>
        <w:jc w:val="center"/>
      </w:pPr>
      <w:r>
        <w:rPr>
          <w:noProof/>
        </w:rPr>
        <w:drawing>
          <wp:inline distT="0" distB="0" distL="0" distR="0" wp14:anchorId="1BEDE133" wp14:editId="0DC87F3E">
            <wp:extent cx="4323559" cy="3240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plot_priklad.emf"/>
                    <pic:cNvPicPr/>
                  </pic:nvPicPr>
                  <pic:blipFill>
                    <a:blip r:embed="rId2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C771636" w14:textId="00E00F87" w:rsidR="002E248F" w:rsidRDefault="002E248F" w:rsidP="002E248F">
      <w:pPr>
        <w:pStyle w:val="Titulek"/>
        <w:jc w:val="center"/>
        <w:rPr>
          <w:b w:val="0"/>
        </w:rPr>
      </w:pPr>
      <w:bookmarkStart w:id="268" w:name="_Ref32849215"/>
      <w:bookmarkStart w:id="269" w:name="_Toc40436453"/>
      <w:r w:rsidRPr="002E248F">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4</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9</w:t>
      </w:r>
      <w:r w:rsidR="00C53017">
        <w:rPr>
          <w:b w:val="0"/>
        </w:rPr>
        <w:fldChar w:fldCharType="end"/>
      </w:r>
      <w:bookmarkEnd w:id="268"/>
      <w:r w:rsidRPr="002E248F">
        <w:rPr>
          <w:b w:val="0"/>
        </w:rPr>
        <w:t>: Dvojný graf</w:t>
      </w:r>
      <w:bookmarkEnd w:id="269"/>
    </w:p>
    <w:p w14:paraId="52657097" w14:textId="3E124A70" w:rsidR="0024279E" w:rsidRDefault="00676EA5" w:rsidP="0024279E">
      <w:pPr>
        <w:pStyle w:val="BPDPNormln"/>
        <w:ind w:firstLine="0"/>
      </w:pPr>
      <w:r>
        <w:t>Kdyby byl</w:t>
      </w:r>
      <w:r w:rsidR="00723320">
        <w:t xml:space="preserve"> objekt ve stejném bodě jako proměnná, nebo byl v její blízkosti, znamenalo by to vzájemnou interakci mezi danou proměnnou a blízkým objektem.</w:t>
      </w:r>
      <w:r w:rsidR="00DA2F69">
        <w:t xml:space="preserve"> </w:t>
      </w:r>
      <w:r w:rsidR="00723320">
        <w:t>Interakce může sloužit inter</w:t>
      </w:r>
      <w:r>
        <w:t xml:space="preserve">pretaci objektů. </w:t>
      </w:r>
      <w:r w:rsidR="00DA2F69">
        <w:t xml:space="preserve">[13] </w:t>
      </w:r>
      <w:r>
        <w:t>V tomto případě</w:t>
      </w:r>
      <w:r w:rsidR="00723320">
        <w:t xml:space="preserve"> </w:t>
      </w:r>
      <w:r w:rsidR="009E3C23">
        <w:t xml:space="preserve">si jsou velice blízko sluchátka Sony a </w:t>
      </w:r>
      <w:r w:rsidR="009E3C23">
        <w:lastRenderedPageBreak/>
        <w:t>cena</w:t>
      </w:r>
      <w:r w:rsidR="00723320">
        <w:t xml:space="preserve">. </w:t>
      </w:r>
      <w:r w:rsidR="009E3C23">
        <w:t xml:space="preserve">To může naznačovat, že u sluchátek </w:t>
      </w:r>
      <w:r w:rsidR="00D920C1">
        <w:t>S</w:t>
      </w:r>
      <w:r w:rsidR="009E3C23">
        <w:t>ony je cena zásadním parametrem. Tyto sluchátka jsou v uvedeném přehledu nejdražší (</w:t>
      </w:r>
      <w:r w:rsidR="009E3C23">
        <w:fldChar w:fldCharType="begin"/>
      </w:r>
      <w:r w:rsidR="009E3C23">
        <w:instrText xml:space="preserve"> REF _Ref33209722 \h </w:instrText>
      </w:r>
      <w:r w:rsidR="009E3C23">
        <w:fldChar w:fldCharType="separate"/>
      </w:r>
      <w:r w:rsidR="002B7859">
        <w:t xml:space="preserve">Tab. </w:t>
      </w:r>
      <w:r w:rsidR="002B7859">
        <w:rPr>
          <w:noProof/>
        </w:rPr>
        <w:t>3</w:t>
      </w:r>
      <w:r w:rsidR="002B7859">
        <w:t>.</w:t>
      </w:r>
      <w:r w:rsidR="002B7859">
        <w:rPr>
          <w:noProof/>
        </w:rPr>
        <w:t>1</w:t>
      </w:r>
      <w:r w:rsidR="009E3C23">
        <w:fldChar w:fldCharType="end"/>
      </w:r>
      <w:r w:rsidR="009E3C23">
        <w:t>).</w:t>
      </w:r>
      <w:ins w:id="270" w:author="Konzal Jan (164745)" w:date="2020-05-11T19:55:00Z">
        <w:r w:rsidR="006837D2">
          <w:t xml:space="preserve"> </w:t>
        </w:r>
      </w:ins>
      <w:ins w:id="271" w:author="Konzal Jan (164745)" w:date="2020-05-11T19:57:00Z">
        <w:r w:rsidR="006837D2">
          <w:t>Výsledky PCA, nemusí být využity pouze pro grafické zobrazení</w:t>
        </w:r>
      </w:ins>
      <w:ins w:id="272" w:author="Konzal Jan (164745)" w:date="2020-05-11T20:09:00Z">
        <w:r w:rsidR="00CB4B1A">
          <w:t xml:space="preserve">, ale můžou být podrobeny dalším analýzám pro </w:t>
        </w:r>
      </w:ins>
      <w:ins w:id="273" w:author="Konzal Jan (164745)" w:date="2020-05-11T20:10:00Z">
        <w:r w:rsidR="00CB4B1A">
          <w:t>třízení a klasifikaci dat.</w:t>
        </w:r>
      </w:ins>
      <w:ins w:id="274" w:author="Konzal Jan (164745)" w:date="2020-05-11T20:11:00Z">
        <w:r w:rsidR="00CB4B1A">
          <w:t xml:space="preserve"> Sluchátka by mohly být roztřízeny do skupin s podobnými vlastnostmi.</w:t>
        </w:r>
      </w:ins>
    </w:p>
    <w:p w14:paraId="7474A0EE" w14:textId="77777777" w:rsidR="0024279E" w:rsidRDefault="0024279E">
      <w:pPr>
        <w:spacing w:line="240" w:lineRule="auto"/>
        <w:ind w:left="0"/>
        <w:rPr>
          <w:color w:val="000000"/>
        </w:rPr>
      </w:pPr>
      <w:r>
        <w:br w:type="page"/>
      </w:r>
    </w:p>
    <w:p w14:paraId="192DA80E" w14:textId="41440E8C" w:rsidR="0024279E" w:rsidRDefault="0024279E" w:rsidP="0024279E">
      <w:pPr>
        <w:pStyle w:val="Nadpis1"/>
      </w:pPr>
      <w:bookmarkStart w:id="275" w:name="_Toc40436418"/>
      <w:r>
        <w:lastRenderedPageBreak/>
        <w:t>Klasifikace dat</w:t>
      </w:r>
      <w:bookmarkEnd w:id="275"/>
    </w:p>
    <w:p w14:paraId="56D69337" w14:textId="4414A4B5" w:rsidR="00B41697" w:rsidRDefault="00400D7F" w:rsidP="009A5AFE">
      <w:pPr>
        <w:pStyle w:val="BPDPNormln"/>
      </w:pPr>
      <w:r>
        <w:t xml:space="preserve">Po snížení dimenze dat pomocí analýzy hlavních komponent, budou </w:t>
      </w:r>
      <w:del w:id="276" w:author="Konzal Jan (164745)" w:date="2020-05-11T20:13:00Z">
        <w:r w:rsidDel="00CB4B1A">
          <w:delText>vypočtené energie signálu</w:delText>
        </w:r>
      </w:del>
      <w:ins w:id="277" w:author="Konzal Jan (164745)" w:date="2020-05-11T20:13:00Z">
        <w:r w:rsidR="00CB4B1A">
          <w:t>údery</w:t>
        </w:r>
      </w:ins>
      <w:r>
        <w:t xml:space="preserve"> klasifikovány do tříd, které budou představovat jednotlivé bubny nebo činely. </w:t>
      </w:r>
      <w:r w:rsidR="00B41697">
        <w:t xml:space="preserve">Klasifikační metody hledají vzájemnou podobnost mezi objekty. </w:t>
      </w:r>
      <w:r w:rsidR="00B82A42">
        <w:t xml:space="preserve">Klasifikace dat </w:t>
      </w:r>
      <w:r w:rsidR="00641581">
        <w:t>je jedna z hlavních úloh</w:t>
      </w:r>
      <w:r w:rsidR="00B82A42">
        <w:t xml:space="preserve"> strojové</w:t>
      </w:r>
      <w:r w:rsidR="00641581">
        <w:t>ho</w:t>
      </w:r>
      <w:r w:rsidR="00B82A42">
        <w:t xml:space="preserve"> učení (</w:t>
      </w:r>
      <w:proofErr w:type="spellStart"/>
      <w:r w:rsidR="00B82A42">
        <w:t>machine</w:t>
      </w:r>
      <w:proofErr w:type="spellEnd"/>
      <w:r w:rsidR="00B82A42">
        <w:t xml:space="preserve"> </w:t>
      </w:r>
      <w:r w:rsidR="00B82A42" w:rsidRPr="00B82A42">
        <w:t>learning</w:t>
      </w:r>
      <w:r w:rsidR="00B82A42">
        <w:t xml:space="preserve">). </w:t>
      </w:r>
      <w:r w:rsidR="00B41697">
        <w:t>Pomocí klasifikačních metod je možné jeden objekt přiřadit do existující třídy, nebo množinu objektů rozdělit na několik klasifikačních tříd.</w:t>
      </w:r>
      <w:r w:rsidR="006E2479">
        <w:t xml:space="preserve"> [13]</w:t>
      </w:r>
      <w:r w:rsidR="00B41697">
        <w:t xml:space="preserve"> Rozdělení objektů do tříd může být pro provedeno pomocí následujících způsobů:</w:t>
      </w:r>
    </w:p>
    <w:p w14:paraId="25BF6202" w14:textId="6D009800" w:rsidR="009A5AFE" w:rsidRDefault="00B41697" w:rsidP="00B41697">
      <w:pPr>
        <w:pStyle w:val="BPDPNormln"/>
        <w:numPr>
          <w:ilvl w:val="0"/>
          <w:numId w:val="42"/>
        </w:numPr>
      </w:pPr>
      <w:r>
        <w:t>Klasifikace pomocí diskriminačních funkcí</w:t>
      </w:r>
    </w:p>
    <w:p w14:paraId="4AD41B0E" w14:textId="5A727660" w:rsidR="006E2479" w:rsidRDefault="006E2479" w:rsidP="00B41697">
      <w:pPr>
        <w:pStyle w:val="BPDPNormln"/>
        <w:numPr>
          <w:ilvl w:val="0"/>
          <w:numId w:val="42"/>
        </w:numPr>
      </w:pPr>
      <w:r>
        <w:t>Klasifikace pomocí minimální vzdálenosti od etalonů tříd</w:t>
      </w:r>
    </w:p>
    <w:p w14:paraId="3A1FBB79" w14:textId="384402BC" w:rsidR="009A5AFE" w:rsidRDefault="006E2479" w:rsidP="006E2479">
      <w:pPr>
        <w:pStyle w:val="BPDPNormln"/>
        <w:numPr>
          <w:ilvl w:val="0"/>
          <w:numId w:val="42"/>
        </w:numPr>
      </w:pPr>
      <w:r>
        <w:t>Klasifikace pomocí hraničních ploch</w:t>
      </w:r>
    </w:p>
    <w:p w14:paraId="2429ADDB" w14:textId="77777777" w:rsidR="006E2479" w:rsidRPr="006E2479" w:rsidRDefault="006E2479" w:rsidP="006E2479">
      <w:pPr>
        <w:pStyle w:val="BPDPNormln"/>
        <w:ind w:left="1133" w:firstLine="0"/>
        <w:rPr>
          <w:b/>
          <w:bCs/>
        </w:rPr>
      </w:pPr>
    </w:p>
    <w:p w14:paraId="2F032533" w14:textId="5F5CC00D" w:rsidR="006E2479" w:rsidRDefault="006E2479" w:rsidP="009A5AFE">
      <w:pPr>
        <w:pStyle w:val="BPDPNormln"/>
      </w:pPr>
      <w:r w:rsidRPr="006E2479">
        <w:rPr>
          <w:b/>
          <w:bCs/>
        </w:rPr>
        <w:t>Klasifikace pomocí diskriminačních funkcí</w:t>
      </w:r>
      <w:r>
        <w:rPr>
          <w:b/>
          <w:bCs/>
        </w:rPr>
        <w:t xml:space="preserve"> </w:t>
      </w:r>
      <w:r>
        <w:t>je založen na výpočtu míry příslušnosti daného objektu k dané klasifikační třídě. Objekt je přiřazen do</w:t>
      </w:r>
      <w:r w:rsidR="0025571D">
        <w:t> </w:t>
      </w:r>
      <w:r>
        <w:t>té</w:t>
      </w:r>
      <w:r w:rsidR="0025571D">
        <w:t> </w:t>
      </w:r>
      <w:r>
        <w:t>klasifikační třídy, pro kterou byla vypočtena největší míra příslušnosti.</w:t>
      </w:r>
      <w:r w:rsidR="007F29C7">
        <w:t xml:space="preserve"> </w:t>
      </w:r>
      <w:ins w:id="278" w:author="Konzal Jan (164745)" w:date="2020-05-12T13:03:00Z">
        <w:r w:rsidR="001370CB">
          <w:t xml:space="preserve">Do této skupiny patří například metoda rozhodovacího stromu. </w:t>
        </w:r>
      </w:ins>
      <w:r w:rsidR="007F29C7">
        <w:t>[10, 12]</w:t>
      </w:r>
    </w:p>
    <w:p w14:paraId="2068AB29" w14:textId="2C1D27C2" w:rsidR="009A5AFE" w:rsidRDefault="006E2479" w:rsidP="006E2479">
      <w:pPr>
        <w:pStyle w:val="BPDPNormln"/>
      </w:pPr>
      <w:r>
        <w:t xml:space="preserve"> </w:t>
      </w:r>
      <w:r w:rsidRPr="006E2479">
        <w:rPr>
          <w:b/>
          <w:bCs/>
        </w:rPr>
        <w:t xml:space="preserve">Klasifikace pomocí </w:t>
      </w:r>
      <w:r>
        <w:rPr>
          <w:b/>
          <w:bCs/>
        </w:rPr>
        <w:t xml:space="preserve">minimální </w:t>
      </w:r>
      <w:r w:rsidRPr="006E2479">
        <w:rPr>
          <w:b/>
          <w:bCs/>
        </w:rPr>
        <w:t>vzdálenosti od etalonů tříd</w:t>
      </w:r>
      <w:r w:rsidR="007F29C7">
        <w:t xml:space="preserve"> přiřazuje objekty do</w:t>
      </w:r>
      <w:r w:rsidR="0025571D">
        <w:t> </w:t>
      </w:r>
      <w:r w:rsidR="007F29C7">
        <w:t>klasifikačních tříd na základě výpočtu vzdálenosti daného objektu od etalonu dané třídy. Etalon je reprezentativní objekt dané třídy. Počet etalonů</w:t>
      </w:r>
      <w:del w:id="279" w:author="Konzal Jan (164745)" w:date="2020-05-12T10:53:00Z">
        <w:r w:rsidR="007F29C7" w:rsidDel="003101C2">
          <w:delText xml:space="preserve"> </w:delText>
        </w:r>
      </w:del>
      <w:del w:id="280" w:author="Konzal Jan (164745)" w:date="2020-05-12T10:52:00Z">
        <w:r w:rsidR="007F29C7" w:rsidDel="003101C2">
          <w:delText>není</w:delText>
        </w:r>
      </w:del>
      <w:r w:rsidR="007F29C7">
        <w:t xml:space="preserve"> </w:t>
      </w:r>
      <w:ins w:id="281" w:author="Konzal Jan (164745)" w:date="2020-05-12T10:52:00Z">
        <w:r w:rsidR="00AE7859">
          <w:t xml:space="preserve">klasifikační třídy </w:t>
        </w:r>
      </w:ins>
      <w:ins w:id="282" w:author="Konzal Jan (164745)" w:date="2020-05-12T10:53:00Z">
        <w:r w:rsidR="003101C2">
          <w:t xml:space="preserve">není </w:t>
        </w:r>
      </w:ins>
      <w:r w:rsidR="007F29C7">
        <w:t>dán,</w:t>
      </w:r>
      <w:ins w:id="283" w:author="Konzal Jan (164745)" w:date="2020-05-12T10:54:00Z">
        <w:r w:rsidR="003101C2">
          <w:t xml:space="preserve"> záleží na zvolené klasifikační metodě.</w:t>
        </w:r>
      </w:ins>
      <w:ins w:id="284" w:author="Konzal Jan (164745)" w:date="2020-05-12T10:55:00Z">
        <w:r w:rsidR="003101C2">
          <w:t xml:space="preserve"> </w:t>
        </w:r>
      </w:ins>
      <w:ins w:id="285" w:author="Konzal Jan (164745)" w:date="2020-05-12T10:54:00Z">
        <w:r w:rsidR="003101C2">
          <w:t xml:space="preserve">Například u </w:t>
        </w:r>
      </w:ins>
      <w:proofErr w:type="spellStart"/>
      <w:ins w:id="286" w:author="Konzal Jan (164745)" w:date="2020-05-12T10:55:00Z">
        <w:r w:rsidR="003101C2">
          <w:t>centroidové</w:t>
        </w:r>
        <w:proofErr w:type="spellEnd"/>
        <w:r w:rsidR="003101C2">
          <w:t xml:space="preserve"> metody je etalon pouze jeden</w:t>
        </w:r>
      </w:ins>
      <w:ins w:id="287" w:author="Konzal Jan (164745)" w:date="2020-05-12T10:56:00Z">
        <w:r w:rsidR="003101C2">
          <w:t xml:space="preserve"> (</w:t>
        </w:r>
        <w:proofErr w:type="spellStart"/>
        <w:r w:rsidR="003101C2">
          <w:t>cent</w:t>
        </w:r>
      </w:ins>
      <w:ins w:id="288" w:author="Konzal Jan (164745)" w:date="2020-05-12T10:57:00Z">
        <w:r w:rsidR="003101C2">
          <w:t>roid</w:t>
        </w:r>
      </w:ins>
      <w:proofErr w:type="spellEnd"/>
      <w:ins w:id="289" w:author="Konzal Jan (164745)" w:date="2020-05-12T10:56:00Z">
        <w:r w:rsidR="003101C2">
          <w:t>)</w:t>
        </w:r>
      </w:ins>
      <w:ins w:id="290" w:author="Konzal Jan (164745)" w:date="2020-05-12T10:55:00Z">
        <w:r w:rsidR="003101C2">
          <w:t xml:space="preserve">, oproti metodě průměrné vazby, kde je </w:t>
        </w:r>
      </w:ins>
      <w:ins w:id="291" w:author="Konzal Jan (164745)" w:date="2020-05-12T10:56:00Z">
        <w:r w:rsidR="003101C2">
          <w:t>etalonem každý prvek dané třídy.</w:t>
        </w:r>
      </w:ins>
      <w:r w:rsidR="003101C2" w:rsidDel="003101C2">
        <w:t xml:space="preserve"> </w:t>
      </w:r>
      <w:r w:rsidR="007F29C7">
        <w:t>[10, 12]</w:t>
      </w:r>
    </w:p>
    <w:p w14:paraId="0E80EC1C" w14:textId="71C469AE" w:rsidR="009A5AFE" w:rsidRDefault="007F29C7" w:rsidP="00653276">
      <w:pPr>
        <w:pStyle w:val="BPDPNormln"/>
      </w:pPr>
      <w:r w:rsidRPr="007F29C7">
        <w:rPr>
          <w:b/>
          <w:bCs/>
        </w:rPr>
        <w:t>Klasifikace pomocí hraničních ploch</w:t>
      </w:r>
      <w:r>
        <w:t xml:space="preserve"> využívá hranic definovaných tak</w:t>
      </w:r>
      <w:r w:rsidR="00BF6643">
        <w:t>,</w:t>
      </w:r>
      <w:r>
        <w:t xml:space="preserve"> aby v prostoru oddělovaly jednotlivé třídy. Objekt umístěný v daném hraničním prostoru je </w:t>
      </w:r>
      <w:r w:rsidR="00653276">
        <w:t>přidělen dané třídě.</w:t>
      </w:r>
      <w:ins w:id="292" w:author="Konzal Jan (164745)" w:date="2020-05-12T12:58:00Z">
        <w:r w:rsidR="001370CB">
          <w:t xml:space="preserve"> </w:t>
        </w:r>
      </w:ins>
      <w:ins w:id="293" w:author="Konzal Jan (164745)" w:date="2020-05-12T12:59:00Z">
        <w:r w:rsidR="001370CB">
          <w:t>Typickým představitelem této skupiny může být metoda podpůrných vektorů (S</w:t>
        </w:r>
      </w:ins>
      <w:ins w:id="294" w:author="Konzal Jan (164745)" w:date="2020-05-12T13:00:00Z">
        <w:r w:rsidR="001370CB">
          <w:t>V</w:t>
        </w:r>
      </w:ins>
      <w:ins w:id="295" w:author="Konzal Jan (164745)" w:date="2020-05-12T12:59:00Z">
        <w:r w:rsidR="001370CB">
          <w:t>M).</w:t>
        </w:r>
      </w:ins>
      <w:r w:rsidR="00653276">
        <w:t xml:space="preserve"> [10, 12]</w:t>
      </w:r>
    </w:p>
    <w:p w14:paraId="6C49F7FA" w14:textId="0E6CEACF" w:rsidR="000C7324" w:rsidRDefault="000C7324" w:rsidP="000C7324">
      <w:pPr>
        <w:pStyle w:val="Nadpis2"/>
      </w:pPr>
      <w:bookmarkStart w:id="296" w:name="_Toc40436419"/>
      <w:r>
        <w:t>Výběr klasifikační metody</w:t>
      </w:r>
      <w:bookmarkEnd w:id="296"/>
    </w:p>
    <w:p w14:paraId="0378AFF7" w14:textId="68119990" w:rsidR="000C7324" w:rsidRDefault="009E0267" w:rsidP="000C7324">
      <w:pPr>
        <w:pStyle w:val="BPDPNormln"/>
      </w:pPr>
      <w:r>
        <w:t xml:space="preserve">Pro výběr vhodné klasifikační metody byl proveden pokus na </w:t>
      </w:r>
      <w:r w:rsidR="003A4D80">
        <w:t xml:space="preserve">vzorku trénovacích dat. Bylo použito celkem 427 nahrávek. Konkrétně 221 nahrávek malého bubnu, 102 nahrávek velkého bubnu, a 104 nahrávek hi-hat. Tyto nahrávky byly filtrovány třetino-oktávovou bankou filtrů, a následně </w:t>
      </w:r>
      <w:r w:rsidR="004F2A5F">
        <w:t>byly vy</w:t>
      </w:r>
      <w:r w:rsidR="003A4D80">
        <w:t xml:space="preserve">počteny energie v jednotlivých pásmech. Dále byla provedena analýza hlavních komponent. Na data v novém prostoru pěti prvních hlavních komponent byly aplikovány, klasifikační algoritmy. </w:t>
      </w:r>
      <w:r w:rsidR="00697CBF">
        <w:t>Na obrázku (</w:t>
      </w:r>
      <w:r w:rsidR="00697CBF" w:rsidRPr="00697CBF">
        <w:fldChar w:fldCharType="begin"/>
      </w:r>
      <w:r w:rsidR="00697CBF" w:rsidRPr="00697CBF">
        <w:instrText xml:space="preserve"> REF _Ref34062154 \h  \* MERGEFORMAT </w:instrText>
      </w:r>
      <w:r w:rsidR="00697CBF" w:rsidRPr="00697CBF">
        <w:fldChar w:fldCharType="separate"/>
      </w:r>
      <w:r w:rsidR="002B7859" w:rsidRPr="00697CBF">
        <w:t xml:space="preserve">Obr. </w:t>
      </w:r>
      <w:r w:rsidR="002B7859" w:rsidRPr="002B7859">
        <w:rPr>
          <w:noProof/>
        </w:rPr>
        <w:t>5</w:t>
      </w:r>
      <w:r w:rsidR="002B7859">
        <w:t>.</w:t>
      </w:r>
      <w:r w:rsidR="002B7859" w:rsidRPr="002B7859">
        <w:rPr>
          <w:noProof/>
        </w:rPr>
        <w:t>1</w:t>
      </w:r>
      <w:r w:rsidR="00697CBF" w:rsidRPr="00697CBF">
        <w:fldChar w:fldCharType="end"/>
      </w:r>
      <w:r w:rsidR="00697CBF">
        <w:t>), je znázorněno rozložení trénovacích nahrávek v prostoru prvních dvou hlavních komponent.</w:t>
      </w:r>
    </w:p>
    <w:p w14:paraId="10708577" w14:textId="47BCEFE3" w:rsidR="003A4D80" w:rsidRDefault="003A4D80" w:rsidP="000C7324">
      <w:pPr>
        <w:pStyle w:val="BPDPNormln"/>
      </w:pPr>
    </w:p>
    <w:p w14:paraId="6A971485" w14:textId="77777777" w:rsidR="00697CBF" w:rsidRDefault="003A4D80" w:rsidP="00697CBF">
      <w:pPr>
        <w:pStyle w:val="BPDPNormln"/>
        <w:keepNext/>
        <w:jc w:val="center"/>
      </w:pPr>
      <w:r>
        <w:rPr>
          <w:noProof/>
        </w:rPr>
        <w:lastRenderedPageBreak/>
        <w:drawing>
          <wp:inline distT="0" distB="0" distL="0" distR="0" wp14:anchorId="6032E3B0" wp14:editId="5BD68FEC">
            <wp:extent cx="4323559" cy="3240000"/>
            <wp:effectExtent l="0" t="0" r="127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_test.emf"/>
                    <pic:cNvPicPr/>
                  </pic:nvPicPr>
                  <pic:blipFill>
                    <a:blip r:embed="rId30">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64BA025" w14:textId="048F0F83" w:rsidR="003A4D80" w:rsidRDefault="00697CBF" w:rsidP="00697CBF">
      <w:pPr>
        <w:pStyle w:val="Titulek"/>
        <w:jc w:val="center"/>
        <w:rPr>
          <w:b w:val="0"/>
        </w:rPr>
      </w:pPr>
      <w:bookmarkStart w:id="297" w:name="_Ref34062154"/>
      <w:bookmarkStart w:id="298" w:name="_Toc40436454"/>
      <w:r w:rsidRPr="00697CBF">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5</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1</w:t>
      </w:r>
      <w:r w:rsidR="00C53017">
        <w:rPr>
          <w:b w:val="0"/>
        </w:rPr>
        <w:fldChar w:fldCharType="end"/>
      </w:r>
      <w:bookmarkEnd w:id="297"/>
      <w:r w:rsidRPr="00697CBF">
        <w:rPr>
          <w:b w:val="0"/>
        </w:rPr>
        <w:t xml:space="preserve">: </w:t>
      </w:r>
      <w:r>
        <w:rPr>
          <w:b w:val="0"/>
        </w:rPr>
        <w:t>Trénovací nahrávky</w:t>
      </w:r>
      <w:r w:rsidRPr="00697CBF">
        <w:rPr>
          <w:b w:val="0"/>
        </w:rPr>
        <w:t xml:space="preserve"> v prostoru prvních dvou hlavních komponen</w:t>
      </w:r>
      <w:r>
        <w:rPr>
          <w:b w:val="0"/>
        </w:rPr>
        <w:t>t</w:t>
      </w:r>
      <w:bookmarkEnd w:id="298"/>
    </w:p>
    <w:p w14:paraId="4A701063" w14:textId="483181E7" w:rsidR="00697CBF" w:rsidRDefault="00697CBF" w:rsidP="00697CBF">
      <w:pPr>
        <w:pStyle w:val="BPDPNormln"/>
      </w:pPr>
    </w:p>
    <w:p w14:paraId="2E514FE3" w14:textId="4EEF8C32" w:rsidR="00697CBF" w:rsidRDefault="00697CBF" w:rsidP="00697CBF">
      <w:pPr>
        <w:pStyle w:val="BPDPNormln"/>
      </w:pPr>
      <w:r>
        <w:t>Pro test byly vybrány tři klasifikační metody a to k-průměr</w:t>
      </w:r>
      <w:r w:rsidR="007961A6">
        <w:t>ů</w:t>
      </w:r>
      <w:r>
        <w:t xml:space="preserve">, </w:t>
      </w:r>
      <w:r w:rsidR="007961A6">
        <w:t>h</w:t>
      </w:r>
      <w:r w:rsidR="007961A6" w:rsidRPr="007961A6">
        <w:t xml:space="preserve">ierarchické shlukování </w:t>
      </w:r>
      <w:r>
        <w:t>a metoda podpůrných vektorů.</w:t>
      </w:r>
      <w:r w:rsidR="007961A6">
        <w:t xml:space="preserve"> </w:t>
      </w:r>
      <w:ins w:id="299" w:author="Konzal Jan (164745)" w:date="2020-05-12T14:31:00Z">
        <w:r w:rsidR="000A7732">
          <w:t xml:space="preserve">První testovanou metodou byla </w:t>
        </w:r>
        <w:r w:rsidR="005F6C5B">
          <w:t xml:space="preserve">k-průměrů. </w:t>
        </w:r>
      </w:ins>
      <w:ins w:id="300" w:author="Konzal Jan (164745)" w:date="2020-05-12T14:32:00Z">
        <w:r w:rsidR="005F6C5B">
          <w:t xml:space="preserve">Tato metoda má </w:t>
        </w:r>
      </w:ins>
      <w:ins w:id="301" w:author="Konzal Jan (164745)" w:date="2020-05-12T14:33:00Z">
        <w:r w:rsidR="005F6C5B">
          <w:t>předem daný počat shluků. Na začátku se</w:t>
        </w:r>
      </w:ins>
      <w:ins w:id="302" w:author="Konzal Jan (164745)" w:date="2020-05-12T14:36:00Z">
        <w:r w:rsidR="005F6C5B">
          <w:t xml:space="preserve"> provede náhodné rozdělení do shluků</w:t>
        </w:r>
      </w:ins>
      <w:ins w:id="303" w:author="Konzal Jan (164745)" w:date="2020-05-12T14:33:00Z">
        <w:r w:rsidR="005F6C5B">
          <w:t xml:space="preserve">. </w:t>
        </w:r>
      </w:ins>
      <w:ins w:id="304" w:author="Konzal Jan (164745)" w:date="2020-05-12T14:36:00Z">
        <w:r w:rsidR="005F6C5B">
          <w:t xml:space="preserve">Určí se </w:t>
        </w:r>
        <w:proofErr w:type="spellStart"/>
        <w:r w:rsidR="005F6C5B">
          <w:t>centroid</w:t>
        </w:r>
      </w:ins>
      <w:ins w:id="305" w:author="Konzal Jan (164745)" w:date="2020-05-12T14:37:00Z">
        <w:r w:rsidR="005F6C5B">
          <w:t>y</w:t>
        </w:r>
        <w:proofErr w:type="spellEnd"/>
        <w:r w:rsidR="005F6C5B">
          <w:t xml:space="preserve"> těchto shluků a jednotlivé p</w:t>
        </w:r>
      </w:ins>
      <w:ins w:id="306" w:author="Konzal Jan (164745)" w:date="2020-05-12T14:33:00Z">
        <w:r w:rsidR="005F6C5B">
          <w:t xml:space="preserve">rvky </w:t>
        </w:r>
      </w:ins>
      <w:ins w:id="307" w:author="Konzal Jan (164745)" w:date="2020-05-12T14:37:00Z">
        <w:r w:rsidR="005F6C5B">
          <w:t>jsou</w:t>
        </w:r>
      </w:ins>
      <w:ins w:id="308" w:author="Konzal Jan (164745)" w:date="2020-05-12T14:33:00Z">
        <w:r w:rsidR="005F6C5B">
          <w:t xml:space="preserve"> přiřa</w:t>
        </w:r>
      </w:ins>
      <w:ins w:id="309" w:author="Konzal Jan (164745)" w:date="2020-05-12T14:37:00Z">
        <w:r w:rsidR="005F6C5B">
          <w:t>zeny</w:t>
        </w:r>
      </w:ins>
      <w:ins w:id="310" w:author="Konzal Jan (164745)" w:date="2020-05-12T14:34:00Z">
        <w:r w:rsidR="005F6C5B">
          <w:t xml:space="preserve"> k nejbližší</w:t>
        </w:r>
      </w:ins>
      <w:ins w:id="311" w:author="Konzal Jan (164745)" w:date="2020-05-12T14:37:00Z">
        <w:r w:rsidR="005F6C5B">
          <w:t>m</w:t>
        </w:r>
      </w:ins>
      <w:ins w:id="312" w:author="Konzal Jan (164745)" w:date="2020-05-12T14:34:00Z">
        <w:r w:rsidR="005F6C5B">
          <w:t xml:space="preserve"> </w:t>
        </w:r>
      </w:ins>
      <w:proofErr w:type="spellStart"/>
      <w:ins w:id="313" w:author="Konzal Jan (164745)" w:date="2020-05-12T14:35:00Z">
        <w:r w:rsidR="005F6C5B">
          <w:t>centroid</w:t>
        </w:r>
      </w:ins>
      <w:ins w:id="314" w:author="Konzal Jan (164745)" w:date="2020-05-12T14:37:00Z">
        <w:r w:rsidR="005F6C5B">
          <w:t>ům</w:t>
        </w:r>
      </w:ins>
      <w:proofErr w:type="spellEnd"/>
      <w:ins w:id="315" w:author="Konzal Jan (164745)" w:date="2020-05-12T14:34:00Z">
        <w:r w:rsidR="005F6C5B">
          <w:t>.</w:t>
        </w:r>
      </w:ins>
      <w:ins w:id="316" w:author="Konzal Jan (164745)" w:date="2020-05-12T14:45:00Z">
        <w:r w:rsidR="00F10821">
          <w:t xml:space="preserve"> </w:t>
        </w:r>
        <w:proofErr w:type="spellStart"/>
        <w:r w:rsidR="00F10821">
          <w:t>Centroidy</w:t>
        </w:r>
        <w:proofErr w:type="spellEnd"/>
        <w:r w:rsidR="00F10821">
          <w:t xml:space="preserve"> se znovu přepočítají. Tyto operace se opakují, </w:t>
        </w:r>
      </w:ins>
      <w:ins w:id="317" w:author="Konzal Jan (164745)" w:date="2020-05-12T14:47:00Z">
        <w:r w:rsidR="00F10821">
          <w:t>dokud se přesuny neustálí. [9]</w:t>
        </w:r>
      </w:ins>
    </w:p>
    <w:p w14:paraId="59DB922C" w14:textId="77777777" w:rsidR="007961A6" w:rsidRDefault="007961A6" w:rsidP="00697CBF">
      <w:pPr>
        <w:pStyle w:val="BPDPNormln"/>
      </w:pPr>
    </w:p>
    <w:p w14:paraId="3E9D5709" w14:textId="77777777" w:rsidR="007961A6" w:rsidRDefault="007961A6" w:rsidP="007961A6">
      <w:pPr>
        <w:pStyle w:val="BPDPNormln"/>
        <w:keepNext/>
        <w:jc w:val="center"/>
      </w:pPr>
      <w:r>
        <w:rPr>
          <w:noProof/>
        </w:rPr>
        <w:drawing>
          <wp:inline distT="0" distB="0" distL="0" distR="0" wp14:anchorId="7B3437CA" wp14:editId="2A23DF73">
            <wp:extent cx="4323559" cy="3240000"/>
            <wp:effectExtent l="0" t="0" r="127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means_test.emf"/>
                    <pic:cNvPicPr/>
                  </pic:nvPicPr>
                  <pic:blipFill>
                    <a:blip r:embed="rId31">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3143E51" w14:textId="569EA934" w:rsidR="007961A6" w:rsidRDefault="007961A6" w:rsidP="007961A6">
      <w:pPr>
        <w:pStyle w:val="Titulek"/>
        <w:jc w:val="center"/>
        <w:rPr>
          <w:b w:val="0"/>
        </w:rPr>
      </w:pPr>
      <w:bookmarkStart w:id="318" w:name="_Ref34063038"/>
      <w:bookmarkStart w:id="319" w:name="_Toc40436455"/>
      <w:r w:rsidRPr="007961A6">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5</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2</w:t>
      </w:r>
      <w:r w:rsidR="00C53017">
        <w:rPr>
          <w:b w:val="0"/>
        </w:rPr>
        <w:fldChar w:fldCharType="end"/>
      </w:r>
      <w:bookmarkEnd w:id="318"/>
      <w:r w:rsidRPr="007961A6">
        <w:rPr>
          <w:b w:val="0"/>
        </w:rPr>
        <w:t>: Klasifikace trénovacích nahrávek metodou k-průměrů</w:t>
      </w:r>
      <w:bookmarkEnd w:id="319"/>
    </w:p>
    <w:p w14:paraId="3C30033A" w14:textId="18F88DD5" w:rsidR="007961A6" w:rsidRDefault="007961A6" w:rsidP="007961A6"/>
    <w:p w14:paraId="746A0883" w14:textId="77777777" w:rsidR="007961A6" w:rsidRDefault="007961A6" w:rsidP="007961A6">
      <w:pPr>
        <w:keepNext/>
        <w:jc w:val="center"/>
      </w:pPr>
      <w:r>
        <w:rPr>
          <w:noProof/>
        </w:rPr>
        <w:drawing>
          <wp:inline distT="0" distB="0" distL="0" distR="0" wp14:anchorId="25B3C608" wp14:editId="12E39426">
            <wp:extent cx="4323559" cy="3240000"/>
            <wp:effectExtent l="0" t="0" r="127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e_test.emf"/>
                    <pic:cNvPicPr/>
                  </pic:nvPicPr>
                  <pic:blipFill>
                    <a:blip r:embed="rId3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265DBFB" w14:textId="7FC27A2A" w:rsidR="007961A6" w:rsidRDefault="007961A6" w:rsidP="007961A6">
      <w:pPr>
        <w:pStyle w:val="Titulek"/>
        <w:jc w:val="center"/>
        <w:rPr>
          <w:b w:val="0"/>
        </w:rPr>
      </w:pPr>
      <w:bookmarkStart w:id="320" w:name="_Ref34063097"/>
      <w:bookmarkStart w:id="321" w:name="_Toc40436456"/>
      <w:r w:rsidRPr="007961A6">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5</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3</w:t>
      </w:r>
      <w:r w:rsidR="00C53017">
        <w:rPr>
          <w:b w:val="0"/>
        </w:rPr>
        <w:fldChar w:fldCharType="end"/>
      </w:r>
      <w:bookmarkEnd w:id="320"/>
      <w:r w:rsidRPr="007961A6">
        <w:rPr>
          <w:b w:val="0"/>
        </w:rPr>
        <w:t>: Klasifikace trénovacích nahrávek metodou hierarchické shlukování</w:t>
      </w:r>
      <w:bookmarkEnd w:id="321"/>
    </w:p>
    <w:p w14:paraId="65B5B4BD" w14:textId="7B47AB8E" w:rsidR="007961A6" w:rsidRDefault="007961A6" w:rsidP="00BA09D6">
      <w:pPr>
        <w:pStyle w:val="BPDPNormln"/>
      </w:pPr>
      <w:r>
        <w:t>Na obrázku (</w:t>
      </w:r>
      <w:r w:rsidRPr="007961A6">
        <w:fldChar w:fldCharType="begin"/>
      </w:r>
      <w:r w:rsidRPr="007961A6">
        <w:instrText xml:space="preserve"> REF _Ref34063038 \h  \* MERGEFORMAT </w:instrText>
      </w:r>
      <w:r w:rsidRPr="007961A6">
        <w:fldChar w:fldCharType="separate"/>
      </w:r>
      <w:r w:rsidR="002B7859" w:rsidRPr="007961A6">
        <w:t xml:space="preserve">Obr. </w:t>
      </w:r>
      <w:r w:rsidR="002B7859" w:rsidRPr="002B7859">
        <w:rPr>
          <w:noProof/>
        </w:rPr>
        <w:t>5</w:t>
      </w:r>
      <w:r w:rsidR="002B7859">
        <w:t>.</w:t>
      </w:r>
      <w:r w:rsidR="002B7859" w:rsidRPr="002B7859">
        <w:rPr>
          <w:noProof/>
        </w:rPr>
        <w:t>2</w:t>
      </w:r>
      <w:r w:rsidRPr="007961A6">
        <w:fldChar w:fldCharType="end"/>
      </w:r>
      <w:r>
        <w:t>) je znázorněn výsledek klasifikace pomocí metody k-průměrů a na obrázku (</w:t>
      </w:r>
      <w:r w:rsidRPr="007961A6">
        <w:fldChar w:fldCharType="begin"/>
      </w:r>
      <w:r w:rsidRPr="007961A6">
        <w:instrText xml:space="preserve"> REF _Ref34063097 \h  \* MERGEFORMAT </w:instrText>
      </w:r>
      <w:r w:rsidRPr="007961A6">
        <w:fldChar w:fldCharType="separate"/>
      </w:r>
      <w:r w:rsidR="002B7859" w:rsidRPr="007961A6">
        <w:t xml:space="preserve">Obr. </w:t>
      </w:r>
      <w:r w:rsidR="002B7859" w:rsidRPr="002B7859">
        <w:rPr>
          <w:noProof/>
        </w:rPr>
        <w:t>5</w:t>
      </w:r>
      <w:r w:rsidR="002B7859">
        <w:t>.</w:t>
      </w:r>
      <w:r w:rsidR="002B7859" w:rsidRPr="002B7859">
        <w:rPr>
          <w:noProof/>
        </w:rPr>
        <w:t>3</w:t>
      </w:r>
      <w:r w:rsidRPr="007961A6">
        <w:fldChar w:fldCharType="end"/>
      </w:r>
      <w:r>
        <w:t>) je znázorněn výsledek klasifikace pomocí metody h</w:t>
      </w:r>
      <w:r w:rsidRPr="007961A6">
        <w:t>ierarchické</w:t>
      </w:r>
      <w:r>
        <w:t xml:space="preserve">ho </w:t>
      </w:r>
      <w:r w:rsidRPr="007961A6">
        <w:t>shlukování</w:t>
      </w:r>
      <w:r>
        <w:t xml:space="preserve">. </w:t>
      </w:r>
      <w:ins w:id="322" w:author="Konzal Jan (164745)" w:date="2020-05-12T14:48:00Z">
        <w:r w:rsidR="00F10821">
          <w:t>Hierarchické shlukování nemá předem daný počet</w:t>
        </w:r>
      </w:ins>
      <w:ins w:id="323" w:author="Konzal Jan (164745)" w:date="2020-05-12T14:49:00Z">
        <w:r w:rsidR="00F10821">
          <w:t xml:space="preserve"> tříd. </w:t>
        </w:r>
      </w:ins>
      <w:ins w:id="324" w:author="Konzal Jan (164745)" w:date="2020-05-12T14:55:00Z">
        <w:r w:rsidR="006A01E5">
          <w:t xml:space="preserve">Každá třída se rozdělí na dvě </w:t>
        </w:r>
      </w:ins>
      <w:ins w:id="325" w:author="Konzal Jan (164745)" w:date="2020-05-12T14:56:00Z">
        <w:r w:rsidR="006A01E5">
          <w:t>poloviny</w:t>
        </w:r>
      </w:ins>
      <w:ins w:id="326" w:author="Konzal Jan (164745)" w:date="2020-05-12T15:12:00Z">
        <w:r w:rsidR="00D51F32">
          <w:t xml:space="preserve"> d</w:t>
        </w:r>
        <w:r w:rsidR="00FC6667">
          <w:t>ě</w:t>
        </w:r>
        <w:r w:rsidR="00D51F32">
          <w:t>lení končí</w:t>
        </w:r>
      </w:ins>
      <w:ins w:id="327" w:author="Konzal Jan (164745)" w:date="2020-05-12T15:13:00Z">
        <w:r w:rsidR="00FC6667">
          <w:t>,</w:t>
        </w:r>
      </w:ins>
      <w:ins w:id="328" w:author="Konzal Jan (164745)" w:date="2020-05-12T14:56:00Z">
        <w:r w:rsidR="006A01E5">
          <w:t xml:space="preserve"> </w:t>
        </w:r>
      </w:ins>
      <w:ins w:id="329" w:author="Konzal Jan (164745)" w:date="2020-05-12T15:12:00Z">
        <w:r w:rsidR="00FC6667">
          <w:t>když v třídě z</w:t>
        </w:r>
      </w:ins>
      <w:ins w:id="330" w:author="Konzal Jan (164745)" w:date="2020-05-12T15:13:00Z">
        <w:r w:rsidR="00FC6667">
          <w:t xml:space="preserve">byde poslední prvek. </w:t>
        </w:r>
      </w:ins>
      <w:ins w:id="331" w:author="Konzal Jan (164745)" w:date="2020-05-12T15:17:00Z">
        <w:r w:rsidR="00FC6667">
          <w:t xml:space="preserve">Tento proces může probíhat i obráceně, tedy jednotlivé prvky se </w:t>
        </w:r>
      </w:ins>
      <w:ins w:id="332" w:author="Konzal Jan (164745)" w:date="2020-05-12T15:18:00Z">
        <w:r w:rsidR="00FC6667">
          <w:t>seskupují,</w:t>
        </w:r>
      </w:ins>
      <w:ins w:id="333" w:author="Konzal Jan (164745)" w:date="2020-05-12T15:17:00Z">
        <w:r w:rsidR="00FC6667">
          <w:t xml:space="preserve"> dokud nejsou v</w:t>
        </w:r>
      </w:ins>
      <w:ins w:id="334" w:author="Konzal Jan (164745)" w:date="2020-05-12T15:18:00Z">
        <w:r w:rsidR="00FC6667">
          <w:t xml:space="preserve"> jedné třídě. </w:t>
        </w:r>
      </w:ins>
      <w:r>
        <w:t xml:space="preserve">Z obrázků vyplývá, že oběma metodám </w:t>
      </w:r>
      <w:r w:rsidR="004E019C">
        <w:t xml:space="preserve">činí potíže </w:t>
      </w:r>
      <w:r>
        <w:t>osamocené objekty, a z objektů v levém dolním rohu vytvoří jeden shluk.</w:t>
      </w:r>
    </w:p>
    <w:p w14:paraId="52B1453F" w14:textId="6A3AA552" w:rsidR="00BA09D6" w:rsidRDefault="00BA09D6" w:rsidP="00BA09D6">
      <w:pPr>
        <w:pStyle w:val="BPDPNormln"/>
      </w:pPr>
      <w:r>
        <w:t>Lepších výsledků bylo dosaženo pomocí metody podpůrných vektorů, které je možné vidět na (</w:t>
      </w:r>
      <w:r w:rsidRPr="00BA09D6">
        <w:fldChar w:fldCharType="begin"/>
      </w:r>
      <w:r w:rsidRPr="00BA09D6">
        <w:instrText xml:space="preserve"> REF _Ref34063471 \h  \* MERGEFORMAT </w:instrText>
      </w:r>
      <w:r w:rsidRPr="00BA09D6">
        <w:fldChar w:fldCharType="separate"/>
      </w:r>
      <w:r w:rsidR="002B7859" w:rsidRPr="00BA09D6">
        <w:t>Obr.</w:t>
      </w:r>
      <w:r w:rsidR="002B7859" w:rsidRPr="00510073">
        <w:t xml:space="preserve"> </w:t>
      </w:r>
      <w:r w:rsidR="002B7859" w:rsidRPr="002B7859">
        <w:rPr>
          <w:noProof/>
        </w:rPr>
        <w:t>5</w:t>
      </w:r>
      <w:r w:rsidR="002B7859">
        <w:t>.</w:t>
      </w:r>
      <w:r w:rsidR="002B7859" w:rsidRPr="002B7859">
        <w:rPr>
          <w:noProof/>
        </w:rPr>
        <w:t>4</w:t>
      </w:r>
      <w:r w:rsidRPr="00BA09D6">
        <w:fldChar w:fldCharType="end"/>
      </w:r>
      <w:r>
        <w:t>).</w:t>
      </w:r>
    </w:p>
    <w:p w14:paraId="0BE0D97C" w14:textId="4C042F35" w:rsidR="00BA09D6" w:rsidRDefault="00BA09D6" w:rsidP="00BA09D6">
      <w:pPr>
        <w:pStyle w:val="BPDPNormln"/>
      </w:pPr>
    </w:p>
    <w:p w14:paraId="6C015D7F" w14:textId="77777777" w:rsidR="00BA09D6" w:rsidRDefault="00BA09D6" w:rsidP="00BA09D6">
      <w:pPr>
        <w:pStyle w:val="BPDPNormln"/>
        <w:keepNext/>
        <w:jc w:val="center"/>
      </w:pPr>
      <w:r>
        <w:rPr>
          <w:noProof/>
        </w:rPr>
        <w:lastRenderedPageBreak/>
        <w:drawing>
          <wp:inline distT="0" distB="0" distL="0" distR="0" wp14:anchorId="7797DE2D" wp14:editId="748154FB">
            <wp:extent cx="4323559" cy="3240000"/>
            <wp:effectExtent l="0" t="0" r="127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_test.emf"/>
                    <pic:cNvPicPr/>
                  </pic:nvPicPr>
                  <pic:blipFill>
                    <a:blip r:embed="rId3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93D0D4" w14:textId="7A944256" w:rsidR="00BA09D6" w:rsidDel="00E41787" w:rsidRDefault="00BA09D6" w:rsidP="00BA09D6">
      <w:pPr>
        <w:pStyle w:val="Titulek"/>
        <w:jc w:val="center"/>
        <w:rPr>
          <w:del w:id="335" w:author="Konzal Jan (164745)" w:date="2020-05-14T16:02:00Z"/>
          <w:b w:val="0"/>
        </w:rPr>
      </w:pPr>
      <w:bookmarkStart w:id="336" w:name="_Ref34063471"/>
      <w:bookmarkStart w:id="337" w:name="_Toc40436457"/>
      <w:r w:rsidRPr="00BA09D6">
        <w:rPr>
          <w:b w:val="0"/>
        </w:rPr>
        <w:t>Obr.</w:t>
      </w:r>
      <w:r w:rsidRPr="00510073">
        <w:rPr>
          <w:b w:val="0"/>
        </w:rPr>
        <w:t xml:space="preserve"> </w:t>
      </w:r>
      <w:r w:rsidR="00C53017">
        <w:rPr>
          <w:iCs w:val="0"/>
        </w:rPr>
        <w:fldChar w:fldCharType="begin"/>
      </w:r>
      <w:r w:rsidR="00C53017">
        <w:rPr>
          <w:b w:val="0"/>
        </w:rPr>
        <w:instrText xml:space="preserve"> STYLEREF 1 \s </w:instrText>
      </w:r>
      <w:r w:rsidR="00C53017">
        <w:rPr>
          <w:iCs w:val="0"/>
        </w:rPr>
        <w:fldChar w:fldCharType="separate"/>
      </w:r>
      <w:r w:rsidR="002B7859">
        <w:rPr>
          <w:b w:val="0"/>
          <w:noProof/>
        </w:rPr>
        <w:t>5</w:t>
      </w:r>
      <w:r w:rsidR="00C53017">
        <w:rPr>
          <w:iCs w:val="0"/>
        </w:rPr>
        <w:fldChar w:fldCharType="end"/>
      </w:r>
      <w:r w:rsidR="00C53017">
        <w:rPr>
          <w:b w:val="0"/>
        </w:rPr>
        <w:t>.</w:t>
      </w:r>
      <w:r w:rsidR="00C53017">
        <w:rPr>
          <w:iCs w:val="0"/>
        </w:rPr>
        <w:fldChar w:fldCharType="begin"/>
      </w:r>
      <w:r w:rsidR="00C53017">
        <w:rPr>
          <w:b w:val="0"/>
        </w:rPr>
        <w:instrText xml:space="preserve"> SEQ Obr. \* ARABIC \s 1 </w:instrText>
      </w:r>
      <w:r w:rsidR="00C53017">
        <w:rPr>
          <w:iCs w:val="0"/>
        </w:rPr>
        <w:fldChar w:fldCharType="separate"/>
      </w:r>
      <w:r w:rsidR="002B7859">
        <w:rPr>
          <w:b w:val="0"/>
          <w:noProof/>
        </w:rPr>
        <w:t>4</w:t>
      </w:r>
      <w:r w:rsidR="00C53017">
        <w:rPr>
          <w:iCs w:val="0"/>
        </w:rPr>
        <w:fldChar w:fldCharType="end"/>
      </w:r>
      <w:bookmarkEnd w:id="336"/>
      <w:r w:rsidRPr="00BA09D6">
        <w:rPr>
          <w:b w:val="0"/>
        </w:rPr>
        <w:t xml:space="preserve">: Klasifikace trénovacích nahrávek metodou podpůrných </w:t>
      </w:r>
      <w:proofErr w:type="spellStart"/>
      <w:r w:rsidRPr="00BA09D6">
        <w:rPr>
          <w:b w:val="0"/>
        </w:rPr>
        <w:t>vektorů</w:t>
      </w:r>
      <w:bookmarkEnd w:id="337"/>
    </w:p>
    <w:p w14:paraId="224889AD" w14:textId="4F2FE649" w:rsidR="00287732" w:rsidDel="00E41787" w:rsidRDefault="00E41787" w:rsidP="00E41787">
      <w:pPr>
        <w:pStyle w:val="BPDPNormln"/>
        <w:ind w:firstLine="0"/>
        <w:rPr>
          <w:del w:id="338" w:author="Konzal Jan (164745)" w:date="2020-05-14T16:02:00Z"/>
        </w:rPr>
      </w:pPr>
      <w:ins w:id="339" w:author="Konzal Jan (164745)" w:date="2020-05-14T16:03:00Z">
        <w:r>
          <w:t>Na</w:t>
        </w:r>
        <w:proofErr w:type="spellEnd"/>
        <w:r>
          <w:t xml:space="preserve"> obrázku </w:t>
        </w:r>
      </w:ins>
      <w:ins w:id="340" w:author="Konzal Jan (164745)" w:date="2020-05-14T16:04:00Z">
        <w:r>
          <w:t>(</w:t>
        </w:r>
      </w:ins>
      <w:r w:rsidRPr="00E41787">
        <w:fldChar w:fldCharType="begin"/>
      </w:r>
      <w:r w:rsidRPr="00E41787">
        <w:instrText xml:space="preserve"> REF _Ref40364532 \h  \* MERGEFORMAT </w:instrText>
      </w:r>
      <w:r w:rsidRPr="00E41787">
        <w:fldChar w:fldCharType="separate"/>
      </w:r>
      <w:r w:rsidR="002B7859" w:rsidRPr="00E41787">
        <w:t xml:space="preserve">Obr. </w:t>
      </w:r>
      <w:r w:rsidR="002B7859" w:rsidRPr="002B7859">
        <w:rPr>
          <w:noProof/>
        </w:rPr>
        <w:t>5</w:t>
      </w:r>
      <w:r w:rsidR="002B7859">
        <w:t>.</w:t>
      </w:r>
      <w:r w:rsidR="002B7859" w:rsidRPr="002B7859">
        <w:rPr>
          <w:noProof/>
        </w:rPr>
        <w:t>5</w:t>
      </w:r>
      <w:ins w:id="341" w:author="Konzal Jan (164745)" w:date="2020-05-14T16:04:00Z">
        <w:r w:rsidRPr="00E41787">
          <w:fldChar w:fldCharType="end"/>
        </w:r>
        <w:r>
          <w:t>)</w:t>
        </w:r>
      </w:ins>
      <w:ins w:id="342" w:author="Konzal Jan (164745)" w:date="2020-05-14T16:05:00Z">
        <w:r>
          <w:t xml:space="preserve"> je přiblížený shluk nacházející se poblíž počátku. </w:t>
        </w:r>
      </w:ins>
      <w:ins w:id="343" w:author="Konzal Jan (164745)" w:date="2020-05-14T16:06:00Z">
        <w:r>
          <w:t xml:space="preserve">Barevně jsou rozlišeny reálné třídy podle vstupních dat. </w:t>
        </w:r>
      </w:ins>
      <w:ins w:id="344" w:author="Konzal Jan (164745)" w:date="2020-05-14T16:07:00Z">
        <w:r>
          <w:t xml:space="preserve">Rozdělení do tříd pomoci metody podpůrných vektorů je </w:t>
        </w:r>
      </w:ins>
      <w:ins w:id="345" w:author="Konzal Jan (164745)" w:date="2020-05-14T16:08:00Z">
        <w:r>
          <w:t xml:space="preserve">rozlišeno pomocí symbolů. Zde je vidět že opravdová většina dat je </w:t>
        </w:r>
      </w:ins>
      <w:ins w:id="346" w:author="Konzal Jan (164745)" w:date="2020-05-14T16:09:00Z">
        <w:r>
          <w:t>zařazena do správných tříd.</w:t>
        </w:r>
      </w:ins>
    </w:p>
    <w:p w14:paraId="5A46E9BC" w14:textId="77777777" w:rsidR="007A31A1" w:rsidRDefault="007A31A1" w:rsidP="007A31A1">
      <w:pPr>
        <w:pStyle w:val="BPDPNormln"/>
        <w:keepNext/>
        <w:ind w:firstLine="0"/>
        <w:jc w:val="center"/>
      </w:pPr>
      <w:r>
        <w:rPr>
          <w:noProof/>
        </w:rPr>
        <w:drawing>
          <wp:inline distT="0" distB="0" distL="0" distR="0" wp14:anchorId="3EEAFDEF" wp14:editId="7FD9FBCE">
            <wp:extent cx="4470906" cy="32400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emf"/>
                    <pic:cNvPicPr/>
                  </pic:nvPicPr>
                  <pic:blipFill>
                    <a:blip r:embed="rId34">
                      <a:extLst>
                        <a:ext uri="{28A0092B-C50C-407E-A947-70E740481C1C}">
                          <a14:useLocalDpi xmlns:a14="http://schemas.microsoft.com/office/drawing/2010/main" val="0"/>
                        </a:ext>
                      </a:extLst>
                    </a:blip>
                    <a:stretch>
                      <a:fillRect/>
                    </a:stretch>
                  </pic:blipFill>
                  <pic:spPr>
                    <a:xfrm>
                      <a:off x="0" y="0"/>
                      <a:ext cx="4470906" cy="3240000"/>
                    </a:xfrm>
                    <a:prstGeom prst="rect">
                      <a:avLst/>
                    </a:prstGeom>
                  </pic:spPr>
                </pic:pic>
              </a:graphicData>
            </a:graphic>
          </wp:inline>
        </w:drawing>
      </w:r>
    </w:p>
    <w:p w14:paraId="72362A1D" w14:textId="39787916" w:rsidR="00287732" w:rsidRPr="00E41787" w:rsidRDefault="007A31A1" w:rsidP="007A31A1">
      <w:pPr>
        <w:pStyle w:val="Titulek"/>
        <w:jc w:val="center"/>
        <w:rPr>
          <w:b w:val="0"/>
        </w:rPr>
      </w:pPr>
      <w:bookmarkStart w:id="347" w:name="_Ref40364532"/>
      <w:bookmarkStart w:id="348" w:name="_Toc40436458"/>
      <w:r w:rsidRPr="00E41787">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5</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5</w:t>
      </w:r>
      <w:r w:rsidR="00C53017">
        <w:rPr>
          <w:b w:val="0"/>
        </w:rPr>
        <w:fldChar w:fldCharType="end"/>
      </w:r>
      <w:bookmarkEnd w:id="347"/>
      <w:r w:rsidRPr="00E41787">
        <w:rPr>
          <w:b w:val="0"/>
        </w:rPr>
        <w:t xml:space="preserve"> Srovnání reálných tříd a tříd vytvořených </w:t>
      </w:r>
      <w:r w:rsidR="00E41787" w:rsidRPr="00E41787">
        <w:rPr>
          <w:b w:val="0"/>
        </w:rPr>
        <w:t>metodou podpůrných vektorů</w:t>
      </w:r>
      <w:bookmarkEnd w:id="348"/>
    </w:p>
    <w:p w14:paraId="62EB7AA3" w14:textId="4373CDB9" w:rsidR="00BA09D6" w:rsidRPr="00BA09D6" w:rsidRDefault="00BA09D6" w:rsidP="00BA09D6">
      <w:pPr>
        <w:pStyle w:val="BPDPNormln"/>
      </w:pPr>
      <w:r>
        <w:t>Na základě výsledků toho testu, byla vybrána metoda podpůrných vektorů.</w:t>
      </w:r>
    </w:p>
    <w:p w14:paraId="02EEA0E7" w14:textId="61D180ED" w:rsidR="009A5AFE" w:rsidRDefault="00DE57B4" w:rsidP="00DE57B4">
      <w:pPr>
        <w:pStyle w:val="Nadpis2"/>
      </w:pPr>
      <w:bookmarkStart w:id="349" w:name="_Toc40436420"/>
      <w:r>
        <w:lastRenderedPageBreak/>
        <w:t>Metoda podpůrných vektorů</w:t>
      </w:r>
      <w:bookmarkEnd w:id="349"/>
    </w:p>
    <w:p w14:paraId="179F7046" w14:textId="71274866" w:rsidR="009A5AFE" w:rsidRDefault="00DE57B4" w:rsidP="009A5AFE">
      <w:pPr>
        <w:pStyle w:val="BPDPNormln"/>
      </w:pPr>
      <w:r>
        <w:t xml:space="preserve">Metoda podpůrných vektorů (SVM, </w:t>
      </w:r>
      <w:proofErr w:type="spellStart"/>
      <w:r>
        <w:t>suppoort</w:t>
      </w:r>
      <w:proofErr w:type="spellEnd"/>
      <w:r>
        <w:t xml:space="preserve"> </w:t>
      </w:r>
      <w:proofErr w:type="spellStart"/>
      <w:r>
        <w:t>vector</w:t>
      </w:r>
      <w:proofErr w:type="spellEnd"/>
      <w:r>
        <w:t xml:space="preserve"> </w:t>
      </w:r>
      <w:proofErr w:type="spellStart"/>
      <w:r>
        <w:t>machine</w:t>
      </w:r>
      <w:proofErr w:type="spellEnd"/>
      <w:r>
        <w:t xml:space="preserve">) je jedním z nejpoužívanějších klasifikačních algoritmů. [12] Jedná se o typ strojového učení </w:t>
      </w:r>
      <w:r w:rsidR="00B82A42">
        <w:t>s učitelem (</w:t>
      </w:r>
      <w:proofErr w:type="spellStart"/>
      <w:r w:rsidR="00B82A42" w:rsidRPr="00B82A42">
        <w:t>supervised</w:t>
      </w:r>
      <w:proofErr w:type="spellEnd"/>
      <w:r w:rsidR="00B82A42" w:rsidRPr="00B82A42">
        <w:t xml:space="preserve"> learning</w:t>
      </w:r>
      <w:r w:rsidR="00B82A42">
        <w:t>), tedy data jsou klasifikován</w:t>
      </w:r>
      <w:r w:rsidR="004F2A5F">
        <w:t>a</w:t>
      </w:r>
      <w:r w:rsidR="00B82A42">
        <w:t xml:space="preserve"> na základě trénovací množiny známých dat.</w:t>
      </w:r>
      <w:ins w:id="350" w:author="Konzal Jan (164745)" w:date="2020-05-12T15:53:00Z">
        <w:r w:rsidR="00292B6F">
          <w:t xml:space="preserve"> </w:t>
        </w:r>
        <w:r w:rsidR="000028E3">
          <w:t xml:space="preserve">SVM </w:t>
        </w:r>
      </w:ins>
      <w:ins w:id="351" w:author="Konzal Jan (164745)" w:date="2020-05-12T15:57:00Z">
        <w:r w:rsidR="000028E3">
          <w:t>má mnoho variant použitelných pro různé klasifikační metody.</w:t>
        </w:r>
      </w:ins>
      <w:ins w:id="352" w:author="Konzal Jan (164745)" w:date="2020-05-12T15:54:00Z">
        <w:r w:rsidR="000028E3">
          <w:t xml:space="preserve"> </w:t>
        </w:r>
      </w:ins>
      <w:ins w:id="353" w:author="Konzal Jan (164745)" w:date="2020-05-12T15:58:00Z">
        <w:r w:rsidR="000028E3">
          <w:t xml:space="preserve">Pro pochopení problematiky je zde </w:t>
        </w:r>
      </w:ins>
      <w:ins w:id="354" w:author="Konzal Jan (164745)" w:date="2020-05-12T15:59:00Z">
        <w:r w:rsidR="000028E3">
          <w:t xml:space="preserve">vysvětlena lineární </w:t>
        </w:r>
      </w:ins>
      <w:ins w:id="355" w:author="Konzal Jan (164745)" w:date="2020-05-12T16:00:00Z">
        <w:r w:rsidR="000028E3">
          <w:t>separace do klasifikačních tříd.</w:t>
        </w:r>
      </w:ins>
      <w:ins w:id="356" w:author="Konzal Jan (164745)" w:date="2020-05-12T15:59:00Z">
        <w:r w:rsidR="000028E3">
          <w:t xml:space="preserve"> </w:t>
        </w:r>
      </w:ins>
      <w:r w:rsidR="00B82A42">
        <w:t xml:space="preserve"> [10]</w:t>
      </w:r>
    </w:p>
    <w:p w14:paraId="7F0DEF23" w14:textId="5826FA83" w:rsidR="00B82A42" w:rsidRDefault="009A6728" w:rsidP="00402553">
      <w:pPr>
        <w:pStyle w:val="BPDPNormln"/>
      </w:pPr>
      <w:commentRangeStart w:id="357"/>
      <w:commentRangeStart w:id="358"/>
      <w:r>
        <w:t xml:space="preserve">Jsou-li třídy lineárně </w:t>
      </w:r>
      <w:proofErr w:type="spellStart"/>
      <w:r w:rsidR="00353698">
        <w:t>separovatelné</w:t>
      </w:r>
      <w:proofErr w:type="spellEnd"/>
      <w:r>
        <w:t xml:space="preserve"> existuje množina hranic</w:t>
      </w:r>
      <w:commentRangeEnd w:id="357"/>
      <w:r w:rsidR="00624490">
        <w:rPr>
          <w:rStyle w:val="Odkaznakoment"/>
          <w:color w:val="auto"/>
        </w:rPr>
        <w:commentReference w:id="357"/>
      </w:r>
      <w:commentRangeEnd w:id="358"/>
      <w:r w:rsidR="000028E3">
        <w:rPr>
          <w:rStyle w:val="Odkaznakoment"/>
          <w:color w:val="auto"/>
        </w:rPr>
        <w:commentReference w:id="358"/>
      </w:r>
      <w:r>
        <w:t xml:space="preserve">, podle kterých může být prostor </w:t>
      </w:r>
      <w:r w:rsidR="00353698">
        <w:t xml:space="preserve">rozdělen </w:t>
      </w:r>
      <w:r>
        <w:t>tak, aby na jedné straně hranic</w:t>
      </w:r>
      <w:r w:rsidR="00353698">
        <w:t>e</w:t>
      </w:r>
      <w:r>
        <w:t xml:space="preserve"> byly pouze objekty patřící do jedné třídy a na druhé straně hranice pouze objekty patřící do druhé třídy. </w:t>
      </w:r>
      <w:r w:rsidR="00BA1E13">
        <w:t>Na obrázku (</w:t>
      </w:r>
      <w:r w:rsidR="00BA1E13" w:rsidRPr="00BA1E13">
        <w:fldChar w:fldCharType="begin"/>
      </w:r>
      <w:r w:rsidR="00BA1E13" w:rsidRPr="00BA1E13">
        <w:instrText xml:space="preserve"> REF _Ref33792152 \h  \* MERGEFORMAT </w:instrText>
      </w:r>
      <w:r w:rsidR="00BA1E13" w:rsidRPr="00BA1E13">
        <w:fldChar w:fldCharType="separate"/>
      </w:r>
      <w:r w:rsidR="002B7859" w:rsidRPr="00BA1E13">
        <w:t xml:space="preserve">Obr. </w:t>
      </w:r>
      <w:r w:rsidR="002B7859" w:rsidRPr="002B7859">
        <w:t>5</w:t>
      </w:r>
      <w:r w:rsidR="002B7859">
        <w:rPr>
          <w:noProof/>
        </w:rPr>
        <w:t>.</w:t>
      </w:r>
      <w:r w:rsidR="002B7859">
        <w:rPr>
          <w:b/>
          <w:noProof/>
        </w:rPr>
        <w:t>6</w:t>
      </w:r>
      <w:r w:rsidR="00BA1E13" w:rsidRPr="00BA1E13">
        <w:fldChar w:fldCharType="end"/>
      </w:r>
      <w:r w:rsidR="00BA1E13">
        <w:t xml:space="preserve">) je uveden příklad několika hranic. </w:t>
      </w:r>
      <w:r w:rsidR="00731243">
        <w:t>Algoritmus podpůrných vektoru hledá hranici, která představuje nejrobustnější rozdělení nových testovacích objektů. Tedy hranici, která je stejně vzdálené od objektů první i druhé třidy. Na obrázku (</w:t>
      </w:r>
      <w:r w:rsidR="00731243" w:rsidRPr="00731243">
        <w:fldChar w:fldCharType="begin"/>
      </w:r>
      <w:r w:rsidR="00731243" w:rsidRPr="00731243">
        <w:instrText xml:space="preserve"> REF _Ref33792152 \h  \* MERGEFORMAT </w:instrText>
      </w:r>
      <w:r w:rsidR="00731243" w:rsidRPr="00731243">
        <w:fldChar w:fldCharType="separate"/>
      </w:r>
      <w:r w:rsidR="002B7859" w:rsidRPr="00BA1E13">
        <w:t xml:space="preserve">Obr. </w:t>
      </w:r>
      <w:r w:rsidR="002B7859" w:rsidRPr="002B7859">
        <w:rPr>
          <w:noProof/>
        </w:rPr>
        <w:t>5</w:t>
      </w:r>
      <w:r w:rsidR="002B7859">
        <w:t>.</w:t>
      </w:r>
      <w:r w:rsidR="002B7859" w:rsidRPr="002B7859">
        <w:rPr>
          <w:noProof/>
        </w:rPr>
        <w:t>6</w:t>
      </w:r>
      <w:r w:rsidR="00731243" w:rsidRPr="00731243">
        <w:fldChar w:fldCharType="end"/>
      </w:r>
      <w:r w:rsidR="00731243">
        <w:t xml:space="preserve">) je tato hranice zobrazena plnou čarou. </w:t>
      </w:r>
      <w:r w:rsidR="00D46619">
        <w:t>[10, 12]</w:t>
      </w:r>
    </w:p>
    <w:p w14:paraId="38244761" w14:textId="62D31978" w:rsidR="0072410D" w:rsidRDefault="0072410D" w:rsidP="009A5AFE">
      <w:pPr>
        <w:pStyle w:val="BPDPNormln"/>
      </w:pPr>
    </w:p>
    <w:p w14:paraId="59063879" w14:textId="38108FC1" w:rsidR="00BA1E13" w:rsidRDefault="00280DDA" w:rsidP="00ED0707">
      <w:pPr>
        <w:pStyle w:val="BPDPNormln"/>
        <w:keepNext/>
        <w:ind w:firstLine="0"/>
        <w:jc w:val="center"/>
      </w:pPr>
      <w:r>
        <w:rPr>
          <w:noProof/>
        </w:rPr>
        <w:drawing>
          <wp:inline distT="0" distB="0" distL="0" distR="0" wp14:anchorId="6E67AB9D" wp14:editId="2C90BC95">
            <wp:extent cx="4323559" cy="3240000"/>
            <wp:effectExtent l="0" t="0" r="127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_01.emf"/>
                    <pic:cNvPicPr/>
                  </pic:nvPicPr>
                  <pic:blipFill>
                    <a:blip r:embed="rId3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850A80" w14:textId="2779ADBC" w:rsidR="0072410D" w:rsidRPr="00BA1E13" w:rsidRDefault="00BA1E13" w:rsidP="00BA1E13">
      <w:pPr>
        <w:pStyle w:val="Titulek"/>
        <w:jc w:val="center"/>
        <w:rPr>
          <w:b w:val="0"/>
        </w:rPr>
      </w:pPr>
      <w:bookmarkStart w:id="359" w:name="_Ref33792152"/>
      <w:bookmarkStart w:id="360" w:name="_Toc40436459"/>
      <w:r w:rsidRPr="00BA1E13">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5</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6</w:t>
      </w:r>
      <w:r w:rsidR="00C53017">
        <w:rPr>
          <w:b w:val="0"/>
        </w:rPr>
        <w:fldChar w:fldCharType="end"/>
      </w:r>
      <w:bookmarkEnd w:id="359"/>
      <w:r w:rsidRPr="00BA1E13">
        <w:rPr>
          <w:b w:val="0"/>
        </w:rPr>
        <w:t xml:space="preserve">: Příklad množiny hranic u </w:t>
      </w:r>
      <w:proofErr w:type="spellStart"/>
      <w:r w:rsidRPr="00BA1E13">
        <w:rPr>
          <w:b w:val="0"/>
        </w:rPr>
        <w:t>separabilních</w:t>
      </w:r>
      <w:proofErr w:type="spellEnd"/>
      <w:r w:rsidRPr="00BA1E13">
        <w:rPr>
          <w:b w:val="0"/>
        </w:rPr>
        <w:t xml:space="preserve"> tříd SVM</w:t>
      </w:r>
      <w:bookmarkEnd w:id="360"/>
    </w:p>
    <w:p w14:paraId="785835A9" w14:textId="7472930C" w:rsidR="00D46619" w:rsidRDefault="00D46619" w:rsidP="00D46619">
      <w:pPr>
        <w:pStyle w:val="BPDPNormln"/>
      </w:pPr>
      <w:r>
        <w:t xml:space="preserve">Kritériem pro nalezení optimální hranice je vytvoření co nejširšího tolerančního pásma mezi hranicí a oběma třídami v množině trénovacích dat. Hranice je definovaná vztahem </w:t>
      </w:r>
      <w:r w:rsidR="00B7767F">
        <w:fldChar w:fldCharType="begin"/>
      </w:r>
      <w:r w:rsidR="00B7767F">
        <w:instrText xml:space="preserve"> REF _Ref33796931 \h </w:instrText>
      </w:r>
      <w:r w:rsidR="00B7767F">
        <w:fldChar w:fldCharType="separate"/>
      </w:r>
      <w:r w:rsidR="002B7859">
        <w:t>(</w:t>
      </w:r>
      <w:r w:rsidR="002B7859">
        <w:rPr>
          <w:noProof/>
        </w:rPr>
        <w:t>5</w:t>
      </w:r>
      <w:r w:rsidR="002B7859">
        <w:t>.</w:t>
      </w:r>
      <w:r w:rsidR="002B7859">
        <w:rPr>
          <w:noProof/>
        </w:rPr>
        <w:t>1</w:t>
      </w:r>
      <w:r w:rsidR="002B7859">
        <w:t>)</w:t>
      </w:r>
      <w:r w:rsidR="00B7767F">
        <w:fldChar w:fldCharType="end"/>
      </w:r>
      <w:r>
        <w:t>.</w:t>
      </w:r>
      <w:r w:rsidR="00280DDA">
        <w:t xml:space="preserve"> [12]</w:t>
      </w:r>
    </w:p>
    <w:p w14:paraId="4CD924F4" w14:textId="77777777" w:rsidR="00D46619" w:rsidRDefault="00D46619" w:rsidP="00D46619">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46619" w14:paraId="6186212C" w14:textId="77777777" w:rsidTr="00D46619">
        <w:tc>
          <w:tcPr>
            <w:tcW w:w="750" w:type="pct"/>
          </w:tcPr>
          <w:p w14:paraId="2EEC9939" w14:textId="77777777" w:rsidR="00D46619" w:rsidRDefault="00D46619" w:rsidP="008B45A1"/>
        </w:tc>
        <w:tc>
          <w:tcPr>
            <w:tcW w:w="0" w:type="auto"/>
          </w:tcPr>
          <w:p w14:paraId="45BEE40B" w14:textId="4B1BA409" w:rsidR="00B7767F" w:rsidRPr="00B7767F" w:rsidRDefault="00D46619" w:rsidP="00B7767F">
            <w:pPr>
              <w:jc w:val="center"/>
              <w:rPr>
                <w:color w:val="808080"/>
              </w:rPr>
            </w:pPr>
            <m:oMathPara>
              <m:oMath>
                <m:r>
                  <w:rPr>
                    <w:rStyle w:val="Zstupntext"/>
                    <w:rFonts w:ascii="Cambria Math" w:hAnsi="Cambria Math"/>
                    <w:color w:val="auto"/>
                  </w:rPr>
                  <m:t>h</m:t>
                </m:r>
                <m:d>
                  <m:dPr>
                    <m:ctrlPr>
                      <w:rPr>
                        <w:rStyle w:val="Zstupntext"/>
                        <w:rFonts w:ascii="Cambria Math" w:hAnsi="Cambria Math"/>
                        <w:i/>
                        <w:color w:val="auto"/>
                      </w:rPr>
                    </m:ctrlPr>
                  </m:dPr>
                  <m:e>
                    <m:r>
                      <w:rPr>
                        <w:rStyle w:val="Zstupntext"/>
                        <w:rFonts w:ascii="Cambria Math" w:hAnsi="Cambria Math"/>
                        <w:color w:val="auto"/>
                      </w:rPr>
                      <m:t>x</m:t>
                    </m:r>
                  </m:e>
                </m:d>
                <m:r>
                  <w:rPr>
                    <w:rStyle w:val="Zstupntext"/>
                    <w:rFonts w:ascii="Cambria Math" w:hAnsi="Cambria Math"/>
                    <w:color w:val="auto"/>
                  </w:rPr>
                  <m:t>=</m:t>
                </m:r>
                <m:sSup>
                  <m:sSupPr>
                    <m:ctrlPr>
                      <w:rPr>
                        <w:rStyle w:val="Zstupntext"/>
                        <w:rFonts w:ascii="Cambria Math" w:hAnsi="Cambria Math"/>
                        <w:i/>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i/>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w</m:t>
                    </m:r>
                  </m:e>
                  <m:sub>
                    <m:r>
                      <w:rPr>
                        <w:rStyle w:val="Zstupntext"/>
                        <w:rFonts w:ascii="Cambria Math" w:hAnsi="Cambria Math"/>
                        <w:color w:val="auto"/>
                      </w:rPr>
                      <m:t>0</m:t>
                    </m:r>
                  </m:sub>
                </m:sSub>
              </m:oMath>
            </m:oMathPara>
          </w:p>
        </w:tc>
        <w:tc>
          <w:tcPr>
            <w:tcW w:w="750" w:type="pct"/>
            <w:tcMar>
              <w:right w:w="0" w:type="dxa"/>
            </w:tcMar>
          </w:tcPr>
          <w:p w14:paraId="473F46A6" w14:textId="0D9F1A1D" w:rsidR="00D46619" w:rsidRDefault="00D46619" w:rsidP="00B509D7">
            <w:pPr>
              <w:jc w:val="right"/>
            </w:pPr>
            <w:bookmarkStart w:id="361" w:name="_Ref33796931"/>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w:t>
            </w:r>
            <w:r w:rsidR="001C2707">
              <w:rPr>
                <w:noProof/>
              </w:rPr>
              <w:fldChar w:fldCharType="end"/>
            </w:r>
            <w:r>
              <w:t>)</w:t>
            </w:r>
            <w:bookmarkEnd w:id="361"/>
          </w:p>
        </w:tc>
      </w:tr>
    </w:tbl>
    <w:p w14:paraId="35523CA0" w14:textId="77777777" w:rsidR="00D46619" w:rsidRDefault="00D46619" w:rsidP="00D46619">
      <w:pPr>
        <w:pStyle w:val="BPDPNormln"/>
      </w:pPr>
    </w:p>
    <w:p w14:paraId="75EE2E2D" w14:textId="1FE6E80C" w:rsidR="00D46619" w:rsidRDefault="00B7767F" w:rsidP="00B7767F">
      <w:pPr>
        <w:pStyle w:val="BPDPNormln"/>
        <w:ind w:firstLine="0"/>
      </w:pPr>
      <w:r>
        <w:t>Kde</w:t>
      </w:r>
      <w:r w:rsidR="00D46619">
        <w:t xml:space="preserve"> </w:t>
      </w:r>
      <w:r>
        <w:t xml:space="preserve">vektor </w:t>
      </w:r>
      <w:r w:rsidRPr="006E111F">
        <w:rPr>
          <w:b/>
        </w:rPr>
        <w:t>w</w:t>
      </w:r>
      <w:r>
        <w:rPr>
          <w:b/>
        </w:rPr>
        <w:t xml:space="preserve"> </w:t>
      </w:r>
      <w:r>
        <w:t xml:space="preserve">udává orientaci hranice a </w:t>
      </w:r>
      <w:r w:rsidRPr="006E111F">
        <w:rPr>
          <w:b/>
        </w:rPr>
        <w:t>w</w:t>
      </w:r>
      <w:r w:rsidRPr="006E111F">
        <w:rPr>
          <w:b/>
          <w:vertAlign w:val="subscript"/>
        </w:rPr>
        <w:t>0</w:t>
      </w:r>
      <w:r>
        <w:rPr>
          <w:b/>
          <w:vertAlign w:val="subscript"/>
        </w:rPr>
        <w:t xml:space="preserve"> </w:t>
      </w:r>
      <w:r w:rsidRPr="00B7767F">
        <w:t>její polohu</w:t>
      </w:r>
      <w:r w:rsidR="00280DDA">
        <w:rPr>
          <w:b/>
        </w:rPr>
        <w:t xml:space="preserve">, x </w:t>
      </w:r>
      <w:r w:rsidR="00280DDA" w:rsidRPr="00280DDA">
        <w:t>je prvkem, který má být klasifikován.</w:t>
      </w:r>
    </w:p>
    <w:p w14:paraId="5FA3A577" w14:textId="240FA35E" w:rsidR="00727D47" w:rsidRDefault="00727D47" w:rsidP="00B7767F">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27D47" w14:paraId="092FDD8E" w14:textId="77777777" w:rsidTr="00727D47">
        <w:tc>
          <w:tcPr>
            <w:tcW w:w="750" w:type="pct"/>
          </w:tcPr>
          <w:p w14:paraId="6ACEB832" w14:textId="77777777" w:rsidR="00727D47" w:rsidRDefault="00727D47" w:rsidP="008B45A1"/>
        </w:tc>
        <w:tc>
          <w:tcPr>
            <w:tcW w:w="0" w:type="auto"/>
          </w:tcPr>
          <w:p w14:paraId="177D34E0" w14:textId="02D8FD72" w:rsidR="00727D47" w:rsidRDefault="00FD0138" w:rsidP="00B509D7">
            <w:pPr>
              <w:jc w:val="cente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w</m:t>
                    </m:r>
                  </m:e>
                  <m:sub>
                    <m:r>
                      <w:rPr>
                        <w:rStyle w:val="Zstupntext"/>
                        <w:rFonts w:ascii="Cambria Math" w:hAnsi="Cambria Math"/>
                        <w:color w:val="auto"/>
                      </w:rPr>
                      <m:t>0</m:t>
                    </m:r>
                  </m:sub>
                </m:sSub>
                <m:d>
                  <m:dPr>
                    <m:begChr m:val="{"/>
                    <m:endChr m:val=""/>
                    <m:ctrlPr>
                      <w:rPr>
                        <w:rStyle w:val="Zstupntext"/>
                        <w:rFonts w:ascii="Cambria Math" w:hAnsi="Cambria Math"/>
                        <w:i/>
                        <w:color w:val="auto"/>
                      </w:rPr>
                    </m:ctrlPr>
                  </m:dPr>
                  <m:e>
                    <m:m>
                      <m:mPr>
                        <m:mcs>
                          <m:mc>
                            <m:mcPr>
                              <m:count m:val="1"/>
                              <m:mcJc m:val="center"/>
                            </m:mcPr>
                          </m:mc>
                        </m:mcs>
                        <m:ctrlPr>
                          <w:rPr>
                            <w:rStyle w:val="Zstupntext"/>
                            <w:rFonts w:ascii="Cambria Math" w:hAnsi="Cambria Math"/>
                            <w:i/>
                            <w:color w:val="auto"/>
                          </w:rPr>
                        </m:ctrlPr>
                      </m:mPr>
                      <m:mr>
                        <m:e>
                          <m:r>
                            <w:rPr>
                              <w:rStyle w:val="Zstupntext"/>
                              <w:rFonts w:ascii="Cambria Math" w:hAnsi="Cambria Math"/>
                              <w:color w:val="auto"/>
                            </w:rPr>
                            <m:t>&gt;0 pro všechna x v první třídě</m:t>
                          </m:r>
                          <m:r>
                            <w:rPr>
                              <w:rStyle w:val="Zstupntext"/>
                              <w:rFonts w:ascii="Cambria Math" w:hAnsi="Cambria Math"/>
                            </w:rPr>
                            <m:t xml:space="preserve"> </m:t>
                          </m:r>
                        </m:e>
                      </m:mr>
                      <m:mr>
                        <m:e>
                          <m:r>
                            <w:rPr>
                              <w:rStyle w:val="Zstupntext"/>
                              <w:rFonts w:ascii="Cambria Math" w:hAnsi="Cambria Math"/>
                              <w:color w:val="auto"/>
                            </w:rPr>
                            <m:t>&lt;0 pro všechna x v druhé třídě</m:t>
                          </m:r>
                        </m:e>
                      </m:mr>
                    </m:m>
                  </m:e>
                </m:d>
              </m:oMath>
            </m:oMathPara>
          </w:p>
        </w:tc>
        <w:tc>
          <w:tcPr>
            <w:tcW w:w="750" w:type="pct"/>
            <w:tcMar>
              <w:right w:w="0" w:type="dxa"/>
            </w:tcMar>
          </w:tcPr>
          <w:p w14:paraId="39623FA1" w14:textId="6BD1C883" w:rsidR="00727D47" w:rsidRDefault="00727D47" w:rsidP="00B509D7">
            <w:pPr>
              <w:jc w:val="right"/>
            </w:pPr>
            <w:bookmarkStart w:id="362" w:name="_Ref33798934"/>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2</w:t>
            </w:r>
            <w:r w:rsidR="001C2707">
              <w:rPr>
                <w:noProof/>
              </w:rPr>
              <w:fldChar w:fldCharType="end"/>
            </w:r>
            <w:r>
              <w:t>)</w:t>
            </w:r>
            <w:bookmarkEnd w:id="362"/>
          </w:p>
        </w:tc>
      </w:tr>
    </w:tbl>
    <w:p w14:paraId="06FB1E86" w14:textId="77777777" w:rsidR="00727D47" w:rsidRPr="00B7767F" w:rsidRDefault="00727D47" w:rsidP="00B7767F">
      <w:pPr>
        <w:pStyle w:val="BPDPNormln"/>
        <w:ind w:firstLine="0"/>
      </w:pPr>
    </w:p>
    <w:p w14:paraId="35F708D2" w14:textId="6C2504A4" w:rsidR="009A5AFE" w:rsidRDefault="00887AF7" w:rsidP="00D57924">
      <w:pPr>
        <w:pStyle w:val="BPDPNormln"/>
        <w:ind w:firstLine="0"/>
      </w:pPr>
      <w:r>
        <w:t xml:space="preserve">Objekt </w:t>
      </w:r>
      <w:r w:rsidRPr="00887AF7">
        <w:rPr>
          <w:b/>
        </w:rPr>
        <w:t>x</w:t>
      </w:r>
      <w:r>
        <w:t xml:space="preserve"> bude přiřazen do jedné ze dvou tříd na základě výsledku vztahu </w:t>
      </w:r>
      <w:r>
        <w:fldChar w:fldCharType="begin"/>
      </w:r>
      <w:r>
        <w:instrText xml:space="preserve"> REF _Ref33798934 \h </w:instrText>
      </w:r>
      <w:r>
        <w:fldChar w:fldCharType="separate"/>
      </w:r>
      <w:r w:rsidR="002B7859">
        <w:t>(</w:t>
      </w:r>
      <w:r w:rsidR="002B7859">
        <w:rPr>
          <w:noProof/>
        </w:rPr>
        <w:t>5</w:t>
      </w:r>
      <w:r w:rsidR="002B7859">
        <w:t>.</w:t>
      </w:r>
      <w:r w:rsidR="002B7859">
        <w:rPr>
          <w:noProof/>
        </w:rPr>
        <w:t>2</w:t>
      </w:r>
      <w:r w:rsidR="002B7859">
        <w:t>)</w:t>
      </w:r>
      <w:r>
        <w:fldChar w:fldCharType="end"/>
      </w:r>
      <w:r>
        <w:t xml:space="preserve">. </w:t>
      </w:r>
      <w:r w:rsidR="00D57924">
        <w:t>[10, 19]</w:t>
      </w:r>
    </w:p>
    <w:p w14:paraId="309CD330" w14:textId="0B5E94C2" w:rsidR="00660596" w:rsidRDefault="00660596" w:rsidP="00660596">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260A8479" w14:textId="77777777" w:rsidTr="00660596">
        <w:tc>
          <w:tcPr>
            <w:tcW w:w="750" w:type="pct"/>
          </w:tcPr>
          <w:p w14:paraId="4630E7F0" w14:textId="77777777" w:rsidR="00660596" w:rsidRDefault="00660596" w:rsidP="008B45A1"/>
        </w:tc>
        <w:tc>
          <w:tcPr>
            <w:tcW w:w="0" w:type="auto"/>
          </w:tcPr>
          <w:p w14:paraId="5D3EAD90" w14:textId="0C5A57EB" w:rsidR="00660596" w:rsidRDefault="00660596" w:rsidP="00B509D7">
            <w:pPr>
              <w:jc w:val="center"/>
            </w:pPr>
            <m:oMathPara>
              <m:oMath>
                <m:r>
                  <m:rPr>
                    <m:sty m:val="p"/>
                  </m:rPr>
                  <w:rPr>
                    <w:rStyle w:val="Zstupntext"/>
                    <w:rFonts w:ascii="Cambria Math" w:hAnsi="Cambria Math"/>
                    <w:color w:val="auto"/>
                  </w:rPr>
                  <m:t>d=</m:t>
                </m:r>
                <m:f>
                  <m:fPr>
                    <m:ctrlPr>
                      <w:rPr>
                        <w:rStyle w:val="Zstupntext"/>
                        <w:rFonts w:ascii="Cambria Math" w:hAnsi="Cambria Math"/>
                        <w:color w:val="auto"/>
                      </w:rPr>
                    </m:ctrlPr>
                  </m:fPr>
                  <m:num>
                    <m:d>
                      <m:dPr>
                        <m:begChr m:val="|"/>
                        <m:endChr m:val="|"/>
                        <m:ctrlPr>
                          <w:rPr>
                            <w:rStyle w:val="Zstupntext"/>
                            <w:rFonts w:ascii="Cambria Math" w:hAnsi="Cambria Math"/>
                            <w:i/>
                            <w:color w:val="auto"/>
                          </w:rPr>
                        </m:ctrlPr>
                      </m:dPr>
                      <m:e>
                        <m:r>
                          <w:rPr>
                            <w:rStyle w:val="Zstupntext"/>
                            <w:rFonts w:ascii="Cambria Math" w:hAnsi="Cambria Math"/>
                            <w:color w:val="auto"/>
                          </w:rPr>
                          <m:t>h(x)</m:t>
                        </m:r>
                      </m:e>
                    </m:d>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oMath>
            </m:oMathPara>
          </w:p>
        </w:tc>
        <w:tc>
          <w:tcPr>
            <w:tcW w:w="750" w:type="pct"/>
            <w:tcMar>
              <w:right w:w="0" w:type="dxa"/>
            </w:tcMar>
            <w:vAlign w:val="center"/>
          </w:tcPr>
          <w:p w14:paraId="4895632D" w14:textId="5A8CC0CA" w:rsidR="00660596" w:rsidRDefault="00660596" w:rsidP="00660596">
            <w:pPr>
              <w:jc w:val="right"/>
            </w:pPr>
            <w:bookmarkStart w:id="363" w:name="_Ref34042946"/>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3</w:t>
            </w:r>
            <w:r w:rsidR="001C2707">
              <w:rPr>
                <w:noProof/>
              </w:rPr>
              <w:fldChar w:fldCharType="end"/>
            </w:r>
            <w:r>
              <w:t>)</w:t>
            </w:r>
            <w:bookmarkEnd w:id="363"/>
          </w:p>
        </w:tc>
      </w:tr>
    </w:tbl>
    <w:p w14:paraId="467D926B" w14:textId="0FE20D18" w:rsidR="00660596" w:rsidRDefault="00660596" w:rsidP="00660596">
      <w:pPr>
        <w:pStyle w:val="BPDPNormln"/>
      </w:pPr>
    </w:p>
    <w:p w14:paraId="6D653DEA" w14:textId="70591AAF" w:rsidR="00660596" w:rsidRDefault="00660596" w:rsidP="00660596">
      <w:pPr>
        <w:pStyle w:val="BPDPNormln"/>
      </w:pPr>
      <w:r>
        <w:t xml:space="preserve">Vzdálenost bodu od hranice je dána vztahem </w:t>
      </w:r>
      <w:r>
        <w:fldChar w:fldCharType="begin"/>
      </w:r>
      <w:r>
        <w:instrText xml:space="preserve"> REF _Ref34042946 \h </w:instrText>
      </w:r>
      <w:r>
        <w:fldChar w:fldCharType="separate"/>
      </w:r>
      <w:r w:rsidR="002B7859">
        <w:t>(</w:t>
      </w:r>
      <w:r w:rsidR="002B7859">
        <w:rPr>
          <w:noProof/>
        </w:rPr>
        <w:t>5</w:t>
      </w:r>
      <w:r w:rsidR="002B7859">
        <w:t>.</w:t>
      </w:r>
      <w:r w:rsidR="002B7859">
        <w:rPr>
          <w:noProof/>
        </w:rPr>
        <w:t>3</w:t>
      </w:r>
      <w:r w:rsidR="002B7859">
        <w:t>)</w:t>
      </w:r>
      <w:r>
        <w:fldChar w:fldCharType="end"/>
      </w:r>
      <w:ins w:id="364" w:author="Konzal Jan (164745)" w:date="2020-05-12T16:05:00Z">
        <w:r w:rsidR="00BF0600">
          <w:t>.</w:t>
        </w:r>
      </w:ins>
      <w:ins w:id="365" w:author="Konzal Jan (164745)" w:date="2020-05-12T16:04:00Z">
        <w:r w:rsidR="00BF0600">
          <w:t xml:space="preserve"> </w:t>
        </w:r>
      </w:ins>
      <w:ins w:id="366" w:author="Konzal Jan (164745)" w:date="2020-05-12T16:05:00Z">
        <w:r w:rsidR="00BF0600">
          <w:t>Souřadnice</w:t>
        </w:r>
      </w:ins>
      <w:ins w:id="367" w:author="Konzal Jan (164745)" w:date="2020-05-12T16:04:00Z">
        <w:r w:rsidR="00BF0600">
          <w:t xml:space="preserve"> </w:t>
        </w:r>
      </w:ins>
      <w:ins w:id="368" w:author="Konzal Jan (164745)" w:date="2020-05-12T16:05:00Z">
        <w:r w:rsidR="00BF0600">
          <w:t xml:space="preserve">vektoru </w:t>
        </w:r>
        <w:r w:rsidR="00BF0600" w:rsidRPr="00BF0600">
          <w:rPr>
            <w:i/>
          </w:rPr>
          <w:t>w</w:t>
        </w:r>
        <w:r w:rsidR="00BF0600">
          <w:t xml:space="preserve"> určují </w:t>
        </w:r>
      </w:ins>
      <w:ins w:id="369" w:author="Konzal Jan (164745)" w:date="2020-05-12T16:04:00Z">
        <w:r w:rsidR="00BF0600">
          <w:t>orientaci hranice</w:t>
        </w:r>
      </w:ins>
      <w:ins w:id="370" w:author="Konzal Jan (164745)" w:date="2020-05-12T16:05:00Z">
        <w:r w:rsidR="00BF0600">
          <w:t>.</w:t>
        </w:r>
      </w:ins>
      <w:r>
        <w:t xml:space="preserve"> Je-li výsledek funkce </w:t>
      </w:r>
      <w:r w:rsidRPr="00660596">
        <w:rPr>
          <w:i/>
        </w:rPr>
        <w:t>h(x)</w:t>
      </w:r>
      <w:r>
        <w:t xml:space="preserve"> v nejbližším bodě první klasifikační třídy rov</w:t>
      </w:r>
      <w:r w:rsidR="00A347F9">
        <w:t>en</w:t>
      </w:r>
      <w:r>
        <w:t xml:space="preserve"> +1 </w:t>
      </w:r>
      <w:proofErr w:type="gramStart"/>
      <w:r>
        <w:t>a -1</w:t>
      </w:r>
      <w:proofErr w:type="gramEnd"/>
      <w:r>
        <w:t xml:space="preserve"> v nejbližším bodě druhé klasifikační třídy, je šířka tolerančního pásma definována dle vztahu </w:t>
      </w:r>
      <w:r>
        <w:fldChar w:fldCharType="begin"/>
      </w:r>
      <w:r>
        <w:instrText xml:space="preserve"> REF _Ref34043347 \h </w:instrText>
      </w:r>
      <w:r>
        <w:fldChar w:fldCharType="separate"/>
      </w:r>
      <w:r w:rsidR="002B7859">
        <w:t>(</w:t>
      </w:r>
      <w:r w:rsidR="002B7859">
        <w:rPr>
          <w:noProof/>
        </w:rPr>
        <w:t>5</w:t>
      </w:r>
      <w:r w:rsidR="002B7859">
        <w:t>.</w:t>
      </w:r>
      <w:r w:rsidR="002B7859">
        <w:rPr>
          <w:noProof/>
        </w:rPr>
        <w:t>4</w:t>
      </w:r>
      <w:r w:rsidR="002B7859">
        <w:t>)</w:t>
      </w:r>
      <w:r>
        <w:fldChar w:fldCharType="end"/>
      </w:r>
      <w:r>
        <w:t>.</w:t>
      </w:r>
    </w:p>
    <w:p w14:paraId="460E6117" w14:textId="30AF9615" w:rsidR="00660596" w:rsidRDefault="00660596" w:rsidP="00660596">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6F4FA433" w14:textId="77777777" w:rsidTr="00660596">
        <w:tc>
          <w:tcPr>
            <w:tcW w:w="750" w:type="pct"/>
          </w:tcPr>
          <w:p w14:paraId="158E5454" w14:textId="77777777" w:rsidR="00660596" w:rsidRDefault="00660596" w:rsidP="008B45A1"/>
        </w:tc>
        <w:tc>
          <w:tcPr>
            <w:tcW w:w="0" w:type="auto"/>
          </w:tcPr>
          <w:p w14:paraId="1045DC75" w14:textId="66494202" w:rsidR="00660596" w:rsidRDefault="00FD0138" w:rsidP="00B509D7">
            <w:pPr>
              <w:jc w:val="center"/>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2</m:t>
                    </m:r>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oMath>
            </m:oMathPara>
          </w:p>
        </w:tc>
        <w:tc>
          <w:tcPr>
            <w:tcW w:w="750" w:type="pct"/>
            <w:tcMar>
              <w:right w:w="0" w:type="dxa"/>
            </w:tcMar>
            <w:vAlign w:val="center"/>
          </w:tcPr>
          <w:p w14:paraId="632721FC" w14:textId="7B32D3AF" w:rsidR="00660596" w:rsidRDefault="00660596" w:rsidP="00660596">
            <w:pPr>
              <w:jc w:val="right"/>
            </w:pPr>
            <w:bookmarkStart w:id="371" w:name="_Ref34043347"/>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4</w:t>
            </w:r>
            <w:r w:rsidR="001C2707">
              <w:rPr>
                <w:noProof/>
              </w:rPr>
              <w:fldChar w:fldCharType="end"/>
            </w:r>
            <w:r>
              <w:t>)</w:t>
            </w:r>
            <w:bookmarkEnd w:id="371"/>
          </w:p>
        </w:tc>
      </w:tr>
    </w:tbl>
    <w:p w14:paraId="510447D3" w14:textId="6FC55E7F" w:rsidR="006C5CB2" w:rsidRDefault="006C5CB2" w:rsidP="00A74417">
      <w:pPr>
        <w:pStyle w:val="BPDPNormln"/>
        <w:ind w:firstLine="0"/>
      </w:pPr>
    </w:p>
    <w:p w14:paraId="01C72EA5" w14:textId="5FB6EA5B" w:rsidR="00A74417" w:rsidRDefault="00A74417" w:rsidP="00A74417">
      <w:pPr>
        <w:pStyle w:val="BPDPNormln"/>
        <w:ind w:firstLine="0"/>
      </w:pPr>
      <w:r>
        <w:t xml:space="preserve">Z toho vyplývá definice kritéria pro stanovení hranice </w:t>
      </w:r>
      <w:r>
        <w:fldChar w:fldCharType="begin"/>
      </w:r>
      <w:r>
        <w:instrText xml:space="preserve"> REF _Ref34050945 \h </w:instrText>
      </w:r>
      <w:r>
        <w:fldChar w:fldCharType="separate"/>
      </w:r>
      <w:r w:rsidR="002B7859">
        <w:t>(</w:t>
      </w:r>
      <w:r w:rsidR="002B7859">
        <w:rPr>
          <w:noProof/>
        </w:rPr>
        <w:t>5</w:t>
      </w:r>
      <w:r w:rsidR="002B7859">
        <w:t>.</w:t>
      </w:r>
      <w:r w:rsidR="002B7859">
        <w:rPr>
          <w:noProof/>
        </w:rPr>
        <w:t>5</w:t>
      </w:r>
      <w:r w:rsidR="002B7859">
        <w:t>)</w:t>
      </w:r>
      <w:r>
        <w:fldChar w:fldCharType="end"/>
      </w:r>
      <w:r>
        <w:t>, kde je hledáno minimum</w:t>
      </w:r>
      <w:r w:rsidR="00402553">
        <w:t xml:space="preserve"> funkce</w:t>
      </w:r>
      <w:r>
        <w:t>.</w:t>
      </w:r>
    </w:p>
    <w:p w14:paraId="3E8054F2" w14:textId="5C479B75" w:rsidR="00A74417" w:rsidRDefault="00A74417" w:rsidP="00A74417">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74417" w14:paraId="0D3A13DF" w14:textId="77777777" w:rsidTr="00A74417">
        <w:tc>
          <w:tcPr>
            <w:tcW w:w="750" w:type="pct"/>
          </w:tcPr>
          <w:p w14:paraId="731A17CE" w14:textId="77777777" w:rsidR="00A74417" w:rsidRDefault="00A74417" w:rsidP="008B45A1"/>
        </w:tc>
        <w:tc>
          <w:tcPr>
            <w:tcW w:w="0" w:type="auto"/>
          </w:tcPr>
          <w:p w14:paraId="4B10249C" w14:textId="0D41FBE3" w:rsidR="00A74417" w:rsidRDefault="00A74417" w:rsidP="00B509D7">
            <w:pPr>
              <w:jc w:val="center"/>
            </w:pPr>
            <m:oMathPara>
              <m:oMath>
                <m:r>
                  <w:rPr>
                    <w:rFonts w:ascii="Cambria Math" w:hAnsi="Cambria Math"/>
                  </w:rPr>
                  <m:t>J</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num>
                  <m:den>
                    <m:r>
                      <w:rPr>
                        <w:rFonts w:ascii="Cambria Math" w:hAnsi="Cambria Math"/>
                      </w:rPr>
                      <m:t>2</m:t>
                    </m:r>
                  </m:den>
                </m:f>
              </m:oMath>
            </m:oMathPara>
          </w:p>
        </w:tc>
        <w:tc>
          <w:tcPr>
            <w:tcW w:w="750" w:type="pct"/>
            <w:tcMar>
              <w:right w:w="0" w:type="dxa"/>
            </w:tcMar>
            <w:vAlign w:val="center"/>
          </w:tcPr>
          <w:p w14:paraId="4559485E" w14:textId="53F284C6" w:rsidR="00A74417" w:rsidRDefault="00A74417" w:rsidP="00A74417">
            <w:pPr>
              <w:jc w:val="right"/>
            </w:pPr>
            <w:bookmarkStart w:id="372" w:name="_Ref34050945"/>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5</w:t>
            </w:r>
            <w:r w:rsidR="001C2707">
              <w:rPr>
                <w:noProof/>
              </w:rPr>
              <w:fldChar w:fldCharType="end"/>
            </w:r>
            <w:r>
              <w:t>)</w:t>
            </w:r>
            <w:bookmarkEnd w:id="372"/>
          </w:p>
        </w:tc>
      </w:tr>
    </w:tbl>
    <w:p w14:paraId="6E1D196C" w14:textId="1C3984FA" w:rsidR="00660596" w:rsidRDefault="00660596" w:rsidP="00402553">
      <w:pPr>
        <w:pStyle w:val="BPDPNormln"/>
        <w:ind w:firstLine="0"/>
      </w:pPr>
    </w:p>
    <w:p w14:paraId="65AF1B99" w14:textId="264F6C4D" w:rsidR="00402553" w:rsidRDefault="00402553" w:rsidP="00402553">
      <w:pPr>
        <w:pStyle w:val="BPDPNormln"/>
        <w:ind w:firstLine="0"/>
      </w:pPr>
      <w:r>
        <w:t xml:space="preserve">Za podmínky </w:t>
      </w:r>
      <w:r>
        <w:fldChar w:fldCharType="begin"/>
      </w:r>
      <w:r>
        <w:instrText xml:space="preserve"> REF _Ref34051581 \h </w:instrText>
      </w:r>
      <w:r>
        <w:fldChar w:fldCharType="separate"/>
      </w:r>
      <w:r w:rsidR="002B7859">
        <w:t>(</w:t>
      </w:r>
      <w:r w:rsidR="002B7859">
        <w:rPr>
          <w:noProof/>
        </w:rPr>
        <w:t>5</w:t>
      </w:r>
      <w:r w:rsidR="002B7859">
        <w:t>.</w:t>
      </w:r>
      <w:r w:rsidR="002B7859">
        <w:rPr>
          <w:noProof/>
        </w:rPr>
        <w:t>6</w:t>
      </w:r>
      <w:r w:rsidR="002B7859">
        <w:t>)</w:t>
      </w:r>
      <w:r>
        <w:fldChar w:fldCharType="end"/>
      </w:r>
      <w:r>
        <w:t>.</w:t>
      </w:r>
    </w:p>
    <w:p w14:paraId="3FD4F706" w14:textId="6815849B" w:rsidR="00402553" w:rsidRDefault="00402553" w:rsidP="00402553">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26"/>
        <w:gridCol w:w="1292"/>
      </w:tblGrid>
      <w:tr w:rsidR="00402553" w14:paraId="151DF8BC" w14:textId="77777777" w:rsidTr="00402553">
        <w:tc>
          <w:tcPr>
            <w:tcW w:w="577" w:type="pct"/>
          </w:tcPr>
          <w:p w14:paraId="6F74C6CD" w14:textId="77777777" w:rsidR="00402553" w:rsidRDefault="00402553" w:rsidP="008B45A1"/>
        </w:tc>
        <w:tc>
          <w:tcPr>
            <w:tcW w:w="3673" w:type="pct"/>
          </w:tcPr>
          <w:p w14:paraId="6DFBA4A6" w14:textId="1F2BB306" w:rsidR="00402553" w:rsidRPr="00402553" w:rsidRDefault="00FD0138"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 xml:space="preserve">≥1, pro všechma </m:t>
                </m:r>
                <m:r>
                  <w:rPr>
                    <w:rStyle w:val="Zstupntext"/>
                    <w:rFonts w:ascii="Cambria Math" w:hAnsi="Cambria Math"/>
                    <w:color w:val="auto"/>
                  </w:rPr>
                  <m:t>x</m:t>
                </m:r>
                <m:r>
                  <m:rPr>
                    <m:sty m:val="p"/>
                  </m:rPr>
                  <w:rPr>
                    <w:rStyle w:val="Zstupntext"/>
                    <w:rFonts w:ascii="Cambria Math" w:hAnsi="Cambria Math"/>
                    <w:color w:val="auto"/>
                  </w:rPr>
                  <m:t xml:space="preserve"> trénovací množiny</m:t>
                </m:r>
              </m:oMath>
            </m:oMathPara>
          </w:p>
        </w:tc>
        <w:tc>
          <w:tcPr>
            <w:tcW w:w="750" w:type="pct"/>
            <w:tcMar>
              <w:right w:w="0" w:type="dxa"/>
            </w:tcMar>
          </w:tcPr>
          <w:p w14:paraId="69E87002" w14:textId="5B22D506" w:rsidR="00402553" w:rsidRDefault="00402553" w:rsidP="00B509D7">
            <w:pPr>
              <w:jc w:val="right"/>
            </w:pPr>
            <w:bookmarkStart w:id="373" w:name="_Ref34051581"/>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6</w:t>
            </w:r>
            <w:r w:rsidR="001C2707">
              <w:rPr>
                <w:noProof/>
              </w:rPr>
              <w:fldChar w:fldCharType="end"/>
            </w:r>
            <w:r>
              <w:t>)</w:t>
            </w:r>
            <w:bookmarkEnd w:id="373"/>
          </w:p>
        </w:tc>
      </w:tr>
    </w:tbl>
    <w:p w14:paraId="1C8D2FF0" w14:textId="77777777" w:rsidR="00402553" w:rsidRPr="00660596" w:rsidRDefault="00402553" w:rsidP="00402553">
      <w:pPr>
        <w:pStyle w:val="BPDPNormln"/>
        <w:ind w:firstLine="0"/>
      </w:pPr>
    </w:p>
    <w:p w14:paraId="16537BB3" w14:textId="082A380C" w:rsidR="00402553" w:rsidRPr="00402553" w:rsidRDefault="00402553" w:rsidP="00402553">
      <w:pPr>
        <w:pStyle w:val="BPDPNormln"/>
        <w:ind w:firstLine="0"/>
      </w:pPr>
      <w:r>
        <w:t xml:space="preserve">Kde </w:t>
      </w:r>
      <w:proofErr w:type="spellStart"/>
      <w:r w:rsidRPr="001F7B6E">
        <w:rPr>
          <w:b/>
        </w:rPr>
        <w:t>y</w:t>
      </w:r>
      <w:r w:rsidR="001F7B6E" w:rsidRPr="001F7B6E">
        <w:rPr>
          <w:b/>
          <w:vertAlign w:val="subscript"/>
        </w:rPr>
        <w:t>k</w:t>
      </w:r>
      <w:proofErr w:type="spellEnd"/>
      <w:r w:rsidRPr="001F7B6E">
        <w:rPr>
          <w:b/>
        </w:rPr>
        <w:t xml:space="preserve"> = 1</w:t>
      </w:r>
      <w:r>
        <w:t xml:space="preserve"> pro první třídu a </w:t>
      </w:r>
      <w:proofErr w:type="spellStart"/>
      <w:r w:rsidRPr="001F7B6E">
        <w:rPr>
          <w:b/>
        </w:rPr>
        <w:t>y</w:t>
      </w:r>
      <w:r w:rsidR="001F7B6E" w:rsidRPr="001F7B6E">
        <w:rPr>
          <w:b/>
          <w:vertAlign w:val="subscript"/>
        </w:rPr>
        <w:t>k</w:t>
      </w:r>
      <w:proofErr w:type="spellEnd"/>
      <w:r w:rsidRPr="001F7B6E">
        <w:rPr>
          <w:b/>
        </w:rPr>
        <w:t xml:space="preserve"> = -1</w:t>
      </w:r>
      <w:r>
        <w:t xml:space="preserve"> pro druhou třídu. [10, 12, 19]</w:t>
      </w:r>
    </w:p>
    <w:p w14:paraId="4243E30E" w14:textId="4EB39FCD" w:rsidR="009A5AFE" w:rsidRDefault="003B4218" w:rsidP="009A5AFE">
      <w:pPr>
        <w:pStyle w:val="BPDPNormln"/>
      </w:pPr>
      <w:r>
        <w:t xml:space="preserve">Jsou-li klasifikační třídy </w:t>
      </w:r>
      <w:r w:rsidR="007564F2">
        <w:t xml:space="preserve">lineárně </w:t>
      </w:r>
      <w:proofErr w:type="spellStart"/>
      <w:r>
        <w:t>nese</w:t>
      </w:r>
      <w:r w:rsidR="007564F2">
        <w:t>parovatelné</w:t>
      </w:r>
      <w:proofErr w:type="spellEnd"/>
      <w:r w:rsidR="007564F2">
        <w:t xml:space="preserve"> podmínka </w:t>
      </w:r>
      <w:r w:rsidR="007564F2">
        <w:fldChar w:fldCharType="begin"/>
      </w:r>
      <w:r w:rsidR="007564F2">
        <w:instrText xml:space="preserve"> REF _Ref34051581 \h </w:instrText>
      </w:r>
      <w:r w:rsidR="007564F2">
        <w:fldChar w:fldCharType="separate"/>
      </w:r>
      <w:r w:rsidR="002B7859">
        <w:t>(</w:t>
      </w:r>
      <w:r w:rsidR="002B7859">
        <w:rPr>
          <w:noProof/>
        </w:rPr>
        <w:t>5</w:t>
      </w:r>
      <w:r w:rsidR="002B7859">
        <w:t>.</w:t>
      </w:r>
      <w:r w:rsidR="002B7859">
        <w:rPr>
          <w:noProof/>
        </w:rPr>
        <w:t>6</w:t>
      </w:r>
      <w:r w:rsidR="002B7859">
        <w:t>)</w:t>
      </w:r>
      <w:r w:rsidR="007564F2">
        <w:fldChar w:fldCharType="end"/>
      </w:r>
      <w:r w:rsidR="007564F2">
        <w:t xml:space="preserve"> nemůže platit pro všechny objekty trénovací množiny. Příklad takových to tříd je uveden na obrázku (</w:t>
      </w:r>
      <w:r w:rsidR="007564F2" w:rsidRPr="007564F2">
        <w:fldChar w:fldCharType="begin"/>
      </w:r>
      <w:r w:rsidR="007564F2" w:rsidRPr="007564F2">
        <w:instrText xml:space="preserve"> REF _Ref34053329 \h  \* MERGEFORMAT </w:instrText>
      </w:r>
      <w:r w:rsidR="007564F2" w:rsidRPr="007564F2">
        <w:fldChar w:fldCharType="separate"/>
      </w:r>
      <w:r w:rsidR="002B7859" w:rsidRPr="007564F2">
        <w:t xml:space="preserve">Obr. </w:t>
      </w:r>
      <w:r w:rsidR="002B7859" w:rsidRPr="002B7859">
        <w:rPr>
          <w:noProof/>
        </w:rPr>
        <w:t>5</w:t>
      </w:r>
      <w:r w:rsidR="002B7859">
        <w:t>.</w:t>
      </w:r>
      <w:r w:rsidR="002B7859" w:rsidRPr="002B7859">
        <w:rPr>
          <w:noProof/>
        </w:rPr>
        <w:t>7</w:t>
      </w:r>
      <w:r w:rsidR="007564F2" w:rsidRPr="007564F2">
        <w:fldChar w:fldCharType="end"/>
      </w:r>
      <w:r w:rsidR="007564F2">
        <w:t>). Je vidět, že některé objekty jsou již</w:t>
      </w:r>
      <w:r w:rsidR="00BF6643">
        <w:t xml:space="preserve"> v tolerančním pásmu</w:t>
      </w:r>
      <w:r w:rsidR="00520F59">
        <w:t>,</w:t>
      </w:r>
      <w:r w:rsidR="00BF6643">
        <w:t xml:space="preserve"> a dokonce i</w:t>
      </w:r>
      <w:r w:rsidR="007564F2">
        <w:t xml:space="preserve"> za hranící a</w:t>
      </w:r>
      <w:r w:rsidR="00520F59">
        <w:t> </w:t>
      </w:r>
      <w:r w:rsidR="007564F2">
        <w:t xml:space="preserve">budou špatně klasifikovány. </w:t>
      </w:r>
    </w:p>
    <w:p w14:paraId="2CB379C9" w14:textId="7C53D6B4" w:rsidR="007564F2" w:rsidRDefault="007564F2" w:rsidP="009A5AFE">
      <w:pPr>
        <w:pStyle w:val="BPDPNormln"/>
      </w:pPr>
    </w:p>
    <w:p w14:paraId="35FE293B" w14:textId="77777777" w:rsidR="007564F2" w:rsidRDefault="007564F2" w:rsidP="007564F2">
      <w:pPr>
        <w:pStyle w:val="BPDPNormln"/>
        <w:keepNext/>
        <w:jc w:val="center"/>
      </w:pPr>
      <w:r>
        <w:rPr>
          <w:noProof/>
        </w:rPr>
        <w:lastRenderedPageBreak/>
        <w:drawing>
          <wp:inline distT="0" distB="0" distL="0" distR="0" wp14:anchorId="1D2F782E" wp14:editId="4BDA24F8">
            <wp:extent cx="4323559" cy="3240000"/>
            <wp:effectExtent l="0" t="0" r="127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_02.emf"/>
                    <pic:cNvPicPr/>
                  </pic:nvPicPr>
                  <pic:blipFill>
                    <a:blip r:embed="rId3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760AA8E" w14:textId="4EE27ED4" w:rsidR="007564F2" w:rsidRPr="007564F2" w:rsidRDefault="007564F2" w:rsidP="007564F2">
      <w:pPr>
        <w:pStyle w:val="Titulek"/>
        <w:jc w:val="center"/>
        <w:rPr>
          <w:b w:val="0"/>
        </w:rPr>
      </w:pPr>
      <w:bookmarkStart w:id="374" w:name="_Ref34053329"/>
      <w:bookmarkStart w:id="375" w:name="_Toc40436460"/>
      <w:r w:rsidRPr="007564F2">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5</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7</w:t>
      </w:r>
      <w:r w:rsidR="00C53017">
        <w:rPr>
          <w:b w:val="0"/>
        </w:rPr>
        <w:fldChar w:fldCharType="end"/>
      </w:r>
      <w:bookmarkEnd w:id="374"/>
      <w:r w:rsidRPr="007564F2">
        <w:rPr>
          <w:b w:val="0"/>
        </w:rPr>
        <w:t xml:space="preserve">: Lineárně </w:t>
      </w:r>
      <w:proofErr w:type="spellStart"/>
      <w:r w:rsidRPr="007564F2">
        <w:rPr>
          <w:b w:val="0"/>
        </w:rPr>
        <w:t>nesepar</w:t>
      </w:r>
      <w:r w:rsidR="00353698">
        <w:rPr>
          <w:b w:val="0"/>
        </w:rPr>
        <w:t>ovatelné</w:t>
      </w:r>
      <w:proofErr w:type="spellEnd"/>
      <w:r w:rsidRPr="007564F2">
        <w:rPr>
          <w:b w:val="0"/>
        </w:rPr>
        <w:t xml:space="preserve"> třídy</w:t>
      </w:r>
      <w:bookmarkEnd w:id="375"/>
    </w:p>
    <w:p w14:paraId="416A5E29" w14:textId="31F50E68" w:rsidR="009A5AFE" w:rsidRDefault="007564F2" w:rsidP="007564F2">
      <w:pPr>
        <w:pStyle w:val="BPDPNormln"/>
        <w:ind w:firstLine="0"/>
      </w:pPr>
      <w:r>
        <w:t xml:space="preserve">Někdy také může být výhodnější vytvořit robustnější klasifikátor s širším </w:t>
      </w:r>
      <w:r w:rsidR="001F7B6E">
        <w:t>tolerančním pásmem za cenu špatné klasifikace několika málo objektů. Klasifikátory s úzkým tolerančním pásmem nemusí správně třídit nové testovací objekty. [12]</w:t>
      </w:r>
    </w:p>
    <w:p w14:paraId="3F54F6D5" w14:textId="1987A991" w:rsidR="001F7B6E" w:rsidRDefault="00F21A54" w:rsidP="001F7B6E">
      <w:pPr>
        <w:pStyle w:val="BPDPNormln"/>
      </w:pPr>
      <w:r>
        <w:t xml:space="preserve">Kritérium </w:t>
      </w:r>
      <w:r>
        <w:fldChar w:fldCharType="begin"/>
      </w:r>
      <w:r>
        <w:instrText xml:space="preserve"> REF _Ref34051581 \h </w:instrText>
      </w:r>
      <w:r>
        <w:fldChar w:fldCharType="separate"/>
      </w:r>
      <w:r w:rsidR="002B7859">
        <w:t>(</w:t>
      </w:r>
      <w:r w:rsidR="002B7859">
        <w:rPr>
          <w:noProof/>
        </w:rPr>
        <w:t>5</w:t>
      </w:r>
      <w:r w:rsidR="002B7859">
        <w:t>.</w:t>
      </w:r>
      <w:r w:rsidR="002B7859">
        <w:rPr>
          <w:noProof/>
        </w:rPr>
        <w:t>6</w:t>
      </w:r>
      <w:r w:rsidR="002B7859">
        <w:t>)</w:t>
      </w:r>
      <w:r>
        <w:fldChar w:fldCharType="end"/>
      </w:r>
      <w:r>
        <w:t xml:space="preserve"> </w:t>
      </w:r>
      <w:r w:rsidR="00000D32">
        <w:t>je</w:t>
      </w:r>
      <w:r>
        <w:t xml:space="preserve"> </w:t>
      </w:r>
      <w:r w:rsidR="00000D32">
        <w:t>tedy</w:t>
      </w:r>
      <w:r>
        <w:t xml:space="preserve"> </w:t>
      </w:r>
      <w:r w:rsidR="00000D32">
        <w:t>u</w:t>
      </w:r>
      <w:r>
        <w:t xml:space="preserve">praveno. </w:t>
      </w:r>
      <w:r w:rsidR="00000D32">
        <w:t>Zavad</w:t>
      </w:r>
      <w:r w:rsidR="00353698">
        <w:t>í</w:t>
      </w:r>
      <w:r w:rsidR="00000D32">
        <w:t xml:space="preserve"> se </w:t>
      </w:r>
      <w:r>
        <w:t xml:space="preserve">nová proměnná </w:t>
      </w:r>
      <w:proofErr w:type="spellStart"/>
      <w:r w:rsidRPr="00F21A54">
        <w:rPr>
          <w:rFonts w:asciiTheme="minorHAnsi" w:eastAsia="Microsoft GothicNeo" w:hAnsiTheme="minorHAnsi" w:cstheme="minorHAnsi"/>
        </w:rPr>
        <w:t>ξ</w:t>
      </w:r>
      <w:r w:rsidRPr="00F21A54">
        <w:rPr>
          <w:rFonts w:asciiTheme="minorHAnsi" w:eastAsia="Microsoft GothicNeo" w:hAnsiTheme="minorHAnsi" w:cstheme="minorHAnsi"/>
          <w:vertAlign w:val="subscript"/>
        </w:rPr>
        <w:t>k</w:t>
      </w:r>
      <w:proofErr w:type="spellEnd"/>
      <w:r w:rsidR="00000D32" w:rsidRPr="00000D32">
        <w:rPr>
          <w:rFonts w:eastAsia="Microsoft GothicNeo"/>
        </w:rPr>
        <w:t>,</w:t>
      </w:r>
      <w:r>
        <w:t xml:space="preserve"> </w:t>
      </w:r>
      <w:r w:rsidRPr="00F21A54">
        <w:t>nazývaná</w:t>
      </w:r>
      <w:r>
        <w:t xml:space="preserve"> relaxační (</w:t>
      </w:r>
      <w:proofErr w:type="spellStart"/>
      <w:r w:rsidRPr="00F21A54">
        <w:t>slack</w:t>
      </w:r>
      <w:proofErr w:type="spellEnd"/>
      <w:r w:rsidRPr="00F21A54">
        <w:t xml:space="preserve"> </w:t>
      </w:r>
      <w:proofErr w:type="spellStart"/>
      <w:r w:rsidRPr="00F21A54">
        <w:t>variable</w:t>
      </w:r>
      <w:proofErr w:type="spellEnd"/>
      <w:r>
        <w:t>) pro kterou platí:</w:t>
      </w:r>
    </w:p>
    <w:p w14:paraId="46202703" w14:textId="58F93A51" w:rsidR="00F21A54" w:rsidRPr="00F21A54" w:rsidRDefault="00000D32" w:rsidP="00F21A54">
      <w:pPr>
        <w:pStyle w:val="BPDPNormln"/>
        <w:numPr>
          <w:ilvl w:val="0"/>
          <w:numId w:val="43"/>
        </w:numPr>
      </w:pPr>
      <w:r>
        <w:t>j</w:t>
      </w:r>
      <w:r w:rsidR="00F21A54">
        <w:t xml:space="preserve">e-li objekt mimo toleranční pásma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00F21A54" w:rsidRPr="00BF6643">
        <w:rPr>
          <w:rFonts w:asciiTheme="minorHAnsi" w:eastAsia="Microsoft GothicNeo" w:hAnsiTheme="minorHAnsi" w:cstheme="minorHAnsi"/>
          <w:b/>
          <w:vertAlign w:val="subscript"/>
        </w:rPr>
        <w:t xml:space="preserve"> </w:t>
      </w:r>
      <w:r w:rsidR="00F21A54" w:rsidRPr="00BF6643">
        <w:rPr>
          <w:rFonts w:eastAsia="Microsoft GothicNeo"/>
          <w:b/>
        </w:rPr>
        <w:t xml:space="preserve">= </w:t>
      </w:r>
      <w:r w:rsidR="00F21A54" w:rsidRPr="006E111F">
        <w:rPr>
          <w:rFonts w:eastAsia="Microsoft GothicNeo"/>
        </w:rPr>
        <w:t>0</w:t>
      </w:r>
    </w:p>
    <w:p w14:paraId="1ED3D9D0" w14:textId="4D3BD2B7" w:rsidR="00F21A54" w:rsidRPr="00F21A54" w:rsidRDefault="00000D32" w:rsidP="00F21A54">
      <w:pPr>
        <w:pStyle w:val="BPDPNormln"/>
        <w:numPr>
          <w:ilvl w:val="0"/>
          <w:numId w:val="43"/>
        </w:numPr>
      </w:pPr>
      <w:r>
        <w:t>l</w:t>
      </w:r>
      <w:r w:rsidR="00F21A54">
        <w:t xml:space="preserve">eží-li objekt uvnitř tolerančního pásma a je správně klasifikován </w:t>
      </w:r>
      <w:r w:rsidR="00F21A54" w:rsidRPr="006E111F">
        <w:t xml:space="preserve">0 </w:t>
      </w:r>
      <w:proofErr w:type="gramStart"/>
      <w:r w:rsidR="00F21A54" w:rsidRPr="006E111F">
        <w:t xml:space="preserve">&lt; </w:t>
      </w:r>
      <w:proofErr w:type="spellStart"/>
      <w:r w:rsidR="00F21A54" w:rsidRPr="006E111F">
        <w:rPr>
          <w:rFonts w:asciiTheme="minorHAnsi" w:eastAsia="Microsoft GothicNeo" w:hAnsiTheme="minorHAnsi" w:cstheme="minorHAnsi"/>
        </w:rPr>
        <w:t>ξ</w:t>
      </w:r>
      <w:proofErr w:type="gramEnd"/>
      <w:r w:rsidR="00F21A54" w:rsidRPr="006E111F">
        <w:rPr>
          <w:rFonts w:asciiTheme="minorHAnsi" w:eastAsia="Microsoft GothicNeo" w:hAnsiTheme="minorHAnsi" w:cstheme="minorHAnsi"/>
          <w:vertAlign w:val="subscript"/>
        </w:rPr>
        <w:t>k</w:t>
      </w:r>
      <w:proofErr w:type="spellEnd"/>
      <w:r w:rsidR="00F21A54" w:rsidRPr="006E111F">
        <w:rPr>
          <w:rFonts w:asciiTheme="minorHAnsi" w:eastAsia="Microsoft GothicNeo" w:hAnsiTheme="minorHAnsi" w:cstheme="minorHAnsi"/>
          <w:vertAlign w:val="subscript"/>
        </w:rPr>
        <w:t xml:space="preserve"> </w:t>
      </w:r>
      <w:r w:rsidR="00F21A54" w:rsidRPr="006E111F">
        <w:rPr>
          <w:rFonts w:eastAsia="Microsoft GothicNeo"/>
        </w:rPr>
        <w:t>≤ 1</w:t>
      </w:r>
    </w:p>
    <w:p w14:paraId="3B6DAB92" w14:textId="3BEF2098" w:rsidR="00F21A54" w:rsidRDefault="00000D32" w:rsidP="00F21A54">
      <w:pPr>
        <w:pStyle w:val="BPDPNormln"/>
        <w:numPr>
          <w:ilvl w:val="0"/>
          <w:numId w:val="43"/>
        </w:numPr>
      </w:pPr>
      <w:r>
        <w:rPr>
          <w:rFonts w:eastAsia="Microsoft GothicNeo"/>
        </w:rPr>
        <w:t>n</w:t>
      </w:r>
      <w:r w:rsidR="00F21A54">
        <w:rPr>
          <w:rFonts w:eastAsia="Microsoft GothicNeo"/>
        </w:rPr>
        <w:t xml:space="preserve">achází-li se objekt na druhé straně hranice a je špatně vyhodnocen pak </w:t>
      </w:r>
      <w:proofErr w:type="spellStart"/>
      <w:r w:rsidR="00F21A54" w:rsidRPr="006E111F">
        <w:rPr>
          <w:rFonts w:asciiTheme="minorHAnsi" w:eastAsia="Microsoft GothicNeo" w:hAnsiTheme="minorHAnsi" w:cstheme="minorHAnsi"/>
        </w:rPr>
        <w:t>ξ</w:t>
      </w:r>
      <w:proofErr w:type="gramStart"/>
      <w:r w:rsidR="00F21A54" w:rsidRPr="006E111F">
        <w:rPr>
          <w:rFonts w:asciiTheme="minorHAnsi" w:eastAsia="Microsoft GothicNeo" w:hAnsiTheme="minorHAnsi" w:cstheme="minorHAnsi"/>
          <w:vertAlign w:val="subscript"/>
        </w:rPr>
        <w:t>k</w:t>
      </w:r>
      <w:proofErr w:type="spellEnd"/>
      <w:r w:rsidRPr="00BF6643">
        <w:rPr>
          <w:rFonts w:asciiTheme="minorHAnsi" w:eastAsia="Microsoft GothicNeo" w:hAnsiTheme="minorHAnsi" w:cstheme="minorHAnsi"/>
          <w:b/>
          <w:vertAlign w:val="subscript"/>
        </w:rPr>
        <w:t> </w:t>
      </w:r>
      <w:r w:rsidR="00F21A54" w:rsidRPr="00BF6643">
        <w:rPr>
          <w:b/>
        </w:rPr>
        <w:t>&gt;</w:t>
      </w:r>
      <w:proofErr w:type="gramEnd"/>
      <w:r w:rsidRPr="00BF6643">
        <w:rPr>
          <w:b/>
        </w:rPr>
        <w:t> </w:t>
      </w:r>
      <w:r w:rsidR="00F21A54" w:rsidRPr="006E111F">
        <w:t>1</w:t>
      </w:r>
    </w:p>
    <w:p w14:paraId="5FC24960" w14:textId="240B7437" w:rsidR="00000D32" w:rsidRDefault="00000D32" w:rsidP="00000D32">
      <w:pPr>
        <w:pStyle w:val="BPDPNormln"/>
        <w:ind w:firstLine="0"/>
      </w:pPr>
      <w:r>
        <w:t xml:space="preserve">Podmínka je tedy nově definována jako </w:t>
      </w:r>
      <w:r>
        <w:fldChar w:fldCharType="begin"/>
      </w:r>
      <w:r>
        <w:instrText xml:space="preserve"> REF _Ref34055027 \h </w:instrText>
      </w:r>
      <w:r>
        <w:fldChar w:fldCharType="separate"/>
      </w:r>
      <w:r w:rsidR="002B7859">
        <w:t>(</w:t>
      </w:r>
      <w:r w:rsidR="002B7859">
        <w:rPr>
          <w:noProof/>
        </w:rPr>
        <w:t>5</w:t>
      </w:r>
      <w:r w:rsidR="002B7859">
        <w:t>.</w:t>
      </w:r>
      <w:r w:rsidR="002B7859">
        <w:rPr>
          <w:noProof/>
        </w:rPr>
        <w:t>7</w:t>
      </w:r>
      <w:r w:rsidR="002B7859">
        <w:t>)</w:t>
      </w:r>
      <w:r>
        <w:fldChar w:fldCharType="end"/>
      </w:r>
      <w:r>
        <w:t>.</w:t>
      </w:r>
    </w:p>
    <w:p w14:paraId="5F3D4F77" w14:textId="4E1E7BB2" w:rsidR="00000D32" w:rsidRDefault="00000D32" w:rsidP="00000D32">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00D32" w14:paraId="75D0B1D6" w14:textId="77777777" w:rsidTr="00000D32">
        <w:tc>
          <w:tcPr>
            <w:tcW w:w="750" w:type="pct"/>
          </w:tcPr>
          <w:p w14:paraId="71964D9C" w14:textId="77777777" w:rsidR="00000D32" w:rsidRDefault="00000D32" w:rsidP="008B45A1"/>
        </w:tc>
        <w:tc>
          <w:tcPr>
            <w:tcW w:w="0" w:type="auto"/>
          </w:tcPr>
          <w:p w14:paraId="2E2C5B4D" w14:textId="67EEE272" w:rsidR="00000D32" w:rsidRDefault="00FD0138"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≥1-</m:t>
                </m:r>
                <m:sSub>
                  <m:sSubPr>
                    <m:ctrlPr>
                      <w:rPr>
                        <w:rStyle w:val="Zstupntext"/>
                        <w:rFonts w:ascii="Cambria Math" w:hAnsi="Cambria Math"/>
                        <w:color w:val="auto"/>
                      </w:rPr>
                    </m:ctrlPr>
                  </m:sSubPr>
                  <m:e>
                    <m:r>
                      <m:rPr>
                        <m:sty m:val="p"/>
                      </m:rPr>
                      <w:rPr>
                        <w:rStyle w:val="Zstupntext"/>
                        <w:rFonts w:ascii="Cambria Math" w:hAnsi="Cambria Math"/>
                        <w:color w:val="auto"/>
                      </w:rPr>
                      <m:t>ξ</m:t>
                    </m:r>
                  </m:e>
                  <m:sub>
                    <m:r>
                      <w:rPr>
                        <w:rStyle w:val="Zstupntext"/>
                        <w:rFonts w:ascii="Cambria Math" w:hAnsi="Cambria Math"/>
                        <w:color w:val="auto"/>
                      </w:rPr>
                      <m:t>k</m:t>
                    </m:r>
                  </m:sub>
                </m:sSub>
              </m:oMath>
            </m:oMathPara>
          </w:p>
        </w:tc>
        <w:tc>
          <w:tcPr>
            <w:tcW w:w="750" w:type="pct"/>
            <w:tcMar>
              <w:right w:w="0" w:type="dxa"/>
            </w:tcMar>
            <w:vAlign w:val="center"/>
          </w:tcPr>
          <w:p w14:paraId="76B76CAA" w14:textId="3C6379E5" w:rsidR="00000D32" w:rsidRDefault="00000D32" w:rsidP="00000D32">
            <w:pPr>
              <w:jc w:val="right"/>
            </w:pPr>
            <w:bookmarkStart w:id="376" w:name="_Ref34055027"/>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7</w:t>
            </w:r>
            <w:r w:rsidR="001C2707">
              <w:rPr>
                <w:noProof/>
              </w:rPr>
              <w:fldChar w:fldCharType="end"/>
            </w:r>
            <w:r>
              <w:t>)</w:t>
            </w:r>
            <w:bookmarkEnd w:id="376"/>
          </w:p>
        </w:tc>
      </w:tr>
    </w:tbl>
    <w:p w14:paraId="027C31FC" w14:textId="092D7A54" w:rsidR="00000D32" w:rsidRDefault="00000D32" w:rsidP="00000D32">
      <w:pPr>
        <w:pStyle w:val="BPDPNormln"/>
        <w:ind w:firstLine="0"/>
      </w:pPr>
    </w:p>
    <w:p w14:paraId="30BA92DA" w14:textId="4AE9F2BF" w:rsidR="00000D32" w:rsidRPr="001F7B6E" w:rsidRDefault="00000D32" w:rsidP="00000D32">
      <w:pPr>
        <w:pStyle w:val="BPDPNormln"/>
        <w:ind w:firstLine="0"/>
      </w:pPr>
      <w:r>
        <w:t>Při optimalizaci není teď bráno v úvahu jen co nejširší toleranční pásmo, ale také co</w:t>
      </w:r>
      <w:r w:rsidR="00696F5A">
        <w:t> </w:t>
      </w:r>
      <w:r>
        <w:t>nejmenší počet objektů</w:t>
      </w:r>
      <w:r w:rsidR="00BF6643">
        <w:t>,</w:t>
      </w:r>
      <w:r>
        <w:t xml:space="preserve"> pro které platí </w:t>
      </w:r>
      <w:proofErr w:type="spellStart"/>
      <w:r w:rsidR="00BF6643" w:rsidRPr="006E111F">
        <w:rPr>
          <w:rFonts w:asciiTheme="minorHAnsi" w:eastAsia="Microsoft GothicNeo" w:hAnsiTheme="minorHAnsi" w:cstheme="minorHAnsi"/>
        </w:rPr>
        <w:t>ξ</w:t>
      </w:r>
      <w:proofErr w:type="gramStart"/>
      <w:r w:rsidR="00BF6643" w:rsidRPr="006E111F">
        <w:rPr>
          <w:rFonts w:asciiTheme="minorHAnsi" w:eastAsia="Microsoft GothicNeo" w:hAnsiTheme="minorHAnsi" w:cstheme="minorHAnsi"/>
          <w:vertAlign w:val="subscript"/>
        </w:rPr>
        <w:t>k</w:t>
      </w:r>
      <w:proofErr w:type="spellEnd"/>
      <w:r w:rsidR="00BF6643" w:rsidRPr="00BF6643">
        <w:rPr>
          <w:rFonts w:asciiTheme="minorHAnsi" w:eastAsia="Microsoft GothicNeo" w:hAnsiTheme="minorHAnsi" w:cstheme="minorHAnsi"/>
          <w:b/>
        </w:rPr>
        <w:t xml:space="preserve"> </w:t>
      </w:r>
      <w:r w:rsidR="00BF6643" w:rsidRPr="00BF6643">
        <w:rPr>
          <w:rFonts w:eastAsia="Microsoft GothicNeo"/>
          <w:b/>
        </w:rPr>
        <w:t>&gt;</w:t>
      </w:r>
      <w:proofErr w:type="gramEnd"/>
      <w:r w:rsidR="00BF6643" w:rsidRPr="00BF6643">
        <w:rPr>
          <w:rFonts w:eastAsia="Microsoft GothicNeo"/>
          <w:b/>
        </w:rPr>
        <w:t xml:space="preserve"> </w:t>
      </w:r>
      <w:r w:rsidR="00BF6643" w:rsidRPr="006E111F">
        <w:rPr>
          <w:rFonts w:eastAsia="Microsoft GothicNeo"/>
        </w:rPr>
        <w:t>0</w:t>
      </w:r>
      <w:r w:rsidR="00BF6643">
        <w:rPr>
          <w:rFonts w:eastAsia="Microsoft GothicNeo"/>
        </w:rPr>
        <w:t>.</w:t>
      </w:r>
      <w:r w:rsidR="000C7324">
        <w:rPr>
          <w:rFonts w:eastAsia="Microsoft GothicNeo"/>
        </w:rPr>
        <w:t xml:space="preserve"> [10, 12]</w:t>
      </w:r>
    </w:p>
    <w:p w14:paraId="28AB2F13" w14:textId="77777777" w:rsidR="009A5AFE" w:rsidRDefault="009A5AFE" w:rsidP="009A5AFE">
      <w:pPr>
        <w:pStyle w:val="BPDPNormln"/>
      </w:pPr>
    </w:p>
    <w:p w14:paraId="4A39C01F" w14:textId="77777777" w:rsidR="009A5AFE" w:rsidRDefault="009A5AFE" w:rsidP="009A5AFE">
      <w:pPr>
        <w:pStyle w:val="BPDPNormln"/>
      </w:pPr>
    </w:p>
    <w:p w14:paraId="248C4566" w14:textId="139BE831" w:rsidR="00006017" w:rsidRDefault="00006017">
      <w:pPr>
        <w:spacing w:line="240" w:lineRule="auto"/>
        <w:ind w:left="0"/>
        <w:rPr>
          <w:ins w:id="377" w:author="Konzal Jan (164745) [2]" w:date="2020-05-04T18:30:00Z"/>
          <w:color w:val="000000"/>
        </w:rPr>
      </w:pPr>
      <w:ins w:id="378" w:author="Konzal Jan (164745) [2]" w:date="2020-05-04T18:30:00Z">
        <w:r>
          <w:br w:type="page"/>
        </w:r>
      </w:ins>
    </w:p>
    <w:p w14:paraId="58E81D90" w14:textId="03D1700A" w:rsidR="00006017" w:rsidRDefault="007972C5" w:rsidP="00006017">
      <w:pPr>
        <w:pStyle w:val="Nadpis1"/>
      </w:pPr>
      <w:bookmarkStart w:id="379" w:name="_Toc40436421"/>
      <w:r>
        <w:lastRenderedPageBreak/>
        <w:t>R</w:t>
      </w:r>
      <w:r w:rsidR="00006017">
        <w:t>ealizace</w:t>
      </w:r>
      <w:bookmarkEnd w:id="379"/>
    </w:p>
    <w:p w14:paraId="5BC31053" w14:textId="625ADBD1" w:rsidR="00006017" w:rsidRDefault="00006017" w:rsidP="00006017">
      <w:pPr>
        <w:pStyle w:val="BPDPNormln"/>
      </w:pPr>
      <w:r>
        <w:t xml:space="preserve">Program pro </w:t>
      </w:r>
      <w:proofErr w:type="spellStart"/>
      <w:r>
        <w:t>trigrování</w:t>
      </w:r>
      <w:proofErr w:type="spellEnd"/>
      <w:r>
        <w:t xml:space="preserve"> bicích byl realizován v prostředí </w:t>
      </w:r>
      <w:proofErr w:type="spellStart"/>
      <w:r>
        <w:t>Matlab</w:t>
      </w:r>
      <w:proofErr w:type="spellEnd"/>
      <w:r>
        <w:t xml:space="preserve">. Program je rozdělen na dvě základní části trénovací s testovací. </w:t>
      </w:r>
      <w:r w:rsidR="00EE303D">
        <w:t>Hlavním souborem pro spuštění trénovací části je</w:t>
      </w:r>
      <w:r>
        <w:t xml:space="preserve"> </w:t>
      </w:r>
      <w:proofErr w:type="spellStart"/>
      <w:r w:rsidRPr="00EE303D">
        <w:rPr>
          <w:i/>
        </w:rPr>
        <w:t>uceni.m</w:t>
      </w:r>
      <w:proofErr w:type="spellEnd"/>
      <w:r w:rsidR="00EE303D">
        <w:t>.</w:t>
      </w:r>
      <w:r>
        <w:t xml:space="preserve"> </w:t>
      </w:r>
      <w:r w:rsidR="00EE303D">
        <w:t>S</w:t>
      </w:r>
      <w:r>
        <w:t xml:space="preserve">louží k výpočtu prostou hlavních komponent a rozdělení </w:t>
      </w:r>
      <w:proofErr w:type="spellStart"/>
      <w:r>
        <w:t>clusterovacích</w:t>
      </w:r>
      <w:proofErr w:type="spellEnd"/>
      <w:r>
        <w:t xml:space="preserve"> tříd na základě trénovací </w:t>
      </w:r>
      <w:r w:rsidR="00EE303D">
        <w:t>sady</w:t>
      </w:r>
      <w:r>
        <w:t xml:space="preserve"> dat. </w:t>
      </w:r>
      <w:r w:rsidR="00EE303D">
        <w:t xml:space="preserve">Na obrázku </w:t>
      </w:r>
      <w:r w:rsidR="009A68D4">
        <w:t>(</w:t>
      </w:r>
      <w:r w:rsidR="00EE303D">
        <w:fldChar w:fldCharType="begin"/>
      </w:r>
      <w:r w:rsidR="00EE303D">
        <w:instrText xml:space="preserve"> REF _Ref36819977 \h </w:instrText>
      </w:r>
      <w:r w:rsidR="00EE303D">
        <w:fldChar w:fldCharType="separate"/>
      </w:r>
      <w:r w:rsidR="002B7859" w:rsidRPr="0025551E">
        <w:rPr>
          <w:bCs/>
        </w:rPr>
        <w:t xml:space="preserve">Obr. </w:t>
      </w:r>
      <w:r w:rsidR="002B7859">
        <w:rPr>
          <w:b/>
          <w:bCs/>
          <w:noProof/>
        </w:rPr>
        <w:t>6</w:t>
      </w:r>
      <w:r w:rsidR="002B7859">
        <w:rPr>
          <w:bCs/>
        </w:rPr>
        <w:t>.</w:t>
      </w:r>
      <w:r w:rsidR="002B7859">
        <w:rPr>
          <w:b/>
          <w:bCs/>
          <w:noProof/>
        </w:rPr>
        <w:t>1</w:t>
      </w:r>
      <w:r w:rsidR="00EE303D">
        <w:fldChar w:fldCharType="end"/>
      </w:r>
      <w:r w:rsidR="009A68D4">
        <w:t>)</w:t>
      </w:r>
      <w:r w:rsidR="00EE303D">
        <w:t xml:space="preserve"> je zobrazeno blokové schéma této části programu.</w:t>
      </w:r>
    </w:p>
    <w:p w14:paraId="65563962" w14:textId="77777777" w:rsidR="00006017" w:rsidRDefault="00006017" w:rsidP="00006017">
      <w:pPr>
        <w:pStyle w:val="BPDPNormln"/>
      </w:pPr>
    </w:p>
    <w:p w14:paraId="37E460C2" w14:textId="32D051B8" w:rsidR="00006017" w:rsidRDefault="00EE303D" w:rsidP="00006017">
      <w:pPr>
        <w:pStyle w:val="BPDPNormln"/>
        <w:keepNext/>
        <w:jc w:val="center"/>
      </w:pPr>
      <w:r>
        <w:rPr>
          <w:noProof/>
        </w:rPr>
        <w:drawing>
          <wp:inline distT="0" distB="0" distL="0" distR="0" wp14:anchorId="7CDBBB55" wp14:editId="3481419C">
            <wp:extent cx="1950448" cy="32400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ovaci.emf"/>
                    <pic:cNvPicPr/>
                  </pic:nvPicPr>
                  <pic:blipFill>
                    <a:blip r:embed="rId37">
                      <a:extLst>
                        <a:ext uri="{28A0092B-C50C-407E-A947-70E740481C1C}">
                          <a14:useLocalDpi xmlns:a14="http://schemas.microsoft.com/office/drawing/2010/main" val="0"/>
                        </a:ext>
                      </a:extLst>
                    </a:blip>
                    <a:stretch>
                      <a:fillRect/>
                    </a:stretch>
                  </pic:blipFill>
                  <pic:spPr>
                    <a:xfrm>
                      <a:off x="0" y="0"/>
                      <a:ext cx="1950448" cy="3240000"/>
                    </a:xfrm>
                    <a:prstGeom prst="rect">
                      <a:avLst/>
                    </a:prstGeom>
                  </pic:spPr>
                </pic:pic>
              </a:graphicData>
            </a:graphic>
          </wp:inline>
        </w:drawing>
      </w:r>
    </w:p>
    <w:p w14:paraId="4F60CB7E" w14:textId="5EC5E6F6" w:rsidR="00006017" w:rsidRDefault="00006017" w:rsidP="00006017">
      <w:pPr>
        <w:pStyle w:val="Titulek"/>
        <w:jc w:val="center"/>
        <w:rPr>
          <w:b w:val="0"/>
          <w:bCs/>
        </w:rPr>
      </w:pPr>
      <w:bookmarkStart w:id="380" w:name="_Ref36819977"/>
      <w:bookmarkStart w:id="381" w:name="_Toc40436461"/>
      <w:r w:rsidRPr="0025551E">
        <w:rPr>
          <w:b w:val="0"/>
          <w:bCs/>
        </w:rPr>
        <w:t xml:space="preserve">Obr. </w:t>
      </w:r>
      <w:r w:rsidR="00C53017">
        <w:rPr>
          <w:b w:val="0"/>
          <w:bCs/>
        </w:rPr>
        <w:fldChar w:fldCharType="begin"/>
      </w:r>
      <w:r w:rsidR="00C53017">
        <w:rPr>
          <w:b w:val="0"/>
          <w:bCs/>
        </w:rPr>
        <w:instrText xml:space="preserve"> STYLEREF 1 \s </w:instrText>
      </w:r>
      <w:r w:rsidR="00C53017">
        <w:rPr>
          <w:b w:val="0"/>
          <w:bCs/>
        </w:rPr>
        <w:fldChar w:fldCharType="separate"/>
      </w:r>
      <w:r w:rsidR="002B7859">
        <w:rPr>
          <w:b w:val="0"/>
          <w:bCs/>
          <w:noProof/>
        </w:rPr>
        <w:t>6</w:t>
      </w:r>
      <w:r w:rsidR="00C53017">
        <w:rPr>
          <w:b w:val="0"/>
          <w:bCs/>
        </w:rPr>
        <w:fldChar w:fldCharType="end"/>
      </w:r>
      <w:r w:rsidR="00C53017">
        <w:rPr>
          <w:b w:val="0"/>
          <w:bCs/>
        </w:rPr>
        <w:t>.</w:t>
      </w:r>
      <w:r w:rsidR="00C53017">
        <w:rPr>
          <w:b w:val="0"/>
          <w:bCs/>
        </w:rPr>
        <w:fldChar w:fldCharType="begin"/>
      </w:r>
      <w:r w:rsidR="00C53017">
        <w:rPr>
          <w:b w:val="0"/>
          <w:bCs/>
        </w:rPr>
        <w:instrText xml:space="preserve"> SEQ Obr. \* ARABIC \s 1 </w:instrText>
      </w:r>
      <w:r w:rsidR="00C53017">
        <w:rPr>
          <w:b w:val="0"/>
          <w:bCs/>
        </w:rPr>
        <w:fldChar w:fldCharType="separate"/>
      </w:r>
      <w:r w:rsidR="002B7859">
        <w:rPr>
          <w:b w:val="0"/>
          <w:bCs/>
          <w:noProof/>
        </w:rPr>
        <w:t>1</w:t>
      </w:r>
      <w:r w:rsidR="00C53017">
        <w:rPr>
          <w:b w:val="0"/>
          <w:bCs/>
        </w:rPr>
        <w:fldChar w:fldCharType="end"/>
      </w:r>
      <w:bookmarkEnd w:id="380"/>
      <w:r w:rsidRPr="0025551E">
        <w:rPr>
          <w:b w:val="0"/>
          <w:bCs/>
        </w:rPr>
        <w:t xml:space="preserve">: </w:t>
      </w:r>
      <w:r>
        <w:rPr>
          <w:b w:val="0"/>
          <w:bCs/>
        </w:rPr>
        <w:t>B</w:t>
      </w:r>
      <w:r w:rsidRPr="0025551E">
        <w:rPr>
          <w:b w:val="0"/>
          <w:bCs/>
        </w:rPr>
        <w:t>lokov</w:t>
      </w:r>
      <w:r>
        <w:rPr>
          <w:b w:val="0"/>
          <w:bCs/>
        </w:rPr>
        <w:t>é schéma</w:t>
      </w:r>
      <w:r w:rsidRPr="0025551E">
        <w:rPr>
          <w:b w:val="0"/>
          <w:bCs/>
        </w:rPr>
        <w:t xml:space="preserve"> trénovací části programu</w:t>
      </w:r>
      <w:bookmarkEnd w:id="381"/>
    </w:p>
    <w:p w14:paraId="4F6B7285" w14:textId="7F22B4DE" w:rsidR="00006017" w:rsidRDefault="00006017" w:rsidP="00006017"/>
    <w:p w14:paraId="192AD444" w14:textId="431F63E3" w:rsidR="00EE303D" w:rsidRDefault="00EE303D" w:rsidP="00EE303D">
      <w:pPr>
        <w:pStyle w:val="BPDPNormln"/>
      </w:pPr>
      <w:r>
        <w:t xml:space="preserve">Testovací část s hlavním souborem </w:t>
      </w:r>
      <w:proofErr w:type="spellStart"/>
      <w:r w:rsidRPr="00EE303D">
        <w:rPr>
          <w:i/>
        </w:rPr>
        <w:t>main.m</w:t>
      </w:r>
      <w:proofErr w:type="spellEnd"/>
      <w:r>
        <w:t>, analyzuje nahrávku a jednotlivé údery přiřazuje do daných tříd. Blokové schéma této části programu je zobrazeno na obrázku (</w:t>
      </w:r>
      <w:r w:rsidRPr="00EE303D">
        <w:fldChar w:fldCharType="begin"/>
      </w:r>
      <w:r w:rsidRPr="00EE303D">
        <w:instrText xml:space="preserve"> REF _Ref40373709 \h  \* MERGEFORMAT </w:instrText>
      </w:r>
      <w:r w:rsidRPr="00EE303D">
        <w:fldChar w:fldCharType="separate"/>
      </w:r>
      <w:r w:rsidR="002B7859" w:rsidRPr="00EE303D">
        <w:t xml:space="preserve">Obr. </w:t>
      </w:r>
      <w:r w:rsidR="002B7859" w:rsidRPr="002B7859">
        <w:rPr>
          <w:noProof/>
        </w:rPr>
        <w:t>6</w:t>
      </w:r>
      <w:r w:rsidR="002B7859">
        <w:t>.</w:t>
      </w:r>
      <w:r w:rsidR="002B7859" w:rsidRPr="002B7859">
        <w:rPr>
          <w:noProof/>
        </w:rPr>
        <w:t>2</w:t>
      </w:r>
      <w:r w:rsidRPr="00EE303D">
        <w:fldChar w:fldCharType="end"/>
      </w:r>
      <w:r>
        <w:t xml:space="preserve">). V této kapitole budou popsány jednotlivé bloky obou částí programu. </w:t>
      </w:r>
      <w:r w:rsidR="00E55A51">
        <w:t>Některé bloky jsou využity v obou větvích programu, proto je většina kódu naprogramovaná jako knihovny (funkce), které využívají obě větve.</w:t>
      </w:r>
      <w:r>
        <w:t xml:space="preserve"> </w:t>
      </w:r>
    </w:p>
    <w:p w14:paraId="438B2239" w14:textId="77777777" w:rsidR="00EE303D" w:rsidRDefault="00EE303D" w:rsidP="00EE303D">
      <w:pPr>
        <w:pStyle w:val="BPDPNormln"/>
        <w:keepNext/>
        <w:jc w:val="center"/>
      </w:pPr>
      <w:r>
        <w:rPr>
          <w:noProof/>
        </w:rPr>
        <w:lastRenderedPageBreak/>
        <w:drawing>
          <wp:inline distT="0" distB="0" distL="0" distR="0" wp14:anchorId="46AC2290" wp14:editId="7AE34DAA">
            <wp:extent cx="2110115" cy="3240000"/>
            <wp:effectExtent l="0" t="0" r="444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ovací.emf"/>
                    <pic:cNvPicPr/>
                  </pic:nvPicPr>
                  <pic:blipFill>
                    <a:blip r:embed="rId38">
                      <a:extLst>
                        <a:ext uri="{28A0092B-C50C-407E-A947-70E740481C1C}">
                          <a14:useLocalDpi xmlns:a14="http://schemas.microsoft.com/office/drawing/2010/main" val="0"/>
                        </a:ext>
                      </a:extLst>
                    </a:blip>
                    <a:stretch>
                      <a:fillRect/>
                    </a:stretch>
                  </pic:blipFill>
                  <pic:spPr>
                    <a:xfrm>
                      <a:off x="0" y="0"/>
                      <a:ext cx="2110115" cy="3240000"/>
                    </a:xfrm>
                    <a:prstGeom prst="rect">
                      <a:avLst/>
                    </a:prstGeom>
                  </pic:spPr>
                </pic:pic>
              </a:graphicData>
            </a:graphic>
          </wp:inline>
        </w:drawing>
      </w:r>
    </w:p>
    <w:p w14:paraId="3000F67D" w14:textId="13B4BB93" w:rsidR="00EE303D" w:rsidRPr="00EE303D" w:rsidRDefault="00EE303D" w:rsidP="00EE303D">
      <w:pPr>
        <w:pStyle w:val="Titulek"/>
        <w:jc w:val="center"/>
        <w:rPr>
          <w:b w:val="0"/>
        </w:rPr>
      </w:pPr>
      <w:bookmarkStart w:id="382" w:name="_Ref40373709"/>
      <w:bookmarkStart w:id="383" w:name="_Toc40436462"/>
      <w:r w:rsidRPr="00EE303D">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6</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2</w:t>
      </w:r>
      <w:r w:rsidR="00C53017">
        <w:rPr>
          <w:b w:val="0"/>
        </w:rPr>
        <w:fldChar w:fldCharType="end"/>
      </w:r>
      <w:bookmarkEnd w:id="382"/>
      <w:r>
        <w:rPr>
          <w:b w:val="0"/>
        </w:rPr>
        <w:t>:</w:t>
      </w:r>
      <w:r w:rsidRPr="00EE303D">
        <w:rPr>
          <w:b w:val="0"/>
        </w:rPr>
        <w:t xml:space="preserve"> Blokové schéma </w:t>
      </w:r>
      <w:r>
        <w:rPr>
          <w:b w:val="0"/>
        </w:rPr>
        <w:t>testovací</w:t>
      </w:r>
      <w:r w:rsidRPr="00EE303D">
        <w:rPr>
          <w:b w:val="0"/>
        </w:rPr>
        <w:t xml:space="preserve"> části programu</w:t>
      </w:r>
      <w:bookmarkEnd w:id="383"/>
    </w:p>
    <w:p w14:paraId="73456988" w14:textId="77777777" w:rsidR="00EE303D" w:rsidRDefault="00EE303D" w:rsidP="00006017"/>
    <w:p w14:paraId="681538AC" w14:textId="3FB660A7" w:rsidR="00006017" w:rsidRDefault="00006017" w:rsidP="00006017">
      <w:pPr>
        <w:pStyle w:val="Nadpis2"/>
      </w:pPr>
      <w:r>
        <w:t xml:space="preserve"> </w:t>
      </w:r>
      <w:bookmarkStart w:id="384" w:name="_Toc40436422"/>
      <w:r w:rsidR="00D27205">
        <w:t>Segmentace plovoucím oknem</w:t>
      </w:r>
      <w:bookmarkEnd w:id="384"/>
    </w:p>
    <w:p w14:paraId="52A6AC80" w14:textId="0CE7CA4B" w:rsidR="00D27205" w:rsidRDefault="00D27205" w:rsidP="00D27205">
      <w:pPr>
        <w:pStyle w:val="BPDPNormln"/>
      </w:pPr>
      <w:r>
        <w:t xml:space="preserve">V teoretickém úvodu byly zmíněny dvě možnosti časové segmentace vstupního signálu. První možností bylo rozdělit nahrávku po jednotlivých úderech a ty následně analyzovat. Druhou možností byla segmentace plovoucím oknem (kontinuální režim). </w:t>
      </w:r>
      <w:r w:rsidR="00FD4424">
        <w:t>Segmentace plovoucím oknem přináší možnost, že by systém v budoucnu mohl pracovat v reálném čase.</w:t>
      </w:r>
    </w:p>
    <w:p w14:paraId="334868AD" w14:textId="6B98EEC2" w:rsidR="00FD4424" w:rsidRDefault="00FD4424" w:rsidP="00D27205">
      <w:pPr>
        <w:pStyle w:val="BPDPNormln"/>
      </w:pPr>
      <w:r>
        <w:t>Testy obou variant bylo zjištěno, že obě jsou funkční. Implementována byla segmentace plovoucím oknem, díky tomu má rozpoznávací systém předp</w:t>
      </w:r>
      <w:r w:rsidR="000C31AF">
        <w:t>o</w:t>
      </w:r>
      <w:r>
        <w:t>k</w:t>
      </w:r>
      <w:r w:rsidR="000C31AF">
        <w:t>l</w:t>
      </w:r>
      <w:r>
        <w:t>a</w:t>
      </w:r>
      <w:r w:rsidR="000C31AF">
        <w:t>d</w:t>
      </w:r>
      <w:r>
        <w:t xml:space="preserve"> pro budoucí fungování v reálném čase. </w:t>
      </w:r>
      <w:r w:rsidR="000C31AF">
        <w:t>Experimentálně bylo zjištěno, že bezpečnou délkou okna pro rozpoznání úderu je 3 500 vzorků. Pro přesnější detekci začátků a konců úderů, byl zaveden přesah oken na 2/3.</w:t>
      </w:r>
    </w:p>
    <w:p w14:paraId="650C79D7" w14:textId="46820213" w:rsidR="000C31AF" w:rsidRDefault="000C31AF" w:rsidP="00D27205">
      <w:pPr>
        <w:pStyle w:val="BPDPNormln"/>
      </w:pPr>
      <w:r>
        <w:t xml:space="preserve">Segmentaci do jednotlivých oken zajišťuje funkce </w:t>
      </w:r>
      <w:proofErr w:type="spellStart"/>
      <w:r w:rsidRPr="000C31AF">
        <w:rPr>
          <w:i/>
        </w:rPr>
        <w:t>okno.m</w:t>
      </w:r>
      <w:proofErr w:type="spellEnd"/>
      <w:r>
        <w:rPr>
          <w:i/>
        </w:rPr>
        <w:t>.</w:t>
      </w:r>
      <w:r>
        <w:t xml:space="preserve"> Vstupem této funkce je samotná nahrávka, délka okna a přesah. Výstupy jsou </w:t>
      </w:r>
      <w:r w:rsidR="00001F08">
        <w:t xml:space="preserve">časové značky oken, počet oken, časové značky úderů a počet úderů v nahrávce. </w:t>
      </w:r>
    </w:p>
    <w:p w14:paraId="04965E49" w14:textId="70E23A8F" w:rsidR="00001F08" w:rsidRDefault="00001F08" w:rsidP="00001F08">
      <w:pPr>
        <w:pStyle w:val="Nadpis2"/>
      </w:pPr>
      <w:bookmarkStart w:id="385" w:name="_Toc40436423"/>
      <w:r>
        <w:t>Detekce úderů</w:t>
      </w:r>
      <w:bookmarkEnd w:id="385"/>
    </w:p>
    <w:p w14:paraId="36C6CE80" w14:textId="060AEF03" w:rsidR="004126EA" w:rsidRDefault="00001F08" w:rsidP="00C4499A">
      <w:pPr>
        <w:pStyle w:val="BPDPNormln"/>
      </w:pPr>
      <w:r>
        <w:t xml:space="preserve">Detekce začátků a konců úderů je také začleněna do funkce </w:t>
      </w:r>
      <w:proofErr w:type="spellStart"/>
      <w:r w:rsidRPr="00001F08">
        <w:rPr>
          <w:i/>
        </w:rPr>
        <w:t>okno.m</w:t>
      </w:r>
      <w:proofErr w:type="spellEnd"/>
      <w:r>
        <w:rPr>
          <w:i/>
        </w:rPr>
        <w:t xml:space="preserve">. </w:t>
      </w:r>
      <w:r w:rsidR="008B0EBA">
        <w:t xml:space="preserve">Aby detekce správně fungovala, je potřeba normalizovat hlasitost nahrávky. Ve většině programů pro zpracování zvuku, se pod normalizací hlasitostí myslí zesílení signálu tak, že jeho nejhlasitější špička dosáhne úrovně přenosu 1. Takovýto přístup nezaručuje stejnou, nebo alespoň podobnou hlasitost signálů. Proto zde není prováděno měření špičkové hodnoty, ale hodnoty efektivní (RMS). Všechny vstupní nahrávky jsou tedy normalizovány na hodnotu 0.4 (RMS). </w:t>
      </w:r>
      <w:r w:rsidR="00C4499A">
        <w:t xml:space="preserve">Při takovéto úpravě zvukového signálu může </w:t>
      </w:r>
      <w:r w:rsidR="00C4499A">
        <w:lastRenderedPageBreak/>
        <w:t xml:space="preserve">dojít k zesílení špiček nad maximální hodnotu 0 dB a tím by mohlo dojít k tzv. </w:t>
      </w:r>
      <w:proofErr w:type="spellStart"/>
      <w:r w:rsidR="00C4499A">
        <w:t>klipování</w:t>
      </w:r>
      <w:proofErr w:type="spellEnd"/>
      <w:r w:rsidR="00C4499A">
        <w:t xml:space="preserve">. Což se ve zvuku může projevit nepříjemným praskáním. Jako ochrana byl implementován </w:t>
      </w:r>
      <w:proofErr w:type="spellStart"/>
      <w:r w:rsidR="00C4499A">
        <w:t>limitér</w:t>
      </w:r>
      <w:proofErr w:type="spellEnd"/>
      <w:r w:rsidR="00C4499A">
        <w:t xml:space="preserve">, který rozhodovací úroveň nastavenou na bezpečnou hranici -1 dB. </w:t>
      </w:r>
      <w:r w:rsidR="004126EA">
        <w:t xml:space="preserve">Ostatní parametry zůstaly v základním nastavení. Náběhový čas 0 s, doběhový čas 0,2 s. </w:t>
      </w:r>
      <w:r w:rsidR="00C4499A">
        <w:t xml:space="preserve">U mnoha nahrávek, je úroveň úderu na </w:t>
      </w:r>
      <w:proofErr w:type="spellStart"/>
      <w:r w:rsidR="00C4499A">
        <w:t>hi</w:t>
      </w:r>
      <w:proofErr w:type="spellEnd"/>
      <w:r w:rsidR="00C4499A">
        <w:t xml:space="preserve"> – </w:t>
      </w:r>
      <w:proofErr w:type="spellStart"/>
      <w:r w:rsidR="00C4499A">
        <w:t>hat</w:t>
      </w:r>
      <w:proofErr w:type="spellEnd"/>
      <w:r w:rsidR="00C4499A">
        <w:t xml:space="preserve"> tak nízká, že </w:t>
      </w:r>
      <w:r w:rsidR="00D915D3">
        <w:t>je nebylo možné detekovat. Proto byl do předzpracování signálu ještě vložen expand</w:t>
      </w:r>
      <w:r w:rsidR="004126EA">
        <w:t>é</w:t>
      </w:r>
      <w:r w:rsidR="00D915D3">
        <w:t>r, který má rozhodovací úroveň nastavenou na -60 dB. Ostatní parametry zůstaly v základním nastavení. Expanzní poměr 1:5, náběhový čas</w:t>
      </w:r>
      <w:r w:rsidR="004126EA">
        <w:t xml:space="preserve"> 0,05 s, doběhový čas 0,2 s a čas přidržení 0,05 s.</w:t>
      </w:r>
      <w:r w:rsidR="00030897">
        <w:t xml:space="preserve"> </w:t>
      </w:r>
      <w:r w:rsidR="00C41581">
        <w:t xml:space="preserve">Pro zvýraznění </w:t>
      </w:r>
      <w:proofErr w:type="spellStart"/>
      <w:r w:rsidR="00C41581">
        <w:t>tran</w:t>
      </w:r>
      <w:r w:rsidR="00030897">
        <w:t>z</w:t>
      </w:r>
      <w:r w:rsidR="00C41581">
        <w:t>ien</w:t>
      </w:r>
      <w:r w:rsidR="00030897">
        <w:t>t</w:t>
      </w:r>
      <w:r w:rsidR="00C41581">
        <w:t>ů</w:t>
      </w:r>
      <w:proofErr w:type="spellEnd"/>
      <w:r w:rsidR="00C41581">
        <w:t xml:space="preserve"> v</w:t>
      </w:r>
      <w:r w:rsidR="00030897">
        <w:t> signálu byl použit diferenční filtr. Jedná se o výpočet rozdílu dvou sousedních vzorků.</w:t>
      </w:r>
    </w:p>
    <w:p w14:paraId="32FB3B81" w14:textId="25B1FB4B" w:rsidR="00896202" w:rsidRDefault="00030897" w:rsidP="00C4499A">
      <w:pPr>
        <w:pStyle w:val="BPDPNormln"/>
      </w:pPr>
      <w:r>
        <w:t>Pro takto upravený signál je vypočtena jeho obálka. Průchod obálky signálu rozhodovací úrovní je zaznamenán jako začátek nebo konec úderu, podle toho</w:t>
      </w:r>
      <w:r w:rsidR="00B36D04">
        <w:t>,</w:t>
      </w:r>
      <w:r>
        <w:t xml:space="preserve"> jestli křivka obálky p</w:t>
      </w:r>
      <w:r w:rsidR="00B36D04">
        <w:t>o</w:t>
      </w:r>
      <w:r>
        <w:t xml:space="preserve"> protnutí </w:t>
      </w:r>
      <w:r w:rsidR="00B36D04">
        <w:t xml:space="preserve">rozhodovací úrovně stoupá nebo klesá. Tento proces probíhá v rámci časového okna, kde není znám průběh zbytku signálu, který by mohl mít vliv na výpočet obálky. Proto bylo využito přesahu mezi okny. Díky přesahu se jeden průchod rozhodovací úrovní promítne do více oken. Časy těchto průchodů se průměrují. </w:t>
      </w:r>
    </w:p>
    <w:p w14:paraId="38022D0F" w14:textId="77777777" w:rsidR="00001EC6" w:rsidRDefault="00001EC6" w:rsidP="00C4499A">
      <w:pPr>
        <w:pStyle w:val="BPDPNormln"/>
      </w:pPr>
    </w:p>
    <w:p w14:paraId="2677B49F" w14:textId="77777777" w:rsidR="00001EC6" w:rsidRDefault="00001EC6" w:rsidP="00001EC6">
      <w:pPr>
        <w:pStyle w:val="BPDPNormln"/>
        <w:keepNext/>
        <w:jc w:val="center"/>
      </w:pPr>
      <w:r>
        <w:rPr>
          <w:noProof/>
        </w:rPr>
        <w:drawing>
          <wp:inline distT="0" distB="0" distL="0" distR="0" wp14:anchorId="7B75962E" wp14:editId="590165FA">
            <wp:extent cx="4323559" cy="3240000"/>
            <wp:effectExtent l="0" t="0" r="127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ektor.emf"/>
                    <pic:cNvPicPr/>
                  </pic:nvPicPr>
                  <pic:blipFill>
                    <a:blip r:embed="rId3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6C800361" w14:textId="63BCA250" w:rsidR="00030897" w:rsidRDefault="00001EC6" w:rsidP="00001EC6">
      <w:pPr>
        <w:pStyle w:val="Titulek"/>
        <w:jc w:val="center"/>
        <w:rPr>
          <w:b w:val="0"/>
        </w:rPr>
      </w:pPr>
      <w:bookmarkStart w:id="386" w:name="_Ref40389072"/>
      <w:bookmarkStart w:id="387" w:name="_Toc40436463"/>
      <w:r w:rsidRPr="00001EC6">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6</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3</w:t>
      </w:r>
      <w:r w:rsidR="00C53017">
        <w:rPr>
          <w:b w:val="0"/>
        </w:rPr>
        <w:fldChar w:fldCharType="end"/>
      </w:r>
      <w:bookmarkEnd w:id="386"/>
      <w:r w:rsidRPr="00001EC6">
        <w:rPr>
          <w:b w:val="0"/>
        </w:rPr>
        <w:t>: Ukázka funkce detektoru úderů</w:t>
      </w:r>
      <w:bookmarkEnd w:id="387"/>
    </w:p>
    <w:p w14:paraId="1FBDB55F" w14:textId="17D9A350" w:rsidR="00001EC6" w:rsidRDefault="00001EC6" w:rsidP="00001EC6">
      <w:pPr>
        <w:pStyle w:val="BPDPNormln"/>
        <w:ind w:firstLine="0"/>
      </w:pPr>
      <w:r>
        <w:t>Na obrázku (</w:t>
      </w:r>
      <w:r w:rsidRPr="00001EC6">
        <w:fldChar w:fldCharType="begin"/>
      </w:r>
      <w:r w:rsidRPr="00001EC6">
        <w:instrText xml:space="preserve"> REF _Ref40389072 \h  \* MERGEFORMAT </w:instrText>
      </w:r>
      <w:r w:rsidRPr="00001EC6">
        <w:fldChar w:fldCharType="separate"/>
      </w:r>
      <w:r w:rsidR="002B7859" w:rsidRPr="00001EC6">
        <w:t xml:space="preserve">Obr. </w:t>
      </w:r>
      <w:r w:rsidR="002B7859" w:rsidRPr="002B7859">
        <w:rPr>
          <w:noProof/>
        </w:rPr>
        <w:t>6</w:t>
      </w:r>
      <w:r w:rsidR="002B7859">
        <w:t>.</w:t>
      </w:r>
      <w:r w:rsidR="002B7859" w:rsidRPr="002B7859">
        <w:rPr>
          <w:noProof/>
        </w:rPr>
        <w:t>3</w:t>
      </w:r>
      <w:r w:rsidRPr="00001EC6">
        <w:fldChar w:fldCharType="end"/>
      </w:r>
      <w:r>
        <w:t>) je znázorněna funkce detektoru úderů. Signál S (t) je nahrávkou bicí soupravy, která již prošla předzpracování popsaným výše. Dále je na obrázku vidět obálka počítaná z RMS hodnoty signálu S (t), a rozhodovací úroveň. Růžovou barvou jsou zvýrazněny úseky signálu, které detektor označil jako úder. Výstupem tohoto bloku je počet nalezených úderů a časové značky začátků a konců úderů.</w:t>
      </w:r>
    </w:p>
    <w:p w14:paraId="36E73DA2" w14:textId="0A3B15D8" w:rsidR="007972C5" w:rsidRDefault="007972C5" w:rsidP="007972C5">
      <w:pPr>
        <w:pStyle w:val="Nadpis2"/>
      </w:pPr>
      <w:bookmarkStart w:id="388" w:name="_Toc40436424"/>
      <w:r>
        <w:t>Banka filtrů</w:t>
      </w:r>
      <w:bookmarkEnd w:id="388"/>
    </w:p>
    <w:p w14:paraId="3B288FF0" w14:textId="77777777" w:rsidR="00C44721" w:rsidRDefault="00365280" w:rsidP="007972C5">
      <w:pPr>
        <w:pStyle w:val="BPDPNormln"/>
      </w:pPr>
      <w:r>
        <w:t xml:space="preserve">Banka filtrů je v této práci využita pro frekvenční analýzu vstupního signálu. </w:t>
      </w:r>
      <w:r w:rsidR="00797591">
        <w:t xml:space="preserve">Tuto analýzu provádí </w:t>
      </w:r>
      <w:r w:rsidR="00BE76D0">
        <w:t xml:space="preserve">knihovna </w:t>
      </w:r>
      <w:proofErr w:type="spellStart"/>
      <w:r w:rsidR="00BE76D0" w:rsidRPr="00BE76D0">
        <w:rPr>
          <w:i/>
        </w:rPr>
        <w:t>banka_filtruu.m</w:t>
      </w:r>
      <w:proofErr w:type="spellEnd"/>
      <w:r w:rsidR="00BE76D0">
        <w:rPr>
          <w:i/>
        </w:rPr>
        <w:t>.</w:t>
      </w:r>
      <w:r w:rsidR="00BE76D0">
        <w:t xml:space="preserve"> Vstupem tohoto bloku je neupravený vstupní signál. Výstupem je vyfiltrovaný signál a střední kmitočty filtrů.</w:t>
      </w:r>
    </w:p>
    <w:p w14:paraId="17C1AEAD" w14:textId="56FE26F7" w:rsidR="007972C5" w:rsidRDefault="008D79DF" w:rsidP="007972C5">
      <w:pPr>
        <w:pStyle w:val="BPDPNormln"/>
      </w:pPr>
      <w:r>
        <w:lastRenderedPageBreak/>
        <w:t xml:space="preserve">Banku tvoří řada IIR číslicových filtrů, jedná se o filtry typu dolní propust druhého řádu. Jako aproximace byla zvolena </w:t>
      </w:r>
      <w:proofErr w:type="spellStart"/>
      <w:r w:rsidRPr="00567BF9">
        <w:t>Butterworthova</w:t>
      </w:r>
      <w:proofErr w:type="spellEnd"/>
      <w:r>
        <w:t xml:space="preserve">, zejména protože nezpůsobuje zvlnění frekvenční charakteristiky v propustném pásmu filtru. </w:t>
      </w:r>
    </w:p>
    <w:p w14:paraId="6D276F16" w14:textId="30540FC9" w:rsidR="007450C1" w:rsidRDefault="008D79DF" w:rsidP="007972C5">
      <w:pPr>
        <w:pStyle w:val="BPDPNormln"/>
      </w:pPr>
      <w:r>
        <w:t>Rozlišení spektrální analýzy je dáno počtem pásem. Na základě podobnosti kritických pásem lidského sluchu byla jako výchozí zvolena třetino – oktávová banka filtr.</w:t>
      </w:r>
      <w:r w:rsidR="007450C1">
        <w:t xml:space="preserve"> Pro ověření její vhodnosti byly ještě otestovány oktávová a šestino oktávová banka filtrů. Výsledky tohoto testu jsou zaznamenány v</w:t>
      </w:r>
      <w:r w:rsidR="004525EF">
        <w:t> </w:t>
      </w:r>
      <w:r w:rsidR="007450C1">
        <w:t>tabulce</w:t>
      </w:r>
      <w:r w:rsidR="004525EF">
        <w:t xml:space="preserve"> (</w:t>
      </w:r>
      <w:r w:rsidR="004525EF" w:rsidRPr="004525EF">
        <w:fldChar w:fldCharType="begin"/>
      </w:r>
      <w:r w:rsidR="004525EF" w:rsidRPr="004525EF">
        <w:instrText xml:space="preserve"> REF _Ref40450916 \h  \* MERGEFORMAT </w:instrText>
      </w:r>
      <w:r w:rsidR="004525EF" w:rsidRPr="004525EF">
        <w:fldChar w:fldCharType="separate"/>
      </w:r>
      <w:r w:rsidR="002B7859" w:rsidRPr="004525EF">
        <w:t xml:space="preserve">Tab. </w:t>
      </w:r>
      <w:r w:rsidR="002B7859" w:rsidRPr="002B7859">
        <w:rPr>
          <w:noProof/>
        </w:rPr>
        <w:t>6</w:t>
      </w:r>
      <w:r w:rsidR="002B7859">
        <w:t>.</w:t>
      </w:r>
      <w:r w:rsidR="002B7859" w:rsidRPr="002B7859">
        <w:rPr>
          <w:noProof/>
        </w:rPr>
        <w:t>1</w:t>
      </w:r>
      <w:r w:rsidR="004525EF" w:rsidRPr="004525EF">
        <w:fldChar w:fldCharType="end"/>
      </w:r>
      <w:r w:rsidR="004525EF">
        <w:t>)</w:t>
      </w:r>
      <w:r w:rsidR="009F6FD6">
        <w:t xml:space="preserve">. </w:t>
      </w:r>
    </w:p>
    <w:p w14:paraId="336A7CFC" w14:textId="77777777" w:rsidR="004525EF" w:rsidRDefault="004525EF" w:rsidP="004525EF">
      <w:pPr>
        <w:pStyle w:val="BPDPNormln"/>
        <w:ind w:firstLine="0"/>
      </w:pPr>
    </w:p>
    <w:p w14:paraId="0438D831" w14:textId="012204D9" w:rsidR="004525EF" w:rsidRPr="004525EF" w:rsidRDefault="004525EF" w:rsidP="004525EF">
      <w:pPr>
        <w:pStyle w:val="Titulek"/>
        <w:keepNext/>
        <w:jc w:val="center"/>
        <w:rPr>
          <w:b w:val="0"/>
        </w:rPr>
      </w:pPr>
      <w:bookmarkStart w:id="389" w:name="_Ref40450916"/>
      <w:r w:rsidRPr="004525EF">
        <w:rPr>
          <w:b w:val="0"/>
        </w:rPr>
        <w:t xml:space="preserve">Tab.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6</w:t>
      </w:r>
      <w:r w:rsidR="00C53017">
        <w:rPr>
          <w:b w:val="0"/>
        </w:rPr>
        <w:fldChar w:fldCharType="end"/>
      </w:r>
      <w:r w:rsidR="00C53017">
        <w:rPr>
          <w:b w:val="0"/>
        </w:rPr>
        <w:t>.</w:t>
      </w:r>
      <w:r w:rsidR="00C53017">
        <w:rPr>
          <w:b w:val="0"/>
        </w:rPr>
        <w:fldChar w:fldCharType="begin"/>
      </w:r>
      <w:r w:rsidR="00C53017">
        <w:rPr>
          <w:b w:val="0"/>
        </w:rPr>
        <w:instrText xml:space="preserve"> SEQ Tab. \* ARABIC \s 1 </w:instrText>
      </w:r>
      <w:r w:rsidR="00C53017">
        <w:rPr>
          <w:b w:val="0"/>
        </w:rPr>
        <w:fldChar w:fldCharType="separate"/>
      </w:r>
      <w:r w:rsidR="002B7859">
        <w:rPr>
          <w:b w:val="0"/>
          <w:noProof/>
        </w:rPr>
        <w:t>1</w:t>
      </w:r>
      <w:r w:rsidR="00C53017">
        <w:rPr>
          <w:b w:val="0"/>
        </w:rPr>
        <w:fldChar w:fldCharType="end"/>
      </w:r>
      <w:bookmarkEnd w:id="389"/>
      <w:r w:rsidRPr="004525EF">
        <w:rPr>
          <w:b w:val="0"/>
        </w:rPr>
        <w:t>: Srovnání úspěšnosti klasifikace s různými bankami filtrů</w:t>
      </w:r>
    </w:p>
    <w:tbl>
      <w:tblPr>
        <w:tblStyle w:val="Mkatabulky"/>
        <w:tblW w:w="0" w:type="auto"/>
        <w:jc w:val="center"/>
        <w:tblLook w:val="04A0" w:firstRow="1" w:lastRow="0" w:firstColumn="1" w:lastColumn="0" w:noHBand="0" w:noVBand="1"/>
      </w:tblPr>
      <w:tblGrid>
        <w:gridCol w:w="1668"/>
        <w:gridCol w:w="2268"/>
        <w:gridCol w:w="2546"/>
        <w:gridCol w:w="2161"/>
      </w:tblGrid>
      <w:tr w:rsidR="007450C1" w14:paraId="1A212F0C" w14:textId="77777777" w:rsidTr="004525EF">
        <w:trPr>
          <w:jc w:val="center"/>
        </w:trPr>
        <w:tc>
          <w:tcPr>
            <w:tcW w:w="1668" w:type="dxa"/>
          </w:tcPr>
          <w:p w14:paraId="79928080" w14:textId="77777777" w:rsidR="007450C1" w:rsidRDefault="007450C1" w:rsidP="007972C5">
            <w:pPr>
              <w:pStyle w:val="BPDPNormln"/>
              <w:ind w:firstLine="0"/>
            </w:pPr>
          </w:p>
        </w:tc>
        <w:tc>
          <w:tcPr>
            <w:tcW w:w="2268" w:type="dxa"/>
          </w:tcPr>
          <w:p w14:paraId="617B6332" w14:textId="03B51F97" w:rsidR="007450C1" w:rsidRDefault="007450C1" w:rsidP="007450C1">
            <w:pPr>
              <w:pStyle w:val="BPDPNormln"/>
              <w:ind w:firstLine="0"/>
              <w:jc w:val="center"/>
            </w:pPr>
            <w:r>
              <w:t>oktávová banka</w:t>
            </w:r>
          </w:p>
          <w:p w14:paraId="0458BA8C" w14:textId="3848F212" w:rsidR="007450C1" w:rsidRDefault="007450C1" w:rsidP="007450C1">
            <w:pPr>
              <w:pStyle w:val="BPDPNormln"/>
              <w:ind w:firstLine="0"/>
              <w:jc w:val="center"/>
            </w:pPr>
            <w:r>
              <w:t>[%]</w:t>
            </w:r>
          </w:p>
        </w:tc>
        <w:tc>
          <w:tcPr>
            <w:tcW w:w="2546" w:type="dxa"/>
          </w:tcPr>
          <w:p w14:paraId="771F3805" w14:textId="4B3C636F" w:rsidR="007450C1" w:rsidRDefault="007450C1" w:rsidP="007450C1">
            <w:pPr>
              <w:pStyle w:val="BPDPNormln"/>
              <w:ind w:firstLine="0"/>
              <w:jc w:val="center"/>
            </w:pPr>
            <w:r>
              <w:t>1/3 oktávová banka</w:t>
            </w:r>
          </w:p>
          <w:p w14:paraId="5AF92CB4" w14:textId="55995A04" w:rsidR="007450C1" w:rsidRDefault="007450C1" w:rsidP="007450C1">
            <w:pPr>
              <w:pStyle w:val="BPDPNormln"/>
              <w:ind w:firstLine="0"/>
              <w:jc w:val="center"/>
            </w:pPr>
            <w:r>
              <w:t>[%]</w:t>
            </w:r>
          </w:p>
        </w:tc>
        <w:tc>
          <w:tcPr>
            <w:tcW w:w="2161" w:type="dxa"/>
          </w:tcPr>
          <w:p w14:paraId="2434D6CD" w14:textId="6E13DA71" w:rsidR="007450C1" w:rsidRDefault="007450C1" w:rsidP="007450C1">
            <w:pPr>
              <w:pStyle w:val="BPDPNormln"/>
              <w:ind w:firstLine="0"/>
              <w:jc w:val="center"/>
            </w:pPr>
            <w:r>
              <w:t>1/6 oktávová banka [%]</w:t>
            </w:r>
          </w:p>
        </w:tc>
      </w:tr>
      <w:tr w:rsidR="007450C1" w14:paraId="5A32049B" w14:textId="77777777" w:rsidTr="004525EF">
        <w:trPr>
          <w:jc w:val="center"/>
        </w:trPr>
        <w:tc>
          <w:tcPr>
            <w:tcW w:w="1668" w:type="dxa"/>
          </w:tcPr>
          <w:p w14:paraId="06169829" w14:textId="56AD8DFE" w:rsidR="007450C1" w:rsidRDefault="007450C1" w:rsidP="007972C5">
            <w:pPr>
              <w:pStyle w:val="BPDPNormln"/>
              <w:ind w:firstLine="0"/>
            </w:pPr>
            <w:r>
              <w:t>malý buben</w:t>
            </w:r>
          </w:p>
        </w:tc>
        <w:tc>
          <w:tcPr>
            <w:tcW w:w="2268" w:type="dxa"/>
          </w:tcPr>
          <w:p w14:paraId="2BD8043C" w14:textId="5A717E4B" w:rsidR="007450C1" w:rsidRDefault="007450C1" w:rsidP="007450C1">
            <w:pPr>
              <w:pStyle w:val="BPDPNormln"/>
              <w:ind w:firstLine="0"/>
              <w:jc w:val="center"/>
            </w:pPr>
            <w:r>
              <w:t>88</w:t>
            </w:r>
          </w:p>
        </w:tc>
        <w:tc>
          <w:tcPr>
            <w:tcW w:w="2546" w:type="dxa"/>
          </w:tcPr>
          <w:p w14:paraId="19273323" w14:textId="76109C8C" w:rsidR="007450C1" w:rsidRDefault="007450C1" w:rsidP="007450C1">
            <w:pPr>
              <w:pStyle w:val="BPDPNormln"/>
              <w:ind w:firstLine="0"/>
              <w:jc w:val="center"/>
            </w:pPr>
            <w:r>
              <w:t>75</w:t>
            </w:r>
          </w:p>
        </w:tc>
        <w:tc>
          <w:tcPr>
            <w:tcW w:w="2161" w:type="dxa"/>
          </w:tcPr>
          <w:p w14:paraId="0FE1882E" w14:textId="518A6DD8" w:rsidR="007450C1" w:rsidRDefault="007450C1" w:rsidP="007450C1">
            <w:pPr>
              <w:pStyle w:val="BPDPNormln"/>
              <w:ind w:firstLine="0"/>
              <w:jc w:val="center"/>
            </w:pPr>
            <w:r>
              <w:t>78</w:t>
            </w:r>
          </w:p>
        </w:tc>
      </w:tr>
      <w:tr w:rsidR="007450C1" w14:paraId="15FACCED" w14:textId="77777777" w:rsidTr="004525EF">
        <w:trPr>
          <w:jc w:val="center"/>
        </w:trPr>
        <w:tc>
          <w:tcPr>
            <w:tcW w:w="1668" w:type="dxa"/>
          </w:tcPr>
          <w:p w14:paraId="4BE79B7B" w14:textId="3AA76D03" w:rsidR="007450C1" w:rsidRDefault="007450C1" w:rsidP="007972C5">
            <w:pPr>
              <w:pStyle w:val="BPDPNormln"/>
              <w:ind w:firstLine="0"/>
            </w:pPr>
            <w:r>
              <w:t>velký buben</w:t>
            </w:r>
          </w:p>
        </w:tc>
        <w:tc>
          <w:tcPr>
            <w:tcW w:w="2268" w:type="dxa"/>
          </w:tcPr>
          <w:p w14:paraId="0F448A1D" w14:textId="57F188EB" w:rsidR="007450C1" w:rsidRDefault="007450C1" w:rsidP="007450C1">
            <w:pPr>
              <w:pStyle w:val="BPDPNormln"/>
              <w:ind w:firstLine="0"/>
              <w:jc w:val="center"/>
            </w:pPr>
            <w:r>
              <w:t>91</w:t>
            </w:r>
          </w:p>
        </w:tc>
        <w:tc>
          <w:tcPr>
            <w:tcW w:w="2546" w:type="dxa"/>
          </w:tcPr>
          <w:p w14:paraId="53733880" w14:textId="57ACD2ED" w:rsidR="007450C1" w:rsidRDefault="007450C1" w:rsidP="007450C1">
            <w:pPr>
              <w:pStyle w:val="BPDPNormln"/>
              <w:ind w:firstLine="0"/>
              <w:jc w:val="center"/>
            </w:pPr>
            <w:r>
              <w:t>94</w:t>
            </w:r>
          </w:p>
        </w:tc>
        <w:tc>
          <w:tcPr>
            <w:tcW w:w="2161" w:type="dxa"/>
          </w:tcPr>
          <w:p w14:paraId="064B68A9" w14:textId="3AC82357" w:rsidR="007450C1" w:rsidRDefault="007450C1" w:rsidP="007450C1">
            <w:pPr>
              <w:pStyle w:val="BPDPNormln"/>
              <w:ind w:firstLine="0"/>
              <w:jc w:val="center"/>
            </w:pPr>
            <w:r>
              <w:t>91</w:t>
            </w:r>
          </w:p>
        </w:tc>
      </w:tr>
      <w:tr w:rsidR="007450C1" w14:paraId="46A871E3" w14:textId="77777777" w:rsidTr="004525EF">
        <w:trPr>
          <w:jc w:val="center"/>
        </w:trPr>
        <w:tc>
          <w:tcPr>
            <w:tcW w:w="1668" w:type="dxa"/>
          </w:tcPr>
          <w:p w14:paraId="5194560C" w14:textId="47F1F03B" w:rsidR="007450C1" w:rsidRDefault="007450C1" w:rsidP="007972C5">
            <w:pPr>
              <w:pStyle w:val="BPDPNormln"/>
              <w:ind w:firstLine="0"/>
            </w:pPr>
            <w:r>
              <w:t>hi-hat</w:t>
            </w:r>
          </w:p>
        </w:tc>
        <w:tc>
          <w:tcPr>
            <w:tcW w:w="2268" w:type="dxa"/>
          </w:tcPr>
          <w:p w14:paraId="42B5DBCE" w14:textId="75BACBAA" w:rsidR="007450C1" w:rsidRDefault="007450C1" w:rsidP="007450C1">
            <w:pPr>
              <w:pStyle w:val="BPDPNormln"/>
              <w:ind w:firstLine="0"/>
              <w:jc w:val="center"/>
            </w:pPr>
            <w:r>
              <w:t>47</w:t>
            </w:r>
          </w:p>
        </w:tc>
        <w:tc>
          <w:tcPr>
            <w:tcW w:w="2546" w:type="dxa"/>
          </w:tcPr>
          <w:p w14:paraId="55BE58AF" w14:textId="474B1CD7" w:rsidR="007450C1" w:rsidRDefault="007450C1" w:rsidP="007450C1">
            <w:pPr>
              <w:pStyle w:val="BPDPNormln"/>
              <w:ind w:firstLine="0"/>
              <w:jc w:val="center"/>
            </w:pPr>
            <w:r>
              <w:t>53</w:t>
            </w:r>
          </w:p>
        </w:tc>
        <w:tc>
          <w:tcPr>
            <w:tcW w:w="2161" w:type="dxa"/>
          </w:tcPr>
          <w:p w14:paraId="025D0C2B" w14:textId="4ED6343E" w:rsidR="007450C1" w:rsidRDefault="007450C1" w:rsidP="007450C1">
            <w:pPr>
              <w:pStyle w:val="BPDPNormln"/>
              <w:ind w:firstLine="0"/>
              <w:jc w:val="center"/>
            </w:pPr>
            <w:r>
              <w:t>53</w:t>
            </w:r>
          </w:p>
        </w:tc>
      </w:tr>
      <w:tr w:rsidR="007450C1" w14:paraId="2994F565" w14:textId="77777777" w:rsidTr="004525EF">
        <w:trPr>
          <w:jc w:val="center"/>
        </w:trPr>
        <w:tc>
          <w:tcPr>
            <w:tcW w:w="1668" w:type="dxa"/>
          </w:tcPr>
          <w:p w14:paraId="4725E802" w14:textId="72016ACD" w:rsidR="007450C1" w:rsidRDefault="007450C1" w:rsidP="007972C5">
            <w:pPr>
              <w:pStyle w:val="BPDPNormln"/>
              <w:ind w:firstLine="0"/>
            </w:pPr>
            <w:proofErr w:type="spellStart"/>
            <w:r>
              <w:t>crash</w:t>
            </w:r>
            <w:proofErr w:type="spellEnd"/>
          </w:p>
        </w:tc>
        <w:tc>
          <w:tcPr>
            <w:tcW w:w="2268" w:type="dxa"/>
          </w:tcPr>
          <w:p w14:paraId="14427DB4" w14:textId="77E6E6ED" w:rsidR="007450C1" w:rsidRDefault="007450C1" w:rsidP="007450C1">
            <w:pPr>
              <w:pStyle w:val="BPDPNormln"/>
              <w:ind w:firstLine="0"/>
              <w:jc w:val="center"/>
            </w:pPr>
            <w:r>
              <w:t>78</w:t>
            </w:r>
          </w:p>
        </w:tc>
        <w:tc>
          <w:tcPr>
            <w:tcW w:w="2546" w:type="dxa"/>
          </w:tcPr>
          <w:p w14:paraId="55DD2839" w14:textId="7BF7C760" w:rsidR="007450C1" w:rsidRDefault="007450C1" w:rsidP="007450C1">
            <w:pPr>
              <w:pStyle w:val="BPDPNormln"/>
              <w:ind w:firstLine="0"/>
              <w:jc w:val="center"/>
            </w:pPr>
            <w:r>
              <w:t>84</w:t>
            </w:r>
          </w:p>
        </w:tc>
        <w:tc>
          <w:tcPr>
            <w:tcW w:w="2161" w:type="dxa"/>
          </w:tcPr>
          <w:p w14:paraId="205CF7A3" w14:textId="78CA2CE7" w:rsidR="007450C1" w:rsidRDefault="004525EF" w:rsidP="007450C1">
            <w:pPr>
              <w:pStyle w:val="BPDPNormln"/>
              <w:ind w:firstLine="0"/>
              <w:jc w:val="center"/>
            </w:pPr>
            <w:r>
              <w:t>67</w:t>
            </w:r>
          </w:p>
        </w:tc>
      </w:tr>
      <w:tr w:rsidR="007450C1" w14:paraId="71D30729" w14:textId="77777777" w:rsidTr="004525EF">
        <w:trPr>
          <w:jc w:val="center"/>
        </w:trPr>
        <w:tc>
          <w:tcPr>
            <w:tcW w:w="1668" w:type="dxa"/>
          </w:tcPr>
          <w:p w14:paraId="5296DA9D" w14:textId="4FFC093D" w:rsidR="007450C1" w:rsidRDefault="007450C1" w:rsidP="007972C5">
            <w:pPr>
              <w:pStyle w:val="BPDPNormln"/>
              <w:ind w:firstLine="0"/>
            </w:pPr>
            <w:proofErr w:type="spellStart"/>
            <w:r>
              <w:t>ride</w:t>
            </w:r>
            <w:proofErr w:type="spellEnd"/>
          </w:p>
        </w:tc>
        <w:tc>
          <w:tcPr>
            <w:tcW w:w="2268" w:type="dxa"/>
          </w:tcPr>
          <w:p w14:paraId="004D9859" w14:textId="6315E06A" w:rsidR="007450C1" w:rsidRDefault="007450C1" w:rsidP="007450C1">
            <w:pPr>
              <w:pStyle w:val="BPDPNormln"/>
              <w:ind w:firstLine="0"/>
              <w:jc w:val="center"/>
            </w:pPr>
            <w:r>
              <w:t>38</w:t>
            </w:r>
          </w:p>
        </w:tc>
        <w:tc>
          <w:tcPr>
            <w:tcW w:w="2546" w:type="dxa"/>
          </w:tcPr>
          <w:p w14:paraId="3BDA439B" w14:textId="42DA339D" w:rsidR="007450C1" w:rsidRDefault="007450C1" w:rsidP="007450C1">
            <w:pPr>
              <w:pStyle w:val="BPDPNormln"/>
              <w:ind w:firstLine="0"/>
              <w:jc w:val="center"/>
            </w:pPr>
            <w:r>
              <w:t>56</w:t>
            </w:r>
          </w:p>
        </w:tc>
        <w:tc>
          <w:tcPr>
            <w:tcW w:w="2161" w:type="dxa"/>
          </w:tcPr>
          <w:p w14:paraId="3F6070C5" w14:textId="793B7251" w:rsidR="007450C1" w:rsidRDefault="004525EF" w:rsidP="007450C1">
            <w:pPr>
              <w:pStyle w:val="BPDPNormln"/>
              <w:ind w:firstLine="0"/>
              <w:jc w:val="center"/>
            </w:pPr>
            <w:r>
              <w:t>63</w:t>
            </w:r>
          </w:p>
        </w:tc>
      </w:tr>
      <w:tr w:rsidR="007450C1" w14:paraId="01D0D895" w14:textId="77777777" w:rsidTr="004525EF">
        <w:trPr>
          <w:jc w:val="center"/>
        </w:trPr>
        <w:tc>
          <w:tcPr>
            <w:tcW w:w="1668" w:type="dxa"/>
          </w:tcPr>
          <w:p w14:paraId="47C6A8AE" w14:textId="2524CA88" w:rsidR="007450C1" w:rsidRDefault="007450C1" w:rsidP="007972C5">
            <w:pPr>
              <w:pStyle w:val="BPDPNormln"/>
              <w:ind w:firstLine="0"/>
            </w:pPr>
            <w:r>
              <w:t>malý + hi-hat</w:t>
            </w:r>
          </w:p>
        </w:tc>
        <w:tc>
          <w:tcPr>
            <w:tcW w:w="2268" w:type="dxa"/>
          </w:tcPr>
          <w:p w14:paraId="2B41ED8F" w14:textId="4C4CC500" w:rsidR="007450C1" w:rsidRDefault="007450C1" w:rsidP="007450C1">
            <w:pPr>
              <w:pStyle w:val="BPDPNormln"/>
              <w:ind w:firstLine="0"/>
              <w:jc w:val="center"/>
            </w:pPr>
            <w:r>
              <w:t>72</w:t>
            </w:r>
          </w:p>
        </w:tc>
        <w:tc>
          <w:tcPr>
            <w:tcW w:w="2546" w:type="dxa"/>
          </w:tcPr>
          <w:p w14:paraId="1B435254" w14:textId="7FF48A2A" w:rsidR="007450C1" w:rsidRDefault="007450C1" w:rsidP="007450C1">
            <w:pPr>
              <w:pStyle w:val="BPDPNormln"/>
              <w:ind w:firstLine="0"/>
              <w:jc w:val="center"/>
            </w:pPr>
            <w:r>
              <w:t>84</w:t>
            </w:r>
          </w:p>
        </w:tc>
        <w:tc>
          <w:tcPr>
            <w:tcW w:w="2161" w:type="dxa"/>
          </w:tcPr>
          <w:p w14:paraId="00BA3005" w14:textId="4EC53171" w:rsidR="007450C1" w:rsidRDefault="004525EF" w:rsidP="007450C1">
            <w:pPr>
              <w:pStyle w:val="BPDPNormln"/>
              <w:ind w:firstLine="0"/>
              <w:jc w:val="center"/>
            </w:pPr>
            <w:r>
              <w:t>72</w:t>
            </w:r>
          </w:p>
        </w:tc>
      </w:tr>
      <w:tr w:rsidR="007450C1" w14:paraId="3C7E2532" w14:textId="77777777" w:rsidTr="004525EF">
        <w:trPr>
          <w:jc w:val="center"/>
        </w:trPr>
        <w:tc>
          <w:tcPr>
            <w:tcW w:w="1668" w:type="dxa"/>
          </w:tcPr>
          <w:p w14:paraId="4411786A" w14:textId="793087DE" w:rsidR="007450C1" w:rsidRDefault="007450C1" w:rsidP="007972C5">
            <w:pPr>
              <w:pStyle w:val="BPDPNormln"/>
              <w:ind w:firstLine="0"/>
            </w:pPr>
            <w:r>
              <w:t>velký + hi-hat</w:t>
            </w:r>
          </w:p>
        </w:tc>
        <w:tc>
          <w:tcPr>
            <w:tcW w:w="2268" w:type="dxa"/>
          </w:tcPr>
          <w:p w14:paraId="6D4546E4" w14:textId="6ACDA8DB" w:rsidR="007450C1" w:rsidRDefault="007450C1" w:rsidP="007450C1">
            <w:pPr>
              <w:pStyle w:val="BPDPNormln"/>
              <w:ind w:firstLine="0"/>
              <w:jc w:val="center"/>
            </w:pPr>
            <w:r>
              <w:t>62</w:t>
            </w:r>
          </w:p>
        </w:tc>
        <w:tc>
          <w:tcPr>
            <w:tcW w:w="2546" w:type="dxa"/>
          </w:tcPr>
          <w:p w14:paraId="15BD9C41" w14:textId="43CC2922" w:rsidR="007450C1" w:rsidRDefault="007450C1" w:rsidP="007450C1">
            <w:pPr>
              <w:pStyle w:val="BPDPNormln"/>
              <w:ind w:firstLine="0"/>
              <w:jc w:val="center"/>
            </w:pPr>
            <w:r>
              <w:t>81</w:t>
            </w:r>
          </w:p>
        </w:tc>
        <w:tc>
          <w:tcPr>
            <w:tcW w:w="2161" w:type="dxa"/>
          </w:tcPr>
          <w:p w14:paraId="2620342B" w14:textId="4CFB0EAC" w:rsidR="007450C1" w:rsidRDefault="004525EF" w:rsidP="007450C1">
            <w:pPr>
              <w:pStyle w:val="BPDPNormln"/>
              <w:ind w:firstLine="0"/>
              <w:jc w:val="center"/>
            </w:pPr>
            <w:r>
              <w:t>100</w:t>
            </w:r>
          </w:p>
        </w:tc>
      </w:tr>
      <w:tr w:rsidR="007450C1" w14:paraId="0282BF38" w14:textId="77777777" w:rsidTr="004525EF">
        <w:trPr>
          <w:jc w:val="center"/>
        </w:trPr>
        <w:tc>
          <w:tcPr>
            <w:tcW w:w="1668" w:type="dxa"/>
            <w:shd w:val="clear" w:color="auto" w:fill="D9D9D9" w:themeFill="background1" w:themeFillShade="D9"/>
          </w:tcPr>
          <w:p w14:paraId="4E65C542" w14:textId="1CF9095A" w:rsidR="007450C1" w:rsidRDefault="007450C1" w:rsidP="007972C5">
            <w:pPr>
              <w:pStyle w:val="BPDPNormln"/>
              <w:ind w:firstLine="0"/>
            </w:pPr>
            <w:r>
              <w:t>celkem</w:t>
            </w:r>
          </w:p>
        </w:tc>
        <w:tc>
          <w:tcPr>
            <w:tcW w:w="2268" w:type="dxa"/>
            <w:shd w:val="clear" w:color="auto" w:fill="D9D9D9" w:themeFill="background1" w:themeFillShade="D9"/>
          </w:tcPr>
          <w:p w14:paraId="314D4381" w14:textId="503EE09F" w:rsidR="007450C1" w:rsidRDefault="007450C1" w:rsidP="007450C1">
            <w:pPr>
              <w:pStyle w:val="BPDPNormln"/>
              <w:ind w:firstLine="0"/>
              <w:jc w:val="center"/>
            </w:pPr>
            <w:r>
              <w:t>68</w:t>
            </w:r>
          </w:p>
        </w:tc>
        <w:tc>
          <w:tcPr>
            <w:tcW w:w="2546" w:type="dxa"/>
            <w:shd w:val="clear" w:color="auto" w:fill="D9D9D9" w:themeFill="background1" w:themeFillShade="D9"/>
          </w:tcPr>
          <w:p w14:paraId="7C236D1F" w14:textId="276F6077" w:rsidR="007450C1" w:rsidRDefault="007450C1" w:rsidP="007450C1">
            <w:pPr>
              <w:pStyle w:val="BPDPNormln"/>
              <w:ind w:firstLine="0"/>
              <w:jc w:val="center"/>
            </w:pPr>
            <w:r>
              <w:t>75</w:t>
            </w:r>
          </w:p>
        </w:tc>
        <w:tc>
          <w:tcPr>
            <w:tcW w:w="2161" w:type="dxa"/>
            <w:shd w:val="clear" w:color="auto" w:fill="D9D9D9" w:themeFill="background1" w:themeFillShade="D9"/>
          </w:tcPr>
          <w:p w14:paraId="761E467A" w14:textId="6E9D939C" w:rsidR="007450C1" w:rsidRDefault="004525EF" w:rsidP="007450C1">
            <w:pPr>
              <w:pStyle w:val="BPDPNormln"/>
              <w:ind w:firstLine="0"/>
              <w:jc w:val="center"/>
            </w:pPr>
            <w:r>
              <w:t>75</w:t>
            </w:r>
          </w:p>
        </w:tc>
      </w:tr>
    </w:tbl>
    <w:p w14:paraId="6F29B05D" w14:textId="5C28A142" w:rsidR="008D79DF" w:rsidRDefault="007450C1" w:rsidP="007972C5">
      <w:pPr>
        <w:pStyle w:val="BPDPNormln"/>
      </w:pPr>
      <w:r>
        <w:t xml:space="preserve"> </w:t>
      </w:r>
    </w:p>
    <w:p w14:paraId="1DBF4216" w14:textId="549CA5FD" w:rsidR="0018613B" w:rsidRDefault="0018613B" w:rsidP="007972C5">
      <w:pPr>
        <w:pStyle w:val="BPDPNormln"/>
      </w:pPr>
      <w:r>
        <w:t>Z tabulky vyplývá, že třetino – oktávová banka filtrů je vhodným řešením. Oktávová banka filtrů má o 7 % nižší úspěšnost správného rozeznání úderu než třetino – oktávová banka. Šestino – oktávová banka nevykazuje žádné zlepšení v celkové úspěšnosti, jen prodlužuje procesní čas potřebný na výpočet. Podrobné výsledky testů jsou v</w:t>
      </w:r>
      <w:r w:rsidR="0009115A">
        <w:t> tabulkách v příloze (</w:t>
      </w:r>
      <w:r>
        <w:fldChar w:fldCharType="begin"/>
      </w:r>
      <w:r>
        <w:instrText xml:space="preserve"> REF _Ref40454721 \r \h </w:instrText>
      </w:r>
      <w:r>
        <w:fldChar w:fldCharType="separate"/>
      </w:r>
      <w:r w:rsidR="002B7859">
        <w:t>Příloha 1 -</w:t>
      </w:r>
      <w:r>
        <w:fldChar w:fldCharType="end"/>
      </w:r>
      <w:r>
        <w:t xml:space="preserve">, </w:t>
      </w:r>
      <w:r>
        <w:fldChar w:fldCharType="begin"/>
      </w:r>
      <w:r>
        <w:instrText xml:space="preserve"> REF _Ref40454778 \r \h </w:instrText>
      </w:r>
      <w:r>
        <w:fldChar w:fldCharType="separate"/>
      </w:r>
      <w:r w:rsidR="002B7859">
        <w:t>Příloha 2 -</w:t>
      </w:r>
      <w:r>
        <w:fldChar w:fldCharType="end"/>
      </w:r>
      <w:r w:rsidR="0009115A">
        <w:t xml:space="preserve"> a </w:t>
      </w:r>
      <w:r>
        <w:fldChar w:fldCharType="begin"/>
      </w:r>
      <w:r>
        <w:instrText xml:space="preserve"> REF _Ref40454780 \r \h </w:instrText>
      </w:r>
      <w:r>
        <w:fldChar w:fldCharType="separate"/>
      </w:r>
      <w:r w:rsidR="002B7859">
        <w:t>Příloha 3 -</w:t>
      </w:r>
      <w:r>
        <w:fldChar w:fldCharType="end"/>
      </w:r>
      <w:r w:rsidR="0009115A">
        <w:t>).</w:t>
      </w:r>
    </w:p>
    <w:p w14:paraId="2AE5555E" w14:textId="07D2FE47" w:rsidR="0009115A" w:rsidRDefault="0009115A" w:rsidP="0009115A">
      <w:pPr>
        <w:pStyle w:val="Nadpis2"/>
      </w:pPr>
      <w:r>
        <w:t>Výpočet energií ve frekvenčních pásmech</w:t>
      </w:r>
    </w:p>
    <w:p w14:paraId="4471A656" w14:textId="403EE35A" w:rsidR="0009115A" w:rsidRDefault="0009115A" w:rsidP="0009115A">
      <w:pPr>
        <w:pStyle w:val="BPDPNormln"/>
      </w:pPr>
      <w:r>
        <w:t xml:space="preserve">Tato část programu je obsažena v knihovně </w:t>
      </w:r>
      <w:proofErr w:type="spellStart"/>
      <w:r w:rsidRPr="0009115A">
        <w:rPr>
          <w:i/>
        </w:rPr>
        <w:t>energie.m</w:t>
      </w:r>
      <w:proofErr w:type="spellEnd"/>
      <w:r>
        <w:t xml:space="preserve">. Vstupem funkce je výstup z banky filtrů. Výstupem je vektor energií, pro jednotlivá frekvenční pásma. Výpočet energie </w:t>
      </w:r>
      <w:r w:rsidR="00C30A51">
        <w:t xml:space="preserve">je definován jako součet čtverců absolutních hodnot signálu </w:t>
      </w:r>
      <w:r w:rsidR="00101CB1">
        <w:fldChar w:fldCharType="begin"/>
      </w:r>
      <w:r w:rsidR="00101CB1">
        <w:instrText xml:space="preserve"> REF _Ref40456144 \h </w:instrText>
      </w:r>
      <w:r w:rsidR="00101CB1">
        <w:fldChar w:fldCharType="separate"/>
      </w:r>
      <w:r w:rsidR="002B7859">
        <w:t>(</w:t>
      </w:r>
      <w:r w:rsidR="002B7859">
        <w:rPr>
          <w:noProof/>
        </w:rPr>
        <w:t>6</w:t>
      </w:r>
      <w:r w:rsidR="002B7859">
        <w:t>.</w:t>
      </w:r>
      <w:r w:rsidR="002B7859">
        <w:rPr>
          <w:noProof/>
        </w:rPr>
        <w:t>1</w:t>
      </w:r>
      <w:r w:rsidR="00101CB1">
        <w:fldChar w:fldCharType="end"/>
      </w:r>
      <w:r w:rsidR="00101CB1">
        <w:t>)</w:t>
      </w:r>
      <w:r w:rsidR="00C30A51">
        <w:t>.</w:t>
      </w:r>
      <w:r w:rsidR="00101CB1">
        <w:t xml:space="preserve"> </w:t>
      </w:r>
      <w:r w:rsidR="00101CB1">
        <w:fldChar w:fldCharType="begin"/>
      </w:r>
      <w:r w:rsidR="00101CB1">
        <w:instrText xml:space="preserve"> REF _Ref40456265 \r \h </w:instrText>
      </w:r>
      <w:r w:rsidR="00101CB1">
        <w:fldChar w:fldCharType="separate"/>
      </w:r>
      <w:r w:rsidR="002B7859">
        <w:t>[2]</w:t>
      </w:r>
      <w:r w:rsidR="00101CB1">
        <w:fldChar w:fldCharType="end"/>
      </w:r>
    </w:p>
    <w:p w14:paraId="0C6EF3A9" w14:textId="77777777" w:rsidR="00C30A51" w:rsidRDefault="00C30A51" w:rsidP="0009115A">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C30A51" w14:paraId="21F27002" w14:textId="77777777" w:rsidTr="00101CB1">
        <w:tc>
          <w:tcPr>
            <w:tcW w:w="750" w:type="pct"/>
          </w:tcPr>
          <w:p w14:paraId="6793DEEE" w14:textId="77777777" w:rsidR="00C30A51" w:rsidRDefault="00C30A51" w:rsidP="008B45A1"/>
        </w:tc>
        <w:tc>
          <w:tcPr>
            <w:tcW w:w="0" w:type="auto"/>
          </w:tcPr>
          <w:p w14:paraId="2EDC4B6B" w14:textId="44512E56" w:rsidR="00C30A51" w:rsidRPr="00101CB1" w:rsidRDefault="00101CB1" w:rsidP="00B509D7">
            <w:pPr>
              <w:jc w:val="center"/>
            </w:pPr>
            <m:oMathPara>
              <m:oMathParaPr>
                <m:jc m:val="center"/>
              </m:oMathParaPr>
              <m:oMath>
                <m:r>
                  <w:rPr>
                    <w:rStyle w:val="Zstupntext"/>
                    <w:rFonts w:ascii="Cambria Math" w:hAnsi="Cambria Math"/>
                    <w:color w:val="auto"/>
                  </w:rPr>
                  <m:t xml:space="preserve">E= </m:t>
                </m:r>
                <m:nary>
                  <m:naryPr>
                    <m:chr m:val="∑"/>
                    <m:limLoc m:val="undOvr"/>
                    <m:ctrlPr>
                      <w:rPr>
                        <w:rStyle w:val="Zstupntext"/>
                        <w:rFonts w:ascii="Cambria Math" w:hAnsi="Cambria Math"/>
                        <w:i/>
                        <w:color w:val="auto"/>
                      </w:rPr>
                    </m:ctrlPr>
                  </m:naryPr>
                  <m:sub>
                    <m:r>
                      <w:rPr>
                        <w:rStyle w:val="Zstupntext"/>
                        <w:rFonts w:ascii="Cambria Math" w:hAnsi="Cambria Math"/>
                        <w:color w:val="auto"/>
                      </w:rPr>
                      <m:t>n=-∞</m:t>
                    </m:r>
                  </m:sub>
                  <m:sup>
                    <m:r>
                      <w:rPr>
                        <w:rStyle w:val="Zstupntext"/>
                        <w:rFonts w:ascii="Cambria Math" w:hAnsi="Cambria Math"/>
                        <w:color w:val="auto"/>
                      </w:rPr>
                      <m:t>∞</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r>
                              <w:rPr>
                                <w:rStyle w:val="Zstupntext"/>
                                <w:rFonts w:ascii="Cambria Math" w:hAnsi="Cambria Math"/>
                                <w:color w:val="auto"/>
                              </w:rPr>
                              <m:t>s[n]</m:t>
                            </m:r>
                          </m:e>
                        </m:d>
                      </m:e>
                      <m:sup>
                        <m:r>
                          <w:rPr>
                            <w:rStyle w:val="Zstupntext"/>
                            <w:rFonts w:ascii="Cambria Math" w:hAnsi="Cambria Math"/>
                            <w:color w:val="auto"/>
                          </w:rPr>
                          <m:t>2</m:t>
                        </m:r>
                      </m:sup>
                    </m:sSup>
                  </m:e>
                </m:nary>
              </m:oMath>
            </m:oMathPara>
          </w:p>
        </w:tc>
        <w:tc>
          <w:tcPr>
            <w:tcW w:w="750" w:type="pct"/>
            <w:tcMar>
              <w:right w:w="0" w:type="dxa"/>
            </w:tcMar>
            <w:vAlign w:val="center"/>
          </w:tcPr>
          <w:p w14:paraId="5446247B" w14:textId="28BA6A8D" w:rsidR="00C30A51" w:rsidRDefault="00C30A51" w:rsidP="00101CB1">
            <w:pPr>
              <w:jc w:val="center"/>
            </w:pPr>
            <w:bookmarkStart w:id="390" w:name="_Ref40456144"/>
            <w:r>
              <w:t>(</w:t>
            </w:r>
            <w:r w:rsidR="003A29E9">
              <w:rPr>
                <w:noProof/>
              </w:rPr>
              <w:fldChar w:fldCharType="begin"/>
            </w:r>
            <w:r w:rsidR="003A29E9">
              <w:rPr>
                <w:noProof/>
              </w:rPr>
              <w:instrText xml:space="preserve"> STYLEREF 1 \s </w:instrText>
            </w:r>
            <w:r w:rsidR="003A29E9">
              <w:rPr>
                <w:noProof/>
              </w:rPr>
              <w:fldChar w:fldCharType="separate"/>
            </w:r>
            <w:r w:rsidR="002B7859">
              <w:rPr>
                <w:noProof/>
              </w:rPr>
              <w:t>6</w:t>
            </w:r>
            <w:r w:rsidR="003A29E9">
              <w:rPr>
                <w:noProof/>
              </w:rPr>
              <w:fldChar w:fldCharType="end"/>
            </w:r>
            <w:r>
              <w:t>.</w:t>
            </w:r>
            <w:r w:rsidR="003A29E9">
              <w:rPr>
                <w:noProof/>
              </w:rPr>
              <w:fldChar w:fldCharType="begin"/>
            </w:r>
            <w:r w:rsidR="003A29E9">
              <w:rPr>
                <w:noProof/>
              </w:rPr>
              <w:instrText xml:space="preserve"> SEQ Rovnice \* ARABIC \s 1 </w:instrText>
            </w:r>
            <w:r w:rsidR="003A29E9">
              <w:rPr>
                <w:noProof/>
              </w:rPr>
              <w:fldChar w:fldCharType="separate"/>
            </w:r>
            <w:r w:rsidR="002B7859">
              <w:rPr>
                <w:noProof/>
              </w:rPr>
              <w:t>1</w:t>
            </w:r>
            <w:r w:rsidR="003A29E9">
              <w:rPr>
                <w:noProof/>
              </w:rPr>
              <w:fldChar w:fldCharType="end"/>
            </w:r>
            <w:bookmarkEnd w:id="390"/>
            <w:r>
              <w:t>)</w:t>
            </w:r>
          </w:p>
        </w:tc>
      </w:tr>
    </w:tbl>
    <w:p w14:paraId="20EC142F" w14:textId="319EBFFF" w:rsidR="00C30A51" w:rsidRDefault="00C30A51" w:rsidP="00101CB1">
      <w:pPr>
        <w:pStyle w:val="BPDPNormln"/>
        <w:ind w:firstLine="0"/>
      </w:pPr>
    </w:p>
    <w:p w14:paraId="32386A30" w14:textId="0996C8D5" w:rsidR="00101CB1" w:rsidRDefault="00101CB1" w:rsidP="00101CB1">
      <w:pPr>
        <w:pStyle w:val="BPDPNormln"/>
        <w:ind w:firstLine="0"/>
      </w:pPr>
      <w:r>
        <w:t>Kde s [n] je výstupní signál banky filtrů v daném pásmu.</w:t>
      </w:r>
    </w:p>
    <w:p w14:paraId="78A35636" w14:textId="515BB413" w:rsidR="001A6A8F" w:rsidRPr="001A6A8F" w:rsidRDefault="001A6A8F" w:rsidP="001A6A8F">
      <w:pPr>
        <w:pStyle w:val="BPDPNormln"/>
      </w:pPr>
      <w:r>
        <w:t>Na obrázku (</w:t>
      </w:r>
      <w:r w:rsidRPr="001A6A8F">
        <w:fldChar w:fldCharType="begin"/>
      </w:r>
      <w:r w:rsidRPr="001A6A8F">
        <w:instrText xml:space="preserve"> REF _Ref40465357 \h  \* MERGEFORMAT </w:instrText>
      </w:r>
      <w:r w:rsidRPr="001A6A8F">
        <w:fldChar w:fldCharType="separate"/>
      </w:r>
      <w:r w:rsidR="002B7859" w:rsidRPr="001A6A8F">
        <w:t xml:space="preserve">Obr. </w:t>
      </w:r>
      <w:r w:rsidR="002B7859" w:rsidRPr="002B7859">
        <w:rPr>
          <w:noProof/>
        </w:rPr>
        <w:t>6</w:t>
      </w:r>
      <w:r w:rsidR="002B7859">
        <w:t>.</w:t>
      </w:r>
      <w:r w:rsidR="002B7859" w:rsidRPr="002B7859">
        <w:rPr>
          <w:noProof/>
        </w:rPr>
        <w:t>4</w:t>
      </w:r>
      <w:r w:rsidRPr="001A6A8F">
        <w:fldChar w:fldCharType="end"/>
      </w:r>
      <w:r>
        <w:t>) je zobrazeno srovnání energií spočítaných ve frekvenčních pásmech s amplitudovým spektrem stejného signálu. Jako ukázkový signál byla použita nahrávka úderu na malý buben.</w:t>
      </w:r>
    </w:p>
    <w:p w14:paraId="0F7C9C45" w14:textId="77777777" w:rsidR="001A6A8F" w:rsidRDefault="001A6A8F" w:rsidP="001A6A8F">
      <w:pPr>
        <w:pStyle w:val="BPDPNormln"/>
        <w:keepNext/>
        <w:jc w:val="center"/>
      </w:pPr>
      <w:r>
        <w:rPr>
          <w:noProof/>
        </w:rPr>
        <w:lastRenderedPageBreak/>
        <w:drawing>
          <wp:inline distT="0" distB="0" distL="0" distR="0" wp14:anchorId="39F1C9D5" wp14:editId="1F43BC7E">
            <wp:extent cx="4626754" cy="3240000"/>
            <wp:effectExtent l="0" t="0" r="254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ktrum_snare.e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6754" cy="3240000"/>
                    </a:xfrm>
                    <a:prstGeom prst="rect">
                      <a:avLst/>
                    </a:prstGeom>
                  </pic:spPr>
                </pic:pic>
              </a:graphicData>
            </a:graphic>
          </wp:inline>
        </w:drawing>
      </w:r>
    </w:p>
    <w:p w14:paraId="727A98E9" w14:textId="4D08222F" w:rsidR="00FC6161" w:rsidRPr="001A6A8F" w:rsidRDefault="001A6A8F" w:rsidP="001A6A8F">
      <w:pPr>
        <w:pStyle w:val="Titulek"/>
        <w:jc w:val="center"/>
        <w:rPr>
          <w:b w:val="0"/>
        </w:rPr>
      </w:pPr>
      <w:bookmarkStart w:id="391" w:name="_Ref40465357"/>
      <w:r w:rsidRPr="001A6A8F">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6</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4</w:t>
      </w:r>
      <w:r w:rsidR="00C53017">
        <w:rPr>
          <w:b w:val="0"/>
        </w:rPr>
        <w:fldChar w:fldCharType="end"/>
      </w:r>
      <w:bookmarkEnd w:id="391"/>
      <w:r w:rsidRPr="001A6A8F">
        <w:rPr>
          <w:b w:val="0"/>
        </w:rPr>
        <w:t>: Srovnání energií spočtených ve frekvenčních pásmech s amplitudovým spektrem malého bubnu</w:t>
      </w:r>
    </w:p>
    <w:p w14:paraId="2A8D4D25" w14:textId="38C1BC8C" w:rsidR="00006017" w:rsidRDefault="00001EC6" w:rsidP="001A6A8F">
      <w:pPr>
        <w:pStyle w:val="Nadpis2"/>
      </w:pPr>
      <w:r>
        <w:t xml:space="preserve"> </w:t>
      </w:r>
      <w:r w:rsidR="001A6A8F">
        <w:t>Analýza hlavních komponent</w:t>
      </w:r>
    </w:p>
    <w:p w14:paraId="09D53EE4" w14:textId="3EFD6F5E" w:rsidR="00006017" w:rsidRDefault="00177593" w:rsidP="00006017">
      <w:pPr>
        <w:pStyle w:val="BPDPNormln"/>
      </w:pPr>
      <w:r>
        <w:t xml:space="preserve">Pro výpočet PCA je využita funkce </w:t>
      </w:r>
      <w:proofErr w:type="spellStart"/>
      <w:r w:rsidR="00696F5A" w:rsidRPr="00177593">
        <w:rPr>
          <w:i/>
        </w:rPr>
        <w:t>pca.m</w:t>
      </w:r>
      <w:proofErr w:type="spellEnd"/>
      <w:r w:rsidR="00696F5A">
        <w:t xml:space="preserve"> </w:t>
      </w:r>
      <w:r>
        <w:t xml:space="preserve">prostředí </w:t>
      </w:r>
      <w:proofErr w:type="spellStart"/>
      <w:r>
        <w:t>Matlab</w:t>
      </w:r>
      <w:proofErr w:type="spellEnd"/>
      <w:r>
        <w:t>. Funkce</w:t>
      </w:r>
      <w:r w:rsidR="00006017">
        <w:t xml:space="preserve"> využ</w:t>
      </w:r>
      <w:r>
        <w:t>ívá</w:t>
      </w:r>
      <w:r w:rsidR="00006017">
        <w:t xml:space="preserve"> </w:t>
      </w:r>
      <w:r>
        <w:t>přednastavený</w:t>
      </w:r>
      <w:r w:rsidR="00006017">
        <w:t xml:space="preserve"> algoritmus SVD viz kapitola </w:t>
      </w:r>
      <w:r>
        <w:fldChar w:fldCharType="begin"/>
      </w:r>
      <w:r>
        <w:instrText xml:space="preserve"> REF _Ref40114708 \r \h </w:instrText>
      </w:r>
      <w:r>
        <w:fldChar w:fldCharType="separate"/>
      </w:r>
      <w:r w:rsidR="002B7859">
        <w:t>4.3</w:t>
      </w:r>
      <w:r>
        <w:fldChar w:fldCharType="end"/>
      </w:r>
      <w:r w:rsidR="00006017">
        <w:t>.</w:t>
      </w:r>
      <w:r>
        <w:t xml:space="preserve"> </w:t>
      </w:r>
      <w:r w:rsidR="00EF09BE">
        <w:t xml:space="preserve">PCA byla vypočtena na trénovací sadě vzorků úderů. Model PCA prostoru byl vytrénován pro 7 kategorií úderů a to pro: malý buben, velký buben, uzavřená hi-hat, činel </w:t>
      </w:r>
      <w:proofErr w:type="spellStart"/>
      <w:r w:rsidR="00EF09BE">
        <w:t>crash</w:t>
      </w:r>
      <w:proofErr w:type="spellEnd"/>
      <w:r w:rsidR="00EF09BE">
        <w:t xml:space="preserve">, činel </w:t>
      </w:r>
      <w:proofErr w:type="spellStart"/>
      <w:r w:rsidR="00EF09BE">
        <w:t>ride</w:t>
      </w:r>
      <w:proofErr w:type="spellEnd"/>
      <w:r w:rsidR="00EF09BE">
        <w:t xml:space="preserve">, dvojúder malého bubnu s uzavřenou hi-hat a dvojúder velkého bubnu s uzavřenou hi-hat. Vzorky </w:t>
      </w:r>
      <w:proofErr w:type="spellStart"/>
      <w:r w:rsidR="00EF09BE">
        <w:t>tomů</w:t>
      </w:r>
      <w:proofErr w:type="spellEnd"/>
      <w:r w:rsidR="00EF09BE">
        <w:t xml:space="preserve"> nebyly do trénovací sady zařazeny, protože volně dostupné banky úderů obsahují velmi málo </w:t>
      </w:r>
      <w:r w:rsidR="00663903">
        <w:t>přechodů.</w:t>
      </w:r>
    </w:p>
    <w:p w14:paraId="54DA5804" w14:textId="13D448AC" w:rsidR="00006017" w:rsidRDefault="00006017" w:rsidP="00006017">
      <w:pPr>
        <w:pStyle w:val="BPDPNormln"/>
      </w:pPr>
      <w:r>
        <w:t xml:space="preserve">Vstupem této funkce je matice vypočtených energií, kde řádky jsou frekvenčními </w:t>
      </w:r>
      <w:proofErr w:type="spellStart"/>
      <w:r>
        <w:t>pásm</w:t>
      </w:r>
      <w:r w:rsidR="00177593">
        <w:t>i</w:t>
      </w:r>
      <w:proofErr w:type="spellEnd"/>
      <w:r>
        <w:t xml:space="preserve"> a sloupce představují jednotlivé nahrávky úderů. Dalším vstupem je počet hlavních komponent, které budou vypočteny. </w:t>
      </w:r>
    </w:p>
    <w:p w14:paraId="51F4AFF9" w14:textId="71F9819A" w:rsidR="003A29E9" w:rsidRDefault="003A29E9" w:rsidP="00006017">
      <w:pPr>
        <w:pStyle w:val="BPDPNormln"/>
      </w:pPr>
      <w:r>
        <w:t xml:space="preserve">Prvním důležitým výstupem jsou </w:t>
      </w:r>
      <w:r w:rsidR="00F36002">
        <w:t xml:space="preserve">vlastní čísla. Vektor s vlastními čísly nese název </w:t>
      </w:r>
      <w:proofErr w:type="spellStart"/>
      <w:r w:rsidR="00F36002" w:rsidRPr="00F36002">
        <w:rPr>
          <w:i/>
        </w:rPr>
        <w:t>latent</w:t>
      </w:r>
      <w:proofErr w:type="spellEnd"/>
      <w:r w:rsidR="00F36002">
        <w:rPr>
          <w:i/>
        </w:rPr>
        <w:t xml:space="preserve">. </w:t>
      </w:r>
      <w:r w:rsidR="00F36002">
        <w:t xml:space="preserve">Vlastní čísla vyjádřené v procentech jsou ve vektoru </w:t>
      </w:r>
      <w:proofErr w:type="spellStart"/>
      <w:r w:rsidR="00F36002" w:rsidRPr="00F36002">
        <w:rPr>
          <w:i/>
        </w:rPr>
        <w:t>explained</w:t>
      </w:r>
      <w:proofErr w:type="spellEnd"/>
      <w:r w:rsidR="00F36002" w:rsidRPr="00F36002">
        <w:rPr>
          <w:i/>
        </w:rPr>
        <w:t>.</w:t>
      </w:r>
      <w:r w:rsidR="00F36002">
        <w:t xml:space="preserve"> Vlastní čísla v procentech (</w:t>
      </w:r>
      <w:r w:rsidR="00C53017" w:rsidRPr="00C53017">
        <w:fldChar w:fldCharType="begin"/>
      </w:r>
      <w:r w:rsidR="00C53017" w:rsidRPr="00C53017">
        <w:instrText xml:space="preserve"> REF _Ref40532841 \h  \* MERGEFORMAT </w:instrText>
      </w:r>
      <w:r w:rsidR="00C53017" w:rsidRPr="00C53017">
        <w:fldChar w:fldCharType="separate"/>
      </w:r>
      <w:r w:rsidR="002B7859" w:rsidRPr="00C53017">
        <w:t xml:space="preserve">Tab. </w:t>
      </w:r>
      <w:r w:rsidR="002B7859" w:rsidRPr="002B7859">
        <w:rPr>
          <w:noProof/>
        </w:rPr>
        <w:t>6</w:t>
      </w:r>
      <w:r w:rsidR="002B7859" w:rsidRPr="00C53017">
        <w:t>.</w:t>
      </w:r>
      <w:r w:rsidR="002B7859" w:rsidRPr="002B7859">
        <w:rPr>
          <w:noProof/>
        </w:rPr>
        <w:t>2</w:t>
      </w:r>
      <w:r w:rsidR="00C53017" w:rsidRPr="00C53017">
        <w:fldChar w:fldCharType="end"/>
      </w:r>
      <w:r w:rsidR="00F36002">
        <w:t xml:space="preserve">) poslouží k určení počtu hlavních komponent. </w:t>
      </w:r>
    </w:p>
    <w:p w14:paraId="6D696113" w14:textId="77777777" w:rsidR="0035367B" w:rsidRDefault="0035367B" w:rsidP="00006017">
      <w:pPr>
        <w:pStyle w:val="BPDPNormln"/>
      </w:pPr>
    </w:p>
    <w:p w14:paraId="586AAC0F" w14:textId="741FCB49" w:rsidR="00C53017" w:rsidRPr="00C53017" w:rsidRDefault="00C53017" w:rsidP="00C53017">
      <w:pPr>
        <w:pStyle w:val="Titulek"/>
        <w:keepNext/>
        <w:jc w:val="center"/>
        <w:rPr>
          <w:b w:val="0"/>
        </w:rPr>
      </w:pPr>
      <w:bookmarkStart w:id="392" w:name="_Ref40532841"/>
      <w:r w:rsidRPr="00C53017">
        <w:rPr>
          <w:b w:val="0"/>
        </w:rPr>
        <w:t xml:space="preserve">Tab. </w:t>
      </w:r>
      <w:r w:rsidRPr="00C53017">
        <w:rPr>
          <w:b w:val="0"/>
        </w:rPr>
        <w:fldChar w:fldCharType="begin"/>
      </w:r>
      <w:r w:rsidRPr="00C53017">
        <w:rPr>
          <w:b w:val="0"/>
        </w:rPr>
        <w:instrText xml:space="preserve"> STYLEREF 1 \s </w:instrText>
      </w:r>
      <w:r w:rsidRPr="00C53017">
        <w:rPr>
          <w:b w:val="0"/>
        </w:rPr>
        <w:fldChar w:fldCharType="separate"/>
      </w:r>
      <w:r w:rsidR="002B7859">
        <w:rPr>
          <w:b w:val="0"/>
          <w:noProof/>
        </w:rPr>
        <w:t>6</w:t>
      </w:r>
      <w:r w:rsidRPr="00C53017">
        <w:rPr>
          <w:b w:val="0"/>
        </w:rPr>
        <w:fldChar w:fldCharType="end"/>
      </w:r>
      <w:r w:rsidRPr="00C53017">
        <w:rPr>
          <w:b w:val="0"/>
        </w:rPr>
        <w:t>.</w:t>
      </w:r>
      <w:r w:rsidRPr="00C53017">
        <w:rPr>
          <w:b w:val="0"/>
        </w:rPr>
        <w:fldChar w:fldCharType="begin"/>
      </w:r>
      <w:r w:rsidRPr="00C53017">
        <w:rPr>
          <w:b w:val="0"/>
        </w:rPr>
        <w:instrText xml:space="preserve"> SEQ Tab. \* ARABIC \s 1 </w:instrText>
      </w:r>
      <w:r w:rsidRPr="00C53017">
        <w:rPr>
          <w:b w:val="0"/>
        </w:rPr>
        <w:fldChar w:fldCharType="separate"/>
      </w:r>
      <w:r w:rsidR="002B7859">
        <w:rPr>
          <w:b w:val="0"/>
          <w:noProof/>
        </w:rPr>
        <w:t>2</w:t>
      </w:r>
      <w:r w:rsidRPr="00C53017">
        <w:rPr>
          <w:b w:val="0"/>
        </w:rPr>
        <w:fldChar w:fldCharType="end"/>
      </w:r>
      <w:bookmarkEnd w:id="392"/>
      <w:r w:rsidRPr="00C53017">
        <w:rPr>
          <w:b w:val="0"/>
        </w:rPr>
        <w:t>: Vlastní čísla [%]</w:t>
      </w:r>
    </w:p>
    <w:tbl>
      <w:tblPr>
        <w:tblStyle w:val="Mkatabulky"/>
        <w:tblW w:w="0" w:type="auto"/>
        <w:jc w:val="center"/>
        <w:tblLook w:val="04A0" w:firstRow="1" w:lastRow="0" w:firstColumn="1" w:lastColumn="0" w:noHBand="0" w:noVBand="1"/>
      </w:tblPr>
      <w:tblGrid>
        <w:gridCol w:w="864"/>
        <w:gridCol w:w="864"/>
        <w:gridCol w:w="864"/>
        <w:gridCol w:w="864"/>
        <w:gridCol w:w="864"/>
        <w:gridCol w:w="864"/>
        <w:gridCol w:w="864"/>
        <w:gridCol w:w="865"/>
        <w:gridCol w:w="865"/>
        <w:gridCol w:w="865"/>
      </w:tblGrid>
      <w:tr w:rsidR="00F36002" w14:paraId="2E9E8A21" w14:textId="77777777" w:rsidTr="00C53017">
        <w:trPr>
          <w:jc w:val="center"/>
        </w:trPr>
        <w:tc>
          <w:tcPr>
            <w:tcW w:w="864" w:type="dxa"/>
            <w:shd w:val="clear" w:color="auto" w:fill="D9E2F3" w:themeFill="accent1" w:themeFillTint="33"/>
            <w:vAlign w:val="center"/>
          </w:tcPr>
          <w:p w14:paraId="4572EC58" w14:textId="5EDC946A" w:rsidR="00F36002" w:rsidRDefault="0035367B" w:rsidP="0035367B">
            <w:pPr>
              <w:pStyle w:val="BPDPNormln"/>
              <w:ind w:firstLine="0"/>
              <w:jc w:val="center"/>
            </w:pPr>
            <w:r>
              <w:t>PC1</w:t>
            </w:r>
          </w:p>
        </w:tc>
        <w:tc>
          <w:tcPr>
            <w:tcW w:w="864" w:type="dxa"/>
            <w:shd w:val="clear" w:color="auto" w:fill="D9E2F3" w:themeFill="accent1" w:themeFillTint="33"/>
            <w:vAlign w:val="center"/>
          </w:tcPr>
          <w:p w14:paraId="64E1CAC0" w14:textId="3D58ACEC" w:rsidR="00F36002" w:rsidRDefault="0035367B" w:rsidP="0035367B">
            <w:pPr>
              <w:pStyle w:val="BPDPNormln"/>
              <w:ind w:firstLine="0"/>
              <w:jc w:val="center"/>
            </w:pPr>
            <w:r>
              <w:t>PC2</w:t>
            </w:r>
          </w:p>
        </w:tc>
        <w:tc>
          <w:tcPr>
            <w:tcW w:w="864" w:type="dxa"/>
            <w:shd w:val="clear" w:color="auto" w:fill="D9E2F3" w:themeFill="accent1" w:themeFillTint="33"/>
            <w:vAlign w:val="center"/>
          </w:tcPr>
          <w:p w14:paraId="452C1F56" w14:textId="3D7C40E8" w:rsidR="00F36002" w:rsidRDefault="0035367B" w:rsidP="0035367B">
            <w:pPr>
              <w:pStyle w:val="BPDPNormln"/>
              <w:ind w:firstLine="0"/>
              <w:jc w:val="center"/>
            </w:pPr>
            <w:r>
              <w:t>PC3</w:t>
            </w:r>
          </w:p>
        </w:tc>
        <w:tc>
          <w:tcPr>
            <w:tcW w:w="864" w:type="dxa"/>
            <w:shd w:val="clear" w:color="auto" w:fill="D9E2F3" w:themeFill="accent1" w:themeFillTint="33"/>
            <w:vAlign w:val="center"/>
          </w:tcPr>
          <w:p w14:paraId="48BAFC2F" w14:textId="4048FA4B" w:rsidR="00F36002" w:rsidRDefault="0035367B" w:rsidP="0035367B">
            <w:pPr>
              <w:pStyle w:val="BPDPNormln"/>
              <w:ind w:firstLine="0"/>
              <w:jc w:val="center"/>
            </w:pPr>
            <w:r>
              <w:t>PC4</w:t>
            </w:r>
          </w:p>
        </w:tc>
        <w:tc>
          <w:tcPr>
            <w:tcW w:w="864" w:type="dxa"/>
            <w:shd w:val="clear" w:color="auto" w:fill="D9E2F3" w:themeFill="accent1" w:themeFillTint="33"/>
            <w:vAlign w:val="center"/>
          </w:tcPr>
          <w:p w14:paraId="48697E07" w14:textId="033C04C9" w:rsidR="00F36002" w:rsidRDefault="0035367B" w:rsidP="0035367B">
            <w:pPr>
              <w:pStyle w:val="BPDPNormln"/>
              <w:ind w:firstLine="0"/>
              <w:jc w:val="center"/>
            </w:pPr>
            <w:r>
              <w:t>PC5</w:t>
            </w:r>
          </w:p>
        </w:tc>
        <w:tc>
          <w:tcPr>
            <w:tcW w:w="864" w:type="dxa"/>
            <w:shd w:val="clear" w:color="auto" w:fill="D9E2F3" w:themeFill="accent1" w:themeFillTint="33"/>
            <w:vAlign w:val="center"/>
          </w:tcPr>
          <w:p w14:paraId="12149C0D" w14:textId="799F9C91" w:rsidR="00F36002" w:rsidRDefault="0035367B" w:rsidP="0035367B">
            <w:pPr>
              <w:pStyle w:val="BPDPNormln"/>
              <w:ind w:firstLine="0"/>
              <w:jc w:val="center"/>
            </w:pPr>
            <w:r>
              <w:t>PC6</w:t>
            </w:r>
          </w:p>
        </w:tc>
        <w:tc>
          <w:tcPr>
            <w:tcW w:w="864" w:type="dxa"/>
            <w:shd w:val="clear" w:color="auto" w:fill="D9E2F3" w:themeFill="accent1" w:themeFillTint="33"/>
            <w:vAlign w:val="center"/>
          </w:tcPr>
          <w:p w14:paraId="3BB35978" w14:textId="0C43E274" w:rsidR="00F36002" w:rsidRDefault="0035367B" w:rsidP="0035367B">
            <w:pPr>
              <w:pStyle w:val="BPDPNormln"/>
              <w:ind w:firstLine="0"/>
              <w:jc w:val="center"/>
            </w:pPr>
            <w:r>
              <w:t>PC7</w:t>
            </w:r>
          </w:p>
        </w:tc>
        <w:tc>
          <w:tcPr>
            <w:tcW w:w="865" w:type="dxa"/>
            <w:shd w:val="clear" w:color="auto" w:fill="D9E2F3" w:themeFill="accent1" w:themeFillTint="33"/>
            <w:vAlign w:val="center"/>
          </w:tcPr>
          <w:p w14:paraId="6A7C13A7" w14:textId="20E9434B" w:rsidR="00F36002" w:rsidRDefault="0035367B" w:rsidP="0035367B">
            <w:pPr>
              <w:pStyle w:val="BPDPNormln"/>
              <w:ind w:firstLine="0"/>
              <w:jc w:val="center"/>
            </w:pPr>
            <w:r>
              <w:t>PC8</w:t>
            </w:r>
          </w:p>
        </w:tc>
        <w:tc>
          <w:tcPr>
            <w:tcW w:w="865" w:type="dxa"/>
            <w:shd w:val="clear" w:color="auto" w:fill="D9E2F3" w:themeFill="accent1" w:themeFillTint="33"/>
            <w:vAlign w:val="center"/>
          </w:tcPr>
          <w:p w14:paraId="350ADD50" w14:textId="7B49B7E2" w:rsidR="00F36002" w:rsidRDefault="0035367B" w:rsidP="0035367B">
            <w:pPr>
              <w:pStyle w:val="BPDPNormln"/>
              <w:ind w:firstLine="0"/>
              <w:jc w:val="center"/>
            </w:pPr>
            <w:r>
              <w:t>PC9</w:t>
            </w:r>
          </w:p>
        </w:tc>
        <w:tc>
          <w:tcPr>
            <w:tcW w:w="865" w:type="dxa"/>
            <w:shd w:val="clear" w:color="auto" w:fill="D9E2F3" w:themeFill="accent1" w:themeFillTint="33"/>
            <w:vAlign w:val="center"/>
          </w:tcPr>
          <w:p w14:paraId="7CD91243" w14:textId="53207E61" w:rsidR="00F36002" w:rsidRDefault="0035367B" w:rsidP="0035367B">
            <w:pPr>
              <w:pStyle w:val="BPDPNormln"/>
              <w:ind w:firstLine="0"/>
              <w:jc w:val="center"/>
            </w:pPr>
            <w:r>
              <w:t>PC10</w:t>
            </w:r>
          </w:p>
        </w:tc>
      </w:tr>
      <w:tr w:rsidR="00F36002" w14:paraId="63BDB414" w14:textId="77777777" w:rsidTr="00C53017">
        <w:trPr>
          <w:jc w:val="center"/>
        </w:trPr>
        <w:tc>
          <w:tcPr>
            <w:tcW w:w="864" w:type="dxa"/>
            <w:shd w:val="clear" w:color="auto" w:fill="D9E2F3" w:themeFill="accent1" w:themeFillTint="33"/>
            <w:vAlign w:val="center"/>
          </w:tcPr>
          <w:p w14:paraId="1325DC26" w14:textId="77F017E4" w:rsidR="00F36002" w:rsidRDefault="0035367B" w:rsidP="0035367B">
            <w:pPr>
              <w:pStyle w:val="BPDPNormln"/>
              <w:ind w:firstLine="0"/>
              <w:jc w:val="center"/>
            </w:pPr>
            <w:r>
              <w:t>33,05</w:t>
            </w:r>
          </w:p>
        </w:tc>
        <w:tc>
          <w:tcPr>
            <w:tcW w:w="864" w:type="dxa"/>
            <w:shd w:val="clear" w:color="auto" w:fill="D9E2F3" w:themeFill="accent1" w:themeFillTint="33"/>
            <w:vAlign w:val="center"/>
          </w:tcPr>
          <w:p w14:paraId="2E7B4E36" w14:textId="04CB9FED" w:rsidR="00F36002" w:rsidRDefault="0035367B" w:rsidP="0035367B">
            <w:pPr>
              <w:pStyle w:val="BPDPNormln"/>
              <w:ind w:firstLine="0"/>
              <w:jc w:val="center"/>
            </w:pPr>
            <w:r>
              <w:t>22,20</w:t>
            </w:r>
          </w:p>
        </w:tc>
        <w:tc>
          <w:tcPr>
            <w:tcW w:w="864" w:type="dxa"/>
            <w:shd w:val="clear" w:color="auto" w:fill="D9E2F3" w:themeFill="accent1" w:themeFillTint="33"/>
            <w:vAlign w:val="center"/>
          </w:tcPr>
          <w:p w14:paraId="4B742E21" w14:textId="77C8567A" w:rsidR="00F36002" w:rsidRDefault="0035367B" w:rsidP="0035367B">
            <w:pPr>
              <w:pStyle w:val="BPDPNormln"/>
              <w:ind w:firstLine="0"/>
              <w:jc w:val="center"/>
            </w:pPr>
            <w:r>
              <w:t>16,71</w:t>
            </w:r>
          </w:p>
        </w:tc>
        <w:tc>
          <w:tcPr>
            <w:tcW w:w="864" w:type="dxa"/>
            <w:shd w:val="clear" w:color="auto" w:fill="D9E2F3" w:themeFill="accent1" w:themeFillTint="33"/>
            <w:vAlign w:val="center"/>
          </w:tcPr>
          <w:p w14:paraId="431A90E3" w14:textId="564B5088" w:rsidR="00F36002" w:rsidRDefault="0035367B" w:rsidP="0035367B">
            <w:pPr>
              <w:pStyle w:val="BPDPNormln"/>
              <w:ind w:firstLine="0"/>
              <w:jc w:val="center"/>
            </w:pPr>
            <w:r>
              <w:t>6,56</w:t>
            </w:r>
          </w:p>
        </w:tc>
        <w:tc>
          <w:tcPr>
            <w:tcW w:w="864" w:type="dxa"/>
            <w:shd w:val="clear" w:color="auto" w:fill="D9E2F3" w:themeFill="accent1" w:themeFillTint="33"/>
            <w:vAlign w:val="center"/>
          </w:tcPr>
          <w:p w14:paraId="6D3539B1" w14:textId="6810128C" w:rsidR="00F36002" w:rsidRDefault="0035367B" w:rsidP="0035367B">
            <w:pPr>
              <w:pStyle w:val="BPDPNormln"/>
              <w:ind w:firstLine="0"/>
              <w:jc w:val="center"/>
            </w:pPr>
            <w:r>
              <w:t>6,40</w:t>
            </w:r>
          </w:p>
        </w:tc>
        <w:tc>
          <w:tcPr>
            <w:tcW w:w="864" w:type="dxa"/>
            <w:shd w:val="clear" w:color="auto" w:fill="D9E2F3" w:themeFill="accent1" w:themeFillTint="33"/>
            <w:vAlign w:val="center"/>
          </w:tcPr>
          <w:p w14:paraId="2DF3245A" w14:textId="63029762" w:rsidR="00F36002" w:rsidRDefault="0035367B" w:rsidP="0035367B">
            <w:pPr>
              <w:pStyle w:val="BPDPNormln"/>
              <w:ind w:firstLine="0"/>
              <w:jc w:val="center"/>
            </w:pPr>
            <w:r>
              <w:t>4,67</w:t>
            </w:r>
          </w:p>
        </w:tc>
        <w:tc>
          <w:tcPr>
            <w:tcW w:w="864" w:type="dxa"/>
            <w:shd w:val="clear" w:color="auto" w:fill="D9E2F3" w:themeFill="accent1" w:themeFillTint="33"/>
            <w:vAlign w:val="center"/>
          </w:tcPr>
          <w:p w14:paraId="63C65DA5" w14:textId="23322030" w:rsidR="00F36002" w:rsidRDefault="0035367B" w:rsidP="0035367B">
            <w:pPr>
              <w:pStyle w:val="BPDPNormln"/>
              <w:ind w:firstLine="0"/>
              <w:jc w:val="center"/>
            </w:pPr>
            <w:r>
              <w:t>3,32</w:t>
            </w:r>
          </w:p>
        </w:tc>
        <w:tc>
          <w:tcPr>
            <w:tcW w:w="865" w:type="dxa"/>
            <w:shd w:val="clear" w:color="auto" w:fill="D9E2F3" w:themeFill="accent1" w:themeFillTint="33"/>
            <w:vAlign w:val="center"/>
          </w:tcPr>
          <w:p w14:paraId="4C0371AF" w14:textId="2B57871F" w:rsidR="00F36002" w:rsidRDefault="0035367B" w:rsidP="0035367B">
            <w:pPr>
              <w:pStyle w:val="BPDPNormln"/>
              <w:ind w:firstLine="0"/>
              <w:jc w:val="center"/>
            </w:pPr>
            <w:r>
              <w:t>2,16</w:t>
            </w:r>
          </w:p>
        </w:tc>
        <w:tc>
          <w:tcPr>
            <w:tcW w:w="865" w:type="dxa"/>
            <w:shd w:val="clear" w:color="auto" w:fill="D9E2F3" w:themeFill="accent1" w:themeFillTint="33"/>
            <w:vAlign w:val="center"/>
          </w:tcPr>
          <w:p w14:paraId="3B2D323F" w14:textId="2B31A0F3" w:rsidR="00F36002" w:rsidRDefault="0035367B" w:rsidP="0035367B">
            <w:pPr>
              <w:pStyle w:val="BPDPNormln"/>
              <w:ind w:firstLine="0"/>
              <w:jc w:val="center"/>
            </w:pPr>
            <w:r>
              <w:t>1,84</w:t>
            </w:r>
          </w:p>
        </w:tc>
        <w:tc>
          <w:tcPr>
            <w:tcW w:w="865" w:type="dxa"/>
            <w:shd w:val="clear" w:color="auto" w:fill="D9E2F3" w:themeFill="accent1" w:themeFillTint="33"/>
            <w:vAlign w:val="center"/>
          </w:tcPr>
          <w:p w14:paraId="4FED7566" w14:textId="5567FC76" w:rsidR="00F36002" w:rsidRDefault="0035367B" w:rsidP="0035367B">
            <w:pPr>
              <w:pStyle w:val="BPDPNormln"/>
              <w:ind w:firstLine="0"/>
              <w:jc w:val="center"/>
            </w:pPr>
            <w:r>
              <w:t>1,10</w:t>
            </w:r>
          </w:p>
        </w:tc>
      </w:tr>
      <w:tr w:rsidR="0035367B" w14:paraId="1B01022F" w14:textId="77777777" w:rsidTr="00C53017">
        <w:trPr>
          <w:jc w:val="center"/>
        </w:trPr>
        <w:tc>
          <w:tcPr>
            <w:tcW w:w="864" w:type="dxa"/>
            <w:shd w:val="clear" w:color="auto" w:fill="FBE4D5" w:themeFill="accent2" w:themeFillTint="33"/>
            <w:vAlign w:val="center"/>
          </w:tcPr>
          <w:p w14:paraId="7FB23DED" w14:textId="614DC364" w:rsidR="0035367B" w:rsidRDefault="0035367B" w:rsidP="0035367B">
            <w:pPr>
              <w:pStyle w:val="BPDPNormln"/>
              <w:ind w:firstLine="0"/>
              <w:jc w:val="center"/>
            </w:pPr>
            <w:r>
              <w:t>PC11</w:t>
            </w:r>
          </w:p>
        </w:tc>
        <w:tc>
          <w:tcPr>
            <w:tcW w:w="864" w:type="dxa"/>
            <w:shd w:val="clear" w:color="auto" w:fill="FBE4D5" w:themeFill="accent2" w:themeFillTint="33"/>
            <w:vAlign w:val="center"/>
          </w:tcPr>
          <w:p w14:paraId="73FEA50E" w14:textId="7F4DBC13" w:rsidR="0035367B" w:rsidRDefault="0035367B" w:rsidP="0035367B">
            <w:pPr>
              <w:pStyle w:val="BPDPNormln"/>
              <w:ind w:firstLine="0"/>
              <w:jc w:val="center"/>
            </w:pPr>
            <w:r>
              <w:t>PC12</w:t>
            </w:r>
          </w:p>
        </w:tc>
        <w:tc>
          <w:tcPr>
            <w:tcW w:w="864" w:type="dxa"/>
            <w:shd w:val="clear" w:color="auto" w:fill="FBE4D5" w:themeFill="accent2" w:themeFillTint="33"/>
            <w:vAlign w:val="center"/>
          </w:tcPr>
          <w:p w14:paraId="0B0F02F3" w14:textId="6435228E" w:rsidR="0035367B" w:rsidRDefault="0035367B" w:rsidP="0035367B">
            <w:pPr>
              <w:pStyle w:val="BPDPNormln"/>
              <w:ind w:firstLine="0"/>
              <w:jc w:val="center"/>
            </w:pPr>
            <w:r>
              <w:t>PC13</w:t>
            </w:r>
          </w:p>
        </w:tc>
        <w:tc>
          <w:tcPr>
            <w:tcW w:w="864" w:type="dxa"/>
            <w:shd w:val="clear" w:color="auto" w:fill="FBE4D5" w:themeFill="accent2" w:themeFillTint="33"/>
            <w:vAlign w:val="center"/>
          </w:tcPr>
          <w:p w14:paraId="59F0D74D" w14:textId="657B92F3" w:rsidR="0035367B" w:rsidRDefault="0035367B" w:rsidP="0035367B">
            <w:pPr>
              <w:pStyle w:val="BPDPNormln"/>
              <w:ind w:firstLine="0"/>
              <w:jc w:val="center"/>
            </w:pPr>
            <w:r>
              <w:t>PC14</w:t>
            </w:r>
          </w:p>
        </w:tc>
        <w:tc>
          <w:tcPr>
            <w:tcW w:w="864" w:type="dxa"/>
            <w:shd w:val="clear" w:color="auto" w:fill="FBE4D5" w:themeFill="accent2" w:themeFillTint="33"/>
            <w:vAlign w:val="center"/>
          </w:tcPr>
          <w:p w14:paraId="07809991" w14:textId="50C16DA9" w:rsidR="0035367B" w:rsidRDefault="0035367B" w:rsidP="0035367B">
            <w:pPr>
              <w:pStyle w:val="BPDPNormln"/>
              <w:ind w:firstLine="0"/>
              <w:jc w:val="center"/>
            </w:pPr>
            <w:r>
              <w:t>PC15</w:t>
            </w:r>
          </w:p>
        </w:tc>
        <w:tc>
          <w:tcPr>
            <w:tcW w:w="864" w:type="dxa"/>
            <w:shd w:val="clear" w:color="auto" w:fill="FBE4D5" w:themeFill="accent2" w:themeFillTint="33"/>
            <w:vAlign w:val="center"/>
          </w:tcPr>
          <w:p w14:paraId="6B8FF510" w14:textId="2798D020" w:rsidR="0035367B" w:rsidRDefault="0035367B" w:rsidP="0035367B">
            <w:pPr>
              <w:pStyle w:val="BPDPNormln"/>
              <w:ind w:firstLine="0"/>
              <w:jc w:val="center"/>
            </w:pPr>
            <w:r>
              <w:t>PC16</w:t>
            </w:r>
          </w:p>
        </w:tc>
        <w:tc>
          <w:tcPr>
            <w:tcW w:w="864" w:type="dxa"/>
            <w:shd w:val="clear" w:color="auto" w:fill="FBE4D5" w:themeFill="accent2" w:themeFillTint="33"/>
            <w:vAlign w:val="center"/>
          </w:tcPr>
          <w:p w14:paraId="0CB95928" w14:textId="2C752C66" w:rsidR="0035367B" w:rsidRDefault="0035367B" w:rsidP="0035367B">
            <w:pPr>
              <w:pStyle w:val="BPDPNormln"/>
              <w:ind w:firstLine="0"/>
              <w:jc w:val="center"/>
            </w:pPr>
            <w:r>
              <w:t>PC17</w:t>
            </w:r>
          </w:p>
        </w:tc>
        <w:tc>
          <w:tcPr>
            <w:tcW w:w="865" w:type="dxa"/>
            <w:shd w:val="clear" w:color="auto" w:fill="FBE4D5" w:themeFill="accent2" w:themeFillTint="33"/>
            <w:vAlign w:val="center"/>
          </w:tcPr>
          <w:p w14:paraId="3D9E0E33" w14:textId="2635178D" w:rsidR="0035367B" w:rsidRDefault="0035367B" w:rsidP="0035367B">
            <w:pPr>
              <w:pStyle w:val="BPDPNormln"/>
              <w:ind w:firstLine="0"/>
              <w:jc w:val="center"/>
            </w:pPr>
            <w:r>
              <w:t>PC18</w:t>
            </w:r>
          </w:p>
        </w:tc>
        <w:tc>
          <w:tcPr>
            <w:tcW w:w="865" w:type="dxa"/>
            <w:shd w:val="clear" w:color="auto" w:fill="FBE4D5" w:themeFill="accent2" w:themeFillTint="33"/>
            <w:vAlign w:val="center"/>
          </w:tcPr>
          <w:p w14:paraId="73939CFB" w14:textId="5DD55589" w:rsidR="0035367B" w:rsidRDefault="0035367B" w:rsidP="0035367B">
            <w:pPr>
              <w:pStyle w:val="BPDPNormln"/>
              <w:ind w:firstLine="0"/>
              <w:jc w:val="center"/>
            </w:pPr>
            <w:r>
              <w:t>PC19</w:t>
            </w:r>
          </w:p>
        </w:tc>
        <w:tc>
          <w:tcPr>
            <w:tcW w:w="865" w:type="dxa"/>
            <w:shd w:val="clear" w:color="auto" w:fill="FBE4D5" w:themeFill="accent2" w:themeFillTint="33"/>
            <w:vAlign w:val="center"/>
          </w:tcPr>
          <w:p w14:paraId="00FA3CF4" w14:textId="5C3F5663" w:rsidR="0035367B" w:rsidRDefault="0035367B" w:rsidP="0035367B">
            <w:pPr>
              <w:pStyle w:val="BPDPNormln"/>
              <w:ind w:firstLine="0"/>
              <w:jc w:val="center"/>
            </w:pPr>
            <w:r>
              <w:t>PC20</w:t>
            </w:r>
          </w:p>
        </w:tc>
      </w:tr>
      <w:tr w:rsidR="0035367B" w14:paraId="6A9FB17F" w14:textId="77777777" w:rsidTr="00C53017">
        <w:trPr>
          <w:jc w:val="center"/>
        </w:trPr>
        <w:tc>
          <w:tcPr>
            <w:tcW w:w="864" w:type="dxa"/>
            <w:shd w:val="clear" w:color="auto" w:fill="FBE4D5" w:themeFill="accent2" w:themeFillTint="33"/>
            <w:vAlign w:val="center"/>
          </w:tcPr>
          <w:p w14:paraId="10BD78A1" w14:textId="60C2098C" w:rsidR="0035367B" w:rsidRDefault="0035367B" w:rsidP="0035367B">
            <w:pPr>
              <w:pStyle w:val="BPDPNormln"/>
              <w:ind w:firstLine="0"/>
              <w:jc w:val="center"/>
            </w:pPr>
            <w:r>
              <w:t>0,86</w:t>
            </w:r>
          </w:p>
        </w:tc>
        <w:tc>
          <w:tcPr>
            <w:tcW w:w="864" w:type="dxa"/>
            <w:shd w:val="clear" w:color="auto" w:fill="FBE4D5" w:themeFill="accent2" w:themeFillTint="33"/>
            <w:vAlign w:val="center"/>
          </w:tcPr>
          <w:p w14:paraId="4FC97644" w14:textId="67EEAE33" w:rsidR="0035367B" w:rsidRDefault="0035367B" w:rsidP="0035367B">
            <w:pPr>
              <w:pStyle w:val="BPDPNormln"/>
              <w:ind w:firstLine="0"/>
              <w:jc w:val="center"/>
            </w:pPr>
            <w:r>
              <w:t>0,68</w:t>
            </w:r>
          </w:p>
        </w:tc>
        <w:tc>
          <w:tcPr>
            <w:tcW w:w="864" w:type="dxa"/>
            <w:shd w:val="clear" w:color="auto" w:fill="FBE4D5" w:themeFill="accent2" w:themeFillTint="33"/>
            <w:vAlign w:val="center"/>
          </w:tcPr>
          <w:p w14:paraId="7ECAF29E" w14:textId="74969784" w:rsidR="0035367B" w:rsidRDefault="0035367B" w:rsidP="0035367B">
            <w:pPr>
              <w:pStyle w:val="BPDPNormln"/>
              <w:ind w:firstLine="0"/>
              <w:jc w:val="center"/>
            </w:pPr>
            <w:r>
              <w:t>0,49</w:t>
            </w:r>
          </w:p>
        </w:tc>
        <w:tc>
          <w:tcPr>
            <w:tcW w:w="864" w:type="dxa"/>
            <w:shd w:val="clear" w:color="auto" w:fill="FBE4D5" w:themeFill="accent2" w:themeFillTint="33"/>
            <w:vAlign w:val="center"/>
          </w:tcPr>
          <w:p w14:paraId="4ACA8CBC" w14:textId="1AA5A8B4" w:rsidR="0035367B" w:rsidRDefault="0035367B" w:rsidP="0035367B">
            <w:pPr>
              <w:pStyle w:val="BPDPNormln"/>
              <w:ind w:firstLine="0"/>
              <w:jc w:val="center"/>
            </w:pPr>
            <w:r>
              <w:t>0,37</w:t>
            </w:r>
          </w:p>
        </w:tc>
        <w:tc>
          <w:tcPr>
            <w:tcW w:w="864" w:type="dxa"/>
            <w:shd w:val="clear" w:color="auto" w:fill="FBE4D5" w:themeFill="accent2" w:themeFillTint="33"/>
            <w:vAlign w:val="center"/>
          </w:tcPr>
          <w:p w14:paraId="5785F385" w14:textId="5BCAC69C" w:rsidR="0035367B" w:rsidRDefault="0035367B" w:rsidP="0035367B">
            <w:pPr>
              <w:pStyle w:val="BPDPNormln"/>
              <w:ind w:firstLine="0"/>
              <w:jc w:val="center"/>
            </w:pPr>
            <w:r>
              <w:t>0,24</w:t>
            </w:r>
          </w:p>
        </w:tc>
        <w:tc>
          <w:tcPr>
            <w:tcW w:w="864" w:type="dxa"/>
            <w:shd w:val="clear" w:color="auto" w:fill="FBE4D5" w:themeFill="accent2" w:themeFillTint="33"/>
            <w:vAlign w:val="center"/>
          </w:tcPr>
          <w:p w14:paraId="48DC0C62" w14:textId="62F10777" w:rsidR="0035367B" w:rsidRDefault="0035367B" w:rsidP="0035367B">
            <w:pPr>
              <w:pStyle w:val="BPDPNormln"/>
              <w:ind w:firstLine="0"/>
              <w:jc w:val="center"/>
            </w:pPr>
            <w:r>
              <w:t>0,24</w:t>
            </w:r>
          </w:p>
        </w:tc>
        <w:tc>
          <w:tcPr>
            <w:tcW w:w="864" w:type="dxa"/>
            <w:shd w:val="clear" w:color="auto" w:fill="FBE4D5" w:themeFill="accent2" w:themeFillTint="33"/>
            <w:vAlign w:val="center"/>
          </w:tcPr>
          <w:p w14:paraId="3CD3E7FD" w14:textId="7908A2B0" w:rsidR="0035367B" w:rsidRDefault="0035367B" w:rsidP="0035367B">
            <w:pPr>
              <w:pStyle w:val="BPDPNormln"/>
              <w:ind w:firstLine="0"/>
              <w:jc w:val="center"/>
            </w:pPr>
            <w:r>
              <w:t>0,22</w:t>
            </w:r>
          </w:p>
        </w:tc>
        <w:tc>
          <w:tcPr>
            <w:tcW w:w="865" w:type="dxa"/>
            <w:shd w:val="clear" w:color="auto" w:fill="FBE4D5" w:themeFill="accent2" w:themeFillTint="33"/>
            <w:vAlign w:val="center"/>
          </w:tcPr>
          <w:p w14:paraId="2877AD54" w14:textId="3F474F99" w:rsidR="0035367B" w:rsidRDefault="0035367B" w:rsidP="0035367B">
            <w:pPr>
              <w:pStyle w:val="BPDPNormln"/>
              <w:ind w:firstLine="0"/>
              <w:jc w:val="center"/>
            </w:pPr>
            <w:r>
              <w:t>0,18</w:t>
            </w:r>
          </w:p>
        </w:tc>
        <w:tc>
          <w:tcPr>
            <w:tcW w:w="865" w:type="dxa"/>
            <w:shd w:val="clear" w:color="auto" w:fill="FBE4D5" w:themeFill="accent2" w:themeFillTint="33"/>
            <w:vAlign w:val="center"/>
          </w:tcPr>
          <w:p w14:paraId="12412FE2" w14:textId="3DDE5CD1" w:rsidR="0035367B" w:rsidRDefault="0035367B" w:rsidP="0035367B">
            <w:pPr>
              <w:pStyle w:val="BPDPNormln"/>
              <w:ind w:firstLine="0"/>
              <w:jc w:val="center"/>
            </w:pPr>
            <w:r>
              <w:t>0,16</w:t>
            </w:r>
          </w:p>
        </w:tc>
        <w:tc>
          <w:tcPr>
            <w:tcW w:w="865" w:type="dxa"/>
            <w:shd w:val="clear" w:color="auto" w:fill="FBE4D5" w:themeFill="accent2" w:themeFillTint="33"/>
            <w:vAlign w:val="center"/>
          </w:tcPr>
          <w:p w14:paraId="69D6A5B3" w14:textId="758C0090" w:rsidR="0035367B" w:rsidRDefault="0035367B" w:rsidP="0035367B">
            <w:pPr>
              <w:pStyle w:val="BPDPNormln"/>
              <w:ind w:firstLine="0"/>
              <w:jc w:val="center"/>
            </w:pPr>
            <w:r>
              <w:t>0,13</w:t>
            </w:r>
          </w:p>
        </w:tc>
      </w:tr>
      <w:tr w:rsidR="0035367B" w14:paraId="0A84F791" w14:textId="77777777" w:rsidTr="00C53017">
        <w:trPr>
          <w:jc w:val="center"/>
        </w:trPr>
        <w:tc>
          <w:tcPr>
            <w:tcW w:w="864" w:type="dxa"/>
            <w:shd w:val="clear" w:color="auto" w:fill="D9E2F3" w:themeFill="accent1" w:themeFillTint="33"/>
            <w:vAlign w:val="center"/>
          </w:tcPr>
          <w:p w14:paraId="0B693D71" w14:textId="5A9D1717" w:rsidR="0035367B" w:rsidRDefault="0035367B" w:rsidP="0035367B">
            <w:pPr>
              <w:pStyle w:val="BPDPNormln"/>
              <w:ind w:firstLine="0"/>
              <w:jc w:val="center"/>
            </w:pPr>
            <w:r>
              <w:t>PC21</w:t>
            </w:r>
          </w:p>
        </w:tc>
        <w:tc>
          <w:tcPr>
            <w:tcW w:w="864" w:type="dxa"/>
            <w:shd w:val="clear" w:color="auto" w:fill="D9E2F3" w:themeFill="accent1" w:themeFillTint="33"/>
            <w:vAlign w:val="center"/>
          </w:tcPr>
          <w:p w14:paraId="5F66C588" w14:textId="4698EE6A" w:rsidR="0035367B" w:rsidRDefault="0035367B" w:rsidP="0035367B">
            <w:pPr>
              <w:pStyle w:val="BPDPNormln"/>
              <w:ind w:firstLine="0"/>
              <w:jc w:val="center"/>
            </w:pPr>
            <w:r>
              <w:t>PC22</w:t>
            </w:r>
          </w:p>
        </w:tc>
        <w:tc>
          <w:tcPr>
            <w:tcW w:w="864" w:type="dxa"/>
            <w:shd w:val="clear" w:color="auto" w:fill="D9E2F3" w:themeFill="accent1" w:themeFillTint="33"/>
            <w:vAlign w:val="center"/>
          </w:tcPr>
          <w:p w14:paraId="04B4D611" w14:textId="77253B9D" w:rsidR="0035367B" w:rsidRDefault="0035367B" w:rsidP="0035367B">
            <w:pPr>
              <w:pStyle w:val="BPDPNormln"/>
              <w:ind w:firstLine="0"/>
              <w:jc w:val="center"/>
            </w:pPr>
            <w:r>
              <w:t>PC23</w:t>
            </w:r>
          </w:p>
        </w:tc>
        <w:tc>
          <w:tcPr>
            <w:tcW w:w="864" w:type="dxa"/>
            <w:shd w:val="clear" w:color="auto" w:fill="D9E2F3" w:themeFill="accent1" w:themeFillTint="33"/>
            <w:vAlign w:val="center"/>
          </w:tcPr>
          <w:p w14:paraId="2884ED9E" w14:textId="78FE60CF" w:rsidR="0035367B" w:rsidRDefault="0035367B" w:rsidP="0035367B">
            <w:pPr>
              <w:pStyle w:val="BPDPNormln"/>
              <w:ind w:firstLine="0"/>
              <w:jc w:val="center"/>
            </w:pPr>
            <w:r>
              <w:t>PC24</w:t>
            </w:r>
          </w:p>
        </w:tc>
        <w:tc>
          <w:tcPr>
            <w:tcW w:w="864" w:type="dxa"/>
            <w:shd w:val="clear" w:color="auto" w:fill="D9E2F3" w:themeFill="accent1" w:themeFillTint="33"/>
            <w:vAlign w:val="center"/>
          </w:tcPr>
          <w:p w14:paraId="0E9C9D05" w14:textId="332084FF" w:rsidR="0035367B" w:rsidRDefault="0035367B" w:rsidP="0035367B">
            <w:pPr>
              <w:pStyle w:val="BPDPNormln"/>
              <w:ind w:firstLine="0"/>
              <w:jc w:val="center"/>
            </w:pPr>
            <w:r>
              <w:t>PC25</w:t>
            </w:r>
          </w:p>
        </w:tc>
        <w:tc>
          <w:tcPr>
            <w:tcW w:w="864" w:type="dxa"/>
            <w:shd w:val="clear" w:color="auto" w:fill="D9E2F3" w:themeFill="accent1" w:themeFillTint="33"/>
            <w:vAlign w:val="center"/>
          </w:tcPr>
          <w:p w14:paraId="29407B65" w14:textId="27AF7A68" w:rsidR="0035367B" w:rsidRDefault="0035367B" w:rsidP="0035367B">
            <w:pPr>
              <w:pStyle w:val="BPDPNormln"/>
              <w:ind w:firstLine="0"/>
              <w:jc w:val="center"/>
            </w:pPr>
            <w:r>
              <w:t>PC26</w:t>
            </w:r>
          </w:p>
        </w:tc>
        <w:tc>
          <w:tcPr>
            <w:tcW w:w="864" w:type="dxa"/>
            <w:shd w:val="clear" w:color="auto" w:fill="D9E2F3" w:themeFill="accent1" w:themeFillTint="33"/>
            <w:vAlign w:val="center"/>
          </w:tcPr>
          <w:p w14:paraId="29CA9C79" w14:textId="1A88A0F6" w:rsidR="0035367B" w:rsidRDefault="0035367B" w:rsidP="0035367B">
            <w:pPr>
              <w:pStyle w:val="BPDPNormln"/>
              <w:ind w:firstLine="0"/>
              <w:jc w:val="center"/>
            </w:pPr>
            <w:r>
              <w:t>PC27</w:t>
            </w:r>
          </w:p>
        </w:tc>
        <w:tc>
          <w:tcPr>
            <w:tcW w:w="865" w:type="dxa"/>
            <w:shd w:val="clear" w:color="auto" w:fill="D9E2F3" w:themeFill="accent1" w:themeFillTint="33"/>
            <w:vAlign w:val="center"/>
          </w:tcPr>
          <w:p w14:paraId="5CE18C12" w14:textId="04445387" w:rsidR="0035367B" w:rsidRDefault="0035367B" w:rsidP="0035367B">
            <w:pPr>
              <w:pStyle w:val="BPDPNormln"/>
              <w:ind w:firstLine="0"/>
              <w:jc w:val="center"/>
            </w:pPr>
            <w:r>
              <w:t>PC28</w:t>
            </w:r>
          </w:p>
        </w:tc>
        <w:tc>
          <w:tcPr>
            <w:tcW w:w="865" w:type="dxa"/>
            <w:shd w:val="clear" w:color="auto" w:fill="D9E2F3" w:themeFill="accent1" w:themeFillTint="33"/>
            <w:vAlign w:val="center"/>
          </w:tcPr>
          <w:p w14:paraId="53C77EA2" w14:textId="403D9684" w:rsidR="0035367B" w:rsidRDefault="0035367B" w:rsidP="0035367B">
            <w:pPr>
              <w:pStyle w:val="BPDPNormln"/>
              <w:ind w:firstLine="0"/>
              <w:jc w:val="center"/>
            </w:pPr>
            <w:r>
              <w:t>PC29</w:t>
            </w:r>
          </w:p>
        </w:tc>
        <w:tc>
          <w:tcPr>
            <w:tcW w:w="865" w:type="dxa"/>
            <w:shd w:val="clear" w:color="auto" w:fill="D9E2F3" w:themeFill="accent1" w:themeFillTint="33"/>
            <w:vAlign w:val="center"/>
          </w:tcPr>
          <w:p w14:paraId="2751DC81" w14:textId="21378957" w:rsidR="0035367B" w:rsidRDefault="0035367B" w:rsidP="0035367B">
            <w:pPr>
              <w:pStyle w:val="BPDPNormln"/>
              <w:ind w:firstLine="0"/>
              <w:jc w:val="center"/>
            </w:pPr>
            <w:r>
              <w:t>PC30</w:t>
            </w:r>
          </w:p>
        </w:tc>
      </w:tr>
      <w:tr w:rsidR="0035367B" w14:paraId="316E1207" w14:textId="77777777" w:rsidTr="00C53017">
        <w:trPr>
          <w:jc w:val="center"/>
        </w:trPr>
        <w:tc>
          <w:tcPr>
            <w:tcW w:w="864" w:type="dxa"/>
            <w:shd w:val="clear" w:color="auto" w:fill="D9E2F3" w:themeFill="accent1" w:themeFillTint="33"/>
            <w:vAlign w:val="center"/>
          </w:tcPr>
          <w:p w14:paraId="2A1A19B8" w14:textId="074F4E54" w:rsidR="0035367B" w:rsidRDefault="0035367B" w:rsidP="0035367B">
            <w:pPr>
              <w:pStyle w:val="BPDPNormln"/>
              <w:ind w:firstLine="0"/>
              <w:jc w:val="center"/>
            </w:pPr>
            <w:r>
              <w:t>0,11</w:t>
            </w:r>
          </w:p>
        </w:tc>
        <w:tc>
          <w:tcPr>
            <w:tcW w:w="864" w:type="dxa"/>
            <w:shd w:val="clear" w:color="auto" w:fill="D9E2F3" w:themeFill="accent1" w:themeFillTint="33"/>
            <w:vAlign w:val="center"/>
          </w:tcPr>
          <w:p w14:paraId="4659697B" w14:textId="79648633" w:rsidR="0035367B" w:rsidRDefault="0035367B" w:rsidP="0035367B">
            <w:pPr>
              <w:pStyle w:val="BPDPNormln"/>
              <w:ind w:firstLine="0"/>
              <w:jc w:val="center"/>
            </w:pPr>
            <w:r>
              <w:t>0,1</w:t>
            </w:r>
          </w:p>
        </w:tc>
        <w:tc>
          <w:tcPr>
            <w:tcW w:w="864" w:type="dxa"/>
            <w:shd w:val="clear" w:color="auto" w:fill="D9E2F3" w:themeFill="accent1" w:themeFillTint="33"/>
            <w:vAlign w:val="center"/>
          </w:tcPr>
          <w:p w14:paraId="6F307204" w14:textId="01DE4FC2" w:rsidR="0035367B" w:rsidRDefault="0035367B" w:rsidP="0035367B">
            <w:pPr>
              <w:pStyle w:val="BPDPNormln"/>
              <w:ind w:firstLine="0"/>
              <w:jc w:val="center"/>
            </w:pPr>
            <w:r>
              <w:t>0,07</w:t>
            </w:r>
          </w:p>
        </w:tc>
        <w:tc>
          <w:tcPr>
            <w:tcW w:w="864" w:type="dxa"/>
            <w:shd w:val="clear" w:color="auto" w:fill="D9E2F3" w:themeFill="accent1" w:themeFillTint="33"/>
            <w:vAlign w:val="center"/>
          </w:tcPr>
          <w:p w14:paraId="3092F798" w14:textId="7AECFDD7" w:rsidR="0035367B" w:rsidRDefault="0035367B" w:rsidP="0035367B">
            <w:pPr>
              <w:pStyle w:val="BPDPNormln"/>
              <w:ind w:firstLine="0"/>
              <w:jc w:val="center"/>
            </w:pPr>
            <w:r>
              <w:t>0,04</w:t>
            </w:r>
          </w:p>
        </w:tc>
        <w:tc>
          <w:tcPr>
            <w:tcW w:w="864" w:type="dxa"/>
            <w:shd w:val="clear" w:color="auto" w:fill="D9E2F3" w:themeFill="accent1" w:themeFillTint="33"/>
            <w:vAlign w:val="center"/>
          </w:tcPr>
          <w:p w14:paraId="11314AAD" w14:textId="0476D6BD" w:rsidR="0035367B" w:rsidRDefault="0035367B" w:rsidP="0035367B">
            <w:pPr>
              <w:pStyle w:val="BPDPNormln"/>
              <w:ind w:firstLine="0"/>
              <w:jc w:val="center"/>
            </w:pPr>
            <w:r>
              <w:t>0,04</w:t>
            </w:r>
          </w:p>
        </w:tc>
        <w:tc>
          <w:tcPr>
            <w:tcW w:w="864" w:type="dxa"/>
            <w:shd w:val="clear" w:color="auto" w:fill="D9E2F3" w:themeFill="accent1" w:themeFillTint="33"/>
            <w:vAlign w:val="center"/>
          </w:tcPr>
          <w:p w14:paraId="2B0A9B20" w14:textId="3F688650" w:rsidR="0035367B" w:rsidRDefault="0035367B" w:rsidP="0035367B">
            <w:pPr>
              <w:pStyle w:val="BPDPNormln"/>
              <w:ind w:firstLine="0"/>
              <w:jc w:val="center"/>
            </w:pPr>
            <w:r>
              <w:t>0,02</w:t>
            </w:r>
          </w:p>
        </w:tc>
        <w:tc>
          <w:tcPr>
            <w:tcW w:w="864" w:type="dxa"/>
            <w:shd w:val="clear" w:color="auto" w:fill="D9E2F3" w:themeFill="accent1" w:themeFillTint="33"/>
            <w:vAlign w:val="center"/>
          </w:tcPr>
          <w:p w14:paraId="50EDF104" w14:textId="71E566D2" w:rsidR="0035367B" w:rsidRDefault="0035367B" w:rsidP="0035367B">
            <w:pPr>
              <w:pStyle w:val="BPDPNormln"/>
              <w:ind w:firstLine="0"/>
              <w:jc w:val="center"/>
            </w:pPr>
            <w:r>
              <w:t>0,01</w:t>
            </w:r>
          </w:p>
        </w:tc>
        <w:tc>
          <w:tcPr>
            <w:tcW w:w="865" w:type="dxa"/>
            <w:shd w:val="clear" w:color="auto" w:fill="D9E2F3" w:themeFill="accent1" w:themeFillTint="33"/>
            <w:vAlign w:val="center"/>
          </w:tcPr>
          <w:p w14:paraId="534410DA" w14:textId="08A66A8C" w:rsidR="0035367B" w:rsidRDefault="0035367B" w:rsidP="0035367B">
            <w:pPr>
              <w:pStyle w:val="BPDPNormln"/>
              <w:ind w:firstLine="0"/>
              <w:jc w:val="center"/>
            </w:pPr>
            <w:r>
              <w:t>-</w:t>
            </w:r>
          </w:p>
        </w:tc>
        <w:tc>
          <w:tcPr>
            <w:tcW w:w="865" w:type="dxa"/>
            <w:shd w:val="clear" w:color="auto" w:fill="D9E2F3" w:themeFill="accent1" w:themeFillTint="33"/>
            <w:vAlign w:val="center"/>
          </w:tcPr>
          <w:p w14:paraId="75475256" w14:textId="735231D5" w:rsidR="0035367B" w:rsidRDefault="0035367B" w:rsidP="0035367B">
            <w:pPr>
              <w:pStyle w:val="BPDPNormln"/>
              <w:ind w:firstLine="0"/>
              <w:jc w:val="center"/>
            </w:pPr>
            <w:r>
              <w:t>-</w:t>
            </w:r>
          </w:p>
        </w:tc>
        <w:tc>
          <w:tcPr>
            <w:tcW w:w="865" w:type="dxa"/>
            <w:shd w:val="clear" w:color="auto" w:fill="D9E2F3" w:themeFill="accent1" w:themeFillTint="33"/>
            <w:vAlign w:val="center"/>
          </w:tcPr>
          <w:p w14:paraId="4C2E9099" w14:textId="334EA254" w:rsidR="0035367B" w:rsidRDefault="0035367B" w:rsidP="0035367B">
            <w:pPr>
              <w:pStyle w:val="BPDPNormln"/>
              <w:ind w:firstLine="0"/>
              <w:jc w:val="center"/>
            </w:pPr>
            <w:r>
              <w:t>-</w:t>
            </w:r>
          </w:p>
        </w:tc>
      </w:tr>
    </w:tbl>
    <w:p w14:paraId="3D7F933D" w14:textId="62405C61" w:rsidR="00C53017" w:rsidRDefault="00C53017" w:rsidP="00C53017">
      <w:pPr>
        <w:pStyle w:val="BPDPNormln"/>
        <w:ind w:firstLine="0"/>
      </w:pPr>
    </w:p>
    <w:p w14:paraId="5A24F18B" w14:textId="5AE6192F" w:rsidR="00C53017" w:rsidRDefault="00C53017" w:rsidP="00C53017">
      <w:pPr>
        <w:pStyle w:val="BPDPNormln"/>
        <w:ind w:firstLine="0"/>
      </w:pPr>
      <w:r>
        <w:t>Pro lepší představu o vlivu jednotlivých hlavních komponent je na (</w:t>
      </w:r>
      <w:r w:rsidRPr="00C53017">
        <w:fldChar w:fldCharType="begin"/>
      </w:r>
      <w:r w:rsidRPr="00C53017">
        <w:instrText xml:space="preserve"> REF _Ref40533199 \h  \* MERGEFORMAT </w:instrText>
      </w:r>
      <w:r w:rsidRPr="00C53017">
        <w:fldChar w:fldCharType="separate"/>
      </w:r>
      <w:r w:rsidR="002B7859" w:rsidRPr="00C53017">
        <w:t xml:space="preserve">Obr. </w:t>
      </w:r>
      <w:r w:rsidR="002B7859" w:rsidRPr="002B7859">
        <w:rPr>
          <w:noProof/>
        </w:rPr>
        <w:t>6</w:t>
      </w:r>
      <w:r w:rsidR="002B7859" w:rsidRPr="00C53017">
        <w:t>.</w:t>
      </w:r>
      <w:r w:rsidR="002B7859" w:rsidRPr="002B7859">
        <w:rPr>
          <w:noProof/>
        </w:rPr>
        <w:t>5</w:t>
      </w:r>
      <w:r w:rsidRPr="00C53017">
        <w:fldChar w:fldCharType="end"/>
      </w:r>
      <w:r>
        <w:t>) uveden i</w:t>
      </w:r>
      <w:r w:rsidRPr="00C53017">
        <w:t>ndexový graf úpatí vlastních čísel</w:t>
      </w:r>
      <w:r>
        <w:t>.</w:t>
      </w:r>
    </w:p>
    <w:p w14:paraId="7E33637F" w14:textId="77777777" w:rsidR="00C53017" w:rsidRDefault="00C53017" w:rsidP="00C53017">
      <w:pPr>
        <w:pStyle w:val="BPDPNormln"/>
        <w:keepNext/>
        <w:ind w:firstLine="0"/>
        <w:jc w:val="center"/>
      </w:pPr>
      <w:r>
        <w:rPr>
          <w:noProof/>
        </w:rPr>
        <w:lastRenderedPageBreak/>
        <w:drawing>
          <wp:inline distT="0" distB="0" distL="0" distR="0" wp14:anchorId="20CD4E6D" wp14:editId="22EA58AC">
            <wp:extent cx="4329310" cy="32400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astni_cisla.emf"/>
                    <pic:cNvPicPr/>
                  </pic:nvPicPr>
                  <pic:blipFill>
                    <a:blip r:embed="rId41">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60146D70" w14:textId="6FD4300A" w:rsidR="00C53017" w:rsidRDefault="00C53017" w:rsidP="00C53017">
      <w:pPr>
        <w:pStyle w:val="Titulek"/>
        <w:jc w:val="center"/>
        <w:rPr>
          <w:b w:val="0"/>
        </w:rPr>
      </w:pPr>
      <w:bookmarkStart w:id="393" w:name="_Ref40533199"/>
      <w:r w:rsidRPr="00C53017">
        <w:rPr>
          <w:b w:val="0"/>
        </w:rPr>
        <w:t xml:space="preserve">Obr. </w:t>
      </w:r>
      <w:r w:rsidRPr="00C53017">
        <w:rPr>
          <w:b w:val="0"/>
        </w:rPr>
        <w:fldChar w:fldCharType="begin"/>
      </w:r>
      <w:r w:rsidRPr="00C53017">
        <w:rPr>
          <w:b w:val="0"/>
        </w:rPr>
        <w:instrText xml:space="preserve"> STYLEREF 1 \s </w:instrText>
      </w:r>
      <w:r w:rsidRPr="00C53017">
        <w:rPr>
          <w:b w:val="0"/>
        </w:rPr>
        <w:fldChar w:fldCharType="separate"/>
      </w:r>
      <w:r w:rsidR="002B7859">
        <w:rPr>
          <w:b w:val="0"/>
          <w:noProof/>
        </w:rPr>
        <w:t>6</w:t>
      </w:r>
      <w:r w:rsidRPr="00C53017">
        <w:rPr>
          <w:b w:val="0"/>
        </w:rPr>
        <w:fldChar w:fldCharType="end"/>
      </w:r>
      <w:r w:rsidRPr="00C53017">
        <w:rPr>
          <w:b w:val="0"/>
        </w:rPr>
        <w:t>.</w:t>
      </w:r>
      <w:r w:rsidRPr="00C53017">
        <w:rPr>
          <w:b w:val="0"/>
        </w:rPr>
        <w:fldChar w:fldCharType="begin"/>
      </w:r>
      <w:r w:rsidRPr="00C53017">
        <w:rPr>
          <w:b w:val="0"/>
        </w:rPr>
        <w:instrText xml:space="preserve"> SEQ Obr. \* ARABIC \s 1 </w:instrText>
      </w:r>
      <w:r w:rsidRPr="00C53017">
        <w:rPr>
          <w:b w:val="0"/>
        </w:rPr>
        <w:fldChar w:fldCharType="separate"/>
      </w:r>
      <w:r w:rsidR="002B7859">
        <w:rPr>
          <w:b w:val="0"/>
          <w:noProof/>
        </w:rPr>
        <w:t>5</w:t>
      </w:r>
      <w:r w:rsidRPr="00C53017">
        <w:rPr>
          <w:b w:val="0"/>
        </w:rPr>
        <w:fldChar w:fldCharType="end"/>
      </w:r>
      <w:bookmarkEnd w:id="393"/>
      <w:r w:rsidRPr="00C53017">
        <w:rPr>
          <w:b w:val="0"/>
        </w:rPr>
        <w:t>: Indexový graf úpatí vlastních čísel</w:t>
      </w:r>
    </w:p>
    <w:p w14:paraId="49A5C7AD" w14:textId="77777777" w:rsidR="00276E99" w:rsidRDefault="00802FAB" w:rsidP="00276E99">
      <w:pPr>
        <w:pStyle w:val="BPDPNormln"/>
        <w:ind w:firstLine="0"/>
      </w:pPr>
      <w:r>
        <w:t>Prvních devět hlavních komponent obsahuje 96,82 % rozptylu původních dat před výpočtem PCA. PCA bude dále počítána pouze pro 9 hlavních komponent. Počet dimenzí prostoru</w:t>
      </w:r>
      <w:r w:rsidR="00276E99">
        <w:t>,</w:t>
      </w:r>
      <w:r>
        <w:t xml:space="preserve"> ve kterém se data nachází se snížil z 30 na 9. </w:t>
      </w:r>
      <w:r w:rsidR="00276E99">
        <w:t>Výsledky PCA mohou být graficky zobrazeny pouze v prostoru prvních tří hlavních komponent. Takové zobrazení obsahuje pouze 71,96 % rozptylu původních dat.</w:t>
      </w:r>
    </w:p>
    <w:p w14:paraId="576F6B37" w14:textId="5DE4E18E" w:rsidR="00006017" w:rsidRDefault="00276E99" w:rsidP="00276E99">
      <w:pPr>
        <w:pStyle w:val="BPDPNormln"/>
      </w:pPr>
      <w:r>
        <w:t>Druhým</w:t>
      </w:r>
      <w:r w:rsidR="00006017">
        <w:t xml:space="preserve"> výstupním parametrem je matice komponentních vah označená jako </w:t>
      </w:r>
      <w:proofErr w:type="spellStart"/>
      <w:r w:rsidR="00006017">
        <w:t>coeff</w:t>
      </w:r>
      <w:proofErr w:type="spellEnd"/>
      <w:r w:rsidR="00006017">
        <w:t>. Tento výstup lze reprezentovat grafem komponentních vah, který zobrazuje</w:t>
      </w:r>
      <w:r w:rsidR="0092239E">
        <w:t xml:space="preserve"> obrázek</w:t>
      </w:r>
      <w:r w:rsidR="00006017">
        <w:t xml:space="preserve"> (</w:t>
      </w:r>
      <w:r w:rsidR="00006017" w:rsidRPr="00576B16">
        <w:fldChar w:fldCharType="begin"/>
      </w:r>
      <w:r w:rsidR="00006017" w:rsidRPr="00576B16">
        <w:instrText xml:space="preserve"> REF _Ref37070801 \h  \* MERGEFORMAT </w:instrText>
      </w:r>
      <w:r w:rsidR="00006017" w:rsidRPr="00576B16">
        <w:fldChar w:fldCharType="separate"/>
      </w:r>
      <w:r w:rsidR="002B7859" w:rsidRPr="002B7859">
        <w:t xml:space="preserve">Obr. </w:t>
      </w:r>
      <w:r w:rsidR="002B7859" w:rsidRPr="002B7859">
        <w:rPr>
          <w:noProof/>
        </w:rPr>
        <w:t>6</w:t>
      </w:r>
      <w:r w:rsidR="002B7859" w:rsidRPr="002B7859">
        <w:t>.</w:t>
      </w:r>
      <w:r w:rsidR="002B7859" w:rsidRPr="002B7859">
        <w:rPr>
          <w:noProof/>
        </w:rPr>
        <w:t>6</w:t>
      </w:r>
      <w:r w:rsidR="00006017" w:rsidRPr="00576B16">
        <w:fldChar w:fldCharType="end"/>
      </w:r>
      <w:r w:rsidR="00006017">
        <w:t xml:space="preserve">). </w:t>
      </w:r>
    </w:p>
    <w:p w14:paraId="68710E0C" w14:textId="4DE3E8DD" w:rsidR="00006017" w:rsidRDefault="00EE03EF" w:rsidP="00006017">
      <w:pPr>
        <w:pStyle w:val="BPDPNormln"/>
        <w:keepNext/>
        <w:jc w:val="center"/>
      </w:pPr>
      <w:r>
        <w:rPr>
          <w:noProof/>
        </w:rPr>
        <w:drawing>
          <wp:inline distT="0" distB="0" distL="0" distR="0" wp14:anchorId="3B694BD0" wp14:editId="20E0A183">
            <wp:extent cx="4329310" cy="32400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ef.emf"/>
                    <pic:cNvPicPr/>
                  </pic:nvPicPr>
                  <pic:blipFill>
                    <a:blip r:embed="rId42">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434BFDE" w14:textId="5E1F7D2E" w:rsidR="00006017" w:rsidRDefault="00006017" w:rsidP="00006017">
      <w:pPr>
        <w:pStyle w:val="Titulek"/>
        <w:jc w:val="center"/>
        <w:rPr>
          <w:b w:val="0"/>
          <w:bCs/>
        </w:rPr>
      </w:pPr>
      <w:bookmarkStart w:id="394" w:name="_Ref37070801"/>
      <w:bookmarkStart w:id="395" w:name="_Toc40436464"/>
      <w:r w:rsidRPr="00576B16">
        <w:rPr>
          <w:b w:val="0"/>
          <w:bCs/>
        </w:rPr>
        <w:t xml:space="preserve">Obr. </w:t>
      </w:r>
      <w:r w:rsidR="00C53017">
        <w:rPr>
          <w:b w:val="0"/>
          <w:bCs/>
        </w:rPr>
        <w:fldChar w:fldCharType="begin"/>
      </w:r>
      <w:r w:rsidR="00C53017">
        <w:rPr>
          <w:b w:val="0"/>
          <w:bCs/>
        </w:rPr>
        <w:instrText xml:space="preserve"> STYLEREF 1 \s </w:instrText>
      </w:r>
      <w:r w:rsidR="00C53017">
        <w:rPr>
          <w:b w:val="0"/>
          <w:bCs/>
        </w:rPr>
        <w:fldChar w:fldCharType="separate"/>
      </w:r>
      <w:r w:rsidR="002B7859">
        <w:rPr>
          <w:b w:val="0"/>
          <w:bCs/>
          <w:noProof/>
        </w:rPr>
        <w:t>6</w:t>
      </w:r>
      <w:r w:rsidR="00C53017">
        <w:rPr>
          <w:b w:val="0"/>
          <w:bCs/>
        </w:rPr>
        <w:fldChar w:fldCharType="end"/>
      </w:r>
      <w:r w:rsidR="00C53017">
        <w:rPr>
          <w:b w:val="0"/>
          <w:bCs/>
        </w:rPr>
        <w:t>.</w:t>
      </w:r>
      <w:r w:rsidR="00C53017">
        <w:rPr>
          <w:b w:val="0"/>
          <w:bCs/>
        </w:rPr>
        <w:fldChar w:fldCharType="begin"/>
      </w:r>
      <w:r w:rsidR="00C53017">
        <w:rPr>
          <w:b w:val="0"/>
          <w:bCs/>
        </w:rPr>
        <w:instrText xml:space="preserve"> SEQ Obr. \* ARABIC \s 1 </w:instrText>
      </w:r>
      <w:r w:rsidR="00C53017">
        <w:rPr>
          <w:b w:val="0"/>
          <w:bCs/>
        </w:rPr>
        <w:fldChar w:fldCharType="separate"/>
      </w:r>
      <w:r w:rsidR="002B7859">
        <w:rPr>
          <w:b w:val="0"/>
          <w:bCs/>
          <w:noProof/>
        </w:rPr>
        <w:t>6</w:t>
      </w:r>
      <w:r w:rsidR="00C53017">
        <w:rPr>
          <w:b w:val="0"/>
          <w:bCs/>
        </w:rPr>
        <w:fldChar w:fldCharType="end"/>
      </w:r>
      <w:bookmarkEnd w:id="394"/>
      <w:r w:rsidRPr="00576B16">
        <w:rPr>
          <w:b w:val="0"/>
          <w:bCs/>
        </w:rPr>
        <w:t>: Graf komponentních vah</w:t>
      </w:r>
      <w:bookmarkEnd w:id="395"/>
    </w:p>
    <w:p w14:paraId="7DB334A0" w14:textId="77777777" w:rsidR="0092239E" w:rsidRDefault="0092239E" w:rsidP="0092239E">
      <w:pPr>
        <w:keepNext/>
        <w:jc w:val="center"/>
      </w:pPr>
      <w:r>
        <w:rPr>
          <w:noProof/>
        </w:rPr>
        <w:lastRenderedPageBreak/>
        <w:drawing>
          <wp:inline distT="0" distB="0" distL="0" distR="0" wp14:anchorId="38F7A146" wp14:editId="3FE2DA9C">
            <wp:extent cx="4329310" cy="32400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ef_zoom.emf"/>
                    <pic:cNvPicPr/>
                  </pic:nvPicPr>
                  <pic:blipFill>
                    <a:blip r:embed="rId43">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54CDE3" w14:textId="63D1E059" w:rsidR="0092239E" w:rsidRPr="0092239E" w:rsidRDefault="0092239E" w:rsidP="0092239E">
      <w:pPr>
        <w:pStyle w:val="Titulek"/>
        <w:jc w:val="center"/>
        <w:rPr>
          <w:b w:val="0"/>
        </w:rPr>
      </w:pPr>
      <w:r w:rsidRPr="0092239E">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6</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7</w:t>
      </w:r>
      <w:r w:rsidR="00C53017">
        <w:rPr>
          <w:b w:val="0"/>
        </w:rPr>
        <w:fldChar w:fldCharType="end"/>
      </w:r>
      <w:r w:rsidRPr="0092239E">
        <w:rPr>
          <w:b w:val="0"/>
        </w:rPr>
        <w:t>: Výřez grafu komponentních vah</w:t>
      </w:r>
    </w:p>
    <w:p w14:paraId="43C3B26A" w14:textId="675CC2E8" w:rsidR="00006017" w:rsidRDefault="006E7A20" w:rsidP="006E7A20">
      <w:pPr>
        <w:pStyle w:val="BPDPNormln"/>
      </w:pPr>
      <w:r>
        <w:t xml:space="preserve">Z grafu se dá usoudit, že tři hlavní skupiny frekvencí, které vystupují ze shluku, budou zásadní pro tři základní kategorie. Frekvence 50 a 63 Hz pro velký buben, 200 a 250 Hz </w:t>
      </w:r>
      <w:r w:rsidR="00696F5A">
        <w:t xml:space="preserve">pro malý buben a frekvence 4 000 až 8 000 Hz pro činely. </w:t>
      </w:r>
      <w:r w:rsidR="00461B71">
        <w:t xml:space="preserve">Zbylé frekvence </w:t>
      </w:r>
      <w:r w:rsidR="00EF09BE">
        <w:t>ve shluku se mohou kategoriemi prol</w:t>
      </w:r>
      <w:r w:rsidR="00663903">
        <w:t>í</w:t>
      </w:r>
      <w:r w:rsidR="00EF09BE">
        <w:t>nat</w:t>
      </w:r>
      <w:r w:rsidR="00663903">
        <w:t>,</w:t>
      </w:r>
      <w:r w:rsidR="00EF09BE">
        <w:t xml:space="preserve"> a proto nejsou jejich typickými představiteli. </w:t>
      </w:r>
    </w:p>
    <w:p w14:paraId="6CAE28E7" w14:textId="6C613DAC" w:rsidR="00663903" w:rsidRDefault="00663903" w:rsidP="006E7A20">
      <w:pPr>
        <w:pStyle w:val="BPDPNormln"/>
      </w:pPr>
      <w:r>
        <w:t xml:space="preserve">Dalším výstupním parametrem je matice komponentního skóre. Nese označení </w:t>
      </w:r>
      <w:proofErr w:type="spellStart"/>
      <w:r>
        <w:t>score</w:t>
      </w:r>
      <w:proofErr w:type="spellEnd"/>
      <w:r>
        <w:t xml:space="preserve">. Graf komponentního </w:t>
      </w:r>
      <w:proofErr w:type="spellStart"/>
      <w:r>
        <w:t>score</w:t>
      </w:r>
      <w:proofErr w:type="spellEnd"/>
      <w:r>
        <w:t xml:space="preserve"> je vynesen na obrázku (</w:t>
      </w:r>
      <w:r w:rsidRPr="00663903">
        <w:fldChar w:fldCharType="begin"/>
      </w:r>
      <w:r w:rsidRPr="00663903">
        <w:instrText xml:space="preserve"> REF _Ref40471095 \h  \* MERGEFORMAT </w:instrText>
      </w:r>
      <w:r w:rsidRPr="00663903">
        <w:fldChar w:fldCharType="separate"/>
      </w:r>
      <w:r w:rsidR="002B7859" w:rsidRPr="00663903">
        <w:t xml:space="preserve">Obr. </w:t>
      </w:r>
      <w:r w:rsidR="002B7859" w:rsidRPr="002B7859">
        <w:rPr>
          <w:noProof/>
        </w:rPr>
        <w:t>6</w:t>
      </w:r>
      <w:r w:rsidR="002B7859">
        <w:t>.</w:t>
      </w:r>
      <w:r w:rsidR="002B7859" w:rsidRPr="002B7859">
        <w:rPr>
          <w:noProof/>
        </w:rPr>
        <w:t>8</w:t>
      </w:r>
      <w:r w:rsidRPr="00663903">
        <w:fldChar w:fldCharType="end"/>
      </w:r>
      <w:r>
        <w:t>).</w:t>
      </w:r>
    </w:p>
    <w:p w14:paraId="6A59A90D" w14:textId="77777777" w:rsidR="00663903" w:rsidRDefault="00663903" w:rsidP="00663903">
      <w:pPr>
        <w:pStyle w:val="BPDPNormln"/>
        <w:keepNext/>
        <w:jc w:val="center"/>
      </w:pPr>
      <w:r>
        <w:rPr>
          <w:noProof/>
        </w:rPr>
        <w:drawing>
          <wp:inline distT="0" distB="0" distL="0" distR="0" wp14:anchorId="097DC093" wp14:editId="68EA189E">
            <wp:extent cx="4329310" cy="32400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ore.emf"/>
                    <pic:cNvPicPr/>
                  </pic:nvPicPr>
                  <pic:blipFill>
                    <a:blip r:embed="rId44">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B3D1CB" w14:textId="60FAE05E" w:rsidR="00663903" w:rsidRDefault="00663903" w:rsidP="00663903">
      <w:pPr>
        <w:pStyle w:val="Titulek"/>
        <w:jc w:val="center"/>
        <w:rPr>
          <w:b w:val="0"/>
        </w:rPr>
      </w:pPr>
      <w:bookmarkStart w:id="396" w:name="_Ref40471095"/>
      <w:r w:rsidRPr="00663903">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6</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8</w:t>
      </w:r>
      <w:r w:rsidR="00C53017">
        <w:rPr>
          <w:b w:val="0"/>
        </w:rPr>
        <w:fldChar w:fldCharType="end"/>
      </w:r>
      <w:bookmarkEnd w:id="396"/>
      <w:r w:rsidRPr="00663903">
        <w:rPr>
          <w:b w:val="0"/>
        </w:rPr>
        <w:t>: Graf komponentního skóre</w:t>
      </w:r>
    </w:p>
    <w:p w14:paraId="747AA624" w14:textId="61008E0C" w:rsidR="00663903" w:rsidRPr="00663903" w:rsidRDefault="00663903" w:rsidP="00663903">
      <w:pPr>
        <w:pStyle w:val="BPDPNormln"/>
        <w:ind w:firstLine="0"/>
      </w:pPr>
      <w:r>
        <w:lastRenderedPageBreak/>
        <w:t>Na obrázku (</w:t>
      </w:r>
      <w:r w:rsidRPr="00663903">
        <w:fldChar w:fldCharType="begin"/>
      </w:r>
      <w:r w:rsidRPr="00663903">
        <w:instrText xml:space="preserve"> REF _Ref40471216 \h  \* MERGEFORMAT </w:instrText>
      </w:r>
      <w:r w:rsidRPr="00663903">
        <w:fldChar w:fldCharType="separate"/>
      </w:r>
      <w:r w:rsidR="002B7859" w:rsidRPr="00663903">
        <w:t xml:space="preserve">Obr. </w:t>
      </w:r>
      <w:r w:rsidR="002B7859" w:rsidRPr="002B7859">
        <w:rPr>
          <w:noProof/>
        </w:rPr>
        <w:t>6</w:t>
      </w:r>
      <w:r w:rsidR="002B7859">
        <w:t>.</w:t>
      </w:r>
      <w:r w:rsidR="002B7859" w:rsidRPr="002B7859">
        <w:rPr>
          <w:noProof/>
        </w:rPr>
        <w:t>9</w:t>
      </w:r>
      <w:r w:rsidRPr="00663903">
        <w:fldChar w:fldCharType="end"/>
      </w:r>
      <w:r>
        <w:t xml:space="preserve">) se nachází výřez z grafu komponentního skóre pro lepší zobrazení shluku, </w:t>
      </w:r>
      <w:r w:rsidR="006A5E2C">
        <w:t xml:space="preserve">nacházejícího se </w:t>
      </w:r>
      <w:r>
        <w:t>v levém dolním rohu.</w:t>
      </w:r>
    </w:p>
    <w:p w14:paraId="248F7095" w14:textId="77777777" w:rsidR="00663903" w:rsidRDefault="00663903" w:rsidP="00663903">
      <w:pPr>
        <w:keepNext/>
        <w:jc w:val="center"/>
      </w:pPr>
      <w:r>
        <w:rPr>
          <w:noProof/>
        </w:rPr>
        <w:drawing>
          <wp:inline distT="0" distB="0" distL="0" distR="0" wp14:anchorId="3681D79A" wp14:editId="283DE0CA">
            <wp:extent cx="4329310" cy="32400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ore_zoom.emf"/>
                    <pic:cNvPicPr/>
                  </pic:nvPicPr>
                  <pic:blipFill>
                    <a:blip r:embed="rId45">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49C0D8DE" w14:textId="49C4D8F9" w:rsidR="00663903" w:rsidRDefault="00663903" w:rsidP="00663903">
      <w:pPr>
        <w:pStyle w:val="Titulek"/>
        <w:jc w:val="center"/>
        <w:rPr>
          <w:b w:val="0"/>
        </w:rPr>
      </w:pPr>
      <w:bookmarkStart w:id="397" w:name="_Ref40471216"/>
      <w:r w:rsidRPr="00663903">
        <w:rPr>
          <w:b w:val="0"/>
        </w:rPr>
        <w:t xml:space="preserve">Obr. </w:t>
      </w:r>
      <w:r w:rsidR="00C53017">
        <w:rPr>
          <w:b w:val="0"/>
        </w:rPr>
        <w:fldChar w:fldCharType="begin"/>
      </w:r>
      <w:r w:rsidR="00C53017">
        <w:rPr>
          <w:b w:val="0"/>
        </w:rPr>
        <w:instrText xml:space="preserve"> STYLEREF 1 \s </w:instrText>
      </w:r>
      <w:r w:rsidR="00C53017">
        <w:rPr>
          <w:b w:val="0"/>
        </w:rPr>
        <w:fldChar w:fldCharType="separate"/>
      </w:r>
      <w:r w:rsidR="002B7859">
        <w:rPr>
          <w:b w:val="0"/>
          <w:noProof/>
        </w:rPr>
        <w:t>6</w:t>
      </w:r>
      <w:r w:rsidR="00C53017">
        <w:rPr>
          <w:b w:val="0"/>
        </w:rPr>
        <w:fldChar w:fldCharType="end"/>
      </w:r>
      <w:r w:rsidR="00C53017">
        <w:rPr>
          <w:b w:val="0"/>
        </w:rPr>
        <w:t>.</w:t>
      </w:r>
      <w:r w:rsidR="00C53017">
        <w:rPr>
          <w:b w:val="0"/>
        </w:rPr>
        <w:fldChar w:fldCharType="begin"/>
      </w:r>
      <w:r w:rsidR="00C53017">
        <w:rPr>
          <w:b w:val="0"/>
        </w:rPr>
        <w:instrText xml:space="preserve"> SEQ Obr. \* ARABIC \s 1 </w:instrText>
      </w:r>
      <w:r w:rsidR="00C53017">
        <w:rPr>
          <w:b w:val="0"/>
        </w:rPr>
        <w:fldChar w:fldCharType="separate"/>
      </w:r>
      <w:r w:rsidR="002B7859">
        <w:rPr>
          <w:b w:val="0"/>
          <w:noProof/>
        </w:rPr>
        <w:t>9</w:t>
      </w:r>
      <w:r w:rsidR="00C53017">
        <w:rPr>
          <w:b w:val="0"/>
        </w:rPr>
        <w:fldChar w:fldCharType="end"/>
      </w:r>
      <w:bookmarkEnd w:id="397"/>
      <w:r w:rsidRPr="00663903">
        <w:rPr>
          <w:b w:val="0"/>
        </w:rPr>
        <w:t>: Výřez grafu komponentního skóre</w:t>
      </w:r>
    </w:p>
    <w:p w14:paraId="133A1CE8" w14:textId="08286519" w:rsidR="00742243" w:rsidRDefault="00276E99" w:rsidP="006A5E2C">
      <w:pPr>
        <w:pStyle w:val="BPDPNormln"/>
        <w:ind w:firstLine="0"/>
      </w:pPr>
      <w:r>
        <w:t xml:space="preserve">Z grafu vyplývá, že nejlépe </w:t>
      </w:r>
      <w:proofErr w:type="spellStart"/>
      <w:r>
        <w:t>separovatelnou</w:t>
      </w:r>
      <w:proofErr w:type="spellEnd"/>
      <w:r>
        <w:t xml:space="preserve"> třídou by měl být velký buben. </w:t>
      </w:r>
      <w:r w:rsidR="006A5E2C">
        <w:t xml:space="preserve">Další dobře </w:t>
      </w:r>
      <w:proofErr w:type="spellStart"/>
      <w:r w:rsidR="006A5E2C">
        <w:t>separovatelnou</w:t>
      </w:r>
      <w:proofErr w:type="spellEnd"/>
      <w:r w:rsidR="006A5E2C">
        <w:t xml:space="preserve"> třídou by mohl být </w:t>
      </w:r>
      <w:proofErr w:type="spellStart"/>
      <w:r w:rsidR="006A5E2C">
        <w:t>crash</w:t>
      </w:r>
      <w:proofErr w:type="spellEnd"/>
      <w:r w:rsidR="006A5E2C">
        <w:t xml:space="preserve">. </w:t>
      </w:r>
      <w:proofErr w:type="spellStart"/>
      <w:r w:rsidR="006A5E2C">
        <w:t>Kompolikovaně</w:t>
      </w:r>
      <w:proofErr w:type="spellEnd"/>
      <w:r w:rsidR="006A5E2C">
        <w:t xml:space="preserve"> vypadá separace třídy pro hi-hat. Protože není možné data zobrazit v prostoru všech 9 hlavních komponent jedná se o pouhý odhad.</w:t>
      </w:r>
    </w:p>
    <w:p w14:paraId="10BB268F" w14:textId="596830E2" w:rsidR="006A5E2C" w:rsidRDefault="006A5E2C" w:rsidP="006A5E2C">
      <w:pPr>
        <w:pStyle w:val="Nadpis2"/>
      </w:pPr>
      <w:r>
        <w:t>Metoda podpůrných vektorů</w:t>
      </w:r>
    </w:p>
    <w:p w14:paraId="0D2820D3" w14:textId="77777777" w:rsidR="006A5E2C" w:rsidRPr="006A5E2C" w:rsidRDefault="006A5E2C" w:rsidP="006A5E2C">
      <w:pPr>
        <w:pStyle w:val="BPDPNormln"/>
      </w:pPr>
    </w:p>
    <w:p w14:paraId="467AF040" w14:textId="0584F99A" w:rsidR="006A5E2C" w:rsidRPr="006A5E2C" w:rsidRDefault="006A5E2C" w:rsidP="006A5E2C">
      <w:pPr>
        <w:pStyle w:val="Nadpis2"/>
      </w:pPr>
      <w:r>
        <w:t>Výstupy</w:t>
      </w:r>
    </w:p>
    <w:p w14:paraId="5F276602" w14:textId="77777777" w:rsidR="009A5AFE" w:rsidRDefault="009A5AFE" w:rsidP="009A5AFE">
      <w:pPr>
        <w:pStyle w:val="BPDPNormln"/>
      </w:pPr>
    </w:p>
    <w:p w14:paraId="01E8B3A8" w14:textId="384F9329" w:rsidR="003813F7" w:rsidRPr="00C30A19" w:rsidRDefault="00C674D3" w:rsidP="006F0AB1">
      <w:pPr>
        <w:pStyle w:val="Nadpis1"/>
      </w:pPr>
      <w:bookmarkStart w:id="398" w:name="_Toc101325795"/>
      <w:bookmarkStart w:id="399" w:name="_Toc215678063"/>
      <w:bookmarkStart w:id="400" w:name="_Toc40436440"/>
      <w:r w:rsidRPr="00C30A19">
        <w:t>Závěr</w:t>
      </w:r>
      <w:bookmarkEnd w:id="398"/>
      <w:bookmarkEnd w:id="399"/>
      <w:bookmarkEnd w:id="400"/>
    </w:p>
    <w:p w14:paraId="5740D2E7" w14:textId="77777777" w:rsidR="003813F7" w:rsidRPr="00C30A19" w:rsidRDefault="00C674D3" w:rsidP="00980626">
      <w:pPr>
        <w:pStyle w:val="Odstavecprvn"/>
      </w:pPr>
      <w:r w:rsidRPr="00C30A19">
        <w:t xml:space="preserve">Závěrečná kapitola obsahuje zhodnocení dosažených výsledků se </w:t>
      </w:r>
      <w:r w:rsidR="004A6AA0" w:rsidRPr="00C30A19">
        <w:t>zdůrazněním</w:t>
      </w:r>
      <w:r w:rsidRPr="00C30A19">
        <w:t xml:space="preserve"> vlastní</w:t>
      </w:r>
      <w:r w:rsidR="004A6AA0" w:rsidRPr="00C30A19">
        <w:t>ho</w:t>
      </w:r>
      <w:r w:rsidRPr="00C30A19">
        <w:t xml:space="preserve"> přínos</w:t>
      </w:r>
      <w:r w:rsidR="004A6AA0" w:rsidRPr="00C30A19">
        <w:t>u</w:t>
      </w:r>
      <w:r w:rsidRPr="00C30A19">
        <w:t xml:space="preserve"> studenta. Povinně se zde objeví i zhodnocení z pohledu dalšího vývoje projektu, student uvede náměty vycházející ze zkušeností s řešeným projektem </w:t>
      </w:r>
      <w:r w:rsidR="00AB71E2" w:rsidRPr="00C30A19">
        <w:br/>
      </w:r>
      <w:r w:rsidRPr="00C30A19">
        <w:t>a uvede rovněž návaznosti na právě dokončené projekty.</w:t>
      </w:r>
    </w:p>
    <w:p w14:paraId="6CE7BB77" w14:textId="77777777" w:rsidR="00AD7B77" w:rsidRPr="00C30A19" w:rsidRDefault="00AD7B77" w:rsidP="00980626">
      <w:pPr>
        <w:pStyle w:val="Odstavecprvn"/>
      </w:pPr>
      <w:r w:rsidRPr="00C30A19">
        <w:t>Doporučený rozsah je na jednu stranu.</w:t>
      </w:r>
    </w:p>
    <w:p w14:paraId="110FA305" w14:textId="77777777" w:rsidR="00D63743" w:rsidRPr="00C30A19" w:rsidRDefault="00D63743" w:rsidP="009648FE"/>
    <w:p w14:paraId="1FEDA1C1" w14:textId="77777777" w:rsidR="00335724" w:rsidRPr="00C30A19" w:rsidRDefault="00C674D3" w:rsidP="00B2247C">
      <w:pPr>
        <w:pStyle w:val="Nadpisne"/>
        <w:outlineLvl w:val="0"/>
        <w:rPr>
          <w:lang w:val="cs-CZ"/>
        </w:rPr>
      </w:pPr>
      <w:r w:rsidRPr="00C30A19">
        <w:rPr>
          <w:lang w:val="cs-CZ"/>
        </w:rPr>
        <w:br w:type="page"/>
      </w:r>
      <w:bookmarkStart w:id="401" w:name="_Toc101325796"/>
      <w:r w:rsidR="00C23E80" w:rsidRPr="00C30A19">
        <w:rPr>
          <w:lang w:val="cs-CZ"/>
        </w:rPr>
        <w:lastRenderedPageBreak/>
        <w:t>Literatura</w:t>
      </w:r>
      <w:bookmarkEnd w:id="401"/>
    </w:p>
    <w:p w14:paraId="7A631FA8" w14:textId="77777777" w:rsidR="00C4631C" w:rsidRDefault="00C4631C" w:rsidP="00C4631C">
      <w:pPr>
        <w:pStyle w:val="LiteraturaBPDP"/>
        <w:numPr>
          <w:ilvl w:val="0"/>
          <w:numId w:val="38"/>
        </w:numPr>
      </w:pPr>
      <w:r w:rsidRPr="00C4631C">
        <w:t>SMÉKAL, Z. a SYSEL, P.</w:t>
      </w:r>
      <w:r>
        <w:t xml:space="preserve"> </w:t>
      </w:r>
      <w:r w:rsidRPr="00C4631C">
        <w:t>Číslicové filtry. Elektronická skripta FEKT VUT</w:t>
      </w:r>
      <w:r>
        <w:t xml:space="preserve"> </w:t>
      </w:r>
      <w:r w:rsidRPr="00C4631C">
        <w:t>v Brně. 2004, 130 s.</w:t>
      </w:r>
    </w:p>
    <w:p w14:paraId="47C2793A" w14:textId="77777777" w:rsidR="00C4631C" w:rsidRDefault="00C4631C" w:rsidP="00980626">
      <w:pPr>
        <w:pStyle w:val="LiteraturaBPDP"/>
      </w:pPr>
      <w:bookmarkStart w:id="402" w:name="_Ref40456265"/>
      <w:r w:rsidRPr="00C4631C">
        <w:t>SMÉKAL, Z. (2009). Číslicové zpracování signálů. Vysoké Učení Technické v Brně, Fakulta elektrotechniky a komunikačních technologií, 208.</w:t>
      </w:r>
      <w:bookmarkEnd w:id="402"/>
    </w:p>
    <w:p w14:paraId="0AB17007" w14:textId="77777777" w:rsidR="003E7224" w:rsidRDefault="003E7224" w:rsidP="00980626">
      <w:pPr>
        <w:pStyle w:val="LiteraturaBPDP"/>
      </w:pPr>
      <w:r w:rsidRPr="003E7224">
        <w:t>JURA, Pavel. Signály a systémy: Část 3: Diskrétní signály a diskrétní systémy [online]. 3. Brno, 2017 [cit. 2020-02-03]. Dostupné z: https://www.vutbr.cz/www_base/priloha.php?dpid=151106</w:t>
      </w:r>
    </w:p>
    <w:p w14:paraId="54237ABC" w14:textId="77777777" w:rsidR="003E7224" w:rsidRPr="003E7224" w:rsidRDefault="003E7224" w:rsidP="003E7224">
      <w:pPr>
        <w:pStyle w:val="LiteraturaBPDP"/>
      </w:pPr>
      <w:r w:rsidRPr="003E7224">
        <w:t xml:space="preserve">JURA, Pavel. </w:t>
      </w:r>
      <w:r w:rsidRPr="003E7224">
        <w:rPr>
          <w:i/>
          <w:iCs/>
        </w:rPr>
        <w:t>Signály a systémy: Část 1: Spojité signály</w:t>
      </w:r>
      <w:r w:rsidRPr="003E7224">
        <w:t xml:space="preserve"> [online]. 3. Brno, 2017 [cit. 2020-02-03]. Dostupné z: https://www.vutbr.cz/www_base/priloha.php?dpid=147534</w:t>
      </w:r>
    </w:p>
    <w:p w14:paraId="70284EFE" w14:textId="77777777" w:rsidR="003E7224" w:rsidRDefault="00C00D7D" w:rsidP="00980626">
      <w:pPr>
        <w:pStyle w:val="LiteraturaBPDP"/>
      </w:pPr>
      <w:r>
        <w:t xml:space="preserve">MATLAB </w:t>
      </w:r>
      <w:proofErr w:type="spellStart"/>
      <w:r>
        <w:t>Documentation</w:t>
      </w:r>
      <w:proofErr w:type="spellEnd"/>
      <w:r>
        <w:t xml:space="preserve">. </w:t>
      </w:r>
      <w:proofErr w:type="spellStart"/>
      <w:r>
        <w:rPr>
          <w:i/>
          <w:iCs/>
        </w:rPr>
        <w:t>MathWorks</w:t>
      </w:r>
      <w:proofErr w:type="spellEnd"/>
      <w:r>
        <w:t xml:space="preserve"> [online]. </w:t>
      </w:r>
      <w:proofErr w:type="spellStart"/>
      <w:r>
        <w:t>The</w:t>
      </w:r>
      <w:proofErr w:type="spellEnd"/>
      <w:r>
        <w:t xml:space="preserve"> </w:t>
      </w:r>
      <w:proofErr w:type="spellStart"/>
      <w:r>
        <w:t>MathWorks</w:t>
      </w:r>
      <w:proofErr w:type="spellEnd"/>
      <w:r>
        <w:t>, 2020 [cit. 2020-02-03]. Dostupné z: https://www.mathworks.com/help/matlab/index.html</w:t>
      </w:r>
    </w:p>
    <w:p w14:paraId="556B582A" w14:textId="77777777" w:rsidR="00EC643D" w:rsidRPr="00EC643D" w:rsidRDefault="004C79E5" w:rsidP="003F37D5">
      <w:pPr>
        <w:pStyle w:val="LiteraturaBPDP"/>
        <w:rPr>
          <w:rStyle w:val="Hypertextovodkaz"/>
          <w:color w:val="auto"/>
          <w:u w:val="none"/>
        </w:rPr>
      </w:pPr>
      <w:r>
        <w:t xml:space="preserve">SCHIMMEL, Jiří. </w:t>
      </w:r>
      <w:r w:rsidRPr="00EC643D">
        <w:rPr>
          <w:i/>
          <w:iCs/>
        </w:rPr>
        <w:t>Akustika a zvukové systémy.: Učební text</w:t>
      </w:r>
      <w:r>
        <w:t xml:space="preserve"> [online]. Brno, 2018 [cit. 2020-02-03]. Dostupné z: </w:t>
      </w:r>
      <w:r w:rsidR="00EC643D" w:rsidRPr="00EC643D">
        <w:t>https://www.vutbr.cz/www_base/priloha.php?dpid=185282</w:t>
      </w:r>
    </w:p>
    <w:p w14:paraId="122220B2" w14:textId="77777777" w:rsidR="00E40496" w:rsidRDefault="00EC643D" w:rsidP="00391469">
      <w:pPr>
        <w:pStyle w:val="LiteraturaBPDP"/>
      </w:pPr>
      <w:r>
        <w:t xml:space="preserve">SCHIMMEL, Jiří. </w:t>
      </w:r>
      <w:r w:rsidRPr="00EC643D">
        <w:rPr>
          <w:i/>
          <w:iCs/>
        </w:rPr>
        <w:t>Elektroakustika</w:t>
      </w:r>
      <w:r>
        <w:t>. Brno: Vysoké učení technické v Brně, 2013. ISBN 978-80-214-4716-5.</w:t>
      </w:r>
    </w:p>
    <w:p w14:paraId="424D138C" w14:textId="77777777" w:rsidR="00391469" w:rsidRDefault="00391469" w:rsidP="00391469">
      <w:pPr>
        <w:pStyle w:val="LiteraturaBPDP"/>
      </w:pPr>
      <w:proofErr w:type="spellStart"/>
      <w:r>
        <w:t>Drum</w:t>
      </w:r>
      <w:proofErr w:type="spellEnd"/>
      <w:r>
        <w:t xml:space="preserve"> </w:t>
      </w:r>
      <w:proofErr w:type="spellStart"/>
      <w:r>
        <w:t>kit</w:t>
      </w:r>
      <w:proofErr w:type="spellEnd"/>
      <w:r>
        <w:t xml:space="preserve"> </w:t>
      </w:r>
      <w:proofErr w:type="spellStart"/>
      <w:r>
        <w:t>illustration</w:t>
      </w:r>
      <w:proofErr w:type="spellEnd"/>
      <w:r>
        <w:t xml:space="preserve">. In: </w:t>
      </w:r>
      <w:r>
        <w:rPr>
          <w:i/>
          <w:iCs/>
        </w:rPr>
        <w:t xml:space="preserve">Wikipedia: </w:t>
      </w:r>
      <w:proofErr w:type="spellStart"/>
      <w:r>
        <w:rPr>
          <w:i/>
          <w:iCs/>
        </w:rPr>
        <w:t>the</w:t>
      </w:r>
      <w:proofErr w:type="spellEnd"/>
      <w:r>
        <w:rPr>
          <w:i/>
          <w:iCs/>
        </w:rPr>
        <w:t xml:space="preserve"> free </w:t>
      </w:r>
      <w:proofErr w:type="spellStart"/>
      <w:r>
        <w:rPr>
          <w:i/>
          <w:iCs/>
        </w:rPr>
        <w:t>encyclopedia</w:t>
      </w:r>
      <w:proofErr w:type="spellEnd"/>
      <w:r>
        <w:t xml:space="preserve"> [online]. San Francisco (CA): </w:t>
      </w:r>
      <w:proofErr w:type="spellStart"/>
      <w:r>
        <w:t>Wikimedia</w:t>
      </w:r>
      <w:proofErr w:type="spellEnd"/>
      <w:r>
        <w:t xml:space="preserve"> </w:t>
      </w:r>
      <w:proofErr w:type="spellStart"/>
      <w:r>
        <w:t>Foundation</w:t>
      </w:r>
      <w:proofErr w:type="spellEnd"/>
      <w:r>
        <w:t>, 2001- [cit. 2020-02-05]. Dostupné z: https://commons.wikimedia.org/wiki/File:Drum_kit_illustration_edit.png</w:t>
      </w:r>
    </w:p>
    <w:p w14:paraId="21F3B542" w14:textId="77777777" w:rsidR="0022350C" w:rsidRDefault="0022350C" w:rsidP="00391469">
      <w:pPr>
        <w:pStyle w:val="LiteraturaBPDP"/>
      </w:pPr>
      <w:r>
        <w:t xml:space="preserve">HARUŠTIAKOVÁ, Danka. </w:t>
      </w:r>
      <w:r>
        <w:rPr>
          <w:i/>
          <w:iCs/>
        </w:rPr>
        <w:t>Vícerozměrné statistické metody v biologii</w:t>
      </w:r>
      <w:r>
        <w:t>. Brno: Akademické nakladatelství CERM, 2012. ISBN 978-80-7204-791-8.</w:t>
      </w:r>
    </w:p>
    <w:p w14:paraId="1D7D5ED3" w14:textId="77777777" w:rsidR="0022350C" w:rsidRDefault="0022350C" w:rsidP="00391469">
      <w:pPr>
        <w:pStyle w:val="LiteraturaBPDP"/>
      </w:pPr>
      <w:r>
        <w:t xml:space="preserve">HOLČÍK, Jiří. </w:t>
      </w:r>
      <w:r>
        <w:rPr>
          <w:i/>
          <w:iCs/>
        </w:rPr>
        <w:t>Analýza a klasifikace dat</w:t>
      </w:r>
      <w:r>
        <w:t>. Brno: Akademické nakladatelství CERM, 2012. ISBN 978-80-7204-793-2.</w:t>
      </w:r>
    </w:p>
    <w:p w14:paraId="6DAB80D1" w14:textId="77777777" w:rsidR="0022350C" w:rsidRDefault="0022350C" w:rsidP="00391469">
      <w:pPr>
        <w:pStyle w:val="LiteraturaBPDP"/>
      </w:pPr>
      <w:r>
        <w:t xml:space="preserve">MELOUN, Milan a Jiří MILITKÝ. </w:t>
      </w:r>
      <w:r>
        <w:rPr>
          <w:i/>
          <w:iCs/>
        </w:rPr>
        <w:t>Statistická analýza experimentálních dat</w:t>
      </w:r>
      <w:r>
        <w:t xml:space="preserve">. Vyd. 2., </w:t>
      </w:r>
      <w:proofErr w:type="spellStart"/>
      <w:r>
        <w:t>upr</w:t>
      </w:r>
      <w:proofErr w:type="spellEnd"/>
      <w:r>
        <w:t xml:space="preserve">. a </w:t>
      </w:r>
      <w:proofErr w:type="spellStart"/>
      <w:r>
        <w:t>rozš</w:t>
      </w:r>
      <w:proofErr w:type="spellEnd"/>
      <w:r>
        <w:t>. Praha: Academia, 2004. ISBN 80-200-1254-0.</w:t>
      </w:r>
    </w:p>
    <w:p w14:paraId="6779CCA8" w14:textId="77777777" w:rsidR="0022350C" w:rsidRDefault="006F0AB1" w:rsidP="00391469">
      <w:pPr>
        <w:pStyle w:val="LiteraturaBPDP"/>
      </w:pPr>
      <w:r w:rsidRPr="006F0AB1">
        <w:t>HOLČÍK, Jiří, KOMENDA, Martin (</w:t>
      </w:r>
      <w:proofErr w:type="spellStart"/>
      <w:r w:rsidRPr="006F0AB1">
        <w:t>eds</w:t>
      </w:r>
      <w:proofErr w:type="spellEnd"/>
      <w:r w:rsidRPr="006F0AB1">
        <w:t>.) a kol. Matematická biologie: e-learningová učebnice [online]. 1. vydání. Brno: Masarykova univerzita, 2015. ISBN 978-80-210-8095-9.</w:t>
      </w:r>
    </w:p>
    <w:p w14:paraId="46AD3740" w14:textId="77777777" w:rsidR="006F0AB1" w:rsidRDefault="00C97A5B" w:rsidP="00391469">
      <w:pPr>
        <w:pStyle w:val="LiteraturaBPDP"/>
      </w:pPr>
      <w:r>
        <w:t xml:space="preserve">MELOUN, Milan a Jiří MILITKÝ. </w:t>
      </w:r>
      <w:r>
        <w:rPr>
          <w:i/>
          <w:iCs/>
        </w:rPr>
        <w:t>Kompendium statistického zpracování dat</w:t>
      </w:r>
      <w:r>
        <w:t>. Praha: Karolinum, 2012. ISBN 978-80-246-2196-8.</w:t>
      </w:r>
    </w:p>
    <w:p w14:paraId="7E2D7381" w14:textId="77777777" w:rsidR="00A60C04" w:rsidRDefault="00A60C04" w:rsidP="00391469">
      <w:pPr>
        <w:pStyle w:val="LiteraturaBPDP"/>
      </w:pPr>
      <w:r>
        <w:t xml:space="preserve">SMITH, </w:t>
      </w:r>
      <w:proofErr w:type="spellStart"/>
      <w:r>
        <w:t>Lindsay</w:t>
      </w:r>
      <w:proofErr w:type="spellEnd"/>
      <w:r>
        <w:t xml:space="preserve">. </w:t>
      </w:r>
      <w:r>
        <w:rPr>
          <w:i/>
          <w:iCs/>
        </w:rPr>
        <w:t xml:space="preserve">A </w:t>
      </w:r>
      <w:proofErr w:type="spellStart"/>
      <w:r>
        <w:rPr>
          <w:i/>
          <w:iCs/>
        </w:rPr>
        <w:t>tutorial</w:t>
      </w:r>
      <w:proofErr w:type="spellEnd"/>
      <w:r>
        <w:rPr>
          <w:i/>
          <w:iCs/>
        </w:rPr>
        <w:t xml:space="preserve"> on </w:t>
      </w:r>
      <w:proofErr w:type="spellStart"/>
      <w:r>
        <w:rPr>
          <w:i/>
          <w:iCs/>
        </w:rPr>
        <w:t>Principal</w:t>
      </w:r>
      <w:proofErr w:type="spellEnd"/>
      <w:r>
        <w:rPr>
          <w:i/>
          <w:iCs/>
        </w:rPr>
        <w:t xml:space="preserve"> </w:t>
      </w:r>
      <w:proofErr w:type="spellStart"/>
      <w:r>
        <w:rPr>
          <w:i/>
          <w:iCs/>
        </w:rPr>
        <w:t>Components</w:t>
      </w:r>
      <w:proofErr w:type="spellEnd"/>
      <w:r>
        <w:rPr>
          <w:i/>
          <w:iCs/>
        </w:rPr>
        <w:t xml:space="preserve"> </w:t>
      </w:r>
      <w:proofErr w:type="spellStart"/>
      <w:r>
        <w:rPr>
          <w:i/>
          <w:iCs/>
        </w:rPr>
        <w:t>Analysis</w:t>
      </w:r>
      <w:proofErr w:type="spellEnd"/>
      <w:r>
        <w:t xml:space="preserve"> [online]. 2002, 27 [cit. 2020-01-31]. Dostupné z: https://ourarchive.otago.ac.nz/bitstream/handle/10523/7534/OUCS-2002-12.pdf</w:t>
      </w:r>
    </w:p>
    <w:p w14:paraId="30B5133A" w14:textId="77777777" w:rsidR="00A60C04" w:rsidRDefault="00C52596" w:rsidP="00391469">
      <w:pPr>
        <w:pStyle w:val="LiteraturaBPDP"/>
      </w:pPr>
      <w:r>
        <w:t xml:space="preserve">ŠEMBERA, Jan. </w:t>
      </w:r>
      <w:r>
        <w:rPr>
          <w:i/>
          <w:iCs/>
        </w:rPr>
        <w:t xml:space="preserve">Aplikace analýzy hlavních komponent pro redukci dimenze </w:t>
      </w:r>
      <w:proofErr w:type="spellStart"/>
      <w:r>
        <w:rPr>
          <w:i/>
          <w:iCs/>
        </w:rPr>
        <w:t>transportne-reakcního</w:t>
      </w:r>
      <w:proofErr w:type="spellEnd"/>
      <w:r>
        <w:rPr>
          <w:i/>
          <w:iCs/>
        </w:rPr>
        <w:t xml:space="preserve"> problému</w:t>
      </w:r>
      <w:r>
        <w:t xml:space="preserve"> [online]</w:t>
      </w:r>
      <w:proofErr w:type="gramStart"/>
      <w:r>
        <w:t>. ,</w:t>
      </w:r>
      <w:proofErr w:type="gramEnd"/>
      <w:r>
        <w:t xml:space="preserve"> 13 [cit. 2020-01-31]. Dostupné z: https://math.fce.vutbr.cz/~pribyl/workshop_2007/prispevky/Sembera.pdf</w:t>
      </w:r>
    </w:p>
    <w:p w14:paraId="2DAF592F" w14:textId="77777777" w:rsidR="00C52596" w:rsidRDefault="00E96C2D" w:rsidP="00391469">
      <w:pPr>
        <w:pStyle w:val="LiteraturaBPDP"/>
      </w:pPr>
      <w:r>
        <w:t xml:space="preserve">RICHARDSON, Mark. </w:t>
      </w:r>
      <w:proofErr w:type="spellStart"/>
      <w:r>
        <w:rPr>
          <w:i/>
          <w:iCs/>
        </w:rPr>
        <w:t>Principal</w:t>
      </w:r>
      <w:proofErr w:type="spellEnd"/>
      <w:r>
        <w:rPr>
          <w:i/>
          <w:iCs/>
        </w:rPr>
        <w:t xml:space="preserve"> </w:t>
      </w:r>
      <w:proofErr w:type="spellStart"/>
      <w:r>
        <w:rPr>
          <w:i/>
          <w:iCs/>
        </w:rPr>
        <w:t>Component</w:t>
      </w:r>
      <w:proofErr w:type="spellEnd"/>
      <w:r>
        <w:rPr>
          <w:i/>
          <w:iCs/>
        </w:rPr>
        <w:t xml:space="preserve"> </w:t>
      </w:r>
      <w:proofErr w:type="spellStart"/>
      <w:r>
        <w:rPr>
          <w:i/>
          <w:iCs/>
        </w:rPr>
        <w:t>Analysis</w:t>
      </w:r>
      <w:proofErr w:type="spellEnd"/>
      <w:r>
        <w:t xml:space="preserve"> [online]. 2009</w:t>
      </w:r>
      <w:proofErr w:type="gramStart"/>
      <w:r>
        <w:t>, ,</w:t>
      </w:r>
      <w:proofErr w:type="gramEnd"/>
      <w:r>
        <w:t xml:space="preserve"> 23 [cit. 2020-02-14]. Dostupné z: </w:t>
      </w:r>
      <w:r>
        <w:lastRenderedPageBreak/>
        <w:t>http://www.dsc.ufcg.edu.br/~hmg/disciplinas/posgraduacao/rn-copin-2014.3/material/SignalProcPCA.pdf</w:t>
      </w:r>
    </w:p>
    <w:p w14:paraId="3AFD33FF" w14:textId="3A7E2439" w:rsidR="00E96C2D" w:rsidRDefault="006621E6" w:rsidP="00391469">
      <w:pPr>
        <w:pStyle w:val="LiteraturaBPDP"/>
      </w:pPr>
      <w:r>
        <w:t xml:space="preserve">JAN, Jiří. </w:t>
      </w:r>
      <w:r>
        <w:rPr>
          <w:i/>
          <w:iCs/>
        </w:rPr>
        <w:t>Číslicová filtrace, analýza a restaurace signálů</w:t>
      </w:r>
      <w:r>
        <w:t xml:space="preserve">. 2. </w:t>
      </w:r>
      <w:proofErr w:type="spellStart"/>
      <w:r>
        <w:t>upr</w:t>
      </w:r>
      <w:proofErr w:type="spellEnd"/>
      <w:r>
        <w:t xml:space="preserve">. a </w:t>
      </w:r>
      <w:proofErr w:type="spellStart"/>
      <w:r>
        <w:t>rozš</w:t>
      </w:r>
      <w:proofErr w:type="spellEnd"/>
      <w:r>
        <w:t>. vyd. Brno: VUTIUM, 2002. ISBN 80-214-1558-4.</w:t>
      </w:r>
    </w:p>
    <w:p w14:paraId="1440684A" w14:textId="50935A21" w:rsidR="007968A0" w:rsidRDefault="007968A0" w:rsidP="00391469">
      <w:pPr>
        <w:pStyle w:val="LiteraturaBPDP"/>
      </w:pPr>
      <w:r>
        <w:t xml:space="preserve">SYROVÝ, Václav. </w:t>
      </w:r>
      <w:r>
        <w:rPr>
          <w:i/>
          <w:iCs/>
        </w:rPr>
        <w:t>Hudební akustika</w:t>
      </w:r>
      <w:r>
        <w:t>. 3., dopl. vyd. V Praze: Akademie múzických umění, 2013. Akustická knihovna Zvukového studia Hudební fakulty AMU. ISBN 978-80-7331-297-8.</w:t>
      </w:r>
    </w:p>
    <w:p w14:paraId="3FF58D6A" w14:textId="3957AB1F" w:rsidR="00727D47" w:rsidRDefault="00727D47" w:rsidP="00391469">
      <w:pPr>
        <w:pStyle w:val="LiteraturaBPDP"/>
      </w:pPr>
      <w:r>
        <w:t xml:space="preserve">ABE, </w:t>
      </w:r>
      <w:proofErr w:type="spellStart"/>
      <w:r>
        <w:t>Shigeo</w:t>
      </w:r>
      <w:proofErr w:type="spellEnd"/>
      <w:r>
        <w:t xml:space="preserve">. </w:t>
      </w:r>
      <w:r>
        <w:rPr>
          <w:i/>
          <w:iCs/>
        </w:rPr>
        <w:t xml:space="preserve">Support </w:t>
      </w:r>
      <w:proofErr w:type="spellStart"/>
      <w:r>
        <w:rPr>
          <w:i/>
          <w:iCs/>
        </w:rPr>
        <w:t>vector</w:t>
      </w:r>
      <w:proofErr w:type="spellEnd"/>
      <w:r>
        <w:rPr>
          <w:i/>
          <w:iCs/>
        </w:rPr>
        <w:t xml:space="preserve"> </w:t>
      </w:r>
      <w:proofErr w:type="spellStart"/>
      <w:r>
        <w:rPr>
          <w:i/>
          <w:iCs/>
        </w:rPr>
        <w:t>machines</w:t>
      </w:r>
      <w:proofErr w:type="spellEnd"/>
      <w:r>
        <w:rPr>
          <w:i/>
          <w:iCs/>
        </w:rPr>
        <w:t xml:space="preserve"> </w:t>
      </w:r>
      <w:proofErr w:type="spellStart"/>
      <w:r>
        <w:rPr>
          <w:i/>
          <w:iCs/>
        </w:rPr>
        <w:t>for</w:t>
      </w:r>
      <w:proofErr w:type="spellEnd"/>
      <w:r>
        <w:rPr>
          <w:i/>
          <w:iCs/>
        </w:rPr>
        <w:t xml:space="preserve"> </w:t>
      </w:r>
      <w:proofErr w:type="spellStart"/>
      <w:r>
        <w:rPr>
          <w:i/>
          <w:iCs/>
        </w:rPr>
        <w:t>pattern</w:t>
      </w:r>
      <w:proofErr w:type="spellEnd"/>
      <w:r>
        <w:rPr>
          <w:i/>
          <w:iCs/>
        </w:rPr>
        <w:t xml:space="preserve"> </w:t>
      </w:r>
      <w:proofErr w:type="spellStart"/>
      <w:r>
        <w:rPr>
          <w:i/>
          <w:iCs/>
        </w:rPr>
        <w:t>classification</w:t>
      </w:r>
      <w:proofErr w:type="spellEnd"/>
      <w:r>
        <w:t xml:space="preserve">. 2nd </w:t>
      </w:r>
      <w:proofErr w:type="spellStart"/>
      <w:r>
        <w:t>ed</w:t>
      </w:r>
      <w:proofErr w:type="spellEnd"/>
      <w:r>
        <w:t xml:space="preserve">. London: </w:t>
      </w:r>
      <w:proofErr w:type="spellStart"/>
      <w:r>
        <w:t>Springer</w:t>
      </w:r>
      <w:proofErr w:type="spellEnd"/>
      <w:r>
        <w:t>, 2010. ISBN 18-499-6097-6.</w:t>
      </w:r>
    </w:p>
    <w:p w14:paraId="734C866C" w14:textId="14763DA7" w:rsidR="00644521" w:rsidRPr="00391469" w:rsidRDefault="00644521" w:rsidP="00391469">
      <w:pPr>
        <w:pStyle w:val="LiteraturaBPDP"/>
      </w:pPr>
      <w:r>
        <w:t xml:space="preserve">NOVOTNÝ, Martin a Miloš SEDLÁČEK. </w:t>
      </w:r>
      <w:r>
        <w:rPr>
          <w:i/>
          <w:iCs/>
        </w:rPr>
        <w:t>Měření efektivní hodnoty s využitím algoritmů DSP v prostředí MATLAB</w:t>
      </w:r>
      <w:r>
        <w:t xml:space="preserve"> [online]. In</w:t>
      </w:r>
      <w:proofErr w:type="gramStart"/>
      <w:r>
        <w:t>: .</w:t>
      </w:r>
      <w:proofErr w:type="gramEnd"/>
      <w:r>
        <w:t xml:space="preserve"> Praha: České vysoké učení technické v Praze, Fakulta elektrotechnická, katedra měření [cit. 2020-05-13]. Dostupné z: https://www2.humusoft.cz/www/papers/tcp04/novotny.pdf</w:t>
      </w:r>
    </w:p>
    <w:p w14:paraId="1EC081E6" w14:textId="77777777" w:rsidR="00F51F89" w:rsidRPr="00C30A19" w:rsidRDefault="00F51F89" w:rsidP="0019118E">
      <w:pPr>
        <w:pStyle w:val="Literatura"/>
        <w:tabs>
          <w:tab w:val="left" w:pos="1080"/>
        </w:tabs>
        <w:spacing w:line="276" w:lineRule="auto"/>
        <w:ind w:left="1080" w:hanging="1080"/>
        <w:rPr>
          <w:rFonts w:ascii="Courier New" w:hAnsi="Courier New" w:cs="Courier New"/>
          <w:lang w:val="cs-CZ"/>
        </w:rPr>
      </w:pPr>
    </w:p>
    <w:p w14:paraId="01AF6D28" w14:textId="77777777" w:rsidR="00020172" w:rsidRPr="00C30A19" w:rsidRDefault="00020172" w:rsidP="0019118E">
      <w:pPr>
        <w:pStyle w:val="Literatura"/>
        <w:tabs>
          <w:tab w:val="left" w:pos="1080"/>
        </w:tabs>
        <w:spacing w:line="276" w:lineRule="auto"/>
        <w:ind w:left="1080" w:hanging="1080"/>
        <w:rPr>
          <w:lang w:val="cs-CZ"/>
        </w:rPr>
      </w:pPr>
    </w:p>
    <w:p w14:paraId="41FB4696" w14:textId="77777777" w:rsidR="00073170" w:rsidRPr="00C30A19" w:rsidRDefault="00073170" w:rsidP="0019118E">
      <w:pPr>
        <w:pStyle w:val="Literatura"/>
        <w:spacing w:line="276" w:lineRule="auto"/>
        <w:rPr>
          <w:lang w:val="cs-CZ"/>
        </w:rPr>
      </w:pPr>
    </w:p>
    <w:p w14:paraId="5FCFC508" w14:textId="77777777" w:rsidR="00C23E80" w:rsidRPr="00C30A19" w:rsidRDefault="00C23E80" w:rsidP="0019118E">
      <w:pPr>
        <w:spacing w:line="276" w:lineRule="auto"/>
      </w:pPr>
    </w:p>
    <w:p w14:paraId="40C69AE6" w14:textId="77777777" w:rsidR="00906FA0" w:rsidRPr="00C30A19" w:rsidRDefault="00906FA0" w:rsidP="0019118E">
      <w:pPr>
        <w:spacing w:line="276" w:lineRule="auto"/>
      </w:pPr>
    </w:p>
    <w:p w14:paraId="1E313EFA" w14:textId="77777777" w:rsidR="00906FA0" w:rsidRPr="00C30A19" w:rsidRDefault="00906FA0" w:rsidP="0019118E">
      <w:pPr>
        <w:spacing w:line="276" w:lineRule="auto"/>
      </w:pPr>
    </w:p>
    <w:p w14:paraId="6249B2FE" w14:textId="77777777" w:rsidR="00CE23A2" w:rsidRPr="00C30A19" w:rsidRDefault="00CE23A2" w:rsidP="00493F19">
      <w:pPr>
        <w:pStyle w:val="Nadpisne"/>
        <w:rPr>
          <w:lang w:val="cs-CZ"/>
        </w:rPr>
      </w:pPr>
      <w:r w:rsidRPr="00C30A19">
        <w:rPr>
          <w:lang w:val="cs-CZ"/>
        </w:rPr>
        <w:br w:type="page"/>
      </w:r>
      <w:r w:rsidRPr="00C30A19">
        <w:rPr>
          <w:lang w:val="cs-CZ"/>
        </w:rPr>
        <w:lastRenderedPageBreak/>
        <w:t>Seznam příloh</w:t>
      </w:r>
    </w:p>
    <w:p w14:paraId="4E4852E5" w14:textId="5E2FC579" w:rsidR="00996802" w:rsidRDefault="00017C08">
      <w:pPr>
        <w:pStyle w:val="Obsah1"/>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\u \t "Nadpis 6;1" </w:instrText>
      </w:r>
      <w:r w:rsidRPr="00C30A19">
        <w:fldChar w:fldCharType="separate"/>
      </w:r>
      <w:hyperlink w:anchor="_Toc40449168" w:history="1">
        <w:r w:rsidR="00996802" w:rsidRPr="008B3B9B">
          <w:rPr>
            <w:rStyle w:val="Hypertextovodkaz"/>
            <w:noProof/>
          </w:rPr>
          <w:t>Příloha 1 - Tabulka naměřených hodnot</w:t>
        </w:r>
        <w:r w:rsidR="00996802">
          <w:rPr>
            <w:noProof/>
            <w:webHidden/>
          </w:rPr>
          <w:tab/>
        </w:r>
        <w:r w:rsidR="00996802">
          <w:rPr>
            <w:noProof/>
            <w:webHidden/>
          </w:rPr>
          <w:fldChar w:fldCharType="begin"/>
        </w:r>
        <w:r w:rsidR="00996802">
          <w:rPr>
            <w:noProof/>
            <w:webHidden/>
          </w:rPr>
          <w:instrText xml:space="preserve"> PAGEREF _Toc40449168 \h </w:instrText>
        </w:r>
        <w:r w:rsidR="00996802">
          <w:rPr>
            <w:noProof/>
            <w:webHidden/>
          </w:rPr>
        </w:r>
        <w:r w:rsidR="00996802">
          <w:rPr>
            <w:noProof/>
            <w:webHidden/>
          </w:rPr>
          <w:fldChar w:fldCharType="separate"/>
        </w:r>
        <w:r w:rsidR="002B7859">
          <w:rPr>
            <w:b/>
            <w:bCs/>
            <w:noProof/>
            <w:webHidden/>
          </w:rPr>
          <w:t>Chyba! Záložka není definována.</w:t>
        </w:r>
        <w:r w:rsidR="00996802">
          <w:rPr>
            <w:noProof/>
            <w:webHidden/>
          </w:rPr>
          <w:fldChar w:fldCharType="end"/>
        </w:r>
      </w:hyperlink>
    </w:p>
    <w:p w14:paraId="47A104D7" w14:textId="1D0B26EC" w:rsidR="00996802" w:rsidRDefault="00FD0138">
      <w:pPr>
        <w:pStyle w:val="Obsah1"/>
        <w:tabs>
          <w:tab w:val="right" w:leader="dot" w:pos="8493"/>
        </w:tabs>
        <w:rPr>
          <w:rFonts w:asciiTheme="minorHAnsi" w:eastAsiaTheme="minorEastAsia" w:hAnsiTheme="minorHAnsi" w:cstheme="minorBidi"/>
          <w:noProof/>
          <w:sz w:val="22"/>
          <w:szCs w:val="22"/>
        </w:rPr>
      </w:pPr>
      <w:hyperlink w:anchor="_Toc40449169" w:history="1">
        <w:r w:rsidR="00996802" w:rsidRPr="008B3B9B">
          <w:rPr>
            <w:rStyle w:val="Hypertextovodkaz"/>
            <w:noProof/>
          </w:rPr>
          <w:t>Příloha 2 - Naměřené průběhy - grafy</w:t>
        </w:r>
        <w:r w:rsidR="00996802">
          <w:rPr>
            <w:noProof/>
            <w:webHidden/>
          </w:rPr>
          <w:tab/>
        </w:r>
        <w:r w:rsidR="00996802">
          <w:rPr>
            <w:noProof/>
            <w:webHidden/>
          </w:rPr>
          <w:fldChar w:fldCharType="begin"/>
        </w:r>
        <w:r w:rsidR="00996802">
          <w:rPr>
            <w:noProof/>
            <w:webHidden/>
          </w:rPr>
          <w:instrText xml:space="preserve"> PAGEREF _Toc40449169 \h </w:instrText>
        </w:r>
        <w:r w:rsidR="00996802">
          <w:rPr>
            <w:noProof/>
            <w:webHidden/>
          </w:rPr>
        </w:r>
        <w:r w:rsidR="00996802">
          <w:rPr>
            <w:noProof/>
            <w:webHidden/>
          </w:rPr>
          <w:fldChar w:fldCharType="separate"/>
        </w:r>
        <w:r w:rsidR="002B7859">
          <w:rPr>
            <w:b/>
            <w:bCs/>
            <w:noProof/>
            <w:webHidden/>
          </w:rPr>
          <w:t>Chyba! Záložka není definována.</w:t>
        </w:r>
        <w:r w:rsidR="00996802">
          <w:rPr>
            <w:noProof/>
            <w:webHidden/>
          </w:rPr>
          <w:fldChar w:fldCharType="end"/>
        </w:r>
      </w:hyperlink>
    </w:p>
    <w:p w14:paraId="471563FF" w14:textId="43271B1F" w:rsidR="00616C5A" w:rsidRPr="00C30A19" w:rsidRDefault="00017C08" w:rsidP="0019118E">
      <w:pPr>
        <w:spacing w:line="276" w:lineRule="auto"/>
      </w:pPr>
      <w:r w:rsidRPr="00C30A19">
        <w:fldChar w:fldCharType="end"/>
      </w:r>
    </w:p>
    <w:p w14:paraId="1AAA053B" w14:textId="77777777" w:rsidR="00E40496" w:rsidRPr="00C30A19" w:rsidRDefault="00E40496" w:rsidP="0019118E">
      <w:pPr>
        <w:spacing w:line="276" w:lineRule="auto"/>
      </w:pPr>
    </w:p>
    <w:p w14:paraId="079768E0" w14:textId="77777777" w:rsidR="009648FE" w:rsidRPr="00C30A19" w:rsidRDefault="009648FE" w:rsidP="00980626">
      <w:pPr>
        <w:pStyle w:val="Odstavecprvn"/>
      </w:pPr>
      <w:r w:rsidRPr="00C30A19">
        <w:t>Samotná část příloh je tvořena dvěma částmi „Seznamem příloh“ a jednotlivými přílohami označenými „Příloha 1“, „Příloha 2“ až „Příloha n“. Do příloh se dávají např. manuály, zdrojové kódy, rozsáhlé tabulky s naměřenými hodnotami, grafy apod. V případě, že taková data nejsou součástí práce, není třeba kapitoly uvádět vůbec.</w:t>
      </w:r>
    </w:p>
    <w:p w14:paraId="569F14F1" w14:textId="77777777" w:rsidR="009648FE" w:rsidRPr="00C30A19" w:rsidRDefault="009648FE" w:rsidP="00980626">
      <w:pPr>
        <w:pStyle w:val="Odstavecprvn"/>
      </w:pPr>
    </w:p>
    <w:p w14:paraId="2FF34AE7" w14:textId="77777777" w:rsidR="009648FE" w:rsidRPr="00C30A19" w:rsidRDefault="009648FE" w:rsidP="00980626">
      <w:pPr>
        <w:pStyle w:val="Odstavecprvn"/>
      </w:pPr>
      <w:r w:rsidRPr="00C30A19">
        <w:t xml:space="preserve">Pokud je rozsah přílohy příliš velký (např. příliš velký počet tabulek, nebo mnoho stránek zdrojového kódu), do seznamu příloh lze uvést např. větu: „Příloha 1 – Zdrojový kód programu je uložen na přiloženém CD“. V takovém případě musí být závěrečná práce doplněna CD, na kterém jsou příslušná data uložena a jasně označena. </w:t>
      </w:r>
    </w:p>
    <w:p w14:paraId="238D423B" w14:textId="77777777" w:rsidR="00B01531" w:rsidRPr="00C30A19" w:rsidRDefault="00B01531" w:rsidP="0019118E">
      <w:pPr>
        <w:spacing w:line="276" w:lineRule="auto"/>
      </w:pPr>
    </w:p>
    <w:p w14:paraId="7D32A1C1" w14:textId="77777777" w:rsidR="00017C08" w:rsidRPr="00C30A19" w:rsidRDefault="00017C08" w:rsidP="0019118E">
      <w:pPr>
        <w:spacing w:line="276" w:lineRule="auto"/>
      </w:pPr>
    </w:p>
    <w:p w14:paraId="1A745E87" w14:textId="77777777" w:rsidR="00017C08" w:rsidRPr="00C30A19" w:rsidRDefault="00017C08" w:rsidP="0019118E">
      <w:pPr>
        <w:spacing w:line="276" w:lineRule="auto"/>
      </w:pPr>
    </w:p>
    <w:p w14:paraId="7D5B2CCB" w14:textId="77777777" w:rsidR="00017C08" w:rsidRPr="00C30A19" w:rsidRDefault="00017C08" w:rsidP="0019118E">
      <w:pPr>
        <w:spacing w:line="276" w:lineRule="auto"/>
      </w:pPr>
    </w:p>
    <w:p w14:paraId="2DD25A17" w14:textId="77777777" w:rsidR="00017C08" w:rsidRPr="00C30A19" w:rsidRDefault="00017C08" w:rsidP="0019118E">
      <w:pPr>
        <w:spacing w:line="276" w:lineRule="auto"/>
      </w:pPr>
    </w:p>
    <w:p w14:paraId="79D6DF05" w14:textId="77777777" w:rsidR="00017C08" w:rsidRPr="00C30A19" w:rsidRDefault="00017C08" w:rsidP="0019118E">
      <w:pPr>
        <w:spacing w:line="276" w:lineRule="auto"/>
      </w:pPr>
    </w:p>
    <w:p w14:paraId="4336CBA3" w14:textId="77777777" w:rsidR="00017C08" w:rsidRPr="00C30A19" w:rsidRDefault="00017C08" w:rsidP="0019118E">
      <w:pPr>
        <w:spacing w:line="276" w:lineRule="auto"/>
      </w:pPr>
    </w:p>
    <w:p w14:paraId="282EF9C4" w14:textId="77777777" w:rsidR="00017C08" w:rsidRPr="00C30A19" w:rsidRDefault="00017C08" w:rsidP="0019118E">
      <w:pPr>
        <w:spacing w:line="276" w:lineRule="auto"/>
      </w:pPr>
    </w:p>
    <w:p w14:paraId="2D30ADF8" w14:textId="77777777" w:rsidR="00017C08" w:rsidRPr="00C30A19" w:rsidRDefault="00017C08" w:rsidP="0019118E">
      <w:pPr>
        <w:spacing w:line="276" w:lineRule="auto"/>
      </w:pPr>
    </w:p>
    <w:p w14:paraId="3F8ECDCC" w14:textId="77777777" w:rsidR="00017C08" w:rsidRPr="00C30A19" w:rsidRDefault="00017C08" w:rsidP="0019118E">
      <w:pPr>
        <w:spacing w:line="276" w:lineRule="auto"/>
      </w:pPr>
    </w:p>
    <w:p w14:paraId="6479E89E" w14:textId="77777777" w:rsidR="00017C08" w:rsidRPr="00C30A19" w:rsidRDefault="00017C08" w:rsidP="0019118E">
      <w:pPr>
        <w:spacing w:line="276" w:lineRule="auto"/>
      </w:pPr>
    </w:p>
    <w:p w14:paraId="33DDE99D" w14:textId="77777777" w:rsidR="00017C08" w:rsidRPr="00C30A19" w:rsidRDefault="00017C08" w:rsidP="0019118E">
      <w:pPr>
        <w:spacing w:line="276" w:lineRule="auto"/>
      </w:pPr>
    </w:p>
    <w:p w14:paraId="6357FB4F" w14:textId="77777777" w:rsidR="00017C08" w:rsidRPr="00C30A19" w:rsidRDefault="00017C08" w:rsidP="0019118E">
      <w:pPr>
        <w:spacing w:line="276" w:lineRule="auto"/>
      </w:pPr>
    </w:p>
    <w:p w14:paraId="4150E648" w14:textId="77777777" w:rsidR="00017C08" w:rsidRPr="00C30A19" w:rsidRDefault="00017C08" w:rsidP="0019118E">
      <w:pPr>
        <w:spacing w:line="276" w:lineRule="auto"/>
      </w:pPr>
    </w:p>
    <w:p w14:paraId="579F372A" w14:textId="77777777" w:rsidR="00017C08" w:rsidRPr="00C30A19" w:rsidRDefault="00017C08" w:rsidP="0019118E">
      <w:pPr>
        <w:spacing w:line="276" w:lineRule="auto"/>
      </w:pPr>
    </w:p>
    <w:p w14:paraId="12142C63" w14:textId="77777777" w:rsidR="00017C08" w:rsidRPr="00C30A19" w:rsidRDefault="00017C08" w:rsidP="0019118E">
      <w:pPr>
        <w:spacing w:line="276" w:lineRule="auto"/>
      </w:pPr>
    </w:p>
    <w:p w14:paraId="2AF79B8C" w14:textId="77777777" w:rsidR="00017C08" w:rsidRPr="00C30A19" w:rsidRDefault="00017C08" w:rsidP="0019118E">
      <w:pPr>
        <w:spacing w:line="276" w:lineRule="auto"/>
      </w:pPr>
    </w:p>
    <w:p w14:paraId="78170B92" w14:textId="77777777" w:rsidR="00017C08" w:rsidRPr="00C30A19" w:rsidRDefault="00017C08" w:rsidP="0019118E">
      <w:pPr>
        <w:spacing w:line="276" w:lineRule="auto"/>
      </w:pPr>
    </w:p>
    <w:p w14:paraId="2723C558" w14:textId="77777777" w:rsidR="00017C08" w:rsidRPr="00C30A19" w:rsidRDefault="00017C08" w:rsidP="0019118E">
      <w:pPr>
        <w:spacing w:line="276" w:lineRule="auto"/>
      </w:pPr>
    </w:p>
    <w:p w14:paraId="22568AA0" w14:textId="77777777" w:rsidR="00017C08" w:rsidRPr="00C30A19" w:rsidRDefault="00017C08" w:rsidP="0019118E">
      <w:pPr>
        <w:spacing w:line="276" w:lineRule="auto"/>
      </w:pPr>
    </w:p>
    <w:p w14:paraId="6D10E4CE" w14:textId="77777777" w:rsidR="00017C08" w:rsidRPr="00C30A19" w:rsidRDefault="00017C08" w:rsidP="0019118E">
      <w:pPr>
        <w:spacing w:line="276" w:lineRule="auto"/>
      </w:pPr>
    </w:p>
    <w:p w14:paraId="3C269405" w14:textId="77777777" w:rsidR="00017C08" w:rsidRPr="00C30A19" w:rsidRDefault="00017C08" w:rsidP="0019118E">
      <w:pPr>
        <w:spacing w:line="276" w:lineRule="auto"/>
      </w:pPr>
    </w:p>
    <w:p w14:paraId="2F094DEC" w14:textId="77777777" w:rsidR="00017C08" w:rsidRPr="00C30A19" w:rsidRDefault="00017C08" w:rsidP="0019118E">
      <w:pPr>
        <w:spacing w:line="276" w:lineRule="auto"/>
      </w:pPr>
    </w:p>
    <w:p w14:paraId="12FF22DD" w14:textId="77777777" w:rsidR="00017C08" w:rsidRPr="00C30A19" w:rsidRDefault="00017C08" w:rsidP="0019118E">
      <w:pPr>
        <w:spacing w:line="276" w:lineRule="auto"/>
      </w:pPr>
    </w:p>
    <w:p w14:paraId="31622F4C" w14:textId="77777777" w:rsidR="00E3026D" w:rsidRDefault="00E3026D" w:rsidP="00E3026D">
      <w:pPr>
        <w:pStyle w:val="Nadpis6"/>
      </w:pPr>
      <w:bookmarkStart w:id="403" w:name="_Ref40454721"/>
      <w:r>
        <w:lastRenderedPageBreak/>
        <w:t>Tabulka úspěšnosti klasifikace s oktávovou bankou filtrů</w:t>
      </w:r>
      <w:bookmarkEnd w:id="403"/>
    </w:p>
    <w:p w14:paraId="7B03F93E" w14:textId="77777777" w:rsidR="00996802" w:rsidRPr="00996802" w:rsidRDefault="00996802" w:rsidP="00996802">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96802" w:rsidRPr="00996802" w14:paraId="0E1E976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77E845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24B89C4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594F437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50DB8AD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16926F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A082CDF" w14:textId="77777777" w:rsidR="00996802" w:rsidRPr="00996802" w:rsidRDefault="00996802" w:rsidP="00996802">
            <w:pPr>
              <w:spacing w:line="240" w:lineRule="auto"/>
              <w:ind w:left="0"/>
              <w:jc w:val="center"/>
              <w:rPr>
                <w:rFonts w:ascii="Calibri" w:hAnsi="Calibri" w:cs="Calibri"/>
                <w:color w:val="000000"/>
                <w:sz w:val="22"/>
                <w:szCs w:val="22"/>
              </w:rPr>
            </w:pPr>
            <w:proofErr w:type="gramStart"/>
            <w:r w:rsidRPr="00996802">
              <w:rPr>
                <w:rFonts w:ascii="Calibri" w:hAnsi="Calibri" w:cs="Calibri"/>
                <w:color w:val="000000"/>
                <w:sz w:val="22"/>
                <w:szCs w:val="22"/>
              </w:rPr>
              <w:t>malý  +</w:t>
            </w:r>
            <w:proofErr w:type="gramEnd"/>
            <w:r w:rsidRPr="00996802">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76AE0C6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 xml:space="preserve">velký </w:t>
            </w:r>
            <w:proofErr w:type="gramStart"/>
            <w:r w:rsidRPr="00996802">
              <w:rPr>
                <w:rFonts w:ascii="Calibri" w:hAnsi="Calibri" w:cs="Calibri"/>
                <w:color w:val="000000"/>
                <w:sz w:val="22"/>
                <w:szCs w:val="22"/>
              </w:rPr>
              <w:t>+  hi</w:t>
            </w:r>
            <w:proofErr w:type="gramEnd"/>
            <w:r w:rsidRPr="00996802">
              <w:rPr>
                <w:rFonts w:ascii="Calibri" w:hAnsi="Calibri" w:cs="Calibri"/>
                <w:color w:val="000000"/>
                <w:sz w:val="22"/>
                <w:szCs w:val="22"/>
              </w:rPr>
              <w:t>-hat</w:t>
            </w:r>
          </w:p>
        </w:tc>
      </w:tr>
      <w:tr w:rsidR="00996802" w:rsidRPr="00996802" w14:paraId="1E5083B4"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A2DEB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14741A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5AEE42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173C4C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151A00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374DED1"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594F38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BB4276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1D9403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8093A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DAD778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FA50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F9CFD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4A803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8C415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29A31FE"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57C6F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77824E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72D915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2D3FA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F082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CB3A3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486633F" w14:textId="38F4354E" w:rsidR="00996802" w:rsidRPr="00996802" w:rsidRDefault="009A68D4" w:rsidP="00996802">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p>
        </w:tc>
      </w:tr>
      <w:tr w:rsidR="00996802" w:rsidRPr="00996802" w14:paraId="3BF888DB"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07CA96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7B9CE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3E09A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505221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F883D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E6F2F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F041DC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0C41E7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A720A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E9CCAD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1E4C9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56DC07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7E175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52F4B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784126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EB2EB5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D0A1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BE6A6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05AC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A8D08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3552F9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0EF46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6C27FF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4C5FD80F"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0FB113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D0560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582203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1AC29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8B25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CE7B2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57BF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6D5DAF18"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3F09D5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0D160B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B78DA5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5E52B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97248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60E27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DC315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81530D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E13197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DC5AE4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BC63F1" w14:textId="04108418" w:rsidR="00996802" w:rsidRPr="00996802" w:rsidRDefault="00996802" w:rsidP="00996802">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2CF3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E479C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217AE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373AF3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143563E3"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FF5E8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D94FE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DB575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B2793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E0762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D210A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8AD5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BE32CD1"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45BAD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11E30A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3D99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3EBE8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20DC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A9743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8DD466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793DD79"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3B45B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DEF282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E3EE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2F738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870254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54400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829685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44835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A4151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7CA7A1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BAE59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71A9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93DE0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B8D3B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9DBC1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13C2DCE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6F45B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1D1942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2CA75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C1D211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8ADFF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C00A6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85C30A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11B6BB6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A1047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347FA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11F54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FB3C8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4E909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0DC0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9EF1F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D0C30C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3F0F6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03E4E0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1449FE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0B6A18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5F9E9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55124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AA0EF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4806EDD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7B74A0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DA000A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45E82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AE7DF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7DFDC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7E22D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A0AB67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78947E7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CDE24B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1329C3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A0359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339C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0D484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9AEEB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C3AB6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E850054"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C47D7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40DF6C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C1F5B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9FBF56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0313D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1BFBC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B96429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18A206F"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F6A8B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6FF63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346BBD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A0B84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C9D31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CB49AE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7A6B56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F081C6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B0B315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71C47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28B7AA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ED159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61E8D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2D852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159D9D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79BE9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364D7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46DB5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C58B3D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1F79A1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DF488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EE83F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B4A610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F42641"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C904C7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D152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752507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BE4ECE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0F1F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2F9CC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F9E1E1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95188D7"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46C484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1EB71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A63F17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733F7F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BD8BD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5AB66C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B93347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0660688D"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FB431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49E941"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7862DE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9C58E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0B692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CE428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9DB1FD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62B4C8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B97919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0B9E3D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66849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F9C51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0ABF3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956CC9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1F2AED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6CBA1FA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245EC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55539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075548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03966A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2344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0D481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93233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429F532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B5C8E5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8CCE5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88DBA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85EB96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FC9A2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B2F1A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ECAC6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4E8BED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4691C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F53747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A86FD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BD69CA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344E34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CFD33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3E6B63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48EE33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FEDD8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90FE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F7BD6C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EBA70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7462E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0244C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D14730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59DE57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8AF638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96AB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CFA4F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5F800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8230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A4153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BCF954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384921E0" w14:textId="77777777" w:rsidTr="0099680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799E1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B29C3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20BFB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682E2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3EBFFB2B" w14:textId="0F999DCE" w:rsidR="00996802" w:rsidRPr="00996802" w:rsidRDefault="00996802" w:rsidP="00996802">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3686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19911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6097BCD4"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8A54F09" w14:textId="62ECBA0B"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75</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8D6031C" w14:textId="163DFBAC"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94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541FFCC" w14:textId="11C38E7D"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53</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FFEF88C" w14:textId="0BADC0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91D89E" w14:textId="2EAA198E"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56</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7D30035B" w14:textId="4EA32318"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5FDB1B8" w14:textId="638626A2"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81</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r>
    </w:tbl>
    <w:p w14:paraId="6F45F1BA" w14:textId="2997D580" w:rsidR="00E3026D" w:rsidRDefault="00E3026D" w:rsidP="00996802">
      <w:pPr>
        <w:pStyle w:val="Default"/>
      </w:pPr>
    </w:p>
    <w:p w14:paraId="40E647B2" w14:textId="77777777" w:rsidR="00E3026D" w:rsidRDefault="00E3026D">
      <w:pPr>
        <w:spacing w:line="240" w:lineRule="auto"/>
        <w:ind w:left="0"/>
        <w:rPr>
          <w:rFonts w:ascii="Arial" w:hAnsi="Arial" w:cs="Arial"/>
          <w:color w:val="000000"/>
        </w:rPr>
      </w:pPr>
      <w:r>
        <w:br w:type="page"/>
      </w:r>
    </w:p>
    <w:p w14:paraId="2D18C059" w14:textId="77777777" w:rsidR="00996802" w:rsidRPr="00996802" w:rsidRDefault="00996802" w:rsidP="00996802">
      <w:pPr>
        <w:pStyle w:val="Default"/>
      </w:pPr>
    </w:p>
    <w:p w14:paraId="5B1B331E" w14:textId="77777777" w:rsidR="00E3026D" w:rsidRDefault="00E3026D" w:rsidP="00E3026D">
      <w:pPr>
        <w:pStyle w:val="Nadpis6"/>
      </w:pPr>
      <w:bookmarkStart w:id="404" w:name="_Ref40454778"/>
      <w:r>
        <w:t>Tabulka úspěšnosti klasifikace s třetino – oktávovou bankou filtrů</w:t>
      </w:r>
      <w:bookmarkEnd w:id="404"/>
    </w:p>
    <w:p w14:paraId="15C2A3B4"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450C1" w:rsidRPr="007450C1" w14:paraId="3197EF6C"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0FAEADF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B54E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4447707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3B36E2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595F35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4A4046D" w14:textId="77777777" w:rsidR="007450C1" w:rsidRPr="007450C1" w:rsidRDefault="007450C1" w:rsidP="007450C1">
            <w:pPr>
              <w:spacing w:line="240" w:lineRule="auto"/>
              <w:ind w:left="0"/>
              <w:jc w:val="center"/>
              <w:rPr>
                <w:rFonts w:ascii="Calibri" w:hAnsi="Calibri" w:cs="Calibri"/>
                <w:color w:val="000000"/>
                <w:sz w:val="22"/>
                <w:szCs w:val="22"/>
              </w:rPr>
            </w:pPr>
            <w:proofErr w:type="gramStart"/>
            <w:r w:rsidRPr="007450C1">
              <w:rPr>
                <w:rFonts w:ascii="Calibri" w:hAnsi="Calibri" w:cs="Calibri"/>
                <w:color w:val="000000"/>
                <w:sz w:val="22"/>
                <w:szCs w:val="22"/>
              </w:rPr>
              <w:t>malý  +</w:t>
            </w:r>
            <w:proofErr w:type="gramEnd"/>
            <w:r w:rsidRPr="007450C1">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134AA4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 xml:space="preserve">velký </w:t>
            </w:r>
            <w:proofErr w:type="gramStart"/>
            <w:r w:rsidRPr="007450C1">
              <w:rPr>
                <w:rFonts w:ascii="Calibri" w:hAnsi="Calibri" w:cs="Calibri"/>
                <w:color w:val="000000"/>
                <w:sz w:val="22"/>
                <w:szCs w:val="22"/>
              </w:rPr>
              <w:t>+  hi</w:t>
            </w:r>
            <w:proofErr w:type="gramEnd"/>
            <w:r w:rsidRPr="007450C1">
              <w:rPr>
                <w:rFonts w:ascii="Calibri" w:hAnsi="Calibri" w:cs="Calibri"/>
                <w:color w:val="000000"/>
                <w:sz w:val="22"/>
                <w:szCs w:val="22"/>
              </w:rPr>
              <w:t>-hat</w:t>
            </w:r>
          </w:p>
        </w:tc>
      </w:tr>
      <w:tr w:rsidR="007450C1" w:rsidRPr="007450C1" w14:paraId="1197EDB3"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C8C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1A9F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726B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996F4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4F409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56D27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89EEB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1495AA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86B23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670893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64C6ED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4473C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1BC04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1ABB21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DCF25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17FF6D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27A63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A2054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65583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F50D7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127A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00CBC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955F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041E410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2DAD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531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3E0444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DA80C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FBC54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CC32F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CC4FC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F23298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B2071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3C774E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5DD3A9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31E20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5E3FA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A044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5223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49DA97F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2FE221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6E05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D7B31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FF1E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43D7D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BC646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6431E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0DA676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205025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538EB5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3A8AFD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96D7E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4261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864EC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89A70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24BE1D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BCBCE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4A8648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26659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15238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1F1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9E73D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CDEEB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27869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42486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84F2E7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B6EEC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F387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2750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7119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9F438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AFD319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63731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4365E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AA9A80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1309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D14B4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340938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F69054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72EB94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644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CCA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004AF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47EF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8C43C7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B5053D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3ABF6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80C8F5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68788B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894310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82A29C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913BF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B54A3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ED0CA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40A3E8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8061C4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E2CF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C42EAC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350DF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64748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D705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F460C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D307B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DA5C0B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76B31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C2670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F67AC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BD160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7625F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9B1D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6D2BCE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6D95D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DDE0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FE446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19399D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8250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519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5485B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39BC8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5797C15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1A5DE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9055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32C3A3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C2CEA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7F127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F3833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FFDD3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17C577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E20CD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21357D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B1DB4B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B842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905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5B012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48309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7F13850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A341E7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C81717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CEB42A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68680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B44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00E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965A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709885"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E25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94913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36DD55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79D18E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060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4BD8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1E7172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FDE0E3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F9826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B0D6DD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3C663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9346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CC1BA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4D8D0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B289B6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04BE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D51B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E9AE81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7C6AF6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4384E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4DF87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B40EA2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4CC7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6A3BDE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6993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2FF69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14008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66318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87287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28330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3A463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84330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2B9740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A4147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4B20BB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7880A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ECC60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761D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E5CC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FEA750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4B757D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8B0E7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B1263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8147C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0776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4FEC5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2A617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D1BD27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098D3C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02514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F55A5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7F9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531B0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4417F1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FB5662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A2645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66B86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BE6EF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EB4B2A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35B8B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FBF00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43391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5D44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599E83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54239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BE6BAB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D96BEC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2285B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7126C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EA9EF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CE0C2B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CEB818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C6ED0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3F2A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C51847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E54EB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D7C49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9D4CC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96BD5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ABECC7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1D53C0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C6DFCB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85D1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2B2ADD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C375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7B028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E1BC7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8E8B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B77EE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C0CD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DD501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FAB299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676BF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A66C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18EEF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21A9BA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84058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9D5217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7119F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FDBC7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343A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531F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C7A12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942ED2" w14:textId="77777777" w:rsidTr="007450C1">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1D157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249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155427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EE4927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11D3F65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9F0F6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1F809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2923E238"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6D4D061" w14:textId="30D30130"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78</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0D4B0BE2" w14:textId="0DB3410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91</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3138D22" w14:textId="3A73F60E"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53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701A1562" w14:textId="0C808B7D"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67</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B34E1C" w14:textId="06D09F6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0C8453E" w14:textId="2C8509A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72</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1E15106D" w14:textId="29E15F23"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100</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r>
    </w:tbl>
    <w:p w14:paraId="2421D13E" w14:textId="3D84F58B" w:rsidR="00E3026D" w:rsidRDefault="00E3026D" w:rsidP="00E3026D">
      <w:pPr>
        <w:pStyle w:val="Default"/>
      </w:pPr>
    </w:p>
    <w:p w14:paraId="30CCA1B3" w14:textId="35641F74" w:rsidR="00E3026D" w:rsidRDefault="00E3026D" w:rsidP="00E3026D">
      <w:pPr>
        <w:pStyle w:val="Default"/>
      </w:pPr>
    </w:p>
    <w:p w14:paraId="5D176D4C" w14:textId="569BE3DC" w:rsidR="00E3026D" w:rsidRDefault="00E3026D" w:rsidP="00E3026D">
      <w:pPr>
        <w:pStyle w:val="Nadpis6"/>
      </w:pPr>
      <w:bookmarkStart w:id="405" w:name="_Ref40454780"/>
      <w:r>
        <w:lastRenderedPageBreak/>
        <w:t>Tabulka úspěšnosti klasifikace s šestino – oktávovou bankou filtrů</w:t>
      </w:r>
      <w:bookmarkEnd w:id="405"/>
    </w:p>
    <w:p w14:paraId="2E04C440"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3026D" w:rsidRPr="00E3026D" w14:paraId="4555EDD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57D40B7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7CC815A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2F401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5E12D6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A9775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F847CDC" w14:textId="77777777" w:rsidR="00E3026D" w:rsidRPr="00E3026D" w:rsidRDefault="00E3026D" w:rsidP="00E3026D">
            <w:pPr>
              <w:spacing w:line="240" w:lineRule="auto"/>
              <w:ind w:left="0"/>
              <w:jc w:val="center"/>
              <w:rPr>
                <w:rFonts w:ascii="Calibri" w:hAnsi="Calibri" w:cs="Calibri"/>
                <w:color w:val="000000"/>
                <w:sz w:val="22"/>
                <w:szCs w:val="22"/>
              </w:rPr>
            </w:pPr>
            <w:proofErr w:type="gramStart"/>
            <w:r w:rsidRPr="00E3026D">
              <w:rPr>
                <w:rFonts w:ascii="Calibri" w:hAnsi="Calibri" w:cs="Calibri"/>
                <w:color w:val="000000"/>
                <w:sz w:val="22"/>
                <w:szCs w:val="22"/>
              </w:rPr>
              <w:t>malý  +</w:t>
            </w:r>
            <w:proofErr w:type="gramEnd"/>
            <w:r w:rsidRPr="00E3026D">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68B6BBF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 xml:space="preserve">velký </w:t>
            </w:r>
            <w:proofErr w:type="gramStart"/>
            <w:r w:rsidRPr="00E3026D">
              <w:rPr>
                <w:rFonts w:ascii="Calibri" w:hAnsi="Calibri" w:cs="Calibri"/>
                <w:color w:val="000000"/>
                <w:sz w:val="22"/>
                <w:szCs w:val="22"/>
              </w:rPr>
              <w:t>+  hi</w:t>
            </w:r>
            <w:proofErr w:type="gramEnd"/>
            <w:r w:rsidRPr="00E3026D">
              <w:rPr>
                <w:rFonts w:ascii="Calibri" w:hAnsi="Calibri" w:cs="Calibri"/>
                <w:color w:val="000000"/>
                <w:sz w:val="22"/>
                <w:szCs w:val="22"/>
              </w:rPr>
              <w:t>-hat</w:t>
            </w:r>
          </w:p>
        </w:tc>
      </w:tr>
      <w:tr w:rsidR="00E3026D" w:rsidRPr="00E3026D" w14:paraId="7B7C2A7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92154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B479CF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55D64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AE497B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E9D9AA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41E71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E4AED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40F72C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768B0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FC1279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18E3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CBA56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95D41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EF62BC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4FA5E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8164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FB2D62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ACF865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6628D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ECA0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CCDCE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43EE2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0140C4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EF8C24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EA64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2DB64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B5A8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050B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99DC5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702E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227E1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53FF7A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841942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DC7F4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40B46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F9954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4141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82BA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3EB8A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F549383"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0B9E1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BD11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4CB5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45E6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5D04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135B2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E9CC5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7DF1E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ABD83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93793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9E4A1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8DFC2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10025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35D1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6B84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DD4162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5AA81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26253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6DB5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DC7E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EEF9F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F8CC1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BAEA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0F35B9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63116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9FE6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51F24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C983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BC7A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A221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E1A13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4A0AF8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E16D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8FCFA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E1F5DC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5DF9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4905E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valký+hh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7574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0AA67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D1EE35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7A53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D16D2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B55FB1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8E6D9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0DD65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E5E9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29AEA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F3675E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505296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11F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6306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sn+hh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3B5FD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9BBE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0B607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680332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CC95572"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55A4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7AE4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36D86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7C63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1D4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2C255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90A9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2AAA86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2DFCE88"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F0302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17A896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F6E0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0421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7D7A5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BCAEB1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6897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80A59F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2B4D6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4614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8D84C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2AF5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282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EC379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817067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D74A2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338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B182F8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9E4DD1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0162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1BE2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E1D4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E696E4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5ECD0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DEB82C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05810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330C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7B539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41DD6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D6D9A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E1A34A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DB88E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C52105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348EB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F7267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3F5A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F35ED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4889EB7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E81175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61D18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AF84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D73659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F0D80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052B1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5217F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6E7B6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A291C0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69B7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C3DB5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FC1A90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7EAC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B4B84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0E66C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88A3B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91979D6"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2536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9D0D7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1A0D8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86E8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92C0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01490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D5C4D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05DFFB7"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63FAC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399988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67DA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B9AD7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410E7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D5C4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4BC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537AF8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27E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2E403D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7387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12B4E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B3E9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0622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56C10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46A670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5608F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A3B3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1D499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09E19C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509A6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4110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A11B5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4EA74D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1001DA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7DCDB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14A5EC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226B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7985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06B7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5C1BFD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4E8F83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909F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454998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C9178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3236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01768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D635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54937A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B87C7FF"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886CA5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0E4C2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8BF2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E9720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90DC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234A6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EA8F4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59438D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1071B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E7E29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EC4B3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E0D783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9683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AED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B833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E5EC78C"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56126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0C17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9FF1FF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7A0F0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49FB0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51F1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969F0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B05776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1A2C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819325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9ADD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D2C63B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F9C48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F594E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A5F748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D5EEB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C315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6240EA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51FC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4F7A7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19C5C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C635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0E65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6F18FB2" w14:textId="77777777" w:rsidTr="00E3026D">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85DE3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A9CA4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3C2D74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4C950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6A12CDB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6A98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A5842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A7FB629"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2C229DB2" w14:textId="03E9A582"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78</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47087D38" w14:textId="0092343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91</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BB8B918" w14:textId="1223C03A"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53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68A188D6" w14:textId="2E085EA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67</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80B5FA6" w14:textId="7532843F"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76117FC" w14:textId="443660F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72</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2E1C643" w14:textId="460B8D3E"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100</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r>
    </w:tbl>
    <w:p w14:paraId="2A6DB1F3" w14:textId="77777777" w:rsidR="00E3026D" w:rsidRPr="00E3026D" w:rsidRDefault="00E3026D" w:rsidP="00E3026D">
      <w:pPr>
        <w:pStyle w:val="Default"/>
      </w:pPr>
    </w:p>
    <w:sectPr w:rsidR="00E3026D" w:rsidRPr="00E3026D" w:rsidSect="00515980">
      <w:footerReference w:type="default" r:id="rId46"/>
      <w:footerReference w:type="first" r:id="rId47"/>
      <w:pgSz w:w="11906" w:h="16838"/>
      <w:pgMar w:top="1701" w:right="1418" w:bottom="1701" w:left="1418" w:header="709" w:footer="709" w:gutter="567"/>
      <w:pgNumType w:start="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KANKA" w:date="2020-04-17T20:15:00Z" w:initials="K">
    <w:p w14:paraId="27B65277" w14:textId="4511147D" w:rsidR="00FD0138" w:rsidRDefault="00FD0138">
      <w:pPr>
        <w:pStyle w:val="Textkomente"/>
      </w:pPr>
      <w:r>
        <w:rPr>
          <w:rStyle w:val="Odkaznakoment"/>
        </w:rPr>
        <w:annotationRef/>
      </w:r>
      <w:r>
        <w:t>Finální výběr odůvodníte v textu realizace a v závěru</w:t>
      </w:r>
    </w:p>
  </w:comment>
  <w:comment w:id="13" w:author="KANKA" w:date="2020-04-17T20:21:00Z" w:initials="K">
    <w:p w14:paraId="1605F63E" w14:textId="77777777" w:rsidR="00FD0138" w:rsidRPr="001B50EC" w:rsidRDefault="00FD0138" w:rsidP="001B50EC">
      <w:pPr>
        <w:pStyle w:val="Textkomente"/>
        <w:numPr>
          <w:ilvl w:val="0"/>
          <w:numId w:val="44"/>
        </w:numPr>
        <w:rPr>
          <w:rStyle w:val="Odkaznakoment"/>
          <w:sz w:val="20"/>
          <w:szCs w:val="20"/>
        </w:rPr>
      </w:pPr>
      <w:r>
        <w:rPr>
          <w:rStyle w:val="Odkaznakoment"/>
        </w:rPr>
        <w:annotationRef/>
      </w:r>
      <w:r>
        <w:rPr>
          <w:rStyle w:val="Odkaznakoment"/>
        </w:rPr>
        <w:t xml:space="preserve">Ověřte že měříme spektrální výkon </w:t>
      </w:r>
    </w:p>
    <w:p w14:paraId="09BE80A3" w14:textId="77777777" w:rsidR="00FD0138" w:rsidRPr="001B50EC" w:rsidRDefault="00FD0138" w:rsidP="001B50EC">
      <w:pPr>
        <w:pStyle w:val="Textkomente"/>
        <w:numPr>
          <w:ilvl w:val="0"/>
          <w:numId w:val="44"/>
        </w:numPr>
        <w:rPr>
          <w:rStyle w:val="Odkaznakoment"/>
          <w:sz w:val="20"/>
          <w:szCs w:val="20"/>
        </w:rPr>
      </w:pPr>
      <w:r>
        <w:rPr>
          <w:rStyle w:val="Odkaznakoment"/>
        </w:rPr>
        <w:t xml:space="preserve">Dokončete formulaci </w:t>
      </w:r>
      <w:r w:rsidRPr="001B50EC">
        <w:rPr>
          <w:rStyle w:val="Odkaznakoment"/>
          <w:rFonts w:ascii="Segoe UI Emoji" w:eastAsia="Segoe UI Emoji" w:hAnsi="Segoe UI Emoji" w:cs="Segoe UI Emoji"/>
        </w:rPr>
        <w:t>😊</w:t>
      </w:r>
    </w:p>
    <w:p w14:paraId="364FE920" w14:textId="77777777" w:rsidR="00FD0138" w:rsidRPr="0003398E" w:rsidRDefault="00FD0138" w:rsidP="001B50EC">
      <w:pPr>
        <w:pStyle w:val="Textkomente"/>
        <w:numPr>
          <w:ilvl w:val="0"/>
          <w:numId w:val="44"/>
        </w:numPr>
        <w:rPr>
          <w:rStyle w:val="Odkaznakoment"/>
          <w:sz w:val="20"/>
          <w:szCs w:val="20"/>
        </w:rPr>
      </w:pPr>
      <w:r>
        <w:rPr>
          <w:rStyle w:val="Odkaznakoment"/>
          <w:rFonts w:ascii="Segoe UI Emoji" w:eastAsia="Segoe UI Emoji" w:hAnsi="Segoe UI Emoji" w:cs="Segoe UI Emoji"/>
        </w:rPr>
        <w:t>Tenhle oddíl by to cht</w:t>
      </w:r>
      <w:r>
        <w:rPr>
          <w:rStyle w:val="Odkaznakoment"/>
          <w:rFonts w:ascii="Calibri" w:eastAsia="Segoe UI Emoji" w:hAnsi="Calibri" w:cs="Calibri"/>
        </w:rPr>
        <w:t>ělo celkově přepsat, je to dosti chaoticky napsané. Tohle by mělo být křišťálově přehledné!</w:t>
      </w:r>
    </w:p>
    <w:p w14:paraId="02A08710" w14:textId="118F713D" w:rsidR="00FD0138" w:rsidRDefault="00FD0138" w:rsidP="001B50EC">
      <w:pPr>
        <w:pStyle w:val="Textkomente"/>
        <w:numPr>
          <w:ilvl w:val="0"/>
          <w:numId w:val="44"/>
        </w:numPr>
      </w:pPr>
      <w:r>
        <w:rPr>
          <w:rStyle w:val="Odkaznakoment"/>
          <w:rFonts w:ascii="Calibri" w:eastAsia="Segoe UI Emoji" w:hAnsi="Calibri" w:cs="Calibri"/>
        </w:rPr>
        <w:t>Na konci oddílu se miňte že výstup z banky fuiltrů slouží jako vstup do PCA</w:t>
      </w:r>
    </w:p>
  </w:comment>
  <w:comment w:id="65" w:author="Konzal Jan (164745)" w:date="2020-05-13T16:46:00Z" w:initials="KJ(">
    <w:p w14:paraId="20C05482" w14:textId="486A95CC" w:rsidR="00FD0138" w:rsidRDefault="00FD0138">
      <w:pPr>
        <w:pStyle w:val="Textkomente"/>
      </w:pPr>
      <w:r>
        <w:rPr>
          <w:rStyle w:val="Odkaznakoment"/>
        </w:rPr>
        <w:annotationRef/>
      </w:r>
      <w:r>
        <w:t>Podle mě se asi o spektrální výkon jedná, ale nenašel jsem nic o co bych to mohl opřít. Proto volím jinou formulaci.</w:t>
      </w:r>
    </w:p>
  </w:comment>
  <w:comment w:id="86" w:author="Konzal Jan (164745) [2]" w:date="2020-05-05T17:19:00Z" w:initials="KJ(">
    <w:p w14:paraId="615C2FAC" w14:textId="56D5BC1F" w:rsidR="00FD0138" w:rsidRDefault="00FD0138">
      <w:pPr>
        <w:pStyle w:val="Textkomente"/>
      </w:pPr>
      <w:r>
        <w:rPr>
          <w:rStyle w:val="Odkaznakoment"/>
        </w:rPr>
        <w:annotationRef/>
      </w:r>
      <w:r>
        <w:t>(Odcitovat z Jana)</w:t>
      </w:r>
    </w:p>
  </w:comment>
  <w:comment w:id="91" w:author="KANKA" w:date="2020-04-27T19:16:00Z" w:initials="K">
    <w:p w14:paraId="2E190541" w14:textId="16902B07" w:rsidR="00FD0138" w:rsidRDefault="00FD0138">
      <w:pPr>
        <w:pStyle w:val="Textkomente"/>
      </w:pPr>
      <w:r>
        <w:rPr>
          <w:rStyle w:val="Odkaznakoment"/>
        </w:rPr>
        <w:annotationRef/>
      </w:r>
      <w:r>
        <w:t>Vzorec 3.4 a 3.5 popisuje to samé akorát pokaždé pro jnou posloupnost, navíc xn jste stanovil jako posloupnost 1,0…0 tak je tato rovnice redundantní</w:t>
      </w:r>
    </w:p>
  </w:comment>
  <w:comment w:id="92" w:author="Konzal Jan (164745) [2]" w:date="2020-05-05T17:12:00Z" w:initials="KJ(">
    <w:p w14:paraId="2C8B60DE" w14:textId="5755C7DC" w:rsidR="00FD0138" w:rsidRDefault="00FD0138">
      <w:pPr>
        <w:pStyle w:val="Textkomente"/>
      </w:pPr>
      <w:r>
        <w:rPr>
          <w:rStyle w:val="Odkaznakoment"/>
        </w:rPr>
        <w:annotationRef/>
      </w:r>
      <w:r>
        <w:t>Měl jsem tady poznámku, že chybí definice zpětné Z transformace. Vztah (3.4) jsem našel jako definic zpětné z transformace. Jak to lépe vyřešit?</w:t>
      </w:r>
    </w:p>
  </w:comment>
  <w:comment w:id="122" w:author="Konzal Jan (164745) [2]" w:date="2020-03-17T18:51:00Z" w:initials="KJ(">
    <w:p w14:paraId="1713F3B0" w14:textId="1BBE7CB7" w:rsidR="00FD0138" w:rsidRDefault="00FD0138">
      <w:pPr>
        <w:pStyle w:val="Textkomente"/>
      </w:pPr>
      <w:r>
        <w:rPr>
          <w:rStyle w:val="Odkaznakoment"/>
        </w:rPr>
        <w:annotationRef/>
      </w:r>
      <w:r>
        <w:t>Doplnit, jak bude jasné kolik jich je třeba.</w:t>
      </w:r>
    </w:p>
  </w:comment>
  <w:comment w:id="129" w:author="KANKA" w:date="2020-04-27T19:35:00Z" w:initials="K">
    <w:p w14:paraId="3054B101" w14:textId="7FBA1E69" w:rsidR="00FD0138" w:rsidRDefault="00FD0138">
      <w:pPr>
        <w:pStyle w:val="Textkomente"/>
      </w:pPr>
      <w:r>
        <w:rPr>
          <w:rStyle w:val="Odkaznakoment"/>
        </w:rPr>
        <w:annotationRef/>
      </w:r>
      <w:r>
        <w:t>Technicky je to ok, ale přimluval bych se za to přepsat celkově úvod + princip do pca tak ,aby z něj byla jasná ta motivace. Potřebujete zde čtenáři ukázat, že tohle mu změní život. Součástí principu bych si představoval nějaké jednotlivé teoretické kroky, které ukážou odkud kam ta metoda vede, ukážete to graficky, pak zařadíte detailní popisy jednotlivých kroků s rovnicemi a nakonec zařadíte ten příklad.</w:t>
      </w:r>
    </w:p>
  </w:comment>
  <w:comment w:id="133" w:author="KANKA" w:date="2020-04-17T20:55:00Z" w:initials="K">
    <w:p w14:paraId="15CFC8A1" w14:textId="70EE173C" w:rsidR="00FD0138" w:rsidRDefault="00FD0138">
      <w:pPr>
        <w:pStyle w:val="Textkomente"/>
      </w:pPr>
      <w:r>
        <w:rPr>
          <w:rStyle w:val="Odkaznakoment"/>
        </w:rPr>
        <w:annotationRef/>
      </w:r>
      <w:r>
        <w:t>Čeho? Komponenta je číslo, rozptyl dělá něco jiného</w:t>
      </w:r>
    </w:p>
  </w:comment>
  <w:comment w:id="134" w:author="Konzal Jan (164745) [2]" w:date="2020-05-06T16:23:00Z" w:initials="KJ(">
    <w:p w14:paraId="2C1B6C77" w14:textId="0255B3FB" w:rsidR="00FD0138" w:rsidRDefault="00FD0138">
      <w:pPr>
        <w:pStyle w:val="Textkomente"/>
      </w:pPr>
      <w:r>
        <w:rPr>
          <w:rStyle w:val="Odkaznakoment"/>
        </w:rPr>
        <w:annotationRef/>
      </w:r>
      <w:r>
        <w:t>Takto to je popsáno v literatuře.</w:t>
      </w:r>
    </w:p>
  </w:comment>
  <w:comment w:id="150" w:author="Konzal Jan (164745) [2]" w:date="2020-05-09T15:31:00Z" w:initials="KJ(">
    <w:p w14:paraId="0D26DB57" w14:textId="7210486C" w:rsidR="00FD0138" w:rsidRDefault="00FD0138">
      <w:pPr>
        <w:pStyle w:val="Textkomente"/>
      </w:pPr>
      <w:r>
        <w:rPr>
          <w:rStyle w:val="Odkaznakoment"/>
        </w:rPr>
        <w:annotationRef/>
      </w:r>
      <w:r>
        <w:t>Pokus o převofmulování</w:t>
      </w:r>
    </w:p>
  </w:comment>
  <w:comment w:id="188" w:author="KANKA" w:date="2020-04-17T21:12:00Z" w:initials="K">
    <w:p w14:paraId="5404B101" w14:textId="031E04FF" w:rsidR="00FD0138" w:rsidRDefault="00FD0138">
      <w:pPr>
        <w:pStyle w:val="Textkomente"/>
      </w:pPr>
      <w:r>
        <w:rPr>
          <w:rStyle w:val="Odkaznakoment"/>
        </w:rPr>
        <w:annotationRef/>
      </w:r>
      <w:r>
        <w:t>Tak 1cm a 1e24cm je pořád stejná jednotka, ale škála je trochu jiná to se zde neprojeví?</w:t>
      </w:r>
    </w:p>
  </w:comment>
  <w:comment w:id="189" w:author="Konzal Jan (164745)" w:date="2020-05-11T18:41:00Z" w:initials="KJ(">
    <w:p w14:paraId="76A299BE" w14:textId="6D0CFB21" w:rsidR="00FD0138" w:rsidRDefault="00FD0138">
      <w:pPr>
        <w:pStyle w:val="Textkomente"/>
      </w:pPr>
      <w:r>
        <w:rPr>
          <w:rStyle w:val="Odkaznakoment"/>
        </w:rPr>
        <w:annotationRef/>
      </w:r>
      <w:r>
        <w:t xml:space="preserve">Literatura se o škále nezmiňuje, pouze o jednotkách, ale asi máte pravdu. </w:t>
      </w:r>
    </w:p>
  </w:comment>
  <w:comment w:id="195" w:author="KANKA" w:date="2020-04-17T21:14:00Z" w:initials="K">
    <w:p w14:paraId="22F282CF" w14:textId="62D56A1C" w:rsidR="00FD0138" w:rsidRDefault="00FD0138" w:rsidP="00893821">
      <w:pPr>
        <w:pStyle w:val="Textkomente"/>
        <w:ind w:left="0"/>
      </w:pPr>
      <w:r>
        <w:rPr>
          <w:rStyle w:val="Odkaznakoment"/>
        </w:rPr>
        <w:annotationRef/>
      </w:r>
      <w:r>
        <w:t xml:space="preserve">PCA1 neobsahuje největší datový rozptyl, ona naopak největší datový rozptyl redukuje </w:t>
      </w:r>
    </w:p>
  </w:comment>
  <w:comment w:id="196" w:author="Konzal Jan (164745)" w:date="2020-05-11T18:31:00Z" w:initials="KJ(">
    <w:p w14:paraId="75FB4D54" w14:textId="3C3FA0A0" w:rsidR="00FD0138" w:rsidRDefault="00FD0138">
      <w:pPr>
        <w:pStyle w:val="Textkomente"/>
      </w:pPr>
      <w:r>
        <w:rPr>
          <w:rStyle w:val="Odkaznakoment"/>
        </w:rPr>
        <w:annotationRef/>
      </w:r>
      <w:r>
        <w:t>Podle literatury každá hlavní komponenta obsahuje část rozptylu původních dat. Nebo to tak není?</w:t>
      </w:r>
    </w:p>
  </w:comment>
  <w:comment w:id="193" w:author="Konzal Jan (164745)" w:date="2020-02-26T14:01:00Z" w:initials="KJ(">
    <w:p w14:paraId="2F3D2810" w14:textId="0EE24857" w:rsidR="00FD0138" w:rsidRDefault="00FD0138">
      <w:pPr>
        <w:pStyle w:val="Textkomente"/>
      </w:pPr>
      <w:r>
        <w:rPr>
          <w:rStyle w:val="Odkaznakoment"/>
        </w:rPr>
        <w:annotationRef/>
      </w:r>
      <w:r>
        <w:t>Nevím jak lépe z toho ven. Žádná literatura nepočítá s tím, že by rozptyl obsažený v HK s pořadím HK neklesal.</w:t>
      </w:r>
    </w:p>
  </w:comment>
  <w:comment w:id="194" w:author="KANKA" w:date="2020-04-17T21:16:00Z" w:initials="K">
    <w:p w14:paraId="069AFA88" w14:textId="7B44E851" w:rsidR="00FD0138" w:rsidRDefault="00FD0138">
      <w:pPr>
        <w:pStyle w:val="Textkomente"/>
      </w:pPr>
      <w:r>
        <w:rPr>
          <w:rStyle w:val="Odkaznakoment"/>
        </w:rPr>
        <w:annotationRef/>
      </w:r>
      <w:r>
        <w:t>To ani nemůže z principu PCA. Hodilo by se vám víc obrázků, na kterých to dění ilustrujete</w:t>
      </w:r>
    </w:p>
  </w:comment>
  <w:comment w:id="205" w:author="Konzal Jan (164745) [2]" w:date="2020-03-19T13:33:00Z" w:initials="KJ(">
    <w:p w14:paraId="1F4BA8E1" w14:textId="7C30E83C" w:rsidR="00FD0138" w:rsidRDefault="00FD0138" w:rsidP="00624696">
      <w:pPr>
        <w:pStyle w:val="Textkomente"/>
      </w:pPr>
      <w:r>
        <w:rPr>
          <w:rStyle w:val="Odkaznakoment"/>
        </w:rPr>
        <w:annotationRef/>
      </w:r>
      <w:r>
        <w:t>Vyřeším po upřesnění.</w:t>
      </w:r>
    </w:p>
  </w:comment>
  <w:comment w:id="230" w:author="KANKA" w:date="2020-04-17T21:32:00Z" w:initials="K">
    <w:p w14:paraId="431B58B6" w14:textId="77777777" w:rsidR="00FD0138" w:rsidRDefault="00FD0138" w:rsidP="00641581">
      <w:pPr>
        <w:pStyle w:val="Textkomente"/>
      </w:pPr>
      <w:r>
        <w:rPr>
          <w:rStyle w:val="Odkaznakoment"/>
        </w:rPr>
        <w:annotationRef/>
      </w:r>
      <w:r>
        <w:t>Tohle je moc dobrý příklad, velmi dobře zpracován, ale chtěl bych z otho mít učiněný nějaký uchopitelný, interpretovatelný, závěr. Jako ukázka postupu je to vynikající, samotný poslední odstavec ale není dostačující k pochopení, že to není jen matika pro matiku.</w:t>
      </w:r>
    </w:p>
    <w:p w14:paraId="0E66F5FC" w14:textId="3329F1A7" w:rsidR="00FD0138" w:rsidRDefault="00FD0138" w:rsidP="00641581">
      <w:pPr>
        <w:pStyle w:val="Textkomente"/>
      </w:pPr>
      <w:r>
        <w:t>Tedy samotná vizualizace je jeden možný závěr, ale také segmentace/klasifikace je jeden z možných a správných závěrů. Když dobře zpracujete úvodní motivaci pak bude i celý příklad jasnější</w:t>
      </w:r>
    </w:p>
  </w:comment>
  <w:comment w:id="357" w:author="KANKA" w:date="2020-04-27T19:50:00Z" w:initials="K">
    <w:p w14:paraId="4EA01DF9" w14:textId="059865C7" w:rsidR="00FD0138" w:rsidRDefault="00FD0138">
      <w:pPr>
        <w:pStyle w:val="Textkomente"/>
      </w:pPr>
      <w:r>
        <w:rPr>
          <w:rStyle w:val="Odkaznakoment"/>
        </w:rPr>
        <w:annotationRef/>
      </w:r>
      <w:r>
        <w:t>Nejsem si jistý, jestli je lineární separabilita podmínkou, protože SVM můžou být obecně n-tého řádu (nejen lineární, ale i kvadratické apod) – prosím ověřte</w:t>
      </w:r>
    </w:p>
    <w:p w14:paraId="12E4D7FC" w14:textId="1C6AF75B" w:rsidR="00FD0138" w:rsidRDefault="00FD0138">
      <w:pPr>
        <w:pStyle w:val="Textkomente"/>
      </w:pPr>
    </w:p>
  </w:comment>
  <w:comment w:id="358" w:author="Konzal Jan (164745)" w:date="2020-05-12T16:00:00Z" w:initials="KJ(">
    <w:p w14:paraId="0B116CEA" w14:textId="512A6C94" w:rsidR="00FD0138" w:rsidRDefault="00FD0138">
      <w:pPr>
        <w:pStyle w:val="Textkomente"/>
      </w:pPr>
      <w:r>
        <w:rPr>
          <w:rStyle w:val="Odkaznakoment"/>
        </w:rPr>
        <w:annotationRef/>
      </w:r>
      <w:r>
        <w:t>Máte nejspíš pravdu, v literatuře je pro pochopení vysvětlena lineární verze SVM, pro kterou to platí. Neupřesnil jsem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B65277" w15:done="0"/>
  <w15:commentEx w15:paraId="02A08710" w15:done="0"/>
  <w15:commentEx w15:paraId="20C05482" w15:done="0"/>
  <w15:commentEx w15:paraId="615C2FAC" w15:done="0"/>
  <w15:commentEx w15:paraId="2E190541" w15:done="0"/>
  <w15:commentEx w15:paraId="2C8B60DE" w15:paraIdParent="2E190541" w15:done="0"/>
  <w15:commentEx w15:paraId="1713F3B0" w15:done="0"/>
  <w15:commentEx w15:paraId="3054B101" w15:done="0"/>
  <w15:commentEx w15:paraId="15CFC8A1" w15:done="0"/>
  <w15:commentEx w15:paraId="2C1B6C77" w15:paraIdParent="15CFC8A1" w15:done="0"/>
  <w15:commentEx w15:paraId="0D26DB57" w15:done="0"/>
  <w15:commentEx w15:paraId="5404B101" w15:done="0"/>
  <w15:commentEx w15:paraId="76A299BE" w15:paraIdParent="5404B101" w15:done="0"/>
  <w15:commentEx w15:paraId="22F282CF" w15:done="0"/>
  <w15:commentEx w15:paraId="75FB4D54" w15:paraIdParent="22F282CF" w15:done="0"/>
  <w15:commentEx w15:paraId="2F3D2810" w15:done="0"/>
  <w15:commentEx w15:paraId="069AFA88" w15:paraIdParent="2F3D2810" w15:done="0"/>
  <w15:commentEx w15:paraId="1F4BA8E1" w15:done="0"/>
  <w15:commentEx w15:paraId="0E66F5FC" w15:done="0"/>
  <w15:commentEx w15:paraId="12E4D7FC" w15:done="0"/>
  <w15:commentEx w15:paraId="0B116CEA" w15:paraIdParent="12E4D7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B65277" w16cid:durableId="22448CC6"/>
  <w16cid:commentId w16cid:paraId="02A08710" w16cid:durableId="22448E37"/>
  <w16cid:commentId w16cid:paraId="20C05482" w16cid:durableId="2266A2FE"/>
  <w16cid:commentId w16cid:paraId="615C2FAC" w16cid:durableId="225C1EB3"/>
  <w16cid:commentId w16cid:paraId="2E190541" w16cid:durableId="2251AE26"/>
  <w16cid:commentId w16cid:paraId="2C8B60DE" w16cid:durableId="225C1D0B"/>
  <w16cid:commentId w16cid:paraId="1713F3B0" w16cid:durableId="221B9A9B"/>
  <w16cid:commentId w16cid:paraId="3054B101" w16cid:durableId="2251B281"/>
  <w16cid:commentId w16cid:paraId="15CFC8A1" w16cid:durableId="2244965D"/>
  <w16cid:commentId w16cid:paraId="2C1B6C77" w16cid:durableId="225D62F7"/>
  <w16cid:commentId w16cid:paraId="0D26DB57" w16cid:durableId="22614B62"/>
  <w16cid:commentId w16cid:paraId="5404B101" w16cid:durableId="22449A33"/>
  <w16cid:commentId w16cid:paraId="76A299BE" w16cid:durableId="22641ACA"/>
  <w16cid:commentId w16cid:paraId="22F282CF" w16cid:durableId="22449AC6"/>
  <w16cid:commentId w16cid:paraId="75FB4D54" w16cid:durableId="2264188C"/>
  <w16cid:commentId w16cid:paraId="2F3D2810" w16cid:durableId="2200F8CD"/>
  <w16cid:commentId w16cid:paraId="069AFA88" w16cid:durableId="22449B25"/>
  <w16cid:commentId w16cid:paraId="1F4BA8E1" w16cid:durableId="221DF341"/>
  <w16cid:commentId w16cid:paraId="0E66F5FC" w16cid:durableId="22449EE7"/>
  <w16cid:commentId w16cid:paraId="12E4D7FC" w16cid:durableId="2251B603"/>
  <w16cid:commentId w16cid:paraId="0B116CEA" w16cid:durableId="226546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74328" w14:textId="77777777" w:rsidR="00C112B8" w:rsidRDefault="00C112B8">
      <w:pPr>
        <w:spacing w:line="240" w:lineRule="auto"/>
      </w:pPr>
      <w:r>
        <w:separator/>
      </w:r>
    </w:p>
  </w:endnote>
  <w:endnote w:type="continuationSeparator" w:id="0">
    <w:p w14:paraId="330B0540" w14:textId="77777777" w:rsidR="00C112B8" w:rsidRDefault="00C112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Vafle VUT">
    <w:panose1 w:val="02000506030000020004"/>
    <w:charset w:val="EE"/>
    <w:family w:val="auto"/>
    <w:pitch w:val="variable"/>
    <w:sig w:usb0="800000AF" w:usb1="5000606A" w:usb2="00000000" w:usb3="00000000" w:csb0="0000000B"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TimesNewRoman">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GothicNeo">
    <w:charset w:val="81"/>
    <w:family w:val="swiss"/>
    <w:pitch w:val="variable"/>
    <w:sig w:usb0="800002BF" w:usb1="29D7A47B" w:usb2="00000010" w:usb3="00000000" w:csb0="0029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2297" w14:textId="77777777" w:rsidR="00FD0138" w:rsidRDefault="00FD0138"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7454B1C6" w14:textId="77777777" w:rsidR="00FD0138" w:rsidRDefault="00FD0138"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83595" w14:textId="77777777" w:rsidR="00FD0138" w:rsidRDefault="00FD0138"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467F0" w14:textId="77777777" w:rsidR="00FD0138" w:rsidRDefault="00FD0138">
    <w:pPr>
      <w:pStyle w:val="Zpat"/>
      <w:jc w:val="right"/>
    </w:pPr>
  </w:p>
  <w:p w14:paraId="43343548" w14:textId="77777777" w:rsidR="00FD0138" w:rsidRDefault="00FD0138">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09F36" w14:textId="77777777" w:rsidR="00FD0138" w:rsidRDefault="00FD0138" w:rsidP="002975FF">
    <w:pPr>
      <w:pStyle w:val="Zpat"/>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46A34" w14:textId="77777777" w:rsidR="00FD0138" w:rsidRDefault="00FD0138">
    <w:pPr>
      <w:pStyle w:val="Zpat"/>
      <w:jc w:val="right"/>
    </w:pPr>
    <w:r>
      <w:fldChar w:fldCharType="begin"/>
    </w:r>
    <w:r>
      <w:instrText>PAGE   \* MERGEFORMAT</w:instrText>
    </w:r>
    <w:r>
      <w:fldChar w:fldCharType="separate"/>
    </w:r>
    <w:r>
      <w:rPr>
        <w:noProof/>
      </w:rPr>
      <w:t>8</w:t>
    </w:r>
    <w:r>
      <w:fldChar w:fldCharType="end"/>
    </w:r>
  </w:p>
  <w:p w14:paraId="109B25E9" w14:textId="77777777" w:rsidR="00FD0138" w:rsidRDefault="00FD0138" w:rsidP="002975FF">
    <w:pPr>
      <w:pStyle w:val="Zpat"/>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C77E7" w14:textId="77777777" w:rsidR="00FD0138" w:rsidRDefault="00FD0138">
    <w:pPr>
      <w:pStyle w:val="Zpat"/>
      <w:jc w:val="right"/>
    </w:pPr>
    <w:r>
      <w:fldChar w:fldCharType="begin"/>
    </w:r>
    <w:r>
      <w:instrText>PAGE   \* MERGEFORMAT</w:instrText>
    </w:r>
    <w:r>
      <w:fldChar w:fldCharType="separate"/>
    </w:r>
    <w:r>
      <w:rPr>
        <w:noProof/>
      </w:rPr>
      <w:t>3</w:t>
    </w:r>
    <w:r>
      <w:fldChar w:fldCharType="end"/>
    </w:r>
  </w:p>
  <w:p w14:paraId="6B50A305" w14:textId="77777777" w:rsidR="00FD0138" w:rsidRDefault="00FD013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3E87C" w14:textId="77777777" w:rsidR="00C112B8" w:rsidRDefault="00C112B8">
      <w:pPr>
        <w:spacing w:line="240" w:lineRule="auto"/>
      </w:pPr>
      <w:r>
        <w:separator/>
      </w:r>
    </w:p>
  </w:footnote>
  <w:footnote w:type="continuationSeparator" w:id="0">
    <w:p w14:paraId="5F088A61" w14:textId="77777777" w:rsidR="00C112B8" w:rsidRDefault="00C112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8E36ECF"/>
    <w:multiLevelType w:val="hybridMultilevel"/>
    <w:tmpl w:val="D5D8410A"/>
    <w:lvl w:ilvl="0" w:tplc="5EDCBBEC">
      <w:start w:val="1"/>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77B44A9"/>
    <w:multiLevelType w:val="hybridMultilevel"/>
    <w:tmpl w:val="BB541DDA"/>
    <w:lvl w:ilvl="0" w:tplc="0DB0651E">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87802DF"/>
    <w:multiLevelType w:val="hybridMultilevel"/>
    <w:tmpl w:val="6CD824F4"/>
    <w:lvl w:ilvl="0" w:tplc="ED289BB8">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0" w15:restartNumberingAfterBreak="0">
    <w:nsid w:val="41175C2C"/>
    <w:multiLevelType w:val="hybridMultilevel"/>
    <w:tmpl w:val="7A86DBE0"/>
    <w:lvl w:ilvl="0" w:tplc="04050001">
      <w:start w:val="1"/>
      <w:numFmt w:val="bullet"/>
      <w:lvlText w:val=""/>
      <w:lvlJc w:val="left"/>
      <w:pPr>
        <w:ind w:left="1133" w:hanging="360"/>
      </w:pPr>
      <w:rPr>
        <w:rFonts w:ascii="Symbol" w:hAnsi="Symbol" w:hint="default"/>
      </w:rPr>
    </w:lvl>
    <w:lvl w:ilvl="1" w:tplc="04050003" w:tentative="1">
      <w:start w:val="1"/>
      <w:numFmt w:val="bullet"/>
      <w:lvlText w:val="o"/>
      <w:lvlJc w:val="left"/>
      <w:pPr>
        <w:ind w:left="1853" w:hanging="360"/>
      </w:pPr>
      <w:rPr>
        <w:rFonts w:ascii="Courier New" w:hAnsi="Courier New" w:cs="Courier New" w:hint="default"/>
      </w:rPr>
    </w:lvl>
    <w:lvl w:ilvl="2" w:tplc="04050005" w:tentative="1">
      <w:start w:val="1"/>
      <w:numFmt w:val="bullet"/>
      <w:lvlText w:val=""/>
      <w:lvlJc w:val="left"/>
      <w:pPr>
        <w:ind w:left="2573" w:hanging="360"/>
      </w:pPr>
      <w:rPr>
        <w:rFonts w:ascii="Wingdings" w:hAnsi="Wingdings" w:hint="default"/>
      </w:rPr>
    </w:lvl>
    <w:lvl w:ilvl="3" w:tplc="04050001" w:tentative="1">
      <w:start w:val="1"/>
      <w:numFmt w:val="bullet"/>
      <w:lvlText w:val=""/>
      <w:lvlJc w:val="left"/>
      <w:pPr>
        <w:ind w:left="3293" w:hanging="360"/>
      </w:pPr>
      <w:rPr>
        <w:rFonts w:ascii="Symbol" w:hAnsi="Symbol" w:hint="default"/>
      </w:rPr>
    </w:lvl>
    <w:lvl w:ilvl="4" w:tplc="04050003" w:tentative="1">
      <w:start w:val="1"/>
      <w:numFmt w:val="bullet"/>
      <w:lvlText w:val="o"/>
      <w:lvlJc w:val="left"/>
      <w:pPr>
        <w:ind w:left="4013" w:hanging="360"/>
      </w:pPr>
      <w:rPr>
        <w:rFonts w:ascii="Courier New" w:hAnsi="Courier New" w:cs="Courier New" w:hint="default"/>
      </w:rPr>
    </w:lvl>
    <w:lvl w:ilvl="5" w:tplc="04050005" w:tentative="1">
      <w:start w:val="1"/>
      <w:numFmt w:val="bullet"/>
      <w:lvlText w:val=""/>
      <w:lvlJc w:val="left"/>
      <w:pPr>
        <w:ind w:left="4733" w:hanging="360"/>
      </w:pPr>
      <w:rPr>
        <w:rFonts w:ascii="Wingdings" w:hAnsi="Wingdings" w:hint="default"/>
      </w:rPr>
    </w:lvl>
    <w:lvl w:ilvl="6" w:tplc="04050001" w:tentative="1">
      <w:start w:val="1"/>
      <w:numFmt w:val="bullet"/>
      <w:lvlText w:val=""/>
      <w:lvlJc w:val="left"/>
      <w:pPr>
        <w:ind w:left="5453" w:hanging="360"/>
      </w:pPr>
      <w:rPr>
        <w:rFonts w:ascii="Symbol" w:hAnsi="Symbol" w:hint="default"/>
      </w:rPr>
    </w:lvl>
    <w:lvl w:ilvl="7" w:tplc="04050003" w:tentative="1">
      <w:start w:val="1"/>
      <w:numFmt w:val="bullet"/>
      <w:lvlText w:val="o"/>
      <w:lvlJc w:val="left"/>
      <w:pPr>
        <w:ind w:left="6173" w:hanging="360"/>
      </w:pPr>
      <w:rPr>
        <w:rFonts w:ascii="Courier New" w:hAnsi="Courier New" w:cs="Courier New" w:hint="default"/>
      </w:rPr>
    </w:lvl>
    <w:lvl w:ilvl="8" w:tplc="04050005" w:tentative="1">
      <w:start w:val="1"/>
      <w:numFmt w:val="bullet"/>
      <w:lvlText w:val=""/>
      <w:lvlJc w:val="left"/>
      <w:pPr>
        <w:ind w:left="6893" w:hanging="360"/>
      </w:pPr>
      <w:rPr>
        <w:rFonts w:ascii="Wingdings" w:hAnsi="Wingdings" w:hint="default"/>
      </w:rPr>
    </w:lvl>
  </w:abstractNum>
  <w:abstractNum w:abstractNumId="11"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3" w15:restartNumberingAfterBreak="0">
    <w:nsid w:val="47781D6A"/>
    <w:multiLevelType w:val="hybridMultilevel"/>
    <w:tmpl w:val="D5BA018C"/>
    <w:lvl w:ilvl="0" w:tplc="9462F8F8">
      <w:start w:val="1"/>
      <w:numFmt w:val="decimal"/>
      <w:pStyle w:val="Nadpis6"/>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844B2E"/>
    <w:multiLevelType w:val="hybridMultilevel"/>
    <w:tmpl w:val="BBD8D0C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7"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6714D"/>
    <w:multiLevelType w:val="hybridMultilevel"/>
    <w:tmpl w:val="B13A96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630F54"/>
    <w:multiLevelType w:val="hybridMultilevel"/>
    <w:tmpl w:val="05841386"/>
    <w:lvl w:ilvl="0" w:tplc="E58CD070">
      <w:start w:val="1"/>
      <w:numFmt w:val="decimal"/>
      <w:lvlText w:val="%1)"/>
      <w:lvlJc w:val="left"/>
      <w:pPr>
        <w:ind w:left="717" w:hanging="360"/>
      </w:pPr>
      <w:rPr>
        <w:rFonts w:hint="default"/>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3"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A63FF2"/>
    <w:multiLevelType w:val="multilevel"/>
    <w:tmpl w:val="01D6A99E"/>
    <w:lvl w:ilvl="0">
      <w:start w:val="1"/>
      <w:numFmt w:val="decimal"/>
      <w:pStyle w:val="Nadpis1"/>
      <w:lvlText w:val="%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rPr>
        <w:b/>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78330530"/>
    <w:multiLevelType w:val="hybridMultilevel"/>
    <w:tmpl w:val="79181E76"/>
    <w:lvl w:ilvl="0" w:tplc="424E330A">
      <w:start w:val="1"/>
      <w:numFmt w:val="decimal"/>
      <w:lvlText w:val="%1)"/>
      <w:lvlJc w:val="left"/>
      <w:pPr>
        <w:ind w:left="717" w:hanging="360"/>
      </w:pPr>
      <w:rPr>
        <w:rFonts w:hint="default"/>
        <w:sz w:val="16"/>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7"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2E1C42"/>
    <w:multiLevelType w:val="multilevel"/>
    <w:tmpl w:val="DEB42C78"/>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D5029A4"/>
    <w:multiLevelType w:val="hybridMultilevel"/>
    <w:tmpl w:val="8132B8A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num w:numId="1">
    <w:abstractNumId w:val="21"/>
  </w:num>
  <w:num w:numId="2">
    <w:abstractNumId w:val="12"/>
  </w:num>
  <w:num w:numId="3">
    <w:abstractNumId w:val="4"/>
  </w:num>
  <w:num w:numId="4">
    <w:abstractNumId w:val="3"/>
  </w:num>
  <w:num w:numId="5">
    <w:abstractNumId w:val="9"/>
  </w:num>
  <w:num w:numId="6">
    <w:abstractNumId w:val="9"/>
    <w:lvlOverride w:ilvl="0">
      <w:startOverride w:val="1"/>
    </w:lvlOverride>
  </w:num>
  <w:num w:numId="7">
    <w:abstractNumId w:val="2"/>
  </w:num>
  <w:num w:numId="8">
    <w:abstractNumId w:val="2"/>
    <w:lvlOverride w:ilvl="0">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7"/>
  </w:num>
  <w:num w:numId="12">
    <w:abstractNumId w:val="27"/>
  </w:num>
  <w:num w:numId="13">
    <w:abstractNumId w:val="6"/>
  </w:num>
  <w:num w:numId="14">
    <w:abstractNumId w:val="6"/>
    <w:lvlOverride w:ilvl="0">
      <w:startOverride w:val="1"/>
    </w:lvlOverride>
  </w:num>
  <w:num w:numId="15">
    <w:abstractNumId w:val="5"/>
  </w:num>
  <w:num w:numId="16">
    <w:abstractNumId w:val="1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num>
  <w:num w:numId="20">
    <w:abstractNumId w:val="8"/>
  </w:num>
  <w:num w:numId="21">
    <w:abstractNumId w:val="14"/>
  </w:num>
  <w:num w:numId="22">
    <w:abstractNumId w:val="24"/>
  </w:num>
  <w:num w:numId="23">
    <w:abstractNumId w:val="11"/>
  </w:num>
  <w:num w:numId="24">
    <w:abstractNumId w:val="0"/>
  </w:num>
  <w:num w:numId="25">
    <w:abstractNumId w:val="0"/>
    <w:lvlOverride w:ilvl="0">
      <w:startOverride w:val="1"/>
    </w:lvlOverride>
  </w:num>
  <w:num w:numId="26">
    <w:abstractNumId w:val="5"/>
  </w:num>
  <w:num w:numId="27">
    <w:abstractNumId w:val="11"/>
  </w:num>
  <w:num w:numId="28">
    <w:abstractNumId w:val="11"/>
  </w:num>
  <w:num w:numId="29">
    <w:abstractNumId w:val="11"/>
  </w:num>
  <w:num w:numId="30">
    <w:abstractNumId w:val="25"/>
  </w:num>
  <w:num w:numId="31">
    <w:abstractNumId w:val="13"/>
  </w:num>
  <w:num w:numId="32">
    <w:abstractNumId w:val="4"/>
    <w:lvlOverride w:ilvl="0">
      <w:startOverride w:val="1"/>
    </w:lvlOverride>
  </w:num>
  <w:num w:numId="33">
    <w:abstractNumId w:val="25"/>
  </w:num>
  <w:num w:numId="34">
    <w:abstractNumId w:val="25"/>
  </w:num>
  <w:num w:numId="35">
    <w:abstractNumId w:val="4"/>
    <w:lvlOverride w:ilvl="0">
      <w:startOverride w:val="1"/>
    </w:lvlOverride>
  </w:num>
  <w:num w:numId="36">
    <w:abstractNumId w:val="19"/>
  </w:num>
  <w:num w:numId="37">
    <w:abstractNumId w:val="18"/>
  </w:num>
  <w:num w:numId="38">
    <w:abstractNumId w:val="4"/>
    <w:lvlOverride w:ilvl="0">
      <w:startOverride w:val="1"/>
    </w:lvlOverride>
  </w:num>
  <w:num w:numId="39">
    <w:abstractNumId w:val="28"/>
  </w:num>
  <w:num w:numId="40">
    <w:abstractNumId w:val="20"/>
  </w:num>
  <w:num w:numId="41">
    <w:abstractNumId w:val="29"/>
  </w:num>
  <w:num w:numId="42">
    <w:abstractNumId w:val="10"/>
  </w:num>
  <w:num w:numId="43">
    <w:abstractNumId w:val="16"/>
  </w:num>
  <w:num w:numId="44">
    <w:abstractNumId w:val="26"/>
  </w:num>
  <w:num w:numId="45">
    <w:abstractNumId w:val="1"/>
  </w:num>
  <w:num w:numId="46">
    <w:abstractNumId w:val="2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nzal Jan (164745)">
    <w15:presenceInfo w15:providerId="None" w15:userId="Konzal Jan (164745)"/>
  </w15:person>
  <w15:person w15:author="KANKA">
    <w15:presenceInfo w15:providerId="AD" w15:userId="S::kanka@spsoafm.cz::5756171a-3955-4938-a8f4-9edd1b27140d"/>
  </w15:person>
  <w15:person w15:author="Konzal Jan (164745) [2]">
    <w15:presenceInfo w15:providerId="AD" w15:userId="S::xkonza01@vutbr.cz::932ee0a7-0244-4dcf-af10-cec9acbbb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2CB"/>
    <w:rsid w:val="00000D32"/>
    <w:rsid w:val="00001EC6"/>
    <w:rsid w:val="00001F08"/>
    <w:rsid w:val="000028E3"/>
    <w:rsid w:val="00005369"/>
    <w:rsid w:val="00006017"/>
    <w:rsid w:val="000135CD"/>
    <w:rsid w:val="00015DB4"/>
    <w:rsid w:val="00017C08"/>
    <w:rsid w:val="00020172"/>
    <w:rsid w:val="000257DD"/>
    <w:rsid w:val="00027900"/>
    <w:rsid w:val="00030897"/>
    <w:rsid w:val="00031BFF"/>
    <w:rsid w:val="00032785"/>
    <w:rsid w:val="00032B33"/>
    <w:rsid w:val="0003398E"/>
    <w:rsid w:val="00037397"/>
    <w:rsid w:val="00041767"/>
    <w:rsid w:val="000469A8"/>
    <w:rsid w:val="00050E33"/>
    <w:rsid w:val="000540F5"/>
    <w:rsid w:val="00054D9B"/>
    <w:rsid w:val="00060F4D"/>
    <w:rsid w:val="00061CAC"/>
    <w:rsid w:val="00063097"/>
    <w:rsid w:val="000670AE"/>
    <w:rsid w:val="00067407"/>
    <w:rsid w:val="00073170"/>
    <w:rsid w:val="0007407C"/>
    <w:rsid w:val="00074F99"/>
    <w:rsid w:val="00075BC1"/>
    <w:rsid w:val="00076E1D"/>
    <w:rsid w:val="00076FD1"/>
    <w:rsid w:val="00077474"/>
    <w:rsid w:val="0008007D"/>
    <w:rsid w:val="00081B74"/>
    <w:rsid w:val="00083B69"/>
    <w:rsid w:val="00084C08"/>
    <w:rsid w:val="0009115A"/>
    <w:rsid w:val="00091B0C"/>
    <w:rsid w:val="0009237F"/>
    <w:rsid w:val="00094003"/>
    <w:rsid w:val="0009424B"/>
    <w:rsid w:val="000A4596"/>
    <w:rsid w:val="000A7732"/>
    <w:rsid w:val="000B585C"/>
    <w:rsid w:val="000B6C0E"/>
    <w:rsid w:val="000B75FE"/>
    <w:rsid w:val="000C314B"/>
    <w:rsid w:val="000C31AF"/>
    <w:rsid w:val="000C668B"/>
    <w:rsid w:val="000C7324"/>
    <w:rsid w:val="000D24D7"/>
    <w:rsid w:val="000D7540"/>
    <w:rsid w:val="000E1A93"/>
    <w:rsid w:val="000E41AC"/>
    <w:rsid w:val="000E57D3"/>
    <w:rsid w:val="000E639F"/>
    <w:rsid w:val="000E655C"/>
    <w:rsid w:val="000F0094"/>
    <w:rsid w:val="000F2028"/>
    <w:rsid w:val="000F6D98"/>
    <w:rsid w:val="00101CB1"/>
    <w:rsid w:val="00102CA7"/>
    <w:rsid w:val="00107D8A"/>
    <w:rsid w:val="00112CCD"/>
    <w:rsid w:val="00115993"/>
    <w:rsid w:val="00120B8B"/>
    <w:rsid w:val="001237B9"/>
    <w:rsid w:val="001370CB"/>
    <w:rsid w:val="00140EE8"/>
    <w:rsid w:val="00141AA9"/>
    <w:rsid w:val="00142488"/>
    <w:rsid w:val="00144A78"/>
    <w:rsid w:val="001523CE"/>
    <w:rsid w:val="0015431A"/>
    <w:rsid w:val="00162AE4"/>
    <w:rsid w:val="0016673D"/>
    <w:rsid w:val="0017089B"/>
    <w:rsid w:val="00171A18"/>
    <w:rsid w:val="00177132"/>
    <w:rsid w:val="00177593"/>
    <w:rsid w:val="001810C7"/>
    <w:rsid w:val="001835AE"/>
    <w:rsid w:val="001860F7"/>
    <w:rsid w:val="0018613B"/>
    <w:rsid w:val="001908A3"/>
    <w:rsid w:val="0019118E"/>
    <w:rsid w:val="001963E9"/>
    <w:rsid w:val="001A311D"/>
    <w:rsid w:val="001A6A6B"/>
    <w:rsid w:val="001A6A8F"/>
    <w:rsid w:val="001B163E"/>
    <w:rsid w:val="001B339E"/>
    <w:rsid w:val="001B50EC"/>
    <w:rsid w:val="001B6EEE"/>
    <w:rsid w:val="001C2156"/>
    <w:rsid w:val="001C2707"/>
    <w:rsid w:val="001C33AE"/>
    <w:rsid w:val="001C41D9"/>
    <w:rsid w:val="001C73B0"/>
    <w:rsid w:val="001D02CB"/>
    <w:rsid w:val="001D19ED"/>
    <w:rsid w:val="001D5060"/>
    <w:rsid w:val="001D5981"/>
    <w:rsid w:val="001E39B9"/>
    <w:rsid w:val="001F190F"/>
    <w:rsid w:val="001F57BF"/>
    <w:rsid w:val="001F7B6E"/>
    <w:rsid w:val="002007F0"/>
    <w:rsid w:val="0020199D"/>
    <w:rsid w:val="00202035"/>
    <w:rsid w:val="0020405F"/>
    <w:rsid w:val="00212B3D"/>
    <w:rsid w:val="002224A4"/>
    <w:rsid w:val="0022350C"/>
    <w:rsid w:val="002266AF"/>
    <w:rsid w:val="00230B82"/>
    <w:rsid w:val="00231525"/>
    <w:rsid w:val="002325A2"/>
    <w:rsid w:val="00234DFF"/>
    <w:rsid w:val="00235D91"/>
    <w:rsid w:val="0023628C"/>
    <w:rsid w:val="002378D6"/>
    <w:rsid w:val="0024279E"/>
    <w:rsid w:val="00246B43"/>
    <w:rsid w:val="00251469"/>
    <w:rsid w:val="002520CB"/>
    <w:rsid w:val="0025571D"/>
    <w:rsid w:val="00256E2D"/>
    <w:rsid w:val="00263D17"/>
    <w:rsid w:val="00267057"/>
    <w:rsid w:val="002724A2"/>
    <w:rsid w:val="0027252D"/>
    <w:rsid w:val="00274623"/>
    <w:rsid w:val="00276E99"/>
    <w:rsid w:val="00280066"/>
    <w:rsid w:val="00280418"/>
    <w:rsid w:val="00280DDA"/>
    <w:rsid w:val="00287726"/>
    <w:rsid w:val="00287732"/>
    <w:rsid w:val="00292B6F"/>
    <w:rsid w:val="002975FF"/>
    <w:rsid w:val="002A28E1"/>
    <w:rsid w:val="002A7122"/>
    <w:rsid w:val="002A7FE0"/>
    <w:rsid w:val="002B1364"/>
    <w:rsid w:val="002B1A07"/>
    <w:rsid w:val="002B2A73"/>
    <w:rsid w:val="002B340E"/>
    <w:rsid w:val="002B3C00"/>
    <w:rsid w:val="002B5D8B"/>
    <w:rsid w:val="002B67D4"/>
    <w:rsid w:val="002B7859"/>
    <w:rsid w:val="002C09C7"/>
    <w:rsid w:val="002C0A91"/>
    <w:rsid w:val="002C167C"/>
    <w:rsid w:val="002C33B2"/>
    <w:rsid w:val="002C7575"/>
    <w:rsid w:val="002D2A1B"/>
    <w:rsid w:val="002D40B8"/>
    <w:rsid w:val="002D4518"/>
    <w:rsid w:val="002D4CA1"/>
    <w:rsid w:val="002D4F71"/>
    <w:rsid w:val="002D5F13"/>
    <w:rsid w:val="002D61FE"/>
    <w:rsid w:val="002E042A"/>
    <w:rsid w:val="002E248F"/>
    <w:rsid w:val="002E398B"/>
    <w:rsid w:val="002E682B"/>
    <w:rsid w:val="002F0536"/>
    <w:rsid w:val="002F0701"/>
    <w:rsid w:val="002F65F6"/>
    <w:rsid w:val="002F6E59"/>
    <w:rsid w:val="00300D9E"/>
    <w:rsid w:val="00301720"/>
    <w:rsid w:val="003031E5"/>
    <w:rsid w:val="00304637"/>
    <w:rsid w:val="003051AF"/>
    <w:rsid w:val="003101C2"/>
    <w:rsid w:val="00310386"/>
    <w:rsid w:val="00314A13"/>
    <w:rsid w:val="00334E64"/>
    <w:rsid w:val="00335724"/>
    <w:rsid w:val="00336E27"/>
    <w:rsid w:val="0034061E"/>
    <w:rsid w:val="0034546F"/>
    <w:rsid w:val="00346A81"/>
    <w:rsid w:val="003470A5"/>
    <w:rsid w:val="00347E1F"/>
    <w:rsid w:val="003513BB"/>
    <w:rsid w:val="00351508"/>
    <w:rsid w:val="0035367B"/>
    <w:rsid w:val="00353698"/>
    <w:rsid w:val="00360863"/>
    <w:rsid w:val="00360DB6"/>
    <w:rsid w:val="00365280"/>
    <w:rsid w:val="003667C3"/>
    <w:rsid w:val="003675FE"/>
    <w:rsid w:val="00370F04"/>
    <w:rsid w:val="00371111"/>
    <w:rsid w:val="00373B2B"/>
    <w:rsid w:val="003813F7"/>
    <w:rsid w:val="003822DC"/>
    <w:rsid w:val="00390A74"/>
    <w:rsid w:val="00391469"/>
    <w:rsid w:val="003926B2"/>
    <w:rsid w:val="003964FA"/>
    <w:rsid w:val="0039742C"/>
    <w:rsid w:val="003A23B1"/>
    <w:rsid w:val="003A29E9"/>
    <w:rsid w:val="003A4D80"/>
    <w:rsid w:val="003B25E6"/>
    <w:rsid w:val="003B32D9"/>
    <w:rsid w:val="003B3C99"/>
    <w:rsid w:val="003B4218"/>
    <w:rsid w:val="003B570F"/>
    <w:rsid w:val="003B72C9"/>
    <w:rsid w:val="003C7BF7"/>
    <w:rsid w:val="003D0390"/>
    <w:rsid w:val="003D0A68"/>
    <w:rsid w:val="003D1060"/>
    <w:rsid w:val="003D1626"/>
    <w:rsid w:val="003D3942"/>
    <w:rsid w:val="003D78EB"/>
    <w:rsid w:val="003E0726"/>
    <w:rsid w:val="003E455F"/>
    <w:rsid w:val="003E65D3"/>
    <w:rsid w:val="003E71FB"/>
    <w:rsid w:val="003E7224"/>
    <w:rsid w:val="003F2CEA"/>
    <w:rsid w:val="003F37D5"/>
    <w:rsid w:val="004006DB"/>
    <w:rsid w:val="00400D7F"/>
    <w:rsid w:val="00401828"/>
    <w:rsid w:val="00402553"/>
    <w:rsid w:val="00403BC8"/>
    <w:rsid w:val="00407D9B"/>
    <w:rsid w:val="004126EA"/>
    <w:rsid w:val="00413357"/>
    <w:rsid w:val="00414074"/>
    <w:rsid w:val="0042187D"/>
    <w:rsid w:val="004220AA"/>
    <w:rsid w:val="00422421"/>
    <w:rsid w:val="00425137"/>
    <w:rsid w:val="0042575F"/>
    <w:rsid w:val="00427003"/>
    <w:rsid w:val="0043017E"/>
    <w:rsid w:val="00430B95"/>
    <w:rsid w:val="00432249"/>
    <w:rsid w:val="0043271C"/>
    <w:rsid w:val="00437C28"/>
    <w:rsid w:val="00443880"/>
    <w:rsid w:val="004448F6"/>
    <w:rsid w:val="004502D1"/>
    <w:rsid w:val="004525EF"/>
    <w:rsid w:val="00461B71"/>
    <w:rsid w:val="004626B0"/>
    <w:rsid w:val="004633DC"/>
    <w:rsid w:val="004648F9"/>
    <w:rsid w:val="0046727F"/>
    <w:rsid w:val="00471834"/>
    <w:rsid w:val="00471A4A"/>
    <w:rsid w:val="00475C6D"/>
    <w:rsid w:val="0048415D"/>
    <w:rsid w:val="00493F19"/>
    <w:rsid w:val="00494486"/>
    <w:rsid w:val="0049544D"/>
    <w:rsid w:val="00496D6D"/>
    <w:rsid w:val="004A34C6"/>
    <w:rsid w:val="004A369D"/>
    <w:rsid w:val="004A3FCF"/>
    <w:rsid w:val="004A4195"/>
    <w:rsid w:val="004A4508"/>
    <w:rsid w:val="004A6AA0"/>
    <w:rsid w:val="004B1008"/>
    <w:rsid w:val="004B1961"/>
    <w:rsid w:val="004B3C80"/>
    <w:rsid w:val="004B4874"/>
    <w:rsid w:val="004C191A"/>
    <w:rsid w:val="004C5E58"/>
    <w:rsid w:val="004C5F0B"/>
    <w:rsid w:val="004C79E5"/>
    <w:rsid w:val="004D13B6"/>
    <w:rsid w:val="004D32B5"/>
    <w:rsid w:val="004D573A"/>
    <w:rsid w:val="004E019C"/>
    <w:rsid w:val="004E2412"/>
    <w:rsid w:val="004E7A66"/>
    <w:rsid w:val="004F1B85"/>
    <w:rsid w:val="004F2A5F"/>
    <w:rsid w:val="004F2ADD"/>
    <w:rsid w:val="004F3601"/>
    <w:rsid w:val="004F61FC"/>
    <w:rsid w:val="004F6A9E"/>
    <w:rsid w:val="004F70CE"/>
    <w:rsid w:val="005009B0"/>
    <w:rsid w:val="005009CD"/>
    <w:rsid w:val="005020B6"/>
    <w:rsid w:val="00503E07"/>
    <w:rsid w:val="00510073"/>
    <w:rsid w:val="005107FB"/>
    <w:rsid w:val="00510D03"/>
    <w:rsid w:val="00511C1C"/>
    <w:rsid w:val="00515980"/>
    <w:rsid w:val="00515F02"/>
    <w:rsid w:val="00520F59"/>
    <w:rsid w:val="00522851"/>
    <w:rsid w:val="005233E5"/>
    <w:rsid w:val="005249E5"/>
    <w:rsid w:val="00526922"/>
    <w:rsid w:val="00527829"/>
    <w:rsid w:val="0053274A"/>
    <w:rsid w:val="00533ACA"/>
    <w:rsid w:val="005341AC"/>
    <w:rsid w:val="00534DD5"/>
    <w:rsid w:val="0054346B"/>
    <w:rsid w:val="0055255F"/>
    <w:rsid w:val="00556472"/>
    <w:rsid w:val="00557AFD"/>
    <w:rsid w:val="005604C8"/>
    <w:rsid w:val="00561AF6"/>
    <w:rsid w:val="00564686"/>
    <w:rsid w:val="0056598C"/>
    <w:rsid w:val="00567BF9"/>
    <w:rsid w:val="00571EB3"/>
    <w:rsid w:val="005748D0"/>
    <w:rsid w:val="00574C5C"/>
    <w:rsid w:val="00576818"/>
    <w:rsid w:val="005818A5"/>
    <w:rsid w:val="00582070"/>
    <w:rsid w:val="005862F0"/>
    <w:rsid w:val="005974C3"/>
    <w:rsid w:val="00597F79"/>
    <w:rsid w:val="005A544B"/>
    <w:rsid w:val="005B564E"/>
    <w:rsid w:val="005C0F20"/>
    <w:rsid w:val="005D2819"/>
    <w:rsid w:val="005D568C"/>
    <w:rsid w:val="005E5E30"/>
    <w:rsid w:val="005F07E9"/>
    <w:rsid w:val="005F2719"/>
    <w:rsid w:val="005F6C5B"/>
    <w:rsid w:val="00605A6F"/>
    <w:rsid w:val="00607478"/>
    <w:rsid w:val="006112A2"/>
    <w:rsid w:val="00612E41"/>
    <w:rsid w:val="00613820"/>
    <w:rsid w:val="006147D4"/>
    <w:rsid w:val="00616C5A"/>
    <w:rsid w:val="00620A15"/>
    <w:rsid w:val="0062294A"/>
    <w:rsid w:val="00624490"/>
    <w:rsid w:val="00624696"/>
    <w:rsid w:val="00624EDD"/>
    <w:rsid w:val="00630828"/>
    <w:rsid w:val="00630B2A"/>
    <w:rsid w:val="00632233"/>
    <w:rsid w:val="00635274"/>
    <w:rsid w:val="00636A54"/>
    <w:rsid w:val="006374AD"/>
    <w:rsid w:val="00640F43"/>
    <w:rsid w:val="00641581"/>
    <w:rsid w:val="00644521"/>
    <w:rsid w:val="00650719"/>
    <w:rsid w:val="0065079B"/>
    <w:rsid w:val="00651542"/>
    <w:rsid w:val="00653276"/>
    <w:rsid w:val="00653596"/>
    <w:rsid w:val="006565AF"/>
    <w:rsid w:val="0065749E"/>
    <w:rsid w:val="00660596"/>
    <w:rsid w:val="006621E6"/>
    <w:rsid w:val="00663903"/>
    <w:rsid w:val="00665C37"/>
    <w:rsid w:val="006728BA"/>
    <w:rsid w:val="006762EE"/>
    <w:rsid w:val="0067665E"/>
    <w:rsid w:val="00676EA5"/>
    <w:rsid w:val="00680640"/>
    <w:rsid w:val="00680B64"/>
    <w:rsid w:val="00681ABD"/>
    <w:rsid w:val="006837D2"/>
    <w:rsid w:val="00684505"/>
    <w:rsid w:val="006859C2"/>
    <w:rsid w:val="00686C8E"/>
    <w:rsid w:val="006935CA"/>
    <w:rsid w:val="00696F5A"/>
    <w:rsid w:val="00697CBF"/>
    <w:rsid w:val="006A01E5"/>
    <w:rsid w:val="006A050B"/>
    <w:rsid w:val="006A0F00"/>
    <w:rsid w:val="006A3BDD"/>
    <w:rsid w:val="006A5E2C"/>
    <w:rsid w:val="006B26D9"/>
    <w:rsid w:val="006B3517"/>
    <w:rsid w:val="006B4E6D"/>
    <w:rsid w:val="006C2B09"/>
    <w:rsid w:val="006C3B45"/>
    <w:rsid w:val="006C4929"/>
    <w:rsid w:val="006C4C4D"/>
    <w:rsid w:val="006C5CB2"/>
    <w:rsid w:val="006D0362"/>
    <w:rsid w:val="006D1573"/>
    <w:rsid w:val="006D29F9"/>
    <w:rsid w:val="006D30CA"/>
    <w:rsid w:val="006D46F9"/>
    <w:rsid w:val="006D69EF"/>
    <w:rsid w:val="006E111F"/>
    <w:rsid w:val="006E2479"/>
    <w:rsid w:val="006E386E"/>
    <w:rsid w:val="006E7A20"/>
    <w:rsid w:val="006F0AB1"/>
    <w:rsid w:val="006F0F63"/>
    <w:rsid w:val="006F3677"/>
    <w:rsid w:val="006F3987"/>
    <w:rsid w:val="006F4118"/>
    <w:rsid w:val="006F65E9"/>
    <w:rsid w:val="006F71A2"/>
    <w:rsid w:val="006F783D"/>
    <w:rsid w:val="00713532"/>
    <w:rsid w:val="00713A8E"/>
    <w:rsid w:val="00714799"/>
    <w:rsid w:val="00714CC7"/>
    <w:rsid w:val="00716785"/>
    <w:rsid w:val="007210A1"/>
    <w:rsid w:val="00723320"/>
    <w:rsid w:val="00723D3B"/>
    <w:rsid w:val="0072400A"/>
    <w:rsid w:val="0072410D"/>
    <w:rsid w:val="00725BBF"/>
    <w:rsid w:val="00727C41"/>
    <w:rsid w:val="00727D47"/>
    <w:rsid w:val="00730704"/>
    <w:rsid w:val="00731243"/>
    <w:rsid w:val="00740984"/>
    <w:rsid w:val="00742243"/>
    <w:rsid w:val="00743DF1"/>
    <w:rsid w:val="007446E9"/>
    <w:rsid w:val="00744EB1"/>
    <w:rsid w:val="007450C1"/>
    <w:rsid w:val="007469CE"/>
    <w:rsid w:val="007504B5"/>
    <w:rsid w:val="00755703"/>
    <w:rsid w:val="00755EAC"/>
    <w:rsid w:val="007564F2"/>
    <w:rsid w:val="007640D3"/>
    <w:rsid w:val="007656C5"/>
    <w:rsid w:val="00766F94"/>
    <w:rsid w:val="007671C6"/>
    <w:rsid w:val="00770575"/>
    <w:rsid w:val="00771BE3"/>
    <w:rsid w:val="00775B13"/>
    <w:rsid w:val="00781B8C"/>
    <w:rsid w:val="00787BB0"/>
    <w:rsid w:val="00794949"/>
    <w:rsid w:val="00795DC7"/>
    <w:rsid w:val="007961A6"/>
    <w:rsid w:val="007968A0"/>
    <w:rsid w:val="007972C5"/>
    <w:rsid w:val="00797591"/>
    <w:rsid w:val="007A2135"/>
    <w:rsid w:val="007A31A1"/>
    <w:rsid w:val="007A4BA2"/>
    <w:rsid w:val="007B0621"/>
    <w:rsid w:val="007B5041"/>
    <w:rsid w:val="007B64AE"/>
    <w:rsid w:val="007C15CD"/>
    <w:rsid w:val="007C1B4A"/>
    <w:rsid w:val="007C4ACB"/>
    <w:rsid w:val="007D1C8E"/>
    <w:rsid w:val="007D2793"/>
    <w:rsid w:val="007D3C52"/>
    <w:rsid w:val="007E2F80"/>
    <w:rsid w:val="007E6A52"/>
    <w:rsid w:val="007F29C7"/>
    <w:rsid w:val="007F7A73"/>
    <w:rsid w:val="0080263D"/>
    <w:rsid w:val="00802FAB"/>
    <w:rsid w:val="00810A69"/>
    <w:rsid w:val="00811982"/>
    <w:rsid w:val="00811D80"/>
    <w:rsid w:val="00812672"/>
    <w:rsid w:val="008214E1"/>
    <w:rsid w:val="00824118"/>
    <w:rsid w:val="00826D06"/>
    <w:rsid w:val="008277CC"/>
    <w:rsid w:val="00830CCB"/>
    <w:rsid w:val="00834200"/>
    <w:rsid w:val="008372F8"/>
    <w:rsid w:val="008404EE"/>
    <w:rsid w:val="00841733"/>
    <w:rsid w:val="00843C31"/>
    <w:rsid w:val="0084508C"/>
    <w:rsid w:val="008576EF"/>
    <w:rsid w:val="00857B91"/>
    <w:rsid w:val="0086728C"/>
    <w:rsid w:val="008702DD"/>
    <w:rsid w:val="00871FA6"/>
    <w:rsid w:val="00877C96"/>
    <w:rsid w:val="00880D6A"/>
    <w:rsid w:val="00886E87"/>
    <w:rsid w:val="00887AF7"/>
    <w:rsid w:val="0089208B"/>
    <w:rsid w:val="00892EDB"/>
    <w:rsid w:val="00893821"/>
    <w:rsid w:val="0089420D"/>
    <w:rsid w:val="008952C7"/>
    <w:rsid w:val="00896202"/>
    <w:rsid w:val="00896F10"/>
    <w:rsid w:val="008A0201"/>
    <w:rsid w:val="008A2A02"/>
    <w:rsid w:val="008A6953"/>
    <w:rsid w:val="008B0EBA"/>
    <w:rsid w:val="008B3AE4"/>
    <w:rsid w:val="008B45A1"/>
    <w:rsid w:val="008B51E1"/>
    <w:rsid w:val="008C2645"/>
    <w:rsid w:val="008C266B"/>
    <w:rsid w:val="008C4C44"/>
    <w:rsid w:val="008C7054"/>
    <w:rsid w:val="008D52F7"/>
    <w:rsid w:val="008D5330"/>
    <w:rsid w:val="008D79DF"/>
    <w:rsid w:val="008E2098"/>
    <w:rsid w:val="008E38B7"/>
    <w:rsid w:val="008E41B2"/>
    <w:rsid w:val="008F336E"/>
    <w:rsid w:val="008F3778"/>
    <w:rsid w:val="008F397F"/>
    <w:rsid w:val="00900164"/>
    <w:rsid w:val="00901AB5"/>
    <w:rsid w:val="0090444B"/>
    <w:rsid w:val="00904925"/>
    <w:rsid w:val="00906FA0"/>
    <w:rsid w:val="009108B8"/>
    <w:rsid w:val="0091090E"/>
    <w:rsid w:val="00912ABC"/>
    <w:rsid w:val="00912EE1"/>
    <w:rsid w:val="00913A43"/>
    <w:rsid w:val="00914A94"/>
    <w:rsid w:val="00915132"/>
    <w:rsid w:val="009173D4"/>
    <w:rsid w:val="00917919"/>
    <w:rsid w:val="0092239E"/>
    <w:rsid w:val="00922791"/>
    <w:rsid w:val="00924DAE"/>
    <w:rsid w:val="00933FF0"/>
    <w:rsid w:val="00935BE9"/>
    <w:rsid w:val="00937449"/>
    <w:rsid w:val="00942C9D"/>
    <w:rsid w:val="009456D5"/>
    <w:rsid w:val="00945C7A"/>
    <w:rsid w:val="00953074"/>
    <w:rsid w:val="00960CB5"/>
    <w:rsid w:val="009648FE"/>
    <w:rsid w:val="00970F34"/>
    <w:rsid w:val="009711E9"/>
    <w:rsid w:val="00974CE0"/>
    <w:rsid w:val="00980626"/>
    <w:rsid w:val="0098156F"/>
    <w:rsid w:val="00982A69"/>
    <w:rsid w:val="0098362B"/>
    <w:rsid w:val="0098548D"/>
    <w:rsid w:val="0098573B"/>
    <w:rsid w:val="00996802"/>
    <w:rsid w:val="00996E79"/>
    <w:rsid w:val="009A1831"/>
    <w:rsid w:val="009A1B5E"/>
    <w:rsid w:val="009A5AFE"/>
    <w:rsid w:val="009A6728"/>
    <w:rsid w:val="009A68D4"/>
    <w:rsid w:val="009B0384"/>
    <w:rsid w:val="009B4965"/>
    <w:rsid w:val="009C341C"/>
    <w:rsid w:val="009C3566"/>
    <w:rsid w:val="009C4CFC"/>
    <w:rsid w:val="009C6C6D"/>
    <w:rsid w:val="009C7665"/>
    <w:rsid w:val="009D321B"/>
    <w:rsid w:val="009D4187"/>
    <w:rsid w:val="009E0267"/>
    <w:rsid w:val="009E3294"/>
    <w:rsid w:val="009E3C23"/>
    <w:rsid w:val="009E42E5"/>
    <w:rsid w:val="009E53D7"/>
    <w:rsid w:val="009F1442"/>
    <w:rsid w:val="009F2C6D"/>
    <w:rsid w:val="009F3938"/>
    <w:rsid w:val="009F6FD6"/>
    <w:rsid w:val="00A01CAF"/>
    <w:rsid w:val="00A03613"/>
    <w:rsid w:val="00A10B87"/>
    <w:rsid w:val="00A13294"/>
    <w:rsid w:val="00A13D28"/>
    <w:rsid w:val="00A23BDC"/>
    <w:rsid w:val="00A2464E"/>
    <w:rsid w:val="00A24C10"/>
    <w:rsid w:val="00A24E01"/>
    <w:rsid w:val="00A304DE"/>
    <w:rsid w:val="00A31813"/>
    <w:rsid w:val="00A32A93"/>
    <w:rsid w:val="00A347F9"/>
    <w:rsid w:val="00A36394"/>
    <w:rsid w:val="00A43A11"/>
    <w:rsid w:val="00A51418"/>
    <w:rsid w:val="00A53157"/>
    <w:rsid w:val="00A5472A"/>
    <w:rsid w:val="00A57591"/>
    <w:rsid w:val="00A60C04"/>
    <w:rsid w:val="00A61C19"/>
    <w:rsid w:val="00A62125"/>
    <w:rsid w:val="00A67783"/>
    <w:rsid w:val="00A74417"/>
    <w:rsid w:val="00A74885"/>
    <w:rsid w:val="00A75153"/>
    <w:rsid w:val="00A7568C"/>
    <w:rsid w:val="00A75949"/>
    <w:rsid w:val="00A75BA3"/>
    <w:rsid w:val="00A86523"/>
    <w:rsid w:val="00A87B5B"/>
    <w:rsid w:val="00A90238"/>
    <w:rsid w:val="00A91B21"/>
    <w:rsid w:val="00A94056"/>
    <w:rsid w:val="00A94799"/>
    <w:rsid w:val="00A9497A"/>
    <w:rsid w:val="00A96CC3"/>
    <w:rsid w:val="00AA3469"/>
    <w:rsid w:val="00AB3682"/>
    <w:rsid w:val="00AB6851"/>
    <w:rsid w:val="00AB71E2"/>
    <w:rsid w:val="00AC21FB"/>
    <w:rsid w:val="00AC5888"/>
    <w:rsid w:val="00AC77A1"/>
    <w:rsid w:val="00AD2280"/>
    <w:rsid w:val="00AD50F3"/>
    <w:rsid w:val="00AD7B77"/>
    <w:rsid w:val="00AE0FD5"/>
    <w:rsid w:val="00AE3202"/>
    <w:rsid w:val="00AE6565"/>
    <w:rsid w:val="00AE73E7"/>
    <w:rsid w:val="00AE7859"/>
    <w:rsid w:val="00AE78B5"/>
    <w:rsid w:val="00AF03EA"/>
    <w:rsid w:val="00AF5F8A"/>
    <w:rsid w:val="00AF622A"/>
    <w:rsid w:val="00B0069D"/>
    <w:rsid w:val="00B01531"/>
    <w:rsid w:val="00B01F74"/>
    <w:rsid w:val="00B064EF"/>
    <w:rsid w:val="00B105D9"/>
    <w:rsid w:val="00B12764"/>
    <w:rsid w:val="00B12E59"/>
    <w:rsid w:val="00B143C3"/>
    <w:rsid w:val="00B158F7"/>
    <w:rsid w:val="00B20C23"/>
    <w:rsid w:val="00B2247C"/>
    <w:rsid w:val="00B22852"/>
    <w:rsid w:val="00B31EFF"/>
    <w:rsid w:val="00B3476A"/>
    <w:rsid w:val="00B35EF4"/>
    <w:rsid w:val="00B36D04"/>
    <w:rsid w:val="00B37428"/>
    <w:rsid w:val="00B37C07"/>
    <w:rsid w:val="00B41697"/>
    <w:rsid w:val="00B42571"/>
    <w:rsid w:val="00B4339C"/>
    <w:rsid w:val="00B509D7"/>
    <w:rsid w:val="00B50C8F"/>
    <w:rsid w:val="00B52489"/>
    <w:rsid w:val="00B527DD"/>
    <w:rsid w:val="00B53C4B"/>
    <w:rsid w:val="00B578CD"/>
    <w:rsid w:val="00B57C4E"/>
    <w:rsid w:val="00B61AF4"/>
    <w:rsid w:val="00B6547F"/>
    <w:rsid w:val="00B6682F"/>
    <w:rsid w:val="00B66BD8"/>
    <w:rsid w:val="00B704E8"/>
    <w:rsid w:val="00B70E91"/>
    <w:rsid w:val="00B71940"/>
    <w:rsid w:val="00B73C0B"/>
    <w:rsid w:val="00B73C93"/>
    <w:rsid w:val="00B74354"/>
    <w:rsid w:val="00B7447E"/>
    <w:rsid w:val="00B75445"/>
    <w:rsid w:val="00B75E92"/>
    <w:rsid w:val="00B7767F"/>
    <w:rsid w:val="00B82A42"/>
    <w:rsid w:val="00B85268"/>
    <w:rsid w:val="00B934B4"/>
    <w:rsid w:val="00BA09D6"/>
    <w:rsid w:val="00BA1E13"/>
    <w:rsid w:val="00BA2E7C"/>
    <w:rsid w:val="00BA6B17"/>
    <w:rsid w:val="00BA6C35"/>
    <w:rsid w:val="00BB1EA0"/>
    <w:rsid w:val="00BC0AAC"/>
    <w:rsid w:val="00BC0B12"/>
    <w:rsid w:val="00BC1D8E"/>
    <w:rsid w:val="00BC6118"/>
    <w:rsid w:val="00BC65F9"/>
    <w:rsid w:val="00BC737A"/>
    <w:rsid w:val="00BD06B1"/>
    <w:rsid w:val="00BD1195"/>
    <w:rsid w:val="00BD16C4"/>
    <w:rsid w:val="00BD20A1"/>
    <w:rsid w:val="00BD2B38"/>
    <w:rsid w:val="00BD4E04"/>
    <w:rsid w:val="00BD57D3"/>
    <w:rsid w:val="00BD6935"/>
    <w:rsid w:val="00BD70E4"/>
    <w:rsid w:val="00BE208D"/>
    <w:rsid w:val="00BE76D0"/>
    <w:rsid w:val="00BF0600"/>
    <w:rsid w:val="00BF2DDE"/>
    <w:rsid w:val="00BF5E7A"/>
    <w:rsid w:val="00BF6643"/>
    <w:rsid w:val="00C00474"/>
    <w:rsid w:val="00C00D7D"/>
    <w:rsid w:val="00C078C3"/>
    <w:rsid w:val="00C112B8"/>
    <w:rsid w:val="00C11687"/>
    <w:rsid w:val="00C163AA"/>
    <w:rsid w:val="00C22B51"/>
    <w:rsid w:val="00C23E80"/>
    <w:rsid w:val="00C30A19"/>
    <w:rsid w:val="00C30A51"/>
    <w:rsid w:val="00C33AF1"/>
    <w:rsid w:val="00C40285"/>
    <w:rsid w:val="00C40968"/>
    <w:rsid w:val="00C41581"/>
    <w:rsid w:val="00C44721"/>
    <w:rsid w:val="00C4499A"/>
    <w:rsid w:val="00C44EBB"/>
    <w:rsid w:val="00C4631C"/>
    <w:rsid w:val="00C52596"/>
    <w:rsid w:val="00C53017"/>
    <w:rsid w:val="00C60AA4"/>
    <w:rsid w:val="00C66AEC"/>
    <w:rsid w:val="00C674D3"/>
    <w:rsid w:val="00C71A5C"/>
    <w:rsid w:val="00C83E34"/>
    <w:rsid w:val="00C902DB"/>
    <w:rsid w:val="00C919DD"/>
    <w:rsid w:val="00C94445"/>
    <w:rsid w:val="00C9464A"/>
    <w:rsid w:val="00C97A5B"/>
    <w:rsid w:val="00CB1F95"/>
    <w:rsid w:val="00CB40BE"/>
    <w:rsid w:val="00CB4674"/>
    <w:rsid w:val="00CB4B1A"/>
    <w:rsid w:val="00CB4D2A"/>
    <w:rsid w:val="00CC5F39"/>
    <w:rsid w:val="00CC65DF"/>
    <w:rsid w:val="00CC661A"/>
    <w:rsid w:val="00CD2B5D"/>
    <w:rsid w:val="00CD422B"/>
    <w:rsid w:val="00CD4B26"/>
    <w:rsid w:val="00CE1857"/>
    <w:rsid w:val="00CE23A2"/>
    <w:rsid w:val="00CE70DF"/>
    <w:rsid w:val="00CF473C"/>
    <w:rsid w:val="00CF5732"/>
    <w:rsid w:val="00CF6CD3"/>
    <w:rsid w:val="00D049E0"/>
    <w:rsid w:val="00D10357"/>
    <w:rsid w:val="00D11788"/>
    <w:rsid w:val="00D16FF2"/>
    <w:rsid w:val="00D217FD"/>
    <w:rsid w:val="00D25B7A"/>
    <w:rsid w:val="00D267EE"/>
    <w:rsid w:val="00D27205"/>
    <w:rsid w:val="00D31180"/>
    <w:rsid w:val="00D32C5C"/>
    <w:rsid w:val="00D41A96"/>
    <w:rsid w:val="00D4508C"/>
    <w:rsid w:val="00D46619"/>
    <w:rsid w:val="00D46993"/>
    <w:rsid w:val="00D47FF2"/>
    <w:rsid w:val="00D51F32"/>
    <w:rsid w:val="00D521B9"/>
    <w:rsid w:val="00D57924"/>
    <w:rsid w:val="00D63743"/>
    <w:rsid w:val="00D66706"/>
    <w:rsid w:val="00D8303D"/>
    <w:rsid w:val="00D84AF7"/>
    <w:rsid w:val="00D9020E"/>
    <w:rsid w:val="00D915D3"/>
    <w:rsid w:val="00D91DE9"/>
    <w:rsid w:val="00D920C1"/>
    <w:rsid w:val="00D9234D"/>
    <w:rsid w:val="00D9440E"/>
    <w:rsid w:val="00D96BB6"/>
    <w:rsid w:val="00D97910"/>
    <w:rsid w:val="00D97CA4"/>
    <w:rsid w:val="00DA0E9D"/>
    <w:rsid w:val="00DA171A"/>
    <w:rsid w:val="00DA25FA"/>
    <w:rsid w:val="00DA2F69"/>
    <w:rsid w:val="00DA6AE4"/>
    <w:rsid w:val="00DA6B45"/>
    <w:rsid w:val="00DB0BC1"/>
    <w:rsid w:val="00DB135D"/>
    <w:rsid w:val="00DC4C6B"/>
    <w:rsid w:val="00DC7DCC"/>
    <w:rsid w:val="00DD0EC4"/>
    <w:rsid w:val="00DD2F6D"/>
    <w:rsid w:val="00DD711B"/>
    <w:rsid w:val="00DE07C0"/>
    <w:rsid w:val="00DE0CD0"/>
    <w:rsid w:val="00DE4DFB"/>
    <w:rsid w:val="00DE57B4"/>
    <w:rsid w:val="00DE5FF4"/>
    <w:rsid w:val="00DE7DB0"/>
    <w:rsid w:val="00DF46B9"/>
    <w:rsid w:val="00DF4BD4"/>
    <w:rsid w:val="00DF5189"/>
    <w:rsid w:val="00DF534F"/>
    <w:rsid w:val="00E00E95"/>
    <w:rsid w:val="00E02F3F"/>
    <w:rsid w:val="00E1375C"/>
    <w:rsid w:val="00E13F6B"/>
    <w:rsid w:val="00E14E89"/>
    <w:rsid w:val="00E25FAC"/>
    <w:rsid w:val="00E3026D"/>
    <w:rsid w:val="00E328E2"/>
    <w:rsid w:val="00E36ACC"/>
    <w:rsid w:val="00E37A00"/>
    <w:rsid w:val="00E40496"/>
    <w:rsid w:val="00E414DC"/>
    <w:rsid w:val="00E41541"/>
    <w:rsid w:val="00E41787"/>
    <w:rsid w:val="00E42735"/>
    <w:rsid w:val="00E45481"/>
    <w:rsid w:val="00E45E64"/>
    <w:rsid w:val="00E47654"/>
    <w:rsid w:val="00E50340"/>
    <w:rsid w:val="00E53A02"/>
    <w:rsid w:val="00E55A51"/>
    <w:rsid w:val="00E67908"/>
    <w:rsid w:val="00E713C5"/>
    <w:rsid w:val="00E7147F"/>
    <w:rsid w:val="00E72E81"/>
    <w:rsid w:val="00E72F95"/>
    <w:rsid w:val="00E80010"/>
    <w:rsid w:val="00E8017C"/>
    <w:rsid w:val="00E811FD"/>
    <w:rsid w:val="00E813A6"/>
    <w:rsid w:val="00E81E70"/>
    <w:rsid w:val="00E833AE"/>
    <w:rsid w:val="00E864C9"/>
    <w:rsid w:val="00E86AA1"/>
    <w:rsid w:val="00E90B52"/>
    <w:rsid w:val="00E96C2D"/>
    <w:rsid w:val="00EA1E87"/>
    <w:rsid w:val="00EA6884"/>
    <w:rsid w:val="00EB273A"/>
    <w:rsid w:val="00EB4EBE"/>
    <w:rsid w:val="00EB550A"/>
    <w:rsid w:val="00EC2589"/>
    <w:rsid w:val="00EC643D"/>
    <w:rsid w:val="00EC7789"/>
    <w:rsid w:val="00EC7D6C"/>
    <w:rsid w:val="00ED0707"/>
    <w:rsid w:val="00ED60C3"/>
    <w:rsid w:val="00EE006A"/>
    <w:rsid w:val="00EE03EF"/>
    <w:rsid w:val="00EE303D"/>
    <w:rsid w:val="00EE3751"/>
    <w:rsid w:val="00EE3C41"/>
    <w:rsid w:val="00EE4710"/>
    <w:rsid w:val="00EE575C"/>
    <w:rsid w:val="00EF09BE"/>
    <w:rsid w:val="00EF340B"/>
    <w:rsid w:val="00EF508A"/>
    <w:rsid w:val="00EF775E"/>
    <w:rsid w:val="00F043D6"/>
    <w:rsid w:val="00F07636"/>
    <w:rsid w:val="00F10821"/>
    <w:rsid w:val="00F120C2"/>
    <w:rsid w:val="00F12508"/>
    <w:rsid w:val="00F12F33"/>
    <w:rsid w:val="00F16352"/>
    <w:rsid w:val="00F16E23"/>
    <w:rsid w:val="00F21A54"/>
    <w:rsid w:val="00F2356A"/>
    <w:rsid w:val="00F302E4"/>
    <w:rsid w:val="00F30614"/>
    <w:rsid w:val="00F33839"/>
    <w:rsid w:val="00F34C13"/>
    <w:rsid w:val="00F350F9"/>
    <w:rsid w:val="00F3552F"/>
    <w:rsid w:val="00F36002"/>
    <w:rsid w:val="00F43496"/>
    <w:rsid w:val="00F45375"/>
    <w:rsid w:val="00F47C45"/>
    <w:rsid w:val="00F50C0E"/>
    <w:rsid w:val="00F51345"/>
    <w:rsid w:val="00F5160D"/>
    <w:rsid w:val="00F51F89"/>
    <w:rsid w:val="00F53D7D"/>
    <w:rsid w:val="00F55ED4"/>
    <w:rsid w:val="00F567FA"/>
    <w:rsid w:val="00F63999"/>
    <w:rsid w:val="00F717DF"/>
    <w:rsid w:val="00F73AD2"/>
    <w:rsid w:val="00F765B8"/>
    <w:rsid w:val="00F769B1"/>
    <w:rsid w:val="00F908F9"/>
    <w:rsid w:val="00F963B0"/>
    <w:rsid w:val="00FB3FAB"/>
    <w:rsid w:val="00FB738D"/>
    <w:rsid w:val="00FC5247"/>
    <w:rsid w:val="00FC6161"/>
    <w:rsid w:val="00FC65E3"/>
    <w:rsid w:val="00FC6667"/>
    <w:rsid w:val="00FD0138"/>
    <w:rsid w:val="00FD4424"/>
    <w:rsid w:val="00FD5624"/>
    <w:rsid w:val="00FE71F2"/>
    <w:rsid w:val="00FE7F7C"/>
    <w:rsid w:val="00FF1FCF"/>
    <w:rsid w:val="00FF50F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2E71A198"/>
  <w15:docId w15:val="{5C48A86B-434E-48EA-A4D2-0906D88E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9" w:qFormat="1"/>
    <w:lsdException w:name="heading 7" w:uiPriority="0"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8F336E"/>
    <w:pPr>
      <w:spacing w:line="360" w:lineRule="auto"/>
      <w:ind w:left="357"/>
    </w:pPr>
    <w:rPr>
      <w:sz w:val="24"/>
      <w:szCs w:val="24"/>
    </w:rPr>
  </w:style>
  <w:style w:type="paragraph" w:styleId="Nadpis1">
    <w:name w:val="heading 1"/>
    <w:basedOn w:val="Normln"/>
    <w:next w:val="BPDPNormln"/>
    <w:link w:val="Nadpis1Char"/>
    <w:qFormat/>
    <w:rsid w:val="007B0621"/>
    <w:pPr>
      <w:keepNext/>
      <w:numPr>
        <w:numId w:val="30"/>
      </w:numPr>
      <w:spacing w:after="240" w:line="276" w:lineRule="auto"/>
      <w:outlineLvl w:val="0"/>
    </w:pPr>
    <w:rPr>
      <w:b/>
      <w:bCs/>
      <w:caps/>
      <w:kern w:val="32"/>
      <w:sz w:val="40"/>
      <w:szCs w:val="48"/>
    </w:rPr>
  </w:style>
  <w:style w:type="paragraph" w:styleId="Nadpis2">
    <w:name w:val="heading 2"/>
    <w:basedOn w:val="Normln"/>
    <w:next w:val="BPDPNormln"/>
    <w:link w:val="Nadpis2Char"/>
    <w:qFormat/>
    <w:rsid w:val="00BC0B12"/>
    <w:pPr>
      <w:keepNext/>
      <w:numPr>
        <w:ilvl w:val="1"/>
        <w:numId w:val="30"/>
      </w:numPr>
      <w:spacing w:before="360" w:after="60" w:line="288" w:lineRule="auto"/>
      <w:outlineLvl w:val="1"/>
    </w:pPr>
    <w:rPr>
      <w:b/>
      <w:bCs/>
      <w:iCs/>
      <w:sz w:val="32"/>
      <w:szCs w:val="28"/>
    </w:rPr>
  </w:style>
  <w:style w:type="paragraph" w:styleId="Nadpis3">
    <w:name w:val="heading 3"/>
    <w:basedOn w:val="Normln"/>
    <w:next w:val="BPDPNormln"/>
    <w:link w:val="Nadpis3Char"/>
    <w:qFormat/>
    <w:rsid w:val="00BC0B12"/>
    <w:pPr>
      <w:keepNext/>
      <w:numPr>
        <w:ilvl w:val="2"/>
        <w:numId w:val="30"/>
      </w:numPr>
      <w:spacing w:before="240" w:after="60"/>
      <w:outlineLvl w:val="2"/>
    </w:pPr>
    <w:rPr>
      <w:rFonts w:cs="Arial"/>
      <w:b/>
      <w:bCs/>
      <w:sz w:val="32"/>
      <w:szCs w:val="26"/>
    </w:rPr>
  </w:style>
  <w:style w:type="paragraph" w:styleId="Nadpis4">
    <w:name w:val="heading 4"/>
    <w:basedOn w:val="Normln"/>
    <w:next w:val="Odstavecprvn"/>
    <w:qFormat/>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qFormat/>
    <w:rsid w:val="00980626"/>
    <w:pPr>
      <w:numPr>
        <w:numId w:val="31"/>
      </w:numPr>
      <w:spacing w:before="240" w:after="60"/>
      <w:ind w:left="0" w:firstLine="0"/>
      <w:outlineLvl w:val="5"/>
    </w:pPr>
    <w:rPr>
      <w:b/>
      <w:color w:val="000000"/>
      <w:sz w:val="40"/>
      <w:szCs w:val="22"/>
    </w:rPr>
  </w:style>
  <w:style w:type="paragraph" w:styleId="Nadpis7">
    <w:name w:val="heading 7"/>
    <w:basedOn w:val="Normln"/>
    <w:next w:val="Normln"/>
    <w:qFormat/>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qFormat/>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link w:val="Nadpis1-neslovanChar"/>
    <w:rsid w:val="00A13294"/>
    <w:pPr>
      <w:spacing w:after="120"/>
    </w:pPr>
    <w:rPr>
      <w:b/>
      <w:sz w:val="48"/>
      <w:szCs w:val="40"/>
      <w:lang w:val="de-DE"/>
    </w:rPr>
  </w:style>
  <w:style w:type="paragraph" w:styleId="Obsah1">
    <w:name w:val="toc 1"/>
    <w:basedOn w:val="Normln"/>
    <w:next w:val="Normln"/>
    <w:autoRedefine/>
    <w:uiPriority w:val="39"/>
    <w:rsid w:val="00E40496"/>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autoRedefine/>
    <w:rsid w:val="00980626"/>
    <w:pPr>
      <w:spacing w:line="276" w:lineRule="auto"/>
      <w:jc w:val="both"/>
    </w:pPr>
    <w:rPr>
      <w:i/>
      <w:color w:val="FF0000"/>
    </w:rPr>
  </w:style>
  <w:style w:type="paragraph" w:customStyle="1" w:styleId="Odstavecdal">
    <w:name w:val="Odstavec další"/>
    <w:basedOn w:val="Odstavecprvn"/>
    <w:link w:val="OdstavecdalChar"/>
    <w:autoRedefine/>
    <w:rsid w:val="00F16352"/>
    <w:pPr>
      <w:numPr>
        <w:numId w:val="18"/>
      </w:numPr>
      <w:jc w:val="left"/>
    </w:pPr>
    <w:rPr>
      <w:i w:val="0"/>
      <w:color w:val="auto"/>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semiHidden/>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BPDPNormln">
    <w:name w:val="BP/DP Normální"/>
    <w:basedOn w:val="Odstavecdal"/>
    <w:link w:val="BPDPNormlnChar"/>
    <w:qFormat/>
    <w:rsid w:val="0053274A"/>
    <w:pPr>
      <w:numPr>
        <w:numId w:val="0"/>
      </w:numPr>
      <w:spacing w:line="240" w:lineRule="auto"/>
      <w:ind w:firstLine="357"/>
      <w:jc w:val="both"/>
    </w:pPr>
    <w:rPr>
      <w:color w:val="000000"/>
      <w:lang w:val="cs-CZ"/>
    </w:rPr>
  </w:style>
  <w:style w:type="paragraph" w:customStyle="1" w:styleId="Nadpisne">
    <w:name w:val="Nadpis neč."/>
    <w:basedOn w:val="Nadpis1-neslovan"/>
    <w:link w:val="NadpisneChar"/>
    <w:qFormat/>
    <w:rsid w:val="006D29F9"/>
    <w:rPr>
      <w:sz w:val="40"/>
    </w:rPr>
  </w:style>
  <w:style w:type="character" w:customStyle="1" w:styleId="OdstavecprvnChar">
    <w:name w:val="Odstavec první Char"/>
    <w:link w:val="Odstavecprvn"/>
    <w:rsid w:val="00980626"/>
    <w:rPr>
      <w:i/>
      <w:color w:val="FF0000"/>
      <w:sz w:val="24"/>
      <w:szCs w:val="24"/>
    </w:rPr>
  </w:style>
  <w:style w:type="character" w:customStyle="1" w:styleId="OdstavecdalChar">
    <w:name w:val="Odstavec další Char"/>
    <w:link w:val="Odstavecdal"/>
    <w:rsid w:val="00F16352"/>
    <w:rPr>
      <w:i w:val="0"/>
      <w:color w:val="FF0000"/>
      <w:sz w:val="24"/>
      <w:szCs w:val="24"/>
      <w:lang w:val="en-US"/>
    </w:rPr>
  </w:style>
  <w:style w:type="character" w:customStyle="1" w:styleId="BPDPNormlnChar">
    <w:name w:val="BP/DP Normální Char"/>
    <w:link w:val="BPDPNormln"/>
    <w:rsid w:val="0053274A"/>
    <w:rPr>
      <w:color w:val="000000"/>
      <w:sz w:val="24"/>
      <w:szCs w:val="24"/>
    </w:rPr>
  </w:style>
  <w:style w:type="character" w:customStyle="1" w:styleId="Nadpis1-neslovanChar">
    <w:name w:val="Nadpis 1 - nečíslovaný Char"/>
    <w:link w:val="Nadpis1-neslovan"/>
    <w:rsid w:val="006D29F9"/>
    <w:rPr>
      <w:b/>
      <w:sz w:val="48"/>
      <w:szCs w:val="40"/>
      <w:lang w:val="de-DE"/>
    </w:rPr>
  </w:style>
  <w:style w:type="character" w:customStyle="1" w:styleId="NadpisneChar">
    <w:name w:val="Nadpis neč. Char"/>
    <w:link w:val="Nadpisne"/>
    <w:rsid w:val="006D29F9"/>
    <w:rPr>
      <w:b/>
      <w:sz w:val="40"/>
      <w:szCs w:val="40"/>
      <w:lang w:val="de-DE"/>
    </w:rPr>
  </w:style>
  <w:style w:type="paragraph" w:styleId="Obsah4">
    <w:name w:val="toc 4"/>
    <w:basedOn w:val="Normln"/>
    <w:next w:val="Normln"/>
    <w:autoRedefine/>
    <w:uiPriority w:val="39"/>
    <w:unhideWhenUsed/>
    <w:rsid w:val="007A2135"/>
    <w:pPr>
      <w:spacing w:after="100"/>
      <w:ind w:left="660"/>
    </w:pPr>
  </w:style>
  <w:style w:type="paragraph" w:customStyle="1" w:styleId="LiteraturaBPDP">
    <w:name w:val="Literatura BP/DP"/>
    <w:basedOn w:val="Literatura"/>
    <w:link w:val="LiteraturaBPDPChar"/>
    <w:qFormat/>
    <w:rsid w:val="004A6AA0"/>
    <w:pPr>
      <w:numPr>
        <w:numId w:val="3"/>
      </w:numPr>
      <w:tabs>
        <w:tab w:val="left" w:pos="1080"/>
      </w:tabs>
      <w:spacing w:line="276" w:lineRule="auto"/>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basedOn w:val="Normln"/>
    <w:next w:val="Normln"/>
    <w:uiPriority w:val="35"/>
    <w:unhideWhenUsed/>
    <w:qFormat/>
    <w:rsid w:val="00766F94"/>
    <w:pPr>
      <w:spacing w:after="200" w:line="240" w:lineRule="auto"/>
    </w:pPr>
    <w:rPr>
      <w:b/>
      <w:iCs/>
      <w:color w:val="000000"/>
      <w:szCs w:val="18"/>
    </w:rPr>
  </w:style>
  <w:style w:type="paragraph" w:styleId="Seznamobrzk">
    <w:name w:val="table of figures"/>
    <w:basedOn w:val="Normln"/>
    <w:next w:val="Normln"/>
    <w:uiPriority w:val="99"/>
    <w:unhideWhenUsed/>
    <w:rsid w:val="00766F94"/>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character" w:customStyle="1" w:styleId="Nevyeenzmnka1">
    <w:name w:val="Nevyřešená zmínka1"/>
    <w:basedOn w:val="Standardnpsmoodstavce"/>
    <w:uiPriority w:val="99"/>
    <w:semiHidden/>
    <w:unhideWhenUsed/>
    <w:rsid w:val="003E7224"/>
    <w:rPr>
      <w:color w:val="605E5C"/>
      <w:shd w:val="clear" w:color="auto" w:fill="E1DFDD"/>
    </w:rPr>
  </w:style>
  <w:style w:type="character" w:styleId="Zstupntext">
    <w:name w:val="Placeholder Text"/>
    <w:basedOn w:val="Standardnpsmoodstavce"/>
    <w:uiPriority w:val="99"/>
    <w:semiHidden/>
    <w:rsid w:val="00E45E64"/>
    <w:rPr>
      <w:color w:val="808080"/>
    </w:rPr>
  </w:style>
  <w:style w:type="character" w:customStyle="1" w:styleId="Nevyeenzmnka2">
    <w:name w:val="Nevyřešená zmínka2"/>
    <w:basedOn w:val="Standardnpsmoodstavce"/>
    <w:uiPriority w:val="99"/>
    <w:semiHidden/>
    <w:unhideWhenUsed/>
    <w:rsid w:val="0022350C"/>
    <w:rPr>
      <w:color w:val="605E5C"/>
      <w:shd w:val="clear" w:color="auto" w:fill="E1DFDD"/>
    </w:rPr>
  </w:style>
  <w:style w:type="character" w:customStyle="1" w:styleId="Nadpis1Char">
    <w:name w:val="Nadpis 1 Char"/>
    <w:basedOn w:val="Standardnpsmoodstavce"/>
    <w:link w:val="Nadpis1"/>
    <w:rsid w:val="00006017"/>
    <w:rPr>
      <w:b/>
      <w:bCs/>
      <w:caps/>
      <w:kern w:val="32"/>
      <w:sz w:val="40"/>
      <w:szCs w:val="48"/>
    </w:rPr>
  </w:style>
  <w:style w:type="character" w:customStyle="1" w:styleId="Nadpis2Char">
    <w:name w:val="Nadpis 2 Char"/>
    <w:basedOn w:val="Standardnpsmoodstavce"/>
    <w:link w:val="Nadpis2"/>
    <w:rsid w:val="00006017"/>
    <w:rPr>
      <w:b/>
      <w:bCs/>
      <w:iCs/>
      <w:sz w:val="32"/>
      <w:szCs w:val="28"/>
    </w:rPr>
  </w:style>
  <w:style w:type="character" w:customStyle="1" w:styleId="Nadpis3Char">
    <w:name w:val="Nadpis 3 Char"/>
    <w:basedOn w:val="Standardnpsmoodstavce"/>
    <w:link w:val="Nadpis3"/>
    <w:rsid w:val="00006017"/>
    <w:rPr>
      <w:rFonts w:cs="Arial"/>
      <w:b/>
      <w:bCs/>
      <w:sz w:val="32"/>
      <w:szCs w:val="26"/>
    </w:rPr>
  </w:style>
  <w:style w:type="table" w:customStyle="1" w:styleId="TableGrid">
    <w:name w:val="TableGrid"/>
    <w:rsid w:val="00FD0138"/>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10303">
      <w:bodyDiv w:val="1"/>
      <w:marLeft w:val="0"/>
      <w:marRight w:val="0"/>
      <w:marTop w:val="0"/>
      <w:marBottom w:val="0"/>
      <w:divBdr>
        <w:top w:val="none" w:sz="0" w:space="0" w:color="auto"/>
        <w:left w:val="none" w:sz="0" w:space="0" w:color="auto"/>
        <w:bottom w:val="none" w:sz="0" w:space="0" w:color="auto"/>
        <w:right w:val="none" w:sz="0" w:space="0" w:color="auto"/>
      </w:divBdr>
    </w:div>
    <w:div w:id="257106005">
      <w:bodyDiv w:val="1"/>
      <w:marLeft w:val="0"/>
      <w:marRight w:val="0"/>
      <w:marTop w:val="0"/>
      <w:marBottom w:val="0"/>
      <w:divBdr>
        <w:top w:val="none" w:sz="0" w:space="0" w:color="auto"/>
        <w:left w:val="none" w:sz="0" w:space="0" w:color="auto"/>
        <w:bottom w:val="none" w:sz="0" w:space="0" w:color="auto"/>
        <w:right w:val="none" w:sz="0" w:space="0" w:color="auto"/>
      </w:divBdr>
    </w:div>
    <w:div w:id="322009145">
      <w:bodyDiv w:val="1"/>
      <w:marLeft w:val="0"/>
      <w:marRight w:val="0"/>
      <w:marTop w:val="0"/>
      <w:marBottom w:val="0"/>
      <w:divBdr>
        <w:top w:val="none" w:sz="0" w:space="0" w:color="auto"/>
        <w:left w:val="none" w:sz="0" w:space="0" w:color="auto"/>
        <w:bottom w:val="none" w:sz="0" w:space="0" w:color="auto"/>
        <w:right w:val="none" w:sz="0" w:space="0" w:color="auto"/>
      </w:divBdr>
    </w:div>
    <w:div w:id="392309952">
      <w:bodyDiv w:val="1"/>
      <w:marLeft w:val="0"/>
      <w:marRight w:val="0"/>
      <w:marTop w:val="0"/>
      <w:marBottom w:val="0"/>
      <w:divBdr>
        <w:top w:val="none" w:sz="0" w:space="0" w:color="auto"/>
        <w:left w:val="none" w:sz="0" w:space="0" w:color="auto"/>
        <w:bottom w:val="none" w:sz="0" w:space="0" w:color="auto"/>
        <w:right w:val="none" w:sz="0" w:space="0" w:color="auto"/>
      </w:divBdr>
    </w:div>
    <w:div w:id="410932111">
      <w:bodyDiv w:val="1"/>
      <w:marLeft w:val="0"/>
      <w:marRight w:val="0"/>
      <w:marTop w:val="0"/>
      <w:marBottom w:val="0"/>
      <w:divBdr>
        <w:top w:val="none" w:sz="0" w:space="0" w:color="auto"/>
        <w:left w:val="none" w:sz="0" w:space="0" w:color="auto"/>
        <w:bottom w:val="none" w:sz="0" w:space="0" w:color="auto"/>
        <w:right w:val="none" w:sz="0" w:space="0" w:color="auto"/>
      </w:divBdr>
    </w:div>
    <w:div w:id="418407504">
      <w:bodyDiv w:val="1"/>
      <w:marLeft w:val="0"/>
      <w:marRight w:val="0"/>
      <w:marTop w:val="0"/>
      <w:marBottom w:val="0"/>
      <w:divBdr>
        <w:top w:val="none" w:sz="0" w:space="0" w:color="auto"/>
        <w:left w:val="none" w:sz="0" w:space="0" w:color="auto"/>
        <w:bottom w:val="none" w:sz="0" w:space="0" w:color="auto"/>
        <w:right w:val="none" w:sz="0" w:space="0" w:color="auto"/>
      </w:divBdr>
    </w:div>
    <w:div w:id="420296399">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09099188">
      <w:bodyDiv w:val="1"/>
      <w:marLeft w:val="0"/>
      <w:marRight w:val="0"/>
      <w:marTop w:val="0"/>
      <w:marBottom w:val="0"/>
      <w:divBdr>
        <w:top w:val="none" w:sz="0" w:space="0" w:color="auto"/>
        <w:left w:val="none" w:sz="0" w:space="0" w:color="auto"/>
        <w:bottom w:val="none" w:sz="0" w:space="0" w:color="auto"/>
        <w:right w:val="none" w:sz="0" w:space="0" w:color="auto"/>
      </w:divBdr>
    </w:div>
    <w:div w:id="552889726">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74444780">
      <w:bodyDiv w:val="1"/>
      <w:marLeft w:val="0"/>
      <w:marRight w:val="0"/>
      <w:marTop w:val="0"/>
      <w:marBottom w:val="0"/>
      <w:divBdr>
        <w:top w:val="none" w:sz="0" w:space="0" w:color="auto"/>
        <w:left w:val="none" w:sz="0" w:space="0" w:color="auto"/>
        <w:bottom w:val="none" w:sz="0" w:space="0" w:color="auto"/>
        <w:right w:val="none" w:sz="0" w:space="0" w:color="auto"/>
      </w:divBdr>
    </w:div>
    <w:div w:id="858160232">
      <w:bodyDiv w:val="1"/>
      <w:marLeft w:val="0"/>
      <w:marRight w:val="0"/>
      <w:marTop w:val="0"/>
      <w:marBottom w:val="0"/>
      <w:divBdr>
        <w:top w:val="none" w:sz="0" w:space="0" w:color="auto"/>
        <w:left w:val="none" w:sz="0" w:space="0" w:color="auto"/>
        <w:bottom w:val="none" w:sz="0" w:space="0" w:color="auto"/>
        <w:right w:val="none" w:sz="0" w:space="0" w:color="auto"/>
      </w:divBdr>
      <w:divsChild>
        <w:div w:id="1167013286">
          <w:marLeft w:val="0"/>
          <w:marRight w:val="0"/>
          <w:marTop w:val="0"/>
          <w:marBottom w:val="0"/>
          <w:divBdr>
            <w:top w:val="none" w:sz="0" w:space="0" w:color="auto"/>
            <w:left w:val="none" w:sz="0" w:space="0" w:color="auto"/>
            <w:bottom w:val="none" w:sz="0" w:space="0" w:color="auto"/>
            <w:right w:val="none" w:sz="0" w:space="0" w:color="auto"/>
          </w:divBdr>
        </w:div>
      </w:divsChild>
    </w:div>
    <w:div w:id="1106072979">
      <w:bodyDiv w:val="1"/>
      <w:marLeft w:val="0"/>
      <w:marRight w:val="0"/>
      <w:marTop w:val="0"/>
      <w:marBottom w:val="0"/>
      <w:divBdr>
        <w:top w:val="none" w:sz="0" w:space="0" w:color="auto"/>
        <w:left w:val="none" w:sz="0" w:space="0" w:color="auto"/>
        <w:bottom w:val="none" w:sz="0" w:space="0" w:color="auto"/>
        <w:right w:val="none" w:sz="0" w:space="0" w:color="auto"/>
      </w:divBdr>
    </w:div>
    <w:div w:id="1124468631">
      <w:bodyDiv w:val="1"/>
      <w:marLeft w:val="0"/>
      <w:marRight w:val="0"/>
      <w:marTop w:val="0"/>
      <w:marBottom w:val="0"/>
      <w:divBdr>
        <w:top w:val="none" w:sz="0" w:space="0" w:color="auto"/>
        <w:left w:val="none" w:sz="0" w:space="0" w:color="auto"/>
        <w:bottom w:val="none" w:sz="0" w:space="0" w:color="auto"/>
        <w:right w:val="none" w:sz="0" w:space="0" w:color="auto"/>
      </w:divBdr>
    </w:div>
    <w:div w:id="1288587124">
      <w:bodyDiv w:val="1"/>
      <w:marLeft w:val="0"/>
      <w:marRight w:val="0"/>
      <w:marTop w:val="0"/>
      <w:marBottom w:val="0"/>
      <w:divBdr>
        <w:top w:val="none" w:sz="0" w:space="0" w:color="auto"/>
        <w:left w:val="none" w:sz="0" w:space="0" w:color="auto"/>
        <w:bottom w:val="none" w:sz="0" w:space="0" w:color="auto"/>
        <w:right w:val="none" w:sz="0" w:space="0" w:color="auto"/>
      </w:divBdr>
    </w:div>
    <w:div w:id="1475484663">
      <w:bodyDiv w:val="1"/>
      <w:marLeft w:val="0"/>
      <w:marRight w:val="0"/>
      <w:marTop w:val="0"/>
      <w:marBottom w:val="0"/>
      <w:divBdr>
        <w:top w:val="none" w:sz="0" w:space="0" w:color="auto"/>
        <w:left w:val="none" w:sz="0" w:space="0" w:color="auto"/>
        <w:bottom w:val="none" w:sz="0" w:space="0" w:color="auto"/>
        <w:right w:val="none" w:sz="0" w:space="0" w:color="auto"/>
      </w:divBdr>
    </w:div>
    <w:div w:id="1483816803">
      <w:bodyDiv w:val="1"/>
      <w:marLeft w:val="0"/>
      <w:marRight w:val="0"/>
      <w:marTop w:val="0"/>
      <w:marBottom w:val="0"/>
      <w:divBdr>
        <w:top w:val="none" w:sz="0" w:space="0" w:color="auto"/>
        <w:left w:val="none" w:sz="0" w:space="0" w:color="auto"/>
        <w:bottom w:val="none" w:sz="0" w:space="0" w:color="auto"/>
        <w:right w:val="none" w:sz="0" w:space="0" w:color="auto"/>
      </w:divBdr>
    </w:div>
    <w:div w:id="1558584979">
      <w:bodyDiv w:val="1"/>
      <w:marLeft w:val="0"/>
      <w:marRight w:val="0"/>
      <w:marTop w:val="0"/>
      <w:marBottom w:val="0"/>
      <w:divBdr>
        <w:top w:val="none" w:sz="0" w:space="0" w:color="auto"/>
        <w:left w:val="none" w:sz="0" w:space="0" w:color="auto"/>
        <w:bottom w:val="none" w:sz="0" w:space="0" w:color="auto"/>
        <w:right w:val="none" w:sz="0" w:space="0" w:color="auto"/>
      </w:divBdr>
    </w:div>
    <w:div w:id="1580096318">
      <w:bodyDiv w:val="1"/>
      <w:marLeft w:val="0"/>
      <w:marRight w:val="0"/>
      <w:marTop w:val="0"/>
      <w:marBottom w:val="0"/>
      <w:divBdr>
        <w:top w:val="none" w:sz="0" w:space="0" w:color="auto"/>
        <w:left w:val="none" w:sz="0" w:space="0" w:color="auto"/>
        <w:bottom w:val="none" w:sz="0" w:space="0" w:color="auto"/>
        <w:right w:val="none" w:sz="0" w:space="0" w:color="auto"/>
      </w:divBdr>
    </w:div>
    <w:div w:id="1631126971">
      <w:bodyDiv w:val="1"/>
      <w:marLeft w:val="0"/>
      <w:marRight w:val="0"/>
      <w:marTop w:val="0"/>
      <w:marBottom w:val="0"/>
      <w:divBdr>
        <w:top w:val="none" w:sz="0" w:space="0" w:color="auto"/>
        <w:left w:val="none" w:sz="0" w:space="0" w:color="auto"/>
        <w:bottom w:val="none" w:sz="0" w:space="0" w:color="auto"/>
        <w:right w:val="none" w:sz="0" w:space="0" w:color="auto"/>
      </w:divBdr>
    </w:div>
    <w:div w:id="1793205057">
      <w:bodyDiv w:val="1"/>
      <w:marLeft w:val="0"/>
      <w:marRight w:val="0"/>
      <w:marTop w:val="0"/>
      <w:marBottom w:val="0"/>
      <w:divBdr>
        <w:top w:val="none" w:sz="0" w:space="0" w:color="auto"/>
        <w:left w:val="none" w:sz="0" w:space="0" w:color="auto"/>
        <w:bottom w:val="none" w:sz="0" w:space="0" w:color="auto"/>
        <w:right w:val="none" w:sz="0" w:space="0" w:color="auto"/>
      </w:divBdr>
    </w:div>
    <w:div w:id="212939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tiff"/><Relationship Id="rId17" Type="http://schemas.microsoft.com/office/2016/09/relationships/commentsIds" Target="commentsIds.xml"/><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footer" Target="footer5.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zz_sablona_DP_BP_2018.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CB42D268-B618-4CEF-AE31-308D0F55C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szz_sablona_DP_BP_2018</Template>
  <TotalTime>7525</TotalTime>
  <Pages>56</Pages>
  <Words>11444</Words>
  <Characters>67523</Characters>
  <Application>Microsoft Office Word</Application>
  <DocSecurity>0</DocSecurity>
  <Lines>562</Lines>
  <Paragraphs>157</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78810</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Honza</dc:creator>
  <cp:lastModifiedBy>Konzal Jan (164745)</cp:lastModifiedBy>
  <cp:revision>71</cp:revision>
  <cp:lastPrinted>2020-05-16T14:41:00Z</cp:lastPrinted>
  <dcterms:created xsi:type="dcterms:W3CDTF">2020-02-18T16:53:00Z</dcterms:created>
  <dcterms:modified xsi:type="dcterms:W3CDTF">2020-05-16T15:04:00Z</dcterms:modified>
</cp:coreProperties>
</file>